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11307B" w14:textId="77777777" w:rsidR="00501898" w:rsidRPr="0076075D" w:rsidRDefault="00136181">
      <w:pPr>
        <w:widowControl/>
        <w:spacing w:before="100" w:beforeAutospacing="1" w:after="100" w:afterAutospacing="1" w:line="240" w:lineRule="auto"/>
        <w:ind w:left="0" w:firstLine="720"/>
        <w:contextualSpacing/>
        <w:jc w:val="center"/>
        <w:rPr>
          <w:snapToGrid/>
          <w:sz w:val="22"/>
          <w:szCs w:val="22"/>
          <w:lang w:val="vi-VN"/>
        </w:rPr>
      </w:pPr>
      <w:r w:rsidRPr="0076075D">
        <w:rPr>
          <w:noProof/>
          <w:snapToGrid/>
          <w:sz w:val="22"/>
          <w:szCs w:val="22"/>
        </w:rPr>
        <mc:AlternateContent>
          <mc:Choice Requires="wps">
            <w:drawing>
              <wp:anchor distT="0" distB="0" distL="114300" distR="114300" simplePos="0" relativeHeight="251659264" behindDoc="1" locked="0" layoutInCell="1" allowOverlap="1" wp14:anchorId="22B88EC6" wp14:editId="1D49FBA0">
                <wp:simplePos x="0" y="0"/>
                <wp:positionH relativeFrom="column">
                  <wp:posOffset>13970</wp:posOffset>
                </wp:positionH>
                <wp:positionV relativeFrom="paragraph">
                  <wp:posOffset>-103505</wp:posOffset>
                </wp:positionV>
                <wp:extent cx="6080125" cy="9198610"/>
                <wp:effectExtent l="28575" t="28575" r="44450" b="31115"/>
                <wp:wrapNone/>
                <wp:docPr id="1" name="Text Box 3"/>
                <wp:cNvGraphicFramePr/>
                <a:graphic xmlns:a="http://schemas.openxmlformats.org/drawingml/2006/main">
                  <a:graphicData uri="http://schemas.microsoft.com/office/word/2010/wordprocessingShape">
                    <wps:wsp>
                      <wps:cNvSpPr txBox="1"/>
                      <wps:spPr>
                        <a:xfrm>
                          <a:off x="0" y="0"/>
                          <a:ext cx="6080125" cy="9198610"/>
                        </a:xfrm>
                        <a:prstGeom prst="rect">
                          <a:avLst/>
                        </a:prstGeom>
                        <a:solidFill>
                          <a:srgbClr val="FFFFFF"/>
                        </a:solidFill>
                        <a:ln w="57150" cap="flat" cmpd="thinThick">
                          <a:solidFill>
                            <a:srgbClr val="000000"/>
                          </a:solidFill>
                          <a:prstDash val="solid"/>
                          <a:miter/>
                          <a:headEnd type="none" w="med" len="med"/>
                          <a:tailEnd type="none" w="med" len="med"/>
                        </a:ln>
                      </wps:spPr>
                      <wps:txbx>
                        <w:txbxContent>
                          <w:p w14:paraId="009E6B74" w14:textId="77777777" w:rsidR="002126DC" w:rsidRDefault="002126DC">
                            <w:pPr>
                              <w:ind w:left="0"/>
                            </w:pPr>
                          </w:p>
                          <w:p w14:paraId="588CFA29" w14:textId="77777777" w:rsidR="002126DC" w:rsidRDefault="002126DC">
                            <w:pPr>
                              <w:ind w:left="0"/>
                            </w:pPr>
                          </w:p>
                          <w:p w14:paraId="3365D981" w14:textId="77777777" w:rsidR="002126DC" w:rsidRDefault="002126DC">
                            <w:pPr>
                              <w:ind w:left="0"/>
                              <w:jc w:val="center"/>
                            </w:pPr>
                          </w:p>
                        </w:txbxContent>
                      </wps:txbx>
                      <wps:bodyPr wrap="square" upright="1"/>
                    </wps:wsp>
                  </a:graphicData>
                </a:graphic>
              </wp:anchor>
            </w:drawing>
          </mc:Choice>
          <mc:Fallback>
            <w:pict>
              <v:shapetype w14:anchorId="22B88EC6" id="_x0000_t202" coordsize="21600,21600" o:spt="202" path="m,l,21600r21600,l21600,xe">
                <v:stroke joinstyle="miter"/>
                <v:path gradientshapeok="t" o:connecttype="rect"/>
              </v:shapetype>
              <v:shape id="Text Box 3" o:spid="_x0000_s1026" type="#_x0000_t202" style="position:absolute;left:0;text-align:left;margin-left:1.1pt;margin-top:-8.15pt;width:478.75pt;height:724.3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" strokeweight="4.5pt">
                <v:stroke linestyle="thinThick"/>
                <v:textbox>
                  <w:txbxContent>
                    <w:p w14:paraId="009E6B74" w14:textId="77777777" w:rsidR="002126DC" w:rsidRDefault="002126DC">
                      <w:pPr>
                        <w:ind w:left="0"/>
                      </w:pPr>
                    </w:p>
                    <w:p w14:paraId="588CFA29" w14:textId="77777777" w:rsidR="002126DC" w:rsidRDefault="002126DC">
                      <w:pPr>
                        <w:ind w:left="0"/>
                      </w:pPr>
                    </w:p>
                    <w:p w14:paraId="3365D981" w14:textId="77777777" w:rsidR="002126DC" w:rsidRDefault="002126DC">
                      <w:pPr>
                        <w:ind w:left="0"/>
                        <w:jc w:val="center"/>
                      </w:pPr>
                    </w:p>
                  </w:txbxContent>
                </v:textbox>
              </v:shape>
            </w:pict>
          </mc:Fallback>
        </mc:AlternateContent>
      </w:r>
    </w:p>
    <w:p w14:paraId="187DE03D" w14:textId="77777777" w:rsidR="00501898" w:rsidRPr="0076075D" w:rsidRDefault="007C1895">
      <w:pPr>
        <w:widowControl/>
        <w:spacing w:before="100" w:beforeAutospacing="1" w:after="100" w:afterAutospacing="1" w:line="240" w:lineRule="auto"/>
        <w:ind w:left="0" w:firstLine="720"/>
        <w:contextualSpacing/>
        <w:jc w:val="center"/>
        <w:rPr>
          <w:snapToGrid/>
          <w:sz w:val="22"/>
          <w:szCs w:val="22"/>
          <w:lang w:val="en-AU"/>
        </w:rPr>
      </w:pPr>
      <w:r w:rsidRPr="0076075D">
        <w:rPr>
          <w:snapToGrid/>
          <w:sz w:val="22"/>
          <w:szCs w:val="22"/>
        </w:rPr>
        <w:object w:dxaOrig="1440" w:dyaOrig="1440" w14:anchorId="3A46FD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99.8pt;margin-top:11pt;width:81.2pt;height:41.55pt;z-index:251660288;mso-width-relative:page;mso-height-relative:page">
            <v:imagedata r:id="rId8" o:title=""/>
          </v:shape>
          <o:OLEObject Type="Embed" ProgID="PBrush" ShapeID="_x0000_s1026" DrawAspect="Content" ObjectID="_1841924418" r:id="rId9"/>
        </w:object>
      </w:r>
    </w:p>
    <w:p w14:paraId="301039E3" w14:textId="77777777" w:rsidR="00501898" w:rsidRPr="0076075D" w:rsidRDefault="00501898">
      <w:pPr>
        <w:spacing w:before="100" w:beforeAutospacing="1" w:after="100" w:afterAutospacing="1" w:line="240" w:lineRule="auto"/>
        <w:contextualSpacing/>
        <w:jc w:val="center"/>
        <w:rPr>
          <w:b/>
          <w:sz w:val="22"/>
          <w:szCs w:val="22"/>
        </w:rPr>
      </w:pPr>
    </w:p>
    <w:p w14:paraId="79897601" w14:textId="77777777" w:rsidR="00501898" w:rsidRPr="0076075D" w:rsidRDefault="00501898">
      <w:pPr>
        <w:spacing w:before="100" w:beforeAutospacing="1" w:after="100" w:afterAutospacing="1" w:line="240" w:lineRule="auto"/>
        <w:contextualSpacing/>
        <w:jc w:val="center"/>
        <w:rPr>
          <w:b/>
          <w:sz w:val="22"/>
          <w:szCs w:val="22"/>
        </w:rPr>
      </w:pPr>
    </w:p>
    <w:p w14:paraId="2980FB93" w14:textId="77777777" w:rsidR="00501898" w:rsidRPr="0076075D" w:rsidRDefault="00501898">
      <w:pPr>
        <w:spacing w:before="100" w:beforeAutospacing="1" w:after="100" w:afterAutospacing="1" w:line="240" w:lineRule="auto"/>
        <w:contextualSpacing/>
        <w:jc w:val="center"/>
        <w:rPr>
          <w:b/>
          <w:sz w:val="22"/>
          <w:szCs w:val="22"/>
        </w:rPr>
      </w:pPr>
    </w:p>
    <w:p w14:paraId="54400FF1" w14:textId="77777777" w:rsidR="00501898" w:rsidRPr="0076075D" w:rsidRDefault="00501898">
      <w:pPr>
        <w:spacing w:before="100" w:beforeAutospacing="1" w:after="100" w:afterAutospacing="1" w:line="240" w:lineRule="auto"/>
        <w:contextualSpacing/>
        <w:jc w:val="center"/>
        <w:rPr>
          <w:b/>
          <w:sz w:val="22"/>
          <w:szCs w:val="22"/>
        </w:rPr>
      </w:pPr>
    </w:p>
    <w:p w14:paraId="38B06CB7" w14:textId="77777777" w:rsidR="00501898" w:rsidRPr="0076075D" w:rsidRDefault="00501898">
      <w:pPr>
        <w:spacing w:before="100" w:beforeAutospacing="1" w:after="100" w:afterAutospacing="1" w:line="240" w:lineRule="auto"/>
        <w:contextualSpacing/>
        <w:jc w:val="center"/>
        <w:rPr>
          <w:b/>
          <w:sz w:val="22"/>
          <w:szCs w:val="22"/>
        </w:rPr>
      </w:pPr>
    </w:p>
    <w:p w14:paraId="63476BFD" w14:textId="77777777" w:rsidR="00501898" w:rsidRPr="0076075D" w:rsidRDefault="00136181">
      <w:pPr>
        <w:spacing w:before="100" w:beforeAutospacing="1" w:after="100" w:afterAutospacing="1" w:line="240" w:lineRule="auto"/>
        <w:contextualSpacing/>
        <w:jc w:val="center"/>
        <w:rPr>
          <w:b/>
          <w:sz w:val="22"/>
          <w:szCs w:val="22"/>
        </w:rPr>
      </w:pPr>
      <w:r w:rsidRPr="0076075D">
        <w:rPr>
          <w:b/>
          <w:sz w:val="22"/>
          <w:szCs w:val="22"/>
        </w:rPr>
        <w:t>TẬP ĐOÀN VIỄN THÔNG QUÂN ĐỘI VIETTEL</w:t>
      </w:r>
    </w:p>
    <w:p w14:paraId="4606BC00" w14:textId="77777777" w:rsidR="00501898" w:rsidRPr="0076075D" w:rsidRDefault="00501898">
      <w:pPr>
        <w:spacing w:before="100" w:beforeAutospacing="1" w:after="100" w:afterAutospacing="1" w:line="240" w:lineRule="auto"/>
        <w:ind w:left="0"/>
        <w:contextualSpacing/>
        <w:jc w:val="both"/>
        <w:rPr>
          <w:sz w:val="22"/>
          <w:szCs w:val="22"/>
        </w:rPr>
      </w:pPr>
    </w:p>
    <w:p w14:paraId="0B6725D8" w14:textId="77777777" w:rsidR="00501898" w:rsidRPr="0076075D" w:rsidRDefault="00501898">
      <w:pPr>
        <w:pStyle w:val="NormalTB"/>
        <w:spacing w:before="100" w:beforeAutospacing="1" w:after="100" w:afterAutospacing="1"/>
        <w:contextualSpacing/>
        <w:jc w:val="both"/>
        <w:rPr>
          <w:rFonts w:ascii="Times New Roman" w:hAnsi="Times New Roman"/>
          <w:szCs w:val="22"/>
        </w:rPr>
      </w:pPr>
    </w:p>
    <w:p w14:paraId="0F237AC8" w14:textId="77777777" w:rsidR="00501898" w:rsidRPr="0076075D" w:rsidRDefault="00501898">
      <w:pPr>
        <w:spacing w:before="100" w:beforeAutospacing="1" w:after="100" w:afterAutospacing="1" w:line="240" w:lineRule="auto"/>
        <w:ind w:left="0"/>
        <w:contextualSpacing/>
        <w:jc w:val="both"/>
        <w:rPr>
          <w:sz w:val="22"/>
          <w:szCs w:val="22"/>
        </w:rPr>
      </w:pPr>
    </w:p>
    <w:p w14:paraId="5F29FDAE" w14:textId="77777777" w:rsidR="00501898" w:rsidRPr="0076075D" w:rsidRDefault="00501898">
      <w:pPr>
        <w:spacing w:before="100" w:beforeAutospacing="1" w:after="100" w:afterAutospacing="1" w:line="240" w:lineRule="auto"/>
        <w:ind w:left="0"/>
        <w:contextualSpacing/>
        <w:jc w:val="both"/>
        <w:rPr>
          <w:sz w:val="22"/>
          <w:szCs w:val="22"/>
        </w:rPr>
      </w:pPr>
    </w:p>
    <w:p w14:paraId="68F5F0CC" w14:textId="77777777" w:rsidR="00501898" w:rsidRPr="0076075D" w:rsidRDefault="00501898">
      <w:pPr>
        <w:spacing w:before="100" w:beforeAutospacing="1" w:after="100" w:afterAutospacing="1" w:line="240" w:lineRule="auto"/>
        <w:ind w:left="0"/>
        <w:contextualSpacing/>
        <w:jc w:val="both"/>
        <w:rPr>
          <w:sz w:val="22"/>
          <w:szCs w:val="22"/>
        </w:rPr>
      </w:pPr>
    </w:p>
    <w:p w14:paraId="3E23B43A" w14:textId="77777777" w:rsidR="00501898" w:rsidRPr="0076075D" w:rsidRDefault="00501898">
      <w:pPr>
        <w:spacing w:before="100" w:beforeAutospacing="1" w:after="100" w:afterAutospacing="1" w:line="240" w:lineRule="auto"/>
        <w:ind w:left="0"/>
        <w:contextualSpacing/>
        <w:jc w:val="both"/>
        <w:rPr>
          <w:sz w:val="22"/>
          <w:szCs w:val="22"/>
        </w:rPr>
      </w:pPr>
    </w:p>
    <w:p w14:paraId="7AC5E10B" w14:textId="77777777" w:rsidR="00501898" w:rsidRPr="0076075D" w:rsidRDefault="00501898">
      <w:pPr>
        <w:spacing w:before="100" w:beforeAutospacing="1" w:after="100" w:afterAutospacing="1" w:line="240" w:lineRule="auto"/>
        <w:ind w:left="0"/>
        <w:contextualSpacing/>
        <w:jc w:val="both"/>
        <w:rPr>
          <w:sz w:val="22"/>
          <w:szCs w:val="22"/>
        </w:rPr>
      </w:pPr>
    </w:p>
    <w:p w14:paraId="14576A3F" w14:textId="77777777" w:rsidR="00501898" w:rsidRPr="0076075D" w:rsidRDefault="00136181">
      <w:pPr>
        <w:tabs>
          <w:tab w:val="left" w:pos="6698"/>
        </w:tabs>
        <w:spacing w:before="100" w:beforeAutospacing="1" w:after="100" w:afterAutospacing="1" w:line="240" w:lineRule="auto"/>
        <w:ind w:left="0"/>
        <w:contextualSpacing/>
        <w:jc w:val="both"/>
        <w:rPr>
          <w:sz w:val="22"/>
          <w:szCs w:val="22"/>
        </w:rPr>
      </w:pPr>
      <w:r w:rsidRPr="0076075D">
        <w:rPr>
          <w:sz w:val="22"/>
          <w:szCs w:val="22"/>
        </w:rPr>
        <w:tab/>
      </w:r>
    </w:p>
    <w:p w14:paraId="7893A11D" w14:textId="77777777" w:rsidR="00501898" w:rsidRPr="0076075D" w:rsidRDefault="00136181">
      <w:pPr>
        <w:spacing w:before="100" w:beforeAutospacing="1" w:after="100" w:afterAutospacing="1" w:line="240" w:lineRule="auto"/>
        <w:ind w:left="0"/>
        <w:contextualSpacing/>
        <w:jc w:val="center"/>
        <w:rPr>
          <w:b/>
          <w:sz w:val="22"/>
          <w:szCs w:val="22"/>
        </w:rPr>
      </w:pPr>
      <w:r w:rsidRPr="0076075D">
        <w:rPr>
          <w:b/>
          <w:sz w:val="22"/>
          <w:szCs w:val="22"/>
        </w:rPr>
        <w:t xml:space="preserve">TÀI LIỆU MÔ TẢ WEBSERVICE </w:t>
      </w:r>
    </w:p>
    <w:p w14:paraId="5298D882" w14:textId="77777777" w:rsidR="00501898" w:rsidRPr="0076075D" w:rsidRDefault="00136181">
      <w:pPr>
        <w:spacing w:before="100" w:beforeAutospacing="1" w:after="100" w:afterAutospacing="1" w:line="240" w:lineRule="auto"/>
        <w:ind w:left="0"/>
        <w:contextualSpacing/>
        <w:jc w:val="center"/>
        <w:rPr>
          <w:b/>
          <w:sz w:val="22"/>
          <w:szCs w:val="22"/>
        </w:rPr>
      </w:pPr>
      <w:r w:rsidRPr="0076075D">
        <w:rPr>
          <w:b/>
          <w:sz w:val="22"/>
          <w:szCs w:val="22"/>
        </w:rPr>
        <w:t>HÓA ĐƠN ĐIỆN TỬ</w:t>
      </w:r>
    </w:p>
    <w:p w14:paraId="4CB6E08C" w14:textId="77777777" w:rsidR="00501898" w:rsidRPr="0076075D" w:rsidRDefault="00501898">
      <w:pPr>
        <w:spacing w:before="100" w:beforeAutospacing="1" w:after="100" w:afterAutospacing="1" w:line="240" w:lineRule="auto"/>
        <w:ind w:left="1440"/>
        <w:contextualSpacing/>
        <w:jc w:val="both"/>
        <w:rPr>
          <w:b/>
          <w:sz w:val="22"/>
          <w:szCs w:val="22"/>
        </w:rPr>
      </w:pPr>
    </w:p>
    <w:p w14:paraId="1ED1353A" w14:textId="77777777" w:rsidR="00501898" w:rsidRPr="0076075D" w:rsidRDefault="00501898">
      <w:pPr>
        <w:spacing w:before="100" w:beforeAutospacing="1" w:after="100" w:afterAutospacing="1" w:line="240" w:lineRule="auto"/>
        <w:ind w:left="1440"/>
        <w:contextualSpacing/>
        <w:jc w:val="both"/>
        <w:rPr>
          <w:b/>
          <w:sz w:val="22"/>
          <w:szCs w:val="22"/>
        </w:rPr>
      </w:pPr>
    </w:p>
    <w:p w14:paraId="5AF3A7CB" w14:textId="77777777" w:rsidR="00501898" w:rsidRPr="0076075D" w:rsidRDefault="00501898">
      <w:pPr>
        <w:spacing w:before="100" w:beforeAutospacing="1" w:after="100" w:afterAutospacing="1" w:line="240" w:lineRule="auto"/>
        <w:ind w:left="0"/>
        <w:contextualSpacing/>
        <w:jc w:val="both"/>
        <w:rPr>
          <w:b/>
          <w:sz w:val="22"/>
          <w:szCs w:val="22"/>
        </w:rPr>
      </w:pPr>
    </w:p>
    <w:p w14:paraId="5078F9A7" w14:textId="77777777" w:rsidR="00501898" w:rsidRPr="0076075D" w:rsidRDefault="00501898">
      <w:pPr>
        <w:spacing w:before="100" w:beforeAutospacing="1" w:after="100" w:afterAutospacing="1" w:line="240" w:lineRule="auto"/>
        <w:ind w:left="0"/>
        <w:contextualSpacing/>
        <w:jc w:val="both"/>
        <w:rPr>
          <w:b/>
          <w:sz w:val="22"/>
          <w:szCs w:val="22"/>
        </w:rPr>
      </w:pPr>
    </w:p>
    <w:p w14:paraId="4C0E4C84" w14:textId="77777777" w:rsidR="00501898" w:rsidRPr="0076075D" w:rsidRDefault="00501898">
      <w:pPr>
        <w:spacing w:before="100" w:beforeAutospacing="1" w:after="100" w:afterAutospacing="1" w:line="240" w:lineRule="auto"/>
        <w:ind w:left="0"/>
        <w:contextualSpacing/>
        <w:jc w:val="both"/>
        <w:rPr>
          <w:b/>
          <w:sz w:val="22"/>
          <w:szCs w:val="22"/>
        </w:rPr>
      </w:pPr>
    </w:p>
    <w:p w14:paraId="5B9A3D6B" w14:textId="77777777" w:rsidR="00501898" w:rsidRPr="0076075D" w:rsidRDefault="00501898">
      <w:pPr>
        <w:spacing w:before="100" w:beforeAutospacing="1" w:after="100" w:afterAutospacing="1" w:line="240" w:lineRule="auto"/>
        <w:ind w:left="0"/>
        <w:contextualSpacing/>
        <w:jc w:val="both"/>
        <w:rPr>
          <w:b/>
          <w:sz w:val="22"/>
          <w:szCs w:val="22"/>
        </w:rPr>
      </w:pPr>
    </w:p>
    <w:p w14:paraId="47330710" w14:textId="77777777" w:rsidR="00501898" w:rsidRPr="0076075D" w:rsidRDefault="00501898">
      <w:pPr>
        <w:spacing w:before="100" w:beforeAutospacing="1" w:after="100" w:afterAutospacing="1" w:line="240" w:lineRule="auto"/>
        <w:ind w:left="0"/>
        <w:contextualSpacing/>
        <w:jc w:val="both"/>
        <w:rPr>
          <w:b/>
          <w:sz w:val="22"/>
          <w:szCs w:val="22"/>
        </w:rPr>
      </w:pPr>
    </w:p>
    <w:p w14:paraId="0BA2DED0" w14:textId="77777777" w:rsidR="00501898" w:rsidRPr="0076075D" w:rsidRDefault="00501898">
      <w:pPr>
        <w:spacing w:before="100" w:beforeAutospacing="1" w:after="100" w:afterAutospacing="1" w:line="240" w:lineRule="auto"/>
        <w:ind w:left="0"/>
        <w:contextualSpacing/>
        <w:jc w:val="both"/>
        <w:rPr>
          <w:b/>
          <w:sz w:val="22"/>
          <w:szCs w:val="22"/>
        </w:rPr>
      </w:pPr>
    </w:p>
    <w:p w14:paraId="024A778E" w14:textId="77777777" w:rsidR="00501898" w:rsidRPr="0076075D" w:rsidRDefault="00501898">
      <w:pPr>
        <w:spacing w:before="100" w:beforeAutospacing="1" w:after="100" w:afterAutospacing="1" w:line="240" w:lineRule="auto"/>
        <w:ind w:left="0"/>
        <w:contextualSpacing/>
        <w:jc w:val="both"/>
        <w:rPr>
          <w:b/>
          <w:sz w:val="22"/>
          <w:szCs w:val="22"/>
        </w:rPr>
      </w:pPr>
    </w:p>
    <w:p w14:paraId="7DD93994" w14:textId="77777777" w:rsidR="00501898" w:rsidRPr="0076075D" w:rsidRDefault="00501898">
      <w:pPr>
        <w:spacing w:before="100" w:beforeAutospacing="1" w:after="100" w:afterAutospacing="1" w:line="240" w:lineRule="auto"/>
        <w:ind w:left="0"/>
        <w:contextualSpacing/>
        <w:jc w:val="both"/>
        <w:rPr>
          <w:b/>
          <w:sz w:val="22"/>
          <w:szCs w:val="22"/>
        </w:rPr>
      </w:pPr>
    </w:p>
    <w:p w14:paraId="1182EF69" w14:textId="77777777" w:rsidR="00501898" w:rsidRPr="0076075D" w:rsidRDefault="00501898">
      <w:pPr>
        <w:spacing w:before="100" w:beforeAutospacing="1" w:after="100" w:afterAutospacing="1" w:line="240" w:lineRule="auto"/>
        <w:ind w:left="0"/>
        <w:contextualSpacing/>
        <w:jc w:val="both"/>
        <w:rPr>
          <w:b/>
          <w:sz w:val="22"/>
          <w:szCs w:val="22"/>
        </w:rPr>
      </w:pPr>
    </w:p>
    <w:p w14:paraId="6727574C" w14:textId="77777777" w:rsidR="00501898" w:rsidRPr="0076075D" w:rsidRDefault="00501898">
      <w:pPr>
        <w:spacing w:before="100" w:beforeAutospacing="1" w:after="100" w:afterAutospacing="1" w:line="240" w:lineRule="auto"/>
        <w:ind w:left="0"/>
        <w:contextualSpacing/>
        <w:jc w:val="both"/>
        <w:rPr>
          <w:b/>
          <w:sz w:val="22"/>
          <w:szCs w:val="22"/>
        </w:rPr>
      </w:pPr>
    </w:p>
    <w:p w14:paraId="6B4CFBBD" w14:textId="77777777" w:rsidR="00501898" w:rsidRPr="0076075D" w:rsidRDefault="00501898">
      <w:pPr>
        <w:spacing w:before="100" w:beforeAutospacing="1" w:after="100" w:afterAutospacing="1" w:line="240" w:lineRule="auto"/>
        <w:ind w:left="0"/>
        <w:contextualSpacing/>
        <w:jc w:val="both"/>
        <w:rPr>
          <w:b/>
          <w:sz w:val="22"/>
          <w:szCs w:val="22"/>
        </w:rPr>
      </w:pPr>
    </w:p>
    <w:p w14:paraId="0362688A" w14:textId="77777777" w:rsidR="00501898" w:rsidRPr="0076075D" w:rsidRDefault="00501898">
      <w:pPr>
        <w:spacing w:before="100" w:beforeAutospacing="1" w:after="100" w:afterAutospacing="1" w:line="240" w:lineRule="auto"/>
        <w:ind w:left="0"/>
        <w:contextualSpacing/>
        <w:jc w:val="both"/>
        <w:rPr>
          <w:b/>
          <w:sz w:val="22"/>
          <w:szCs w:val="22"/>
        </w:rPr>
      </w:pPr>
    </w:p>
    <w:p w14:paraId="715138BE" w14:textId="77777777" w:rsidR="00501898" w:rsidRPr="0076075D" w:rsidRDefault="00501898">
      <w:pPr>
        <w:spacing w:before="100" w:beforeAutospacing="1" w:after="100" w:afterAutospacing="1" w:line="240" w:lineRule="auto"/>
        <w:ind w:left="0"/>
        <w:contextualSpacing/>
        <w:jc w:val="both"/>
        <w:rPr>
          <w:b/>
          <w:sz w:val="22"/>
          <w:szCs w:val="22"/>
        </w:rPr>
      </w:pPr>
    </w:p>
    <w:p w14:paraId="53FABD38" w14:textId="77777777" w:rsidR="00501898" w:rsidRPr="0076075D" w:rsidRDefault="00501898">
      <w:pPr>
        <w:spacing w:before="100" w:beforeAutospacing="1" w:after="100" w:afterAutospacing="1" w:line="240" w:lineRule="auto"/>
        <w:ind w:left="0"/>
        <w:contextualSpacing/>
        <w:jc w:val="both"/>
        <w:rPr>
          <w:b/>
          <w:sz w:val="22"/>
          <w:szCs w:val="22"/>
        </w:rPr>
      </w:pPr>
    </w:p>
    <w:p w14:paraId="5539F245" w14:textId="77777777" w:rsidR="00501898" w:rsidRPr="0076075D" w:rsidRDefault="00501898">
      <w:pPr>
        <w:spacing w:before="100" w:beforeAutospacing="1" w:after="100" w:afterAutospacing="1" w:line="240" w:lineRule="auto"/>
        <w:ind w:left="0"/>
        <w:contextualSpacing/>
        <w:jc w:val="both"/>
        <w:rPr>
          <w:b/>
          <w:sz w:val="22"/>
          <w:szCs w:val="22"/>
        </w:rPr>
      </w:pPr>
    </w:p>
    <w:p w14:paraId="2B10349C" w14:textId="77777777" w:rsidR="00501898" w:rsidRPr="0076075D" w:rsidRDefault="00501898">
      <w:pPr>
        <w:spacing w:before="100" w:beforeAutospacing="1" w:after="100" w:afterAutospacing="1" w:line="240" w:lineRule="auto"/>
        <w:ind w:left="0"/>
        <w:contextualSpacing/>
        <w:jc w:val="both"/>
        <w:rPr>
          <w:b/>
          <w:sz w:val="22"/>
          <w:szCs w:val="22"/>
        </w:rPr>
      </w:pPr>
    </w:p>
    <w:p w14:paraId="27BEFB99" w14:textId="77777777" w:rsidR="00501898" w:rsidRPr="0076075D" w:rsidRDefault="00501898">
      <w:pPr>
        <w:spacing w:before="100" w:beforeAutospacing="1" w:after="100" w:afterAutospacing="1" w:line="240" w:lineRule="auto"/>
        <w:ind w:left="0"/>
        <w:contextualSpacing/>
        <w:jc w:val="both"/>
        <w:rPr>
          <w:b/>
          <w:sz w:val="22"/>
          <w:szCs w:val="22"/>
        </w:rPr>
      </w:pPr>
    </w:p>
    <w:p w14:paraId="64C6D587" w14:textId="77777777" w:rsidR="00501898" w:rsidRPr="0076075D" w:rsidRDefault="00501898">
      <w:pPr>
        <w:spacing w:before="100" w:beforeAutospacing="1" w:after="100" w:afterAutospacing="1" w:line="240" w:lineRule="auto"/>
        <w:ind w:left="0"/>
        <w:contextualSpacing/>
        <w:jc w:val="both"/>
        <w:rPr>
          <w:b/>
          <w:sz w:val="22"/>
          <w:szCs w:val="22"/>
        </w:rPr>
      </w:pPr>
    </w:p>
    <w:p w14:paraId="3AFA77AE" w14:textId="77777777" w:rsidR="00501898" w:rsidRPr="0076075D" w:rsidRDefault="00501898">
      <w:pPr>
        <w:spacing w:before="100" w:beforeAutospacing="1" w:after="100" w:afterAutospacing="1" w:line="240" w:lineRule="auto"/>
        <w:ind w:left="0"/>
        <w:contextualSpacing/>
        <w:jc w:val="both"/>
        <w:rPr>
          <w:b/>
          <w:sz w:val="22"/>
          <w:szCs w:val="22"/>
        </w:rPr>
      </w:pPr>
    </w:p>
    <w:p w14:paraId="35CE2DAC" w14:textId="77777777" w:rsidR="00501898" w:rsidRPr="0076075D" w:rsidRDefault="00501898">
      <w:pPr>
        <w:spacing w:before="100" w:beforeAutospacing="1" w:after="100" w:afterAutospacing="1" w:line="240" w:lineRule="auto"/>
        <w:ind w:left="0"/>
        <w:contextualSpacing/>
        <w:jc w:val="both"/>
        <w:rPr>
          <w:b/>
          <w:sz w:val="22"/>
          <w:szCs w:val="22"/>
        </w:rPr>
      </w:pPr>
    </w:p>
    <w:p w14:paraId="41BAE2B2" w14:textId="77777777" w:rsidR="00501898" w:rsidRPr="0076075D" w:rsidRDefault="00501898">
      <w:pPr>
        <w:spacing w:before="100" w:beforeAutospacing="1" w:after="100" w:afterAutospacing="1" w:line="240" w:lineRule="auto"/>
        <w:ind w:left="0"/>
        <w:contextualSpacing/>
        <w:jc w:val="both"/>
        <w:rPr>
          <w:b/>
          <w:sz w:val="22"/>
          <w:szCs w:val="22"/>
        </w:rPr>
      </w:pPr>
    </w:p>
    <w:p w14:paraId="39979DE2" w14:textId="77777777" w:rsidR="00501898" w:rsidRPr="0076075D" w:rsidRDefault="00501898">
      <w:pPr>
        <w:spacing w:before="100" w:beforeAutospacing="1" w:after="100" w:afterAutospacing="1" w:line="240" w:lineRule="auto"/>
        <w:ind w:left="0"/>
        <w:contextualSpacing/>
        <w:jc w:val="both"/>
        <w:rPr>
          <w:b/>
          <w:sz w:val="22"/>
          <w:szCs w:val="22"/>
        </w:rPr>
      </w:pPr>
    </w:p>
    <w:p w14:paraId="0890AB11" w14:textId="77777777" w:rsidR="00501898" w:rsidRPr="0076075D" w:rsidRDefault="00501898">
      <w:pPr>
        <w:spacing w:before="100" w:beforeAutospacing="1" w:after="100" w:afterAutospacing="1" w:line="240" w:lineRule="auto"/>
        <w:ind w:left="0"/>
        <w:contextualSpacing/>
        <w:jc w:val="both"/>
        <w:rPr>
          <w:b/>
          <w:sz w:val="22"/>
          <w:szCs w:val="22"/>
        </w:rPr>
      </w:pPr>
    </w:p>
    <w:p w14:paraId="30FF54FD" w14:textId="77777777" w:rsidR="00501898" w:rsidRPr="0076075D" w:rsidRDefault="00501898">
      <w:pPr>
        <w:spacing w:before="100" w:beforeAutospacing="1" w:after="100" w:afterAutospacing="1" w:line="240" w:lineRule="auto"/>
        <w:ind w:left="0"/>
        <w:contextualSpacing/>
        <w:jc w:val="both"/>
        <w:rPr>
          <w:b/>
          <w:sz w:val="22"/>
          <w:szCs w:val="22"/>
        </w:rPr>
      </w:pPr>
    </w:p>
    <w:p w14:paraId="4E6C2F06" w14:textId="77777777" w:rsidR="00501898" w:rsidRPr="0076075D" w:rsidRDefault="00501898">
      <w:pPr>
        <w:spacing w:before="100" w:beforeAutospacing="1" w:after="100" w:afterAutospacing="1" w:line="240" w:lineRule="auto"/>
        <w:ind w:left="0"/>
        <w:contextualSpacing/>
        <w:jc w:val="both"/>
        <w:rPr>
          <w:b/>
          <w:sz w:val="22"/>
          <w:szCs w:val="22"/>
        </w:rPr>
      </w:pPr>
    </w:p>
    <w:p w14:paraId="2754CD1A" w14:textId="77777777" w:rsidR="00501898" w:rsidRPr="0076075D" w:rsidRDefault="00501898">
      <w:pPr>
        <w:spacing w:before="100" w:beforeAutospacing="1" w:after="100" w:afterAutospacing="1" w:line="240" w:lineRule="auto"/>
        <w:ind w:left="0"/>
        <w:contextualSpacing/>
        <w:jc w:val="both"/>
        <w:rPr>
          <w:b/>
          <w:sz w:val="22"/>
          <w:szCs w:val="22"/>
        </w:rPr>
      </w:pPr>
    </w:p>
    <w:p w14:paraId="7B4D22B4" w14:textId="77777777" w:rsidR="00501898" w:rsidRPr="0076075D" w:rsidRDefault="00501898">
      <w:pPr>
        <w:spacing w:before="100" w:beforeAutospacing="1" w:after="100" w:afterAutospacing="1" w:line="240" w:lineRule="auto"/>
        <w:ind w:left="0"/>
        <w:contextualSpacing/>
        <w:jc w:val="both"/>
        <w:rPr>
          <w:b/>
          <w:sz w:val="22"/>
          <w:szCs w:val="22"/>
        </w:rPr>
      </w:pPr>
    </w:p>
    <w:p w14:paraId="59393F70" w14:textId="77777777" w:rsidR="00501898" w:rsidRPr="0076075D" w:rsidRDefault="00501898">
      <w:pPr>
        <w:spacing w:before="100" w:beforeAutospacing="1" w:after="100" w:afterAutospacing="1" w:line="240" w:lineRule="auto"/>
        <w:ind w:left="0"/>
        <w:contextualSpacing/>
        <w:jc w:val="both"/>
        <w:rPr>
          <w:b/>
          <w:sz w:val="22"/>
          <w:szCs w:val="22"/>
        </w:rPr>
      </w:pPr>
    </w:p>
    <w:p w14:paraId="044382D5" w14:textId="77777777" w:rsidR="00501898" w:rsidRPr="0076075D" w:rsidRDefault="00501898">
      <w:pPr>
        <w:spacing w:before="100" w:beforeAutospacing="1" w:after="100" w:afterAutospacing="1" w:line="240" w:lineRule="auto"/>
        <w:ind w:left="0"/>
        <w:contextualSpacing/>
        <w:jc w:val="both"/>
        <w:rPr>
          <w:b/>
          <w:sz w:val="22"/>
          <w:szCs w:val="22"/>
        </w:rPr>
      </w:pPr>
    </w:p>
    <w:p w14:paraId="2CFEE25F" w14:textId="77777777" w:rsidR="00501898" w:rsidRPr="0076075D" w:rsidRDefault="00501898">
      <w:pPr>
        <w:spacing w:before="100" w:beforeAutospacing="1" w:after="100" w:afterAutospacing="1" w:line="240" w:lineRule="auto"/>
        <w:ind w:left="0"/>
        <w:contextualSpacing/>
        <w:jc w:val="both"/>
        <w:rPr>
          <w:b/>
          <w:sz w:val="22"/>
          <w:szCs w:val="22"/>
        </w:rPr>
      </w:pPr>
    </w:p>
    <w:p w14:paraId="493F2ACE" w14:textId="77777777" w:rsidR="00501898" w:rsidRPr="0076075D" w:rsidRDefault="00501898">
      <w:pPr>
        <w:spacing w:before="100" w:beforeAutospacing="1" w:after="100" w:afterAutospacing="1" w:line="240" w:lineRule="auto"/>
        <w:ind w:left="0"/>
        <w:contextualSpacing/>
        <w:jc w:val="both"/>
        <w:rPr>
          <w:b/>
          <w:sz w:val="22"/>
          <w:szCs w:val="22"/>
        </w:rPr>
      </w:pPr>
    </w:p>
    <w:p w14:paraId="175A07F1" w14:textId="77777777" w:rsidR="00501898" w:rsidRPr="0076075D" w:rsidRDefault="00136181">
      <w:pPr>
        <w:widowControl/>
        <w:spacing w:before="100" w:beforeAutospacing="1" w:after="100" w:afterAutospacing="1" w:line="240" w:lineRule="auto"/>
        <w:ind w:left="0"/>
        <w:contextualSpacing/>
        <w:jc w:val="center"/>
        <w:rPr>
          <w:b/>
          <w:snapToGrid/>
          <w:sz w:val="22"/>
          <w:szCs w:val="22"/>
          <w:lang w:val="en-AU"/>
        </w:rPr>
      </w:pPr>
      <w:r w:rsidRPr="0076075D">
        <w:rPr>
          <w:b/>
          <w:snapToGrid/>
          <w:sz w:val="22"/>
          <w:szCs w:val="22"/>
          <w:lang w:val="en-AU"/>
        </w:rPr>
        <w:t xml:space="preserve">Hà Nội, </w:t>
      </w:r>
      <w:r w:rsidRPr="0076075D">
        <w:rPr>
          <w:b/>
          <w:snapToGrid/>
          <w:sz w:val="22"/>
          <w:szCs w:val="22"/>
        </w:rPr>
        <w:t>11</w:t>
      </w:r>
      <w:r w:rsidRPr="0076075D">
        <w:rPr>
          <w:b/>
          <w:snapToGrid/>
          <w:sz w:val="22"/>
          <w:szCs w:val="22"/>
          <w:lang w:val="en-AU"/>
        </w:rPr>
        <w:t>/2024</w:t>
      </w:r>
    </w:p>
    <w:p w14:paraId="73EF59A0" w14:textId="77777777" w:rsidR="00501898" w:rsidRPr="0076075D" w:rsidRDefault="00136181">
      <w:pPr>
        <w:widowControl/>
        <w:spacing w:before="100" w:beforeAutospacing="1" w:after="100" w:afterAutospacing="1" w:line="240" w:lineRule="auto"/>
        <w:ind w:left="0"/>
        <w:contextualSpacing/>
        <w:jc w:val="center"/>
        <w:rPr>
          <w:bCs/>
          <w:snapToGrid/>
          <w:sz w:val="22"/>
          <w:szCs w:val="22"/>
          <w:lang w:val="en-AU"/>
        </w:rPr>
      </w:pPr>
      <w:r w:rsidRPr="0076075D">
        <w:rPr>
          <w:b/>
          <w:sz w:val="22"/>
          <w:szCs w:val="22"/>
        </w:rPr>
        <w:br w:type="page"/>
      </w:r>
      <w:r w:rsidRPr="0076075D">
        <w:rPr>
          <w:b/>
          <w:bCs/>
          <w:snapToGrid/>
          <w:sz w:val="22"/>
          <w:szCs w:val="22"/>
          <w:lang w:val="en-AU"/>
        </w:rPr>
        <w:lastRenderedPageBreak/>
        <w:t>BẢNG GHI NHẬN THAY ĐỔI</w:t>
      </w:r>
    </w:p>
    <w:p w14:paraId="404E4E5B" w14:textId="77777777" w:rsidR="00501898" w:rsidRPr="0076075D" w:rsidRDefault="00501898">
      <w:pPr>
        <w:widowControl/>
        <w:spacing w:before="100" w:beforeAutospacing="1" w:after="100" w:afterAutospacing="1" w:line="240" w:lineRule="auto"/>
        <w:ind w:left="0" w:hanging="360"/>
        <w:contextualSpacing/>
        <w:jc w:val="both"/>
        <w:rPr>
          <w:b/>
          <w:snapToGrid/>
          <w:sz w:val="22"/>
          <w:szCs w:val="22"/>
          <w:lang w:val="en-AU"/>
        </w:rPr>
      </w:pPr>
    </w:p>
    <w:p w14:paraId="1720BD05" w14:textId="77777777" w:rsidR="00501898" w:rsidRPr="0076075D" w:rsidRDefault="00501898">
      <w:pPr>
        <w:widowControl/>
        <w:spacing w:before="100" w:beforeAutospacing="1" w:after="100" w:afterAutospacing="1" w:line="240" w:lineRule="auto"/>
        <w:ind w:left="0" w:firstLine="720"/>
        <w:contextualSpacing/>
        <w:jc w:val="both"/>
        <w:rPr>
          <w:snapToGrid/>
          <w:sz w:val="22"/>
          <w:szCs w:val="22"/>
          <w:lang w:val="en-AU"/>
        </w:rPr>
      </w:pPr>
    </w:p>
    <w:tbl>
      <w:tblPr>
        <w:tblW w:w="9990"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4A0" w:firstRow="1" w:lastRow="0" w:firstColumn="1" w:lastColumn="0" w:noHBand="0" w:noVBand="1"/>
      </w:tblPr>
      <w:tblGrid>
        <w:gridCol w:w="1260"/>
        <w:gridCol w:w="1530"/>
        <w:gridCol w:w="7200"/>
      </w:tblGrid>
      <w:tr w:rsidR="00501898" w:rsidRPr="0076075D" w14:paraId="07455EBA" w14:textId="77777777">
        <w:tc>
          <w:tcPr>
            <w:tcW w:w="1260" w:type="dxa"/>
            <w:shd w:val="clear" w:color="auto" w:fill="D9D9D9"/>
          </w:tcPr>
          <w:p w14:paraId="5E0038FD" w14:textId="77777777" w:rsidR="00501898" w:rsidRPr="0076075D" w:rsidRDefault="00136181">
            <w:pPr>
              <w:spacing w:before="100" w:beforeAutospacing="1" w:after="100" w:afterAutospacing="1" w:line="240" w:lineRule="auto"/>
              <w:ind w:left="0"/>
              <w:contextualSpacing/>
              <w:jc w:val="center"/>
              <w:rPr>
                <w:b/>
                <w:snapToGrid/>
                <w:sz w:val="22"/>
                <w:szCs w:val="22"/>
              </w:rPr>
            </w:pPr>
            <w:r w:rsidRPr="0076075D">
              <w:rPr>
                <w:b/>
                <w:snapToGrid/>
                <w:sz w:val="22"/>
                <w:szCs w:val="22"/>
              </w:rPr>
              <w:t>Phiên bản</w:t>
            </w:r>
          </w:p>
        </w:tc>
        <w:tc>
          <w:tcPr>
            <w:tcW w:w="1530" w:type="dxa"/>
            <w:shd w:val="clear" w:color="auto" w:fill="D9D9D9"/>
          </w:tcPr>
          <w:p w14:paraId="49972963" w14:textId="77777777" w:rsidR="00501898" w:rsidRPr="0076075D" w:rsidRDefault="00136181">
            <w:pPr>
              <w:spacing w:before="100" w:beforeAutospacing="1" w:after="100" w:afterAutospacing="1" w:line="240" w:lineRule="auto"/>
              <w:ind w:left="0"/>
              <w:contextualSpacing/>
              <w:jc w:val="center"/>
              <w:rPr>
                <w:b/>
                <w:sz w:val="22"/>
                <w:szCs w:val="22"/>
              </w:rPr>
            </w:pPr>
            <w:r w:rsidRPr="0076075D">
              <w:rPr>
                <w:b/>
                <w:sz w:val="22"/>
                <w:szCs w:val="22"/>
              </w:rPr>
              <w:t>Ngày</w:t>
            </w:r>
          </w:p>
        </w:tc>
        <w:tc>
          <w:tcPr>
            <w:tcW w:w="7200" w:type="dxa"/>
            <w:shd w:val="clear" w:color="auto" w:fill="D9D9D9"/>
          </w:tcPr>
          <w:p w14:paraId="471B8EE2" w14:textId="77777777" w:rsidR="00501898" w:rsidRPr="0076075D" w:rsidRDefault="00136181">
            <w:pPr>
              <w:spacing w:before="100" w:beforeAutospacing="1" w:after="100" w:afterAutospacing="1" w:line="240" w:lineRule="auto"/>
              <w:ind w:left="0"/>
              <w:contextualSpacing/>
              <w:jc w:val="center"/>
              <w:rPr>
                <w:b/>
                <w:snapToGrid/>
                <w:sz w:val="22"/>
                <w:szCs w:val="22"/>
              </w:rPr>
            </w:pPr>
            <w:r w:rsidRPr="0076075D">
              <w:rPr>
                <w:b/>
                <w:snapToGrid/>
                <w:sz w:val="22"/>
                <w:szCs w:val="22"/>
              </w:rPr>
              <w:t>Chi tiết</w:t>
            </w:r>
          </w:p>
        </w:tc>
      </w:tr>
      <w:tr w:rsidR="00501898" w:rsidRPr="0076075D" w14:paraId="0DA15A1C" w14:textId="77777777">
        <w:tc>
          <w:tcPr>
            <w:tcW w:w="1260" w:type="dxa"/>
          </w:tcPr>
          <w:p w14:paraId="0B4FCB42"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0.1</w:t>
            </w:r>
          </w:p>
        </w:tc>
        <w:tc>
          <w:tcPr>
            <w:tcW w:w="1530" w:type="dxa"/>
          </w:tcPr>
          <w:p w14:paraId="0F35539C"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09/2017</w:t>
            </w:r>
          </w:p>
        </w:tc>
        <w:tc>
          <w:tcPr>
            <w:tcW w:w="7200" w:type="dxa"/>
          </w:tcPr>
          <w:p w14:paraId="0BD536BB"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Phiên bản khởi tạo</w:t>
            </w:r>
          </w:p>
        </w:tc>
      </w:tr>
      <w:tr w:rsidR="00501898" w:rsidRPr="0076075D" w14:paraId="13764AC9" w14:textId="77777777">
        <w:tc>
          <w:tcPr>
            <w:tcW w:w="1260" w:type="dxa"/>
          </w:tcPr>
          <w:p w14:paraId="020AA42A"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0.2</w:t>
            </w:r>
          </w:p>
        </w:tc>
        <w:tc>
          <w:tcPr>
            <w:tcW w:w="1530" w:type="dxa"/>
          </w:tcPr>
          <w:p w14:paraId="6D489760"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03/2018</w:t>
            </w:r>
          </w:p>
        </w:tc>
        <w:tc>
          <w:tcPr>
            <w:tcW w:w="7200" w:type="dxa"/>
          </w:tcPr>
          <w:p w14:paraId="14E43FF5"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Bổ sung thêm mục 2.1.11, 2.1.12, 2.1.13</w:t>
            </w:r>
          </w:p>
        </w:tc>
      </w:tr>
      <w:tr w:rsidR="00501898" w:rsidRPr="0076075D" w14:paraId="2357C3D6" w14:textId="77777777">
        <w:tc>
          <w:tcPr>
            <w:tcW w:w="1260" w:type="dxa"/>
          </w:tcPr>
          <w:p w14:paraId="3C1FBE03"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0.3</w:t>
            </w:r>
          </w:p>
        </w:tc>
        <w:tc>
          <w:tcPr>
            <w:tcW w:w="1530" w:type="dxa"/>
          </w:tcPr>
          <w:p w14:paraId="28C94D63"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09/2018</w:t>
            </w:r>
          </w:p>
        </w:tc>
        <w:tc>
          <w:tcPr>
            <w:tcW w:w="7200" w:type="dxa"/>
          </w:tcPr>
          <w:p w14:paraId="4DAA8FB4"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Bổ sung thêm 2.1.14, 2.1.15</w:t>
            </w:r>
          </w:p>
        </w:tc>
      </w:tr>
      <w:tr w:rsidR="00501898" w:rsidRPr="0076075D" w14:paraId="6486D5ED" w14:textId="77777777">
        <w:tc>
          <w:tcPr>
            <w:tcW w:w="1260" w:type="dxa"/>
          </w:tcPr>
          <w:p w14:paraId="79009B3E"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1.0</w:t>
            </w:r>
          </w:p>
        </w:tc>
        <w:tc>
          <w:tcPr>
            <w:tcW w:w="1530" w:type="dxa"/>
          </w:tcPr>
          <w:p w14:paraId="275083B3"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09/2018</w:t>
            </w:r>
          </w:p>
        </w:tc>
        <w:tc>
          <w:tcPr>
            <w:tcW w:w="7200" w:type="dxa"/>
          </w:tcPr>
          <w:p w14:paraId="56D92C56"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Bổ sung thêm chi tiết đặc tả bản tin, tổ chức lại tài liệu</w:t>
            </w:r>
          </w:p>
        </w:tc>
      </w:tr>
      <w:tr w:rsidR="00501898" w:rsidRPr="0076075D" w14:paraId="03CCC0E9" w14:textId="77777777">
        <w:tc>
          <w:tcPr>
            <w:tcW w:w="1260" w:type="dxa"/>
          </w:tcPr>
          <w:p w14:paraId="23C9DA83"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1.1</w:t>
            </w:r>
          </w:p>
        </w:tc>
        <w:tc>
          <w:tcPr>
            <w:tcW w:w="1530" w:type="dxa"/>
          </w:tcPr>
          <w:p w14:paraId="11D09F45"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04/2019</w:t>
            </w:r>
          </w:p>
        </w:tc>
        <w:tc>
          <w:tcPr>
            <w:tcW w:w="7200" w:type="dxa"/>
          </w:tcPr>
          <w:p w14:paraId="0B7ADF14"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Bổ sung mục 7 mapping trường thông tin và mẫu hóa đơn</w:t>
            </w:r>
          </w:p>
        </w:tc>
      </w:tr>
      <w:tr w:rsidR="00501898" w:rsidRPr="0076075D" w14:paraId="59F17ADE" w14:textId="77777777">
        <w:tc>
          <w:tcPr>
            <w:tcW w:w="1260" w:type="dxa"/>
          </w:tcPr>
          <w:p w14:paraId="6111586D"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2.4</w:t>
            </w:r>
          </w:p>
        </w:tc>
        <w:tc>
          <w:tcPr>
            <w:tcW w:w="1530" w:type="dxa"/>
          </w:tcPr>
          <w:p w14:paraId="717A26C2"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05/2022</w:t>
            </w:r>
          </w:p>
        </w:tc>
        <w:tc>
          <w:tcPr>
            <w:tcW w:w="7200" w:type="dxa"/>
          </w:tcPr>
          <w:p w14:paraId="762DE685"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Bổ sung mô tả thêm các trường của phiếu xuất kho TT78 ở mục 6.9 Metadata,  File json ví dụ tại mục 7.2</w:t>
            </w:r>
          </w:p>
        </w:tc>
      </w:tr>
      <w:tr w:rsidR="00501898" w:rsidRPr="0076075D" w14:paraId="576B3308" w14:textId="77777777">
        <w:tc>
          <w:tcPr>
            <w:tcW w:w="1260" w:type="dxa"/>
          </w:tcPr>
          <w:p w14:paraId="20038EE9"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2.5</w:t>
            </w:r>
          </w:p>
        </w:tc>
        <w:tc>
          <w:tcPr>
            <w:tcW w:w="1530" w:type="dxa"/>
          </w:tcPr>
          <w:p w14:paraId="438E4893"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06/2022</w:t>
            </w:r>
          </w:p>
        </w:tc>
        <w:tc>
          <w:tcPr>
            <w:tcW w:w="7200" w:type="dxa"/>
          </w:tcPr>
          <w:p w14:paraId="448317A1"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 Bổ sung thêm trường lý do huỷ hoá đơn ở mục 7.6</w:t>
            </w:r>
          </w:p>
          <w:p w14:paraId="742E485D"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 Bổ sung thêm trường lý do sai sót hoá đơn điều chỉnh thay thế ở mục 6.2 generaIInvoiceInfo, File json tại mục 7.2 và mục 7.15</w:t>
            </w:r>
          </w:p>
          <w:p w14:paraId="2E9AFF90"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 Bổ sung cho truyền giá trị âm số lượng/đơn giá ở mục 6.6 itemInfo</w:t>
            </w:r>
          </w:p>
          <w:p w14:paraId="0B4B00D2"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 xml:space="preserve">- Bổ sung thêm trường </w:t>
            </w:r>
            <w:r w:rsidRPr="0076075D">
              <w:rPr>
                <w:iCs/>
                <w:sz w:val="22"/>
                <w:szCs w:val="22"/>
                <w:shd w:val="clear" w:color="auto" w:fill="FFFFFF"/>
              </w:rPr>
              <w:t>Điều chỉnh hóa đơn không tồn tại qua API</w:t>
            </w:r>
            <w:r w:rsidRPr="0076075D">
              <w:rPr>
                <w:sz w:val="22"/>
                <w:szCs w:val="22"/>
                <w:shd w:val="clear" w:color="auto" w:fill="FFFFFF"/>
              </w:rPr>
              <w:t xml:space="preserve"> ở mục</w:t>
            </w:r>
            <w:r w:rsidRPr="0076075D">
              <w:rPr>
                <w:color w:val="1F497D"/>
                <w:sz w:val="22"/>
                <w:szCs w:val="22"/>
                <w:shd w:val="clear" w:color="auto" w:fill="FFFFFF"/>
              </w:rPr>
              <w:t xml:space="preserve"> </w:t>
            </w:r>
            <w:r w:rsidRPr="0076075D">
              <w:rPr>
                <w:snapToGrid/>
                <w:sz w:val="22"/>
                <w:szCs w:val="22"/>
              </w:rPr>
              <w:t>6.2 generaIInvoiceInfo, File json tại mục 7.2 và mục 7.15</w:t>
            </w:r>
          </w:p>
        </w:tc>
      </w:tr>
      <w:tr w:rsidR="00501898" w:rsidRPr="0076075D" w14:paraId="4F2CC62D" w14:textId="77777777">
        <w:tc>
          <w:tcPr>
            <w:tcW w:w="1260" w:type="dxa"/>
          </w:tcPr>
          <w:p w14:paraId="4691A355"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2.6</w:t>
            </w:r>
          </w:p>
        </w:tc>
        <w:tc>
          <w:tcPr>
            <w:tcW w:w="1530" w:type="dxa"/>
          </w:tcPr>
          <w:p w14:paraId="5C33BD28"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09/2022</w:t>
            </w:r>
          </w:p>
        </w:tc>
        <w:tc>
          <w:tcPr>
            <w:tcW w:w="7200" w:type="dxa"/>
          </w:tcPr>
          <w:p w14:paraId="47EC9A19"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 Thêm mới 6.12 QRcode</w:t>
            </w:r>
          </w:p>
          <w:p w14:paraId="5AE08081"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 Thêm mới 7.22 Cấp mã bí mật</w:t>
            </w:r>
          </w:p>
          <w:p w14:paraId="71AEC361"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 Thêm mới 7.25 Cập nhật trạng thái in hoá đơn</w:t>
            </w:r>
          </w:p>
          <w:p w14:paraId="588A5D5E"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 Thêm mới 7.26 Số lần quét QRcode của hoá đơn</w:t>
            </w:r>
          </w:p>
        </w:tc>
      </w:tr>
      <w:tr w:rsidR="00501898" w:rsidRPr="0076075D" w14:paraId="1336A403" w14:textId="77777777">
        <w:tc>
          <w:tcPr>
            <w:tcW w:w="1260" w:type="dxa"/>
          </w:tcPr>
          <w:p w14:paraId="03BB7CD3"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2.7</w:t>
            </w:r>
          </w:p>
        </w:tc>
        <w:tc>
          <w:tcPr>
            <w:tcW w:w="1530" w:type="dxa"/>
          </w:tcPr>
          <w:p w14:paraId="4AB06146"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09/2022</w:t>
            </w:r>
          </w:p>
        </w:tc>
        <w:tc>
          <w:tcPr>
            <w:tcW w:w="7200" w:type="dxa"/>
          </w:tcPr>
          <w:p w14:paraId="6B90A43A"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 Bổ sung thêm trường thông tin cho phép tìm kiếm hóa đơn theo ngày phát hành ở mục 7.7</w:t>
            </w:r>
          </w:p>
          <w:p w14:paraId="26F93132"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 Bổ sung thêm hình thức thanh toán ở mục 6.5</w:t>
            </w:r>
          </w:p>
          <w:p w14:paraId="40E102D6"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 Thêm mới 7.27. Api thống kê hóa đơn theo user</w:t>
            </w:r>
          </w:p>
        </w:tc>
      </w:tr>
      <w:tr w:rsidR="00501898" w:rsidRPr="0076075D" w14:paraId="386F2EE9" w14:textId="77777777">
        <w:tc>
          <w:tcPr>
            <w:tcW w:w="1260" w:type="dxa"/>
          </w:tcPr>
          <w:p w14:paraId="323EB985"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2.8</w:t>
            </w:r>
          </w:p>
        </w:tc>
        <w:tc>
          <w:tcPr>
            <w:tcW w:w="1530" w:type="dxa"/>
          </w:tcPr>
          <w:p w14:paraId="2B5FE029"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9/2022</w:t>
            </w:r>
          </w:p>
        </w:tc>
        <w:tc>
          <w:tcPr>
            <w:tcW w:w="7200" w:type="dxa"/>
          </w:tcPr>
          <w:p w14:paraId="18274B41" w14:textId="77777777" w:rsidR="00501898" w:rsidRPr="0076075D" w:rsidRDefault="00136181">
            <w:pPr>
              <w:spacing w:before="0"/>
              <w:ind w:left="41"/>
              <w:jc w:val="both"/>
              <w:rPr>
                <w:snapToGrid/>
                <w:sz w:val="22"/>
                <w:szCs w:val="22"/>
              </w:rPr>
            </w:pPr>
            <w:r w:rsidRPr="0076075D">
              <w:rPr>
                <w:snapToGrid/>
                <w:sz w:val="22"/>
                <w:szCs w:val="22"/>
              </w:rPr>
              <w:t xml:space="preserve">- Bổ sung cho truyền thêm </w:t>
            </w:r>
            <w:r w:rsidRPr="0076075D">
              <w:rPr>
                <w:sz w:val="22"/>
                <w:szCs w:val="22"/>
                <w:lang w:val="vi-VN"/>
              </w:rPr>
              <w:t xml:space="preserve">Mã bí mật đã được cấp cho MST </w:t>
            </w:r>
            <w:r w:rsidRPr="0076075D">
              <w:rPr>
                <w:sz w:val="22"/>
                <w:szCs w:val="22"/>
              </w:rPr>
              <w:t xml:space="preserve">ở mục 6.2 </w:t>
            </w:r>
            <w:r w:rsidRPr="0076075D">
              <w:rPr>
                <w:snapToGrid/>
                <w:sz w:val="22"/>
                <w:szCs w:val="22"/>
              </w:rPr>
              <w:t>generaIInvoiceInfo</w:t>
            </w:r>
          </w:p>
          <w:p w14:paraId="367EC598" w14:textId="77777777" w:rsidR="00501898" w:rsidRPr="0076075D" w:rsidRDefault="00136181">
            <w:pPr>
              <w:spacing w:before="100" w:beforeAutospacing="1" w:after="100" w:afterAutospacing="1" w:line="240" w:lineRule="auto"/>
              <w:ind w:left="0"/>
              <w:contextualSpacing/>
              <w:jc w:val="both"/>
              <w:rPr>
                <w:snapToGrid/>
                <w:sz w:val="22"/>
                <w:szCs w:val="22"/>
              </w:rPr>
            </w:pPr>
            <w:r w:rsidRPr="0076075D">
              <w:rPr>
                <w:snapToGrid/>
                <w:sz w:val="22"/>
                <w:szCs w:val="22"/>
              </w:rPr>
              <w:t xml:space="preserve">- Bổ sung Đồng bộ ghi chú/ cho truyền </w:t>
            </w:r>
            <w:r w:rsidRPr="0076075D">
              <w:rPr>
                <w:bCs/>
                <w:sz w:val="22"/>
                <w:szCs w:val="22"/>
              </w:rPr>
              <w:t>itemNote</w:t>
            </w:r>
            <w:r w:rsidRPr="0076075D">
              <w:rPr>
                <w:snapToGrid/>
                <w:sz w:val="22"/>
                <w:szCs w:val="22"/>
              </w:rPr>
              <w:t xml:space="preserve"> ở mục 6.6 itemInfo</w:t>
            </w:r>
          </w:p>
        </w:tc>
      </w:tr>
      <w:tr w:rsidR="00501898" w:rsidRPr="0076075D" w14:paraId="0B3CE073" w14:textId="77777777">
        <w:tc>
          <w:tcPr>
            <w:tcW w:w="1260" w:type="dxa"/>
          </w:tcPr>
          <w:p w14:paraId="1C67808E"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2.9</w:t>
            </w:r>
          </w:p>
        </w:tc>
        <w:tc>
          <w:tcPr>
            <w:tcW w:w="1530" w:type="dxa"/>
          </w:tcPr>
          <w:p w14:paraId="49BB8E3E"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11/2022</w:t>
            </w:r>
          </w:p>
        </w:tc>
        <w:tc>
          <w:tcPr>
            <w:tcW w:w="7200" w:type="dxa"/>
          </w:tcPr>
          <w:p w14:paraId="3B4CC561" w14:textId="77777777" w:rsidR="00501898" w:rsidRPr="0076075D" w:rsidRDefault="00136181">
            <w:pPr>
              <w:spacing w:before="0"/>
              <w:ind w:left="41"/>
              <w:jc w:val="both"/>
              <w:rPr>
                <w:snapToGrid/>
                <w:sz w:val="22"/>
                <w:szCs w:val="22"/>
              </w:rPr>
            </w:pPr>
            <w:r w:rsidRPr="0076075D">
              <w:rPr>
                <w:snapToGrid/>
                <w:sz w:val="22"/>
                <w:szCs w:val="22"/>
              </w:rPr>
              <w:t>- Api giải trình mục 7.26</w:t>
            </w:r>
          </w:p>
        </w:tc>
      </w:tr>
      <w:tr w:rsidR="00501898" w:rsidRPr="0076075D" w14:paraId="68F82208" w14:textId="77777777">
        <w:tc>
          <w:tcPr>
            <w:tcW w:w="1260" w:type="dxa"/>
          </w:tcPr>
          <w:p w14:paraId="397B56D2"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2.10</w:t>
            </w:r>
          </w:p>
        </w:tc>
        <w:tc>
          <w:tcPr>
            <w:tcW w:w="1530" w:type="dxa"/>
          </w:tcPr>
          <w:p w14:paraId="4BBE9539"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11/2022</w:t>
            </w:r>
          </w:p>
        </w:tc>
        <w:tc>
          <w:tcPr>
            <w:tcW w:w="7200" w:type="dxa"/>
          </w:tcPr>
          <w:p w14:paraId="696F8ADD" w14:textId="77777777" w:rsidR="00501898" w:rsidRPr="0076075D" w:rsidRDefault="00136181">
            <w:pPr>
              <w:spacing w:before="0"/>
              <w:ind w:left="41"/>
              <w:jc w:val="both"/>
              <w:rPr>
                <w:sz w:val="22"/>
                <w:szCs w:val="22"/>
              </w:rPr>
            </w:pPr>
            <w:r w:rsidRPr="0076075D">
              <w:rPr>
                <w:snapToGrid/>
                <w:sz w:val="22"/>
                <w:szCs w:val="22"/>
              </w:rPr>
              <w:t xml:space="preserve">- Bổ sung nội dung mục 7.2 và 7.15: </w:t>
            </w:r>
            <w:r w:rsidRPr="0076075D">
              <w:rPr>
                <w:sz w:val="22"/>
                <w:szCs w:val="22"/>
              </w:rPr>
              <w:t>thêm trong generalInvoiceInfo 2 thẻ : originalInvoiceType và originalTemplateCode</w:t>
            </w:r>
          </w:p>
          <w:p w14:paraId="772F3459" w14:textId="77777777" w:rsidR="00501898" w:rsidRPr="0076075D" w:rsidRDefault="00136181">
            <w:pPr>
              <w:spacing w:before="0"/>
              <w:ind w:left="41"/>
              <w:jc w:val="both"/>
              <w:rPr>
                <w:snapToGrid/>
                <w:sz w:val="22"/>
                <w:szCs w:val="22"/>
              </w:rPr>
            </w:pPr>
            <w:r w:rsidRPr="0076075D">
              <w:rPr>
                <w:sz w:val="22"/>
                <w:szCs w:val="22"/>
              </w:rPr>
              <w:t>- Thêm mới mục 7.26: lấy danh sách mẫu và ký hiệu hóa đơn theo mã số thuế</w:t>
            </w:r>
          </w:p>
        </w:tc>
      </w:tr>
      <w:tr w:rsidR="00501898" w:rsidRPr="0076075D" w14:paraId="7B036954" w14:textId="77777777">
        <w:tc>
          <w:tcPr>
            <w:tcW w:w="1260" w:type="dxa"/>
          </w:tcPr>
          <w:p w14:paraId="123E75BC"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2.11</w:t>
            </w:r>
          </w:p>
        </w:tc>
        <w:tc>
          <w:tcPr>
            <w:tcW w:w="1530" w:type="dxa"/>
          </w:tcPr>
          <w:p w14:paraId="01376533"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12/2022</w:t>
            </w:r>
          </w:p>
        </w:tc>
        <w:tc>
          <w:tcPr>
            <w:tcW w:w="7200" w:type="dxa"/>
          </w:tcPr>
          <w:p w14:paraId="4531F5F9" w14:textId="77777777" w:rsidR="00501898" w:rsidRPr="0076075D" w:rsidRDefault="00136181">
            <w:pPr>
              <w:ind w:left="0"/>
              <w:rPr>
                <w:sz w:val="22"/>
                <w:szCs w:val="22"/>
              </w:rPr>
            </w:pPr>
            <w:r w:rsidRPr="0076075D">
              <w:rPr>
                <w:snapToGrid/>
                <w:sz w:val="22"/>
                <w:szCs w:val="22"/>
              </w:rPr>
              <w:t xml:space="preserve">- Bổ sung nội dung </w:t>
            </w:r>
            <w:r w:rsidRPr="0076075D">
              <w:rPr>
                <w:sz w:val="22"/>
                <w:szCs w:val="22"/>
              </w:rPr>
              <w:t>thực hiện thay đổi cách lưu dữ liệu khi lập hóa đơn với hàng hóa có tính chất Ghi chú ở mục 6.7</w:t>
            </w:r>
          </w:p>
          <w:p w14:paraId="28B61DE3" w14:textId="77777777" w:rsidR="00501898" w:rsidRPr="0076075D" w:rsidRDefault="00136181">
            <w:pPr>
              <w:ind w:left="0"/>
              <w:rPr>
                <w:sz w:val="22"/>
                <w:szCs w:val="22"/>
              </w:rPr>
            </w:pPr>
            <w:r w:rsidRPr="0076075D">
              <w:rPr>
                <w:sz w:val="22"/>
                <w:szCs w:val="22"/>
              </w:rPr>
              <w:t>- Bổ sung nội dung cho phép điều hỉnh thông tin hàng hóa itemInfo ở mục 6.6</w:t>
            </w:r>
          </w:p>
          <w:p w14:paraId="6DA556E4" w14:textId="77777777" w:rsidR="00501898" w:rsidRPr="0076075D" w:rsidRDefault="00136181">
            <w:pPr>
              <w:ind w:left="0"/>
              <w:rPr>
                <w:sz w:val="22"/>
                <w:szCs w:val="22"/>
              </w:rPr>
            </w:pPr>
            <w:r w:rsidRPr="0076075D">
              <w:rPr>
                <w:sz w:val="22"/>
                <w:szCs w:val="22"/>
              </w:rPr>
              <w:t>- Bổ sung nội dung đường link tra cứu hóa đơn gửi mail cho người mua ở mục 7.14</w:t>
            </w:r>
          </w:p>
        </w:tc>
      </w:tr>
      <w:tr w:rsidR="00501898" w:rsidRPr="0076075D" w14:paraId="5E755DCC" w14:textId="77777777">
        <w:tc>
          <w:tcPr>
            <w:tcW w:w="1260" w:type="dxa"/>
          </w:tcPr>
          <w:p w14:paraId="4CECA923"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2.12</w:t>
            </w:r>
          </w:p>
        </w:tc>
        <w:tc>
          <w:tcPr>
            <w:tcW w:w="1530" w:type="dxa"/>
          </w:tcPr>
          <w:p w14:paraId="2E2173AA"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12/2022</w:t>
            </w:r>
          </w:p>
        </w:tc>
        <w:tc>
          <w:tcPr>
            <w:tcW w:w="7200" w:type="dxa"/>
          </w:tcPr>
          <w:p w14:paraId="545F1354" w14:textId="77777777" w:rsidR="00501898" w:rsidRPr="0076075D" w:rsidRDefault="00136181">
            <w:pPr>
              <w:ind w:left="0"/>
              <w:rPr>
                <w:snapToGrid/>
                <w:sz w:val="22"/>
                <w:szCs w:val="22"/>
              </w:rPr>
            </w:pPr>
            <w:r w:rsidRPr="0076075D">
              <w:rPr>
                <w:snapToGrid/>
                <w:sz w:val="22"/>
                <w:szCs w:val="22"/>
              </w:rPr>
              <w:t>- Thêm mới nội dung: API phát hành hóa đơn có mã số bí mật mục 7.28 và 7.29</w:t>
            </w:r>
          </w:p>
        </w:tc>
      </w:tr>
      <w:tr w:rsidR="00501898" w:rsidRPr="0076075D" w14:paraId="4F2E96B9" w14:textId="77777777">
        <w:tc>
          <w:tcPr>
            <w:tcW w:w="1260" w:type="dxa"/>
          </w:tcPr>
          <w:p w14:paraId="579C449B"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2.13</w:t>
            </w:r>
          </w:p>
        </w:tc>
        <w:tc>
          <w:tcPr>
            <w:tcW w:w="1530" w:type="dxa"/>
          </w:tcPr>
          <w:p w14:paraId="2100E4EC"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1/2023</w:t>
            </w:r>
          </w:p>
        </w:tc>
        <w:tc>
          <w:tcPr>
            <w:tcW w:w="7200" w:type="dxa"/>
          </w:tcPr>
          <w:p w14:paraId="3A5AF9D1" w14:textId="77777777" w:rsidR="00501898" w:rsidRPr="0076075D" w:rsidRDefault="00136181">
            <w:pPr>
              <w:ind w:left="0"/>
              <w:rPr>
                <w:snapToGrid/>
                <w:sz w:val="22"/>
                <w:szCs w:val="22"/>
              </w:rPr>
            </w:pPr>
            <w:r w:rsidRPr="0076075D">
              <w:rPr>
                <w:snapToGrid/>
                <w:sz w:val="22"/>
                <w:szCs w:val="22"/>
              </w:rPr>
              <w:t>- Bổ sung mô tả quy tắc truyền ký hiệu hóa đơn trong generalInvoiceInfo mục 6.2</w:t>
            </w:r>
          </w:p>
        </w:tc>
      </w:tr>
      <w:tr w:rsidR="00501898" w:rsidRPr="0076075D" w14:paraId="6A63AF6A" w14:textId="77777777">
        <w:tc>
          <w:tcPr>
            <w:tcW w:w="1260" w:type="dxa"/>
          </w:tcPr>
          <w:p w14:paraId="49592234"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2.14</w:t>
            </w:r>
          </w:p>
        </w:tc>
        <w:tc>
          <w:tcPr>
            <w:tcW w:w="1530" w:type="dxa"/>
          </w:tcPr>
          <w:p w14:paraId="7B820D6A"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3/2023</w:t>
            </w:r>
          </w:p>
        </w:tc>
        <w:tc>
          <w:tcPr>
            <w:tcW w:w="7200" w:type="dxa"/>
          </w:tcPr>
          <w:p w14:paraId="47498442" w14:textId="77777777" w:rsidR="00501898" w:rsidRPr="0076075D" w:rsidRDefault="00136181">
            <w:pPr>
              <w:ind w:left="0"/>
              <w:rPr>
                <w:snapToGrid/>
                <w:sz w:val="22"/>
                <w:szCs w:val="22"/>
              </w:rPr>
            </w:pPr>
            <w:r w:rsidRPr="0076075D">
              <w:rPr>
                <w:sz w:val="22"/>
                <w:szCs w:val="22"/>
              </w:rPr>
              <w:t>- Thêm mới API lấy danh sách mẫu và ký hiệu hóa đơn theo mã số thuế trên toàn hệ thống mục 7.30</w:t>
            </w:r>
          </w:p>
        </w:tc>
      </w:tr>
      <w:tr w:rsidR="00501898" w:rsidRPr="0076075D" w14:paraId="7EC8A584" w14:textId="77777777">
        <w:tc>
          <w:tcPr>
            <w:tcW w:w="1260" w:type="dxa"/>
          </w:tcPr>
          <w:p w14:paraId="0D4D74BD"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lastRenderedPageBreak/>
              <w:t>2.15</w:t>
            </w:r>
          </w:p>
        </w:tc>
        <w:tc>
          <w:tcPr>
            <w:tcW w:w="1530" w:type="dxa"/>
          </w:tcPr>
          <w:p w14:paraId="6F843A78"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3/2023</w:t>
            </w:r>
          </w:p>
        </w:tc>
        <w:tc>
          <w:tcPr>
            <w:tcW w:w="7200" w:type="dxa"/>
          </w:tcPr>
          <w:p w14:paraId="3EC3F632" w14:textId="77777777" w:rsidR="00501898" w:rsidRPr="0076075D" w:rsidRDefault="00136181">
            <w:pPr>
              <w:ind w:left="0"/>
              <w:rPr>
                <w:snapToGrid/>
                <w:sz w:val="22"/>
                <w:szCs w:val="22"/>
              </w:rPr>
            </w:pPr>
            <w:r w:rsidRPr="0076075D">
              <w:rPr>
                <w:snapToGrid/>
                <w:sz w:val="22"/>
                <w:szCs w:val="22"/>
              </w:rPr>
              <w:t>- Bổ sung mô tả quy tắc kiểm tra ngày lập hóa đơn mục 7.2, 7.9, 7.15 và 7.28</w:t>
            </w:r>
          </w:p>
        </w:tc>
      </w:tr>
      <w:tr w:rsidR="00501898" w:rsidRPr="0076075D" w14:paraId="722EA7DC" w14:textId="77777777">
        <w:tc>
          <w:tcPr>
            <w:tcW w:w="1260" w:type="dxa"/>
          </w:tcPr>
          <w:p w14:paraId="7282B27C"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2.16</w:t>
            </w:r>
          </w:p>
        </w:tc>
        <w:tc>
          <w:tcPr>
            <w:tcW w:w="1530" w:type="dxa"/>
          </w:tcPr>
          <w:p w14:paraId="1B0630DE"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3/2023</w:t>
            </w:r>
          </w:p>
        </w:tc>
        <w:tc>
          <w:tcPr>
            <w:tcW w:w="7200" w:type="dxa"/>
          </w:tcPr>
          <w:p w14:paraId="578D64D4" w14:textId="77777777" w:rsidR="00501898" w:rsidRPr="0076075D" w:rsidRDefault="00136181">
            <w:pPr>
              <w:pStyle w:val="NormalIndent"/>
              <w:rPr>
                <w:sz w:val="22"/>
                <w:szCs w:val="22"/>
              </w:rPr>
            </w:pPr>
            <w:r w:rsidRPr="0076075D">
              <w:rPr>
                <w:snapToGrid/>
                <w:sz w:val="22"/>
                <w:szCs w:val="22"/>
              </w:rPr>
              <w:t xml:space="preserve">- Bổ sung thêm tiêu chuẩn bảo mật kết nối: </w:t>
            </w:r>
            <w:r w:rsidRPr="0076075D">
              <w:rPr>
                <w:sz w:val="22"/>
                <w:szCs w:val="22"/>
              </w:rPr>
              <w:t>API kết nối được mã hóa sử dụng giao thức https với xác thực bằng Basic Auth mục 5.5</w:t>
            </w:r>
          </w:p>
          <w:p w14:paraId="6661EAFC" w14:textId="77777777" w:rsidR="00501898" w:rsidRPr="0076075D" w:rsidRDefault="00136181">
            <w:pPr>
              <w:ind w:left="0"/>
              <w:rPr>
                <w:snapToGrid/>
                <w:sz w:val="22"/>
                <w:szCs w:val="22"/>
              </w:rPr>
            </w:pPr>
            <w:r w:rsidRPr="0076075D">
              <w:rPr>
                <w:snapToGrid/>
                <w:sz w:val="22"/>
                <w:szCs w:val="22"/>
              </w:rPr>
              <w:t>- Bổ sung thông tin tài khoản test mục 5.6</w:t>
            </w:r>
          </w:p>
          <w:p w14:paraId="5580BACF" w14:textId="77777777" w:rsidR="00501898" w:rsidRPr="0076075D" w:rsidRDefault="00136181">
            <w:pPr>
              <w:ind w:left="0"/>
              <w:rPr>
                <w:sz w:val="22"/>
                <w:szCs w:val="22"/>
                <w:lang w:val="en"/>
              </w:rPr>
            </w:pPr>
            <w:r w:rsidRPr="0076075D">
              <w:rPr>
                <w:sz w:val="22"/>
                <w:szCs w:val="22"/>
              </w:rPr>
              <w:t xml:space="preserve">- Thêm trường adjustAmount20, </w:t>
            </w:r>
            <w:r w:rsidRPr="0076075D">
              <w:rPr>
                <w:sz w:val="22"/>
                <w:szCs w:val="22"/>
                <w:lang w:val="en"/>
              </w:rPr>
              <w:t>invoiceNote mục 6.2</w:t>
            </w:r>
          </w:p>
          <w:p w14:paraId="468B7B4E" w14:textId="77777777" w:rsidR="00501898" w:rsidRPr="0076075D" w:rsidRDefault="00136181">
            <w:pPr>
              <w:ind w:left="0"/>
              <w:rPr>
                <w:sz w:val="22"/>
                <w:szCs w:val="22"/>
              </w:rPr>
            </w:pPr>
            <w:r w:rsidRPr="0076075D">
              <w:rPr>
                <w:sz w:val="22"/>
                <w:szCs w:val="22"/>
                <w:lang w:val="en"/>
              </w:rPr>
              <w:t xml:space="preserve">- Cập nhật mô tả trường </w:t>
            </w:r>
            <w:r w:rsidRPr="0076075D">
              <w:rPr>
                <w:sz w:val="22"/>
                <w:szCs w:val="22"/>
              </w:rPr>
              <w:t>buyerNotGetInvoice mục 6.4</w:t>
            </w:r>
          </w:p>
          <w:p w14:paraId="70062C96" w14:textId="77777777" w:rsidR="00501898" w:rsidRPr="0076075D" w:rsidRDefault="00136181">
            <w:pPr>
              <w:ind w:left="0"/>
              <w:rPr>
                <w:snapToGrid/>
                <w:sz w:val="22"/>
                <w:szCs w:val="22"/>
              </w:rPr>
            </w:pPr>
            <w:r w:rsidRPr="0076075D">
              <w:rPr>
                <w:snapToGrid/>
                <w:sz w:val="22"/>
                <w:szCs w:val="22"/>
              </w:rPr>
              <w:t>- Thay đổi maxlength batchNo từ 50 lên 300, itemNote từ 100 lên 300  mục 6.6</w:t>
            </w:r>
          </w:p>
          <w:p w14:paraId="37E95ABF" w14:textId="77777777" w:rsidR="00501898" w:rsidRPr="0076075D" w:rsidRDefault="00136181">
            <w:pPr>
              <w:ind w:left="0"/>
              <w:rPr>
                <w:snapToGrid/>
                <w:sz w:val="22"/>
                <w:szCs w:val="22"/>
              </w:rPr>
            </w:pPr>
            <w:r w:rsidRPr="0076075D">
              <w:rPr>
                <w:snapToGrid/>
                <w:sz w:val="22"/>
                <w:szCs w:val="22"/>
              </w:rPr>
              <w:t>- Cập nhật đúng thông tin trường selection mục 6.6</w:t>
            </w:r>
          </w:p>
          <w:p w14:paraId="0E4B2CBA" w14:textId="77777777" w:rsidR="00501898" w:rsidRPr="0076075D" w:rsidRDefault="00136181">
            <w:pPr>
              <w:ind w:left="0"/>
              <w:rPr>
                <w:snapToGrid/>
                <w:sz w:val="22"/>
                <w:szCs w:val="22"/>
              </w:rPr>
            </w:pPr>
            <w:r w:rsidRPr="0076075D">
              <w:rPr>
                <w:snapToGrid/>
                <w:sz w:val="22"/>
                <w:szCs w:val="22"/>
              </w:rPr>
              <w:t>- Thay đổi maxlength của stringValue từ 13 lên 300 mục 6.9</w:t>
            </w:r>
          </w:p>
          <w:p w14:paraId="74FF9F27" w14:textId="77777777" w:rsidR="00501898" w:rsidRPr="0076075D" w:rsidRDefault="00136181">
            <w:pPr>
              <w:ind w:left="0"/>
              <w:rPr>
                <w:snapToGrid/>
                <w:sz w:val="22"/>
                <w:szCs w:val="22"/>
              </w:rPr>
            </w:pPr>
            <w:r w:rsidRPr="0076075D">
              <w:rPr>
                <w:snapToGrid/>
                <w:sz w:val="22"/>
                <w:szCs w:val="22"/>
              </w:rPr>
              <w:t>- Bổ sung Phiếu bán hàng phi thuế quan mục 6.9</w:t>
            </w:r>
          </w:p>
          <w:p w14:paraId="0D89953B" w14:textId="77777777" w:rsidR="00501898" w:rsidRPr="0076075D" w:rsidRDefault="00136181">
            <w:pPr>
              <w:ind w:left="0"/>
              <w:rPr>
                <w:snapToGrid/>
                <w:sz w:val="22"/>
                <w:szCs w:val="22"/>
              </w:rPr>
            </w:pPr>
            <w:r w:rsidRPr="0076075D">
              <w:rPr>
                <w:sz w:val="22"/>
                <w:szCs w:val="22"/>
              </w:rPr>
              <w:t>- Cập nhật format của strIssueDate, additionalReferenceDate từ 4.1 lên 5.1 mục 7.5, 7.10, 7.18, 7.19, 7.26</w:t>
            </w:r>
          </w:p>
        </w:tc>
      </w:tr>
      <w:tr w:rsidR="00501898" w:rsidRPr="0076075D" w14:paraId="034C1014" w14:textId="77777777">
        <w:tc>
          <w:tcPr>
            <w:tcW w:w="1260" w:type="dxa"/>
          </w:tcPr>
          <w:p w14:paraId="02EAA24E"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2.17</w:t>
            </w:r>
          </w:p>
        </w:tc>
        <w:tc>
          <w:tcPr>
            <w:tcW w:w="1530" w:type="dxa"/>
          </w:tcPr>
          <w:p w14:paraId="7E6135B7"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30/03/2023</w:t>
            </w:r>
          </w:p>
        </w:tc>
        <w:tc>
          <w:tcPr>
            <w:tcW w:w="7200" w:type="dxa"/>
          </w:tcPr>
          <w:p w14:paraId="7256B433" w14:textId="77777777" w:rsidR="00501898" w:rsidRPr="0076075D" w:rsidRDefault="00136181">
            <w:pPr>
              <w:pStyle w:val="NormalIndent"/>
              <w:rPr>
                <w:snapToGrid/>
                <w:sz w:val="22"/>
                <w:szCs w:val="22"/>
              </w:rPr>
            </w:pPr>
            <w:r w:rsidRPr="0076075D">
              <w:rPr>
                <w:snapToGrid/>
                <w:sz w:val="22"/>
                <w:szCs w:val="22"/>
              </w:rPr>
              <w:t>- Cập nhật đổi tên cấu hình “Ngày ký là thời điểm hiện tại” thành “</w:t>
            </w:r>
            <w:r w:rsidRPr="0076075D">
              <w:rPr>
                <w:color w:val="181D34"/>
                <w:spacing w:val="2"/>
                <w:sz w:val="22"/>
                <w:szCs w:val="22"/>
                <w:shd w:val="clear" w:color="auto" w:fill="FFFFFF"/>
              </w:rPr>
              <w:t>Cho phép ngày lập hóa đơn khác ngày hiện tại” mục 7.2, 7.9, 7.15, 7.28</w:t>
            </w:r>
          </w:p>
        </w:tc>
      </w:tr>
      <w:tr w:rsidR="00501898" w:rsidRPr="0076075D" w14:paraId="27808E94" w14:textId="77777777">
        <w:tc>
          <w:tcPr>
            <w:tcW w:w="1260" w:type="dxa"/>
          </w:tcPr>
          <w:p w14:paraId="18117302"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2.18</w:t>
            </w:r>
          </w:p>
        </w:tc>
        <w:tc>
          <w:tcPr>
            <w:tcW w:w="1530" w:type="dxa"/>
          </w:tcPr>
          <w:p w14:paraId="7075DFDA"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13/04/2023</w:t>
            </w:r>
          </w:p>
        </w:tc>
        <w:tc>
          <w:tcPr>
            <w:tcW w:w="7200" w:type="dxa"/>
          </w:tcPr>
          <w:p w14:paraId="7519B404" w14:textId="77777777" w:rsidR="00501898" w:rsidRPr="0076075D" w:rsidRDefault="00136181">
            <w:pPr>
              <w:pStyle w:val="NormalIndent"/>
              <w:rPr>
                <w:snapToGrid/>
                <w:sz w:val="22"/>
                <w:szCs w:val="22"/>
              </w:rPr>
            </w:pPr>
            <w:r w:rsidRPr="0076075D">
              <w:rPr>
                <w:snapToGrid/>
                <w:sz w:val="22"/>
                <w:szCs w:val="22"/>
              </w:rPr>
              <w:t>- Tăng mã số bí mật lên 30,000 mục 7.22</w:t>
            </w:r>
          </w:p>
          <w:p w14:paraId="761BE72D" w14:textId="77777777" w:rsidR="00501898" w:rsidRPr="0076075D" w:rsidRDefault="00136181">
            <w:pPr>
              <w:pStyle w:val="NormalIndent"/>
              <w:rPr>
                <w:snapToGrid/>
                <w:sz w:val="22"/>
                <w:szCs w:val="22"/>
              </w:rPr>
            </w:pPr>
            <w:r w:rsidRPr="0076075D">
              <w:rPr>
                <w:snapToGrid/>
                <w:sz w:val="22"/>
                <w:szCs w:val="22"/>
              </w:rPr>
              <w:t>- Nâng cấp đấu nối với BCCS mục 7.31</w:t>
            </w:r>
          </w:p>
        </w:tc>
      </w:tr>
      <w:tr w:rsidR="00501898" w:rsidRPr="0076075D" w14:paraId="05D3E92E" w14:textId="77777777">
        <w:tc>
          <w:tcPr>
            <w:tcW w:w="1260" w:type="dxa"/>
          </w:tcPr>
          <w:p w14:paraId="09EA8688"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2.19</w:t>
            </w:r>
          </w:p>
        </w:tc>
        <w:tc>
          <w:tcPr>
            <w:tcW w:w="1530" w:type="dxa"/>
          </w:tcPr>
          <w:p w14:paraId="0537BCD1"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18/04/2023</w:t>
            </w:r>
          </w:p>
        </w:tc>
        <w:tc>
          <w:tcPr>
            <w:tcW w:w="7200" w:type="dxa"/>
          </w:tcPr>
          <w:p w14:paraId="46535440" w14:textId="77777777" w:rsidR="00501898" w:rsidRPr="0076075D" w:rsidRDefault="00136181">
            <w:pPr>
              <w:pStyle w:val="NormalIndent"/>
              <w:rPr>
                <w:snapToGrid/>
                <w:sz w:val="22"/>
                <w:szCs w:val="22"/>
              </w:rPr>
            </w:pPr>
            <w:r w:rsidRPr="0076075D">
              <w:rPr>
                <w:snapToGrid/>
                <w:sz w:val="22"/>
                <w:szCs w:val="22"/>
              </w:rPr>
              <w:t xml:space="preserve">- Bổ sung thông tin truyền vào khi lập và xem hóa đơn nháp </w:t>
            </w:r>
            <w:r w:rsidRPr="0076075D">
              <w:rPr>
                <w:sz w:val="22"/>
                <w:szCs w:val="22"/>
              </w:rPr>
              <w:t>điều chỉnh/thay thế cho hóa đơn giấy (ngoài hệ thống)</w:t>
            </w:r>
            <w:r w:rsidRPr="0076075D">
              <w:rPr>
                <w:snapToGrid/>
                <w:sz w:val="22"/>
                <w:szCs w:val="22"/>
              </w:rPr>
              <w:t xml:space="preserve"> mục 7.8, 7.20</w:t>
            </w:r>
          </w:p>
        </w:tc>
      </w:tr>
      <w:tr w:rsidR="00501898" w:rsidRPr="0076075D" w14:paraId="6275E3CE" w14:textId="77777777">
        <w:tc>
          <w:tcPr>
            <w:tcW w:w="1260" w:type="dxa"/>
          </w:tcPr>
          <w:p w14:paraId="2DA53997"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2.20</w:t>
            </w:r>
          </w:p>
        </w:tc>
        <w:tc>
          <w:tcPr>
            <w:tcW w:w="1530" w:type="dxa"/>
          </w:tcPr>
          <w:p w14:paraId="369F3251"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05/05/2023</w:t>
            </w:r>
          </w:p>
        </w:tc>
        <w:tc>
          <w:tcPr>
            <w:tcW w:w="7200" w:type="dxa"/>
          </w:tcPr>
          <w:p w14:paraId="145A2CD0" w14:textId="77777777" w:rsidR="00501898" w:rsidRPr="0076075D" w:rsidRDefault="00136181">
            <w:pPr>
              <w:pStyle w:val="NormalIndent"/>
              <w:rPr>
                <w:snapToGrid/>
                <w:sz w:val="22"/>
                <w:szCs w:val="22"/>
              </w:rPr>
            </w:pPr>
            <w:r w:rsidRPr="0076075D">
              <w:rPr>
                <w:snapToGrid/>
                <w:sz w:val="22"/>
                <w:szCs w:val="22"/>
              </w:rPr>
              <w:t>- Bỏ nội dung Nâng cấp đấu nối với BCCS mục 7.31</w:t>
            </w:r>
          </w:p>
        </w:tc>
      </w:tr>
      <w:tr w:rsidR="00501898" w:rsidRPr="0076075D" w14:paraId="3D3F18B3" w14:textId="77777777">
        <w:tc>
          <w:tcPr>
            <w:tcW w:w="1260" w:type="dxa"/>
          </w:tcPr>
          <w:p w14:paraId="5FB1312C"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2.21</w:t>
            </w:r>
          </w:p>
        </w:tc>
        <w:tc>
          <w:tcPr>
            <w:tcW w:w="1530" w:type="dxa"/>
          </w:tcPr>
          <w:p w14:paraId="2BB84EEF"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26/05/2023</w:t>
            </w:r>
          </w:p>
        </w:tc>
        <w:tc>
          <w:tcPr>
            <w:tcW w:w="7200" w:type="dxa"/>
          </w:tcPr>
          <w:p w14:paraId="58B8FA85" w14:textId="77777777" w:rsidR="00501898" w:rsidRPr="0076075D" w:rsidRDefault="00136181">
            <w:pPr>
              <w:pStyle w:val="NormalIndent"/>
              <w:numPr>
                <w:ilvl w:val="0"/>
                <w:numId w:val="11"/>
              </w:numPr>
              <w:rPr>
                <w:snapToGrid/>
                <w:sz w:val="22"/>
                <w:szCs w:val="22"/>
                <w:lang w:val="vi-VN"/>
              </w:rPr>
            </w:pPr>
            <w:r w:rsidRPr="0076075D">
              <w:rPr>
                <w:snapToGrid/>
                <w:sz w:val="22"/>
                <w:szCs w:val="22"/>
                <w:lang w:val="vi-VN"/>
              </w:rPr>
              <w:t>Bổ sung thông tin Lưu ý mục 7.3, 7.4, 7.5 – Nâng cấp tải file từ API</w:t>
            </w:r>
          </w:p>
          <w:p w14:paraId="4B6F9609" w14:textId="77777777" w:rsidR="00501898" w:rsidRPr="0076075D" w:rsidRDefault="00136181">
            <w:pPr>
              <w:pStyle w:val="NormalIndent"/>
              <w:numPr>
                <w:ilvl w:val="0"/>
                <w:numId w:val="11"/>
              </w:numPr>
              <w:ind w:left="110" w:hanging="110"/>
              <w:rPr>
                <w:snapToGrid/>
                <w:sz w:val="22"/>
                <w:szCs w:val="22"/>
                <w:lang w:val="vi-VN"/>
              </w:rPr>
            </w:pPr>
            <w:r w:rsidRPr="0076075D">
              <w:rPr>
                <w:snapToGrid/>
                <w:sz w:val="22"/>
                <w:szCs w:val="22"/>
                <w:lang w:val="vi-VN"/>
              </w:rPr>
              <w:t>Thêm mới 7.31 – Phát hành/thay thế/điều chỉnh cho CLOUD CA (Bước 1: Lấy chuỗi hash)</w:t>
            </w:r>
          </w:p>
          <w:p w14:paraId="12DBA952" w14:textId="77777777" w:rsidR="00501898" w:rsidRPr="0076075D" w:rsidRDefault="00136181">
            <w:pPr>
              <w:pStyle w:val="NormalIndent"/>
              <w:numPr>
                <w:ilvl w:val="0"/>
                <w:numId w:val="11"/>
              </w:numPr>
              <w:ind w:left="110" w:hanging="110"/>
              <w:rPr>
                <w:snapToGrid/>
                <w:sz w:val="22"/>
                <w:szCs w:val="22"/>
                <w:lang w:val="vi-VN"/>
              </w:rPr>
            </w:pPr>
            <w:r w:rsidRPr="0076075D">
              <w:rPr>
                <w:snapToGrid/>
                <w:sz w:val="22"/>
                <w:szCs w:val="22"/>
                <w:lang w:val="vi-VN"/>
              </w:rPr>
              <w:t>Thêm mới 7.32 – Phát hành/thay thế/điều chỉnh cho CLOUD CA (Bước 2: Ký Cloud CA và sinh hóa đơn)</w:t>
            </w:r>
          </w:p>
          <w:p w14:paraId="0FFB5E4C" w14:textId="77777777" w:rsidR="00501898" w:rsidRPr="0076075D" w:rsidRDefault="00136181">
            <w:pPr>
              <w:pStyle w:val="NormalIndent"/>
              <w:numPr>
                <w:ilvl w:val="0"/>
                <w:numId w:val="11"/>
              </w:numPr>
              <w:ind w:left="110" w:hanging="110"/>
              <w:rPr>
                <w:snapToGrid/>
                <w:sz w:val="22"/>
                <w:szCs w:val="22"/>
                <w:lang w:val="vi-VN"/>
              </w:rPr>
            </w:pPr>
            <w:r w:rsidRPr="0076075D">
              <w:rPr>
                <w:snapToGrid/>
                <w:sz w:val="22"/>
                <w:szCs w:val="22"/>
                <w:lang w:val="vi-VN"/>
              </w:rPr>
              <w:t>Thêm mới 7.33 – Phát hành hóa đơn có mã bí mật cho CLOUD CA</w:t>
            </w:r>
          </w:p>
          <w:p w14:paraId="395D433B" w14:textId="77777777" w:rsidR="00501898" w:rsidRPr="0076075D" w:rsidRDefault="00136181">
            <w:pPr>
              <w:pStyle w:val="NormalIndent"/>
              <w:numPr>
                <w:ilvl w:val="0"/>
                <w:numId w:val="11"/>
              </w:numPr>
              <w:rPr>
                <w:snapToGrid/>
                <w:sz w:val="22"/>
                <w:szCs w:val="22"/>
              </w:rPr>
            </w:pPr>
            <w:r w:rsidRPr="0076075D">
              <w:rPr>
                <w:snapToGrid/>
                <w:sz w:val="22"/>
                <w:szCs w:val="22"/>
              </w:rPr>
              <w:t>Bổ sung thông tin Lưu ý mục 7.2, 7.8, 7.9, 7.15,</w:t>
            </w:r>
            <w:r w:rsidRPr="0076075D">
              <w:rPr>
                <w:snapToGrid/>
                <w:sz w:val="22"/>
                <w:szCs w:val="22"/>
                <w:lang w:val="vi-VN"/>
              </w:rPr>
              <w:t xml:space="preserve"> 7.16,</w:t>
            </w:r>
            <w:r w:rsidRPr="0076075D">
              <w:rPr>
                <w:snapToGrid/>
                <w:sz w:val="22"/>
                <w:szCs w:val="22"/>
              </w:rPr>
              <w:t xml:space="preserve"> 7.28 - Cho</w:t>
            </w:r>
          </w:p>
          <w:p w14:paraId="49E8FC0F" w14:textId="77777777" w:rsidR="00501898" w:rsidRPr="0076075D" w:rsidRDefault="00136181">
            <w:pPr>
              <w:pStyle w:val="NormalIndent"/>
              <w:ind w:left="113"/>
              <w:rPr>
                <w:snapToGrid/>
                <w:sz w:val="22"/>
                <w:szCs w:val="22"/>
              </w:rPr>
            </w:pPr>
            <w:r w:rsidRPr="0076075D">
              <w:rPr>
                <w:snapToGrid/>
                <w:sz w:val="22"/>
                <w:szCs w:val="22"/>
              </w:rPr>
              <w:t>phép ghi nhận giá trị tổng tiền hàng trước thuế khi lập hóa đơn qua API (</w:t>
            </w:r>
            <w:r w:rsidRPr="0076075D">
              <w:rPr>
                <w:snapToGrid/>
                <w:sz w:val="22"/>
                <w:szCs w:val="22"/>
                <w:lang w:val="vi-VN"/>
              </w:rPr>
              <w:t>không</w:t>
            </w:r>
            <w:r w:rsidRPr="0076075D">
              <w:rPr>
                <w:snapToGrid/>
                <w:sz w:val="22"/>
                <w:szCs w:val="22"/>
              </w:rPr>
              <w:t xml:space="preserve"> tự tính lại) với các </w:t>
            </w:r>
            <w:r w:rsidRPr="0076075D">
              <w:rPr>
                <w:snapToGrid/>
                <w:sz w:val="22"/>
                <w:szCs w:val="22"/>
                <w:lang w:val="vi-VN"/>
              </w:rPr>
              <w:t>khách hàng</w:t>
            </w:r>
            <w:r w:rsidRPr="0076075D">
              <w:rPr>
                <w:snapToGrid/>
                <w:sz w:val="22"/>
                <w:szCs w:val="22"/>
              </w:rPr>
              <w:t xml:space="preserve"> tích bỏ ràng buộc dữ liệu.</w:t>
            </w:r>
          </w:p>
          <w:p w14:paraId="0A1AAC2F" w14:textId="77777777" w:rsidR="00501898" w:rsidRPr="0076075D" w:rsidRDefault="00136181">
            <w:pPr>
              <w:pStyle w:val="NormalIndent"/>
              <w:numPr>
                <w:ilvl w:val="0"/>
                <w:numId w:val="11"/>
              </w:numPr>
              <w:ind w:left="113" w:hanging="113"/>
              <w:rPr>
                <w:snapToGrid/>
                <w:sz w:val="22"/>
                <w:szCs w:val="22"/>
              </w:rPr>
            </w:pPr>
            <w:r w:rsidRPr="0076075D">
              <w:rPr>
                <w:snapToGrid/>
                <w:sz w:val="22"/>
                <w:szCs w:val="22"/>
              </w:rPr>
              <w:t>Bổ sung thông tin Lưu ý mục 7.2, 7.9. 7.16, 7.28 - Trả về mã CQT ở trường codeOfTax</w:t>
            </w:r>
          </w:p>
          <w:p w14:paraId="3C4C4DA8" w14:textId="77777777" w:rsidR="00501898" w:rsidRPr="0076075D" w:rsidRDefault="00136181">
            <w:pPr>
              <w:pStyle w:val="NormalIndent"/>
              <w:numPr>
                <w:ilvl w:val="0"/>
                <w:numId w:val="11"/>
              </w:numPr>
              <w:rPr>
                <w:snapToGrid/>
                <w:sz w:val="22"/>
                <w:szCs w:val="22"/>
              </w:rPr>
            </w:pPr>
            <w:r w:rsidRPr="0076075D">
              <w:rPr>
                <w:snapToGrid/>
                <w:sz w:val="22"/>
                <w:szCs w:val="22"/>
              </w:rPr>
              <w:lastRenderedPageBreak/>
              <w:t>Bổ sung thông tin lưu ý mục 7.2, 7.9, 7.28 - Cho phép dùng CKS usb và</w:t>
            </w:r>
          </w:p>
          <w:p w14:paraId="564C03EA" w14:textId="77777777" w:rsidR="00501898" w:rsidRPr="0076075D" w:rsidRDefault="00136181">
            <w:pPr>
              <w:pStyle w:val="NormalIndent"/>
              <w:rPr>
                <w:snapToGrid/>
                <w:sz w:val="22"/>
                <w:szCs w:val="22"/>
                <w:lang w:val="vi-VN"/>
              </w:rPr>
            </w:pPr>
            <w:r w:rsidRPr="0076075D">
              <w:rPr>
                <w:snapToGrid/>
                <w:sz w:val="22"/>
                <w:szCs w:val="22"/>
              </w:rPr>
              <w:t xml:space="preserve">   cloudCA phát hành hóa đơn máy tính tiền bằng api server</w:t>
            </w:r>
          </w:p>
        </w:tc>
      </w:tr>
      <w:tr w:rsidR="00501898" w:rsidRPr="0076075D" w14:paraId="4C36DF70" w14:textId="77777777">
        <w:tc>
          <w:tcPr>
            <w:tcW w:w="1260" w:type="dxa"/>
          </w:tcPr>
          <w:p w14:paraId="38A36C0F"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lastRenderedPageBreak/>
              <w:t>2.22</w:t>
            </w:r>
          </w:p>
        </w:tc>
        <w:tc>
          <w:tcPr>
            <w:tcW w:w="1530" w:type="dxa"/>
          </w:tcPr>
          <w:p w14:paraId="70755DE7"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27/05/2023</w:t>
            </w:r>
          </w:p>
        </w:tc>
        <w:tc>
          <w:tcPr>
            <w:tcW w:w="7200" w:type="dxa"/>
          </w:tcPr>
          <w:p w14:paraId="61A05AAE" w14:textId="77777777" w:rsidR="00501898" w:rsidRPr="0076075D" w:rsidRDefault="00136181">
            <w:pPr>
              <w:pStyle w:val="NormalIndent"/>
              <w:numPr>
                <w:ilvl w:val="0"/>
                <w:numId w:val="11"/>
              </w:numPr>
              <w:rPr>
                <w:snapToGrid/>
                <w:sz w:val="22"/>
                <w:szCs w:val="22"/>
                <w:lang w:val="vi-VN"/>
              </w:rPr>
            </w:pPr>
            <w:r w:rsidRPr="0076075D">
              <w:rPr>
                <w:snapToGrid/>
                <w:sz w:val="22"/>
                <w:szCs w:val="22"/>
                <w:lang w:val="vi-VN"/>
              </w:rPr>
              <w:t>Xóa bỏ: “Bổ sung thông tin Lưu ý mục 7.2, 7.8, 7.9, 7.15, 7.16, 7.28 - Cho</w:t>
            </w:r>
          </w:p>
          <w:p w14:paraId="5FC3B77A" w14:textId="77777777" w:rsidR="00501898" w:rsidRPr="0076075D" w:rsidRDefault="00136181">
            <w:pPr>
              <w:pStyle w:val="NormalIndent"/>
              <w:ind w:left="113"/>
              <w:rPr>
                <w:snapToGrid/>
                <w:sz w:val="22"/>
                <w:szCs w:val="22"/>
                <w:lang w:val="vi-VN"/>
              </w:rPr>
            </w:pPr>
            <w:r w:rsidRPr="0076075D">
              <w:rPr>
                <w:snapToGrid/>
                <w:sz w:val="22"/>
                <w:szCs w:val="22"/>
                <w:lang w:val="vi-VN"/>
              </w:rPr>
              <w:t xml:space="preserve">phép ghi nhận giá trị tổng tiền hàng trước thuế khi lập hóa đơn qua API (không tự tính lại) với các khách hàng tích bỏ ràng buộc dữ liệu.” </w:t>
            </w:r>
          </w:p>
          <w:p w14:paraId="72629D3B" w14:textId="77777777" w:rsidR="00501898" w:rsidRPr="0076075D" w:rsidRDefault="00136181">
            <w:pPr>
              <w:pStyle w:val="NormalIndent"/>
              <w:numPr>
                <w:ilvl w:val="0"/>
                <w:numId w:val="11"/>
              </w:numPr>
              <w:rPr>
                <w:snapToGrid/>
                <w:sz w:val="22"/>
                <w:szCs w:val="22"/>
                <w:lang w:val="vi-VN"/>
              </w:rPr>
            </w:pPr>
            <w:r w:rsidRPr="0076075D">
              <w:rPr>
                <w:snapToGrid/>
                <w:sz w:val="22"/>
                <w:szCs w:val="22"/>
                <w:lang w:val="vi-VN"/>
              </w:rPr>
              <w:t>Cập nhật thông tin mục 4</w:t>
            </w:r>
          </w:p>
        </w:tc>
      </w:tr>
      <w:tr w:rsidR="00501898" w:rsidRPr="0076075D" w14:paraId="27B51C8E" w14:textId="77777777">
        <w:tc>
          <w:tcPr>
            <w:tcW w:w="1260" w:type="dxa"/>
          </w:tcPr>
          <w:p w14:paraId="7026A107"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2.23</w:t>
            </w:r>
          </w:p>
        </w:tc>
        <w:tc>
          <w:tcPr>
            <w:tcW w:w="1530" w:type="dxa"/>
          </w:tcPr>
          <w:p w14:paraId="14FC857A"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12/07/2023</w:t>
            </w:r>
          </w:p>
        </w:tc>
        <w:tc>
          <w:tcPr>
            <w:tcW w:w="7200" w:type="dxa"/>
          </w:tcPr>
          <w:p w14:paraId="36995D95" w14:textId="77777777" w:rsidR="00501898" w:rsidRPr="0076075D" w:rsidRDefault="00136181">
            <w:pPr>
              <w:pStyle w:val="NormalIndent"/>
              <w:numPr>
                <w:ilvl w:val="0"/>
                <w:numId w:val="11"/>
              </w:numPr>
              <w:rPr>
                <w:snapToGrid/>
                <w:sz w:val="22"/>
                <w:szCs w:val="22"/>
              </w:rPr>
            </w:pPr>
            <w:r w:rsidRPr="0076075D">
              <w:rPr>
                <w:snapToGrid/>
                <w:sz w:val="22"/>
                <w:szCs w:val="22"/>
              </w:rPr>
              <w:t>Bổ sung thông tin trường validation trong mục 6.2</w:t>
            </w:r>
          </w:p>
          <w:p w14:paraId="34A7E2D0" w14:textId="77777777" w:rsidR="00501898" w:rsidRPr="0076075D" w:rsidRDefault="00136181">
            <w:pPr>
              <w:pStyle w:val="NormalIndent"/>
              <w:numPr>
                <w:ilvl w:val="0"/>
                <w:numId w:val="11"/>
              </w:numPr>
              <w:ind w:left="106" w:hanging="106"/>
              <w:rPr>
                <w:snapToGrid/>
                <w:sz w:val="22"/>
                <w:szCs w:val="22"/>
              </w:rPr>
            </w:pPr>
            <w:r w:rsidRPr="0076075D">
              <w:rPr>
                <w:snapToGrid/>
                <w:sz w:val="22"/>
                <w:szCs w:val="22"/>
              </w:rPr>
              <w:t xml:space="preserve">Bổ sung thông tin lưu ý các mục </w:t>
            </w:r>
            <w:r w:rsidRPr="0076075D">
              <w:rPr>
                <w:snapToGrid/>
                <w:sz w:val="22"/>
                <w:szCs w:val="22"/>
                <w:lang w:val="vi-VN"/>
              </w:rPr>
              <w:t xml:space="preserve">7.2, </w:t>
            </w:r>
            <w:r w:rsidRPr="0076075D">
              <w:rPr>
                <w:snapToGrid/>
                <w:sz w:val="22"/>
                <w:szCs w:val="22"/>
              </w:rPr>
              <w:t>7.8, 7.9, 7.15, 7.20, 7.28, 7.29, 7.31, 7.33 – Lưu ý việc việc truyền tham số validation trong phần generalInvoiceInfo của dữ liệu hóa đơn.</w:t>
            </w:r>
          </w:p>
        </w:tc>
      </w:tr>
      <w:tr w:rsidR="00501898" w:rsidRPr="0076075D" w14:paraId="62EDBCEA" w14:textId="77777777">
        <w:tc>
          <w:tcPr>
            <w:tcW w:w="1260" w:type="dxa"/>
          </w:tcPr>
          <w:p w14:paraId="6A154900"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2.24</w:t>
            </w:r>
          </w:p>
        </w:tc>
        <w:tc>
          <w:tcPr>
            <w:tcW w:w="1530" w:type="dxa"/>
          </w:tcPr>
          <w:p w14:paraId="4D9E87E6"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29/07/2023</w:t>
            </w:r>
          </w:p>
        </w:tc>
        <w:tc>
          <w:tcPr>
            <w:tcW w:w="7200" w:type="dxa"/>
          </w:tcPr>
          <w:p w14:paraId="55D068E8" w14:textId="77777777" w:rsidR="00501898" w:rsidRPr="0076075D" w:rsidRDefault="00136181">
            <w:pPr>
              <w:pStyle w:val="NormalIndent"/>
              <w:numPr>
                <w:ilvl w:val="0"/>
                <w:numId w:val="11"/>
              </w:numPr>
              <w:rPr>
                <w:snapToGrid/>
                <w:sz w:val="22"/>
                <w:szCs w:val="22"/>
              </w:rPr>
            </w:pPr>
            <w:r w:rsidRPr="0076075D">
              <w:rPr>
                <w:snapToGrid/>
                <w:sz w:val="22"/>
                <w:szCs w:val="22"/>
              </w:rPr>
              <w:t>Cập nhật thông tin cho trường adjustAmount20 trong mục 6.2</w:t>
            </w:r>
          </w:p>
          <w:p w14:paraId="37556AC4" w14:textId="77777777" w:rsidR="00501898" w:rsidRPr="0076075D" w:rsidRDefault="00136181">
            <w:pPr>
              <w:pStyle w:val="NormalIndent"/>
              <w:numPr>
                <w:ilvl w:val="0"/>
                <w:numId w:val="11"/>
              </w:numPr>
              <w:rPr>
                <w:snapToGrid/>
                <w:sz w:val="22"/>
                <w:szCs w:val="22"/>
              </w:rPr>
            </w:pPr>
            <w:r w:rsidRPr="0076075D">
              <w:rPr>
                <w:snapToGrid/>
                <w:sz w:val="22"/>
                <w:szCs w:val="22"/>
              </w:rPr>
              <w:t>Bổ sung thông tin trường adjustRatio trong mục 6.6</w:t>
            </w:r>
          </w:p>
        </w:tc>
      </w:tr>
      <w:tr w:rsidR="00501898" w:rsidRPr="0076075D" w14:paraId="1F4077E8" w14:textId="77777777">
        <w:tc>
          <w:tcPr>
            <w:tcW w:w="1260" w:type="dxa"/>
          </w:tcPr>
          <w:p w14:paraId="5575436F"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2.25</w:t>
            </w:r>
          </w:p>
        </w:tc>
        <w:tc>
          <w:tcPr>
            <w:tcW w:w="1530" w:type="dxa"/>
          </w:tcPr>
          <w:p w14:paraId="0EA8DEC8"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11/09/2023</w:t>
            </w:r>
          </w:p>
        </w:tc>
        <w:tc>
          <w:tcPr>
            <w:tcW w:w="7200" w:type="dxa"/>
          </w:tcPr>
          <w:p w14:paraId="7F774FE1" w14:textId="77777777" w:rsidR="00501898" w:rsidRPr="0076075D" w:rsidRDefault="00136181">
            <w:pPr>
              <w:pStyle w:val="NormalIndent"/>
              <w:numPr>
                <w:ilvl w:val="0"/>
                <w:numId w:val="11"/>
              </w:numPr>
              <w:rPr>
                <w:snapToGrid/>
                <w:sz w:val="22"/>
                <w:szCs w:val="22"/>
                <w:lang w:val="vi-VN"/>
              </w:rPr>
            </w:pPr>
            <w:r w:rsidRPr="0076075D">
              <w:rPr>
                <w:snapToGrid/>
                <w:sz w:val="22"/>
                <w:szCs w:val="22"/>
                <w:lang w:val="vi-VN"/>
              </w:rPr>
              <w:t>Bổ sung bộ mã lỗi hay gặp khi sử dụng API tích hợp – mục 8</w:t>
            </w:r>
          </w:p>
        </w:tc>
      </w:tr>
      <w:tr w:rsidR="00501898" w:rsidRPr="0076075D" w14:paraId="78441F5C" w14:textId="77777777">
        <w:tc>
          <w:tcPr>
            <w:tcW w:w="1260" w:type="dxa"/>
          </w:tcPr>
          <w:p w14:paraId="0744BADA"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2.26</w:t>
            </w:r>
          </w:p>
        </w:tc>
        <w:tc>
          <w:tcPr>
            <w:tcW w:w="1530" w:type="dxa"/>
          </w:tcPr>
          <w:p w14:paraId="72C1002E"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13/10/2023</w:t>
            </w:r>
          </w:p>
        </w:tc>
        <w:tc>
          <w:tcPr>
            <w:tcW w:w="7200" w:type="dxa"/>
          </w:tcPr>
          <w:p w14:paraId="7130CD62" w14:textId="77777777" w:rsidR="00501898" w:rsidRPr="0076075D" w:rsidRDefault="00136181">
            <w:pPr>
              <w:pStyle w:val="NormalIndent"/>
              <w:numPr>
                <w:ilvl w:val="0"/>
                <w:numId w:val="11"/>
              </w:numPr>
              <w:ind w:left="106" w:hanging="106"/>
              <w:rPr>
                <w:b/>
                <w:sz w:val="22"/>
                <w:szCs w:val="22"/>
                <w:lang w:val="vi-VN"/>
              </w:rPr>
            </w:pPr>
            <w:r w:rsidRPr="0076075D">
              <w:rPr>
                <w:snapToGrid/>
                <w:sz w:val="22"/>
                <w:szCs w:val="22"/>
                <w:lang w:val="vi-VN"/>
              </w:rPr>
              <w:t>Thêm mới API gửi email hóa đơn cho khách hàng dành cho máy POS – mục 7.34</w:t>
            </w:r>
          </w:p>
        </w:tc>
      </w:tr>
      <w:tr w:rsidR="00501898" w:rsidRPr="0076075D" w14:paraId="3B8D3A7A" w14:textId="77777777">
        <w:tc>
          <w:tcPr>
            <w:tcW w:w="1260" w:type="dxa"/>
          </w:tcPr>
          <w:p w14:paraId="687408E0"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2.27</w:t>
            </w:r>
          </w:p>
        </w:tc>
        <w:tc>
          <w:tcPr>
            <w:tcW w:w="1530" w:type="dxa"/>
          </w:tcPr>
          <w:p w14:paraId="46856E57"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26/10/2023</w:t>
            </w:r>
          </w:p>
        </w:tc>
        <w:tc>
          <w:tcPr>
            <w:tcW w:w="7200" w:type="dxa"/>
          </w:tcPr>
          <w:p w14:paraId="07E6C7D7" w14:textId="77777777" w:rsidR="00501898" w:rsidRPr="0076075D" w:rsidRDefault="00136181">
            <w:pPr>
              <w:pStyle w:val="NormalIndent"/>
              <w:numPr>
                <w:ilvl w:val="0"/>
                <w:numId w:val="11"/>
              </w:numPr>
              <w:ind w:left="106" w:hanging="106"/>
              <w:rPr>
                <w:snapToGrid/>
                <w:sz w:val="22"/>
                <w:szCs w:val="22"/>
                <w:lang w:val="vi-VN"/>
              </w:rPr>
            </w:pPr>
            <w:r w:rsidRPr="0076075D">
              <w:rPr>
                <w:sz w:val="22"/>
                <w:szCs w:val="22"/>
                <w:lang w:val="vi-VN"/>
              </w:rPr>
              <w:t>Thẻ metadata trường stringValue sửa maxlength từ 300 lên 500 theo Quyết định 1510 – mục 6.9</w:t>
            </w:r>
          </w:p>
        </w:tc>
      </w:tr>
      <w:tr w:rsidR="00501898" w:rsidRPr="0076075D" w14:paraId="712637B6" w14:textId="77777777">
        <w:tc>
          <w:tcPr>
            <w:tcW w:w="1260" w:type="dxa"/>
          </w:tcPr>
          <w:p w14:paraId="34093D14"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2.28</w:t>
            </w:r>
          </w:p>
        </w:tc>
        <w:tc>
          <w:tcPr>
            <w:tcW w:w="1530" w:type="dxa"/>
          </w:tcPr>
          <w:p w14:paraId="6178EB2D"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1/11/2023</w:t>
            </w:r>
          </w:p>
        </w:tc>
        <w:tc>
          <w:tcPr>
            <w:tcW w:w="7200" w:type="dxa"/>
          </w:tcPr>
          <w:p w14:paraId="76E2FF0D" w14:textId="77777777" w:rsidR="00501898" w:rsidRPr="0076075D" w:rsidRDefault="00136181">
            <w:pPr>
              <w:pStyle w:val="NormalIndent"/>
              <w:numPr>
                <w:ilvl w:val="0"/>
                <w:numId w:val="11"/>
              </w:numPr>
              <w:ind w:left="106" w:hanging="106"/>
              <w:rPr>
                <w:sz w:val="22"/>
                <w:szCs w:val="22"/>
                <w:lang w:val="vi-VN"/>
              </w:rPr>
            </w:pPr>
            <w:r w:rsidRPr="0076075D">
              <w:rPr>
                <w:sz w:val="22"/>
                <w:szCs w:val="22"/>
                <w:lang w:val="vi-VN"/>
              </w:rPr>
              <w:t>Bỏ đường link hướng dẫn của V1 mục 5.5</w:t>
            </w:r>
          </w:p>
          <w:p w14:paraId="7D5F9087" w14:textId="77777777" w:rsidR="00501898" w:rsidRPr="0076075D" w:rsidRDefault="00136181">
            <w:pPr>
              <w:pStyle w:val="NormalIndent"/>
              <w:numPr>
                <w:ilvl w:val="0"/>
                <w:numId w:val="11"/>
              </w:numPr>
              <w:ind w:left="106" w:hanging="106"/>
              <w:rPr>
                <w:sz w:val="22"/>
                <w:szCs w:val="22"/>
                <w:lang w:val="vi-VN"/>
              </w:rPr>
            </w:pPr>
            <w:r w:rsidRPr="0076075D">
              <w:rPr>
                <w:sz w:val="22"/>
                <w:szCs w:val="22"/>
                <w:lang w:val="vi-VN"/>
              </w:rPr>
              <w:t>Tham số exchangeRate bắt buộc truyền nếu lập hóa đơn ngoại tệ, nếu không truyền mặc định =1 mục 6.2</w:t>
            </w:r>
          </w:p>
          <w:p w14:paraId="56388028" w14:textId="77777777" w:rsidR="00501898" w:rsidRPr="0076075D" w:rsidRDefault="00136181">
            <w:pPr>
              <w:pStyle w:val="NormalIndent"/>
              <w:numPr>
                <w:ilvl w:val="0"/>
                <w:numId w:val="11"/>
              </w:numPr>
              <w:ind w:left="106" w:hanging="106"/>
              <w:rPr>
                <w:sz w:val="22"/>
                <w:szCs w:val="22"/>
                <w:lang w:val="vi-VN"/>
              </w:rPr>
            </w:pPr>
            <w:r w:rsidRPr="0076075D">
              <w:rPr>
                <w:sz w:val="22"/>
                <w:szCs w:val="22"/>
                <w:lang w:val="vi-VN"/>
              </w:rPr>
              <w:t>Tham số validation bổ sung bắt buộc truyền exchangeRate nếu không xml sẽ bị null exchangeRate mục 6.2</w:t>
            </w:r>
          </w:p>
          <w:p w14:paraId="509954C6" w14:textId="77777777" w:rsidR="00501898" w:rsidRPr="0076075D" w:rsidRDefault="00136181">
            <w:pPr>
              <w:pStyle w:val="NormalIndent"/>
              <w:numPr>
                <w:ilvl w:val="0"/>
                <w:numId w:val="11"/>
              </w:numPr>
              <w:ind w:left="106" w:hanging="106"/>
              <w:rPr>
                <w:sz w:val="22"/>
                <w:szCs w:val="22"/>
                <w:lang w:val="vi-VN"/>
              </w:rPr>
            </w:pPr>
            <w:r w:rsidRPr="0076075D">
              <w:rPr>
                <w:sz w:val="22"/>
                <w:szCs w:val="22"/>
                <w:lang w:val="vi-VN"/>
              </w:rPr>
              <w:t xml:space="preserve">Sửa format tham số </w:t>
            </w:r>
            <w:r w:rsidRPr="0076075D">
              <w:rPr>
                <w:sz w:val="22"/>
                <w:szCs w:val="22"/>
              </w:rPr>
              <w:t>originalInvoiceIssueDate</w:t>
            </w:r>
            <w:r w:rsidRPr="0076075D">
              <w:rPr>
                <w:sz w:val="22"/>
                <w:szCs w:val="22"/>
                <w:lang w:val="vi-VN"/>
              </w:rPr>
              <w:t xml:space="preserve"> là unix timestamp mục 6.2</w:t>
            </w:r>
          </w:p>
          <w:p w14:paraId="25560C65" w14:textId="77777777" w:rsidR="00501898" w:rsidRPr="0076075D" w:rsidRDefault="00136181">
            <w:pPr>
              <w:numPr>
                <w:ilvl w:val="0"/>
                <w:numId w:val="11"/>
              </w:numPr>
              <w:spacing w:before="0"/>
              <w:rPr>
                <w:sz w:val="22"/>
                <w:szCs w:val="22"/>
                <w:lang w:val="vi-VN"/>
              </w:rPr>
            </w:pPr>
            <w:r w:rsidRPr="0076075D">
              <w:rPr>
                <w:sz w:val="22"/>
                <w:szCs w:val="22"/>
                <w:lang w:val="vi-VN"/>
              </w:rPr>
              <w:t>Tham số transactionUuid xóa “Thời gian hiệu lực của transactionUuid là 3 ngày.” mục 6.2</w:t>
            </w:r>
          </w:p>
        </w:tc>
      </w:tr>
      <w:tr w:rsidR="00501898" w:rsidRPr="0076075D" w14:paraId="2C10D21C" w14:textId="77777777">
        <w:tc>
          <w:tcPr>
            <w:tcW w:w="1260" w:type="dxa"/>
          </w:tcPr>
          <w:p w14:paraId="623423B9"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2.29</w:t>
            </w:r>
          </w:p>
        </w:tc>
        <w:tc>
          <w:tcPr>
            <w:tcW w:w="1530" w:type="dxa"/>
          </w:tcPr>
          <w:p w14:paraId="054B4B8C"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9/11/2023</w:t>
            </w:r>
          </w:p>
        </w:tc>
        <w:tc>
          <w:tcPr>
            <w:tcW w:w="7200" w:type="dxa"/>
          </w:tcPr>
          <w:p w14:paraId="349DFD72" w14:textId="77777777" w:rsidR="00501898" w:rsidRPr="0076075D" w:rsidRDefault="00136181">
            <w:pPr>
              <w:pStyle w:val="NormalIndent"/>
              <w:numPr>
                <w:ilvl w:val="0"/>
                <w:numId w:val="11"/>
              </w:numPr>
              <w:ind w:left="106" w:hanging="106"/>
              <w:rPr>
                <w:sz w:val="22"/>
                <w:szCs w:val="22"/>
              </w:rPr>
            </w:pPr>
            <w:r w:rsidRPr="0076075D">
              <w:rPr>
                <w:sz w:val="22"/>
                <w:szCs w:val="22"/>
              </w:rPr>
              <w:t xml:space="preserve">Thêm hướng dẫn truyền metadata đối với loại </w:t>
            </w:r>
            <w:r w:rsidRPr="0076075D">
              <w:rPr>
                <w:b/>
                <w:sz w:val="22"/>
                <w:szCs w:val="22"/>
              </w:rPr>
              <w:t xml:space="preserve">HÓA ĐƠN GTGT KIÊM TỜ KHAI HOÀN THUẾ </w:t>
            </w:r>
            <w:r w:rsidRPr="0076075D">
              <w:rPr>
                <w:sz w:val="22"/>
                <w:szCs w:val="22"/>
              </w:rPr>
              <w:t>mục 6.9</w:t>
            </w:r>
          </w:p>
        </w:tc>
      </w:tr>
      <w:tr w:rsidR="00501898" w:rsidRPr="0076075D" w14:paraId="02320683" w14:textId="77777777">
        <w:tc>
          <w:tcPr>
            <w:tcW w:w="1260" w:type="dxa"/>
          </w:tcPr>
          <w:p w14:paraId="1C5951E4"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2.30</w:t>
            </w:r>
          </w:p>
        </w:tc>
        <w:tc>
          <w:tcPr>
            <w:tcW w:w="1530" w:type="dxa"/>
          </w:tcPr>
          <w:p w14:paraId="29A769E0"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7/12/2023</w:t>
            </w:r>
          </w:p>
        </w:tc>
        <w:tc>
          <w:tcPr>
            <w:tcW w:w="7200" w:type="dxa"/>
          </w:tcPr>
          <w:p w14:paraId="16958C3F" w14:textId="77777777" w:rsidR="00501898" w:rsidRPr="0076075D" w:rsidRDefault="00136181">
            <w:pPr>
              <w:pStyle w:val="NormalIndent"/>
              <w:numPr>
                <w:ilvl w:val="0"/>
                <w:numId w:val="11"/>
              </w:numPr>
              <w:ind w:left="106" w:hanging="106"/>
              <w:rPr>
                <w:sz w:val="22"/>
                <w:szCs w:val="22"/>
                <w:lang w:val="vi-VN"/>
              </w:rPr>
            </w:pPr>
            <w:r w:rsidRPr="0076075D">
              <w:rPr>
                <w:sz w:val="22"/>
                <w:szCs w:val="22"/>
                <w:lang w:val="vi-VN"/>
              </w:rPr>
              <w:t>Truyền thêm fuelReading dữ liệu đặc thù cho riêng hóa đơn xăng dầu có ghi nhận log bơm – mục 6.13</w:t>
            </w:r>
          </w:p>
        </w:tc>
      </w:tr>
      <w:tr w:rsidR="00501898" w:rsidRPr="0076075D" w14:paraId="307B5C3E" w14:textId="77777777">
        <w:tc>
          <w:tcPr>
            <w:tcW w:w="1260" w:type="dxa"/>
          </w:tcPr>
          <w:p w14:paraId="543076DA"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2.31</w:t>
            </w:r>
          </w:p>
        </w:tc>
        <w:tc>
          <w:tcPr>
            <w:tcW w:w="1530" w:type="dxa"/>
          </w:tcPr>
          <w:p w14:paraId="624C69EE"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10/12/2023</w:t>
            </w:r>
          </w:p>
        </w:tc>
        <w:tc>
          <w:tcPr>
            <w:tcW w:w="7200" w:type="dxa"/>
          </w:tcPr>
          <w:p w14:paraId="2888AD0C" w14:textId="77777777" w:rsidR="00501898" w:rsidRPr="0076075D" w:rsidRDefault="00136181">
            <w:pPr>
              <w:pStyle w:val="NormalIndent"/>
              <w:numPr>
                <w:ilvl w:val="0"/>
                <w:numId w:val="11"/>
              </w:numPr>
              <w:rPr>
                <w:snapToGrid/>
                <w:sz w:val="22"/>
                <w:szCs w:val="22"/>
              </w:rPr>
            </w:pPr>
            <w:r w:rsidRPr="0076075D">
              <w:rPr>
                <w:snapToGrid/>
                <w:sz w:val="22"/>
                <w:szCs w:val="22"/>
              </w:rPr>
              <w:t>Bổ sung thông tin đơn giá đã bao gồm thuế - mục 6.6</w:t>
            </w:r>
          </w:p>
          <w:p w14:paraId="1E637A2E" w14:textId="77777777" w:rsidR="00501898" w:rsidRPr="0076075D" w:rsidRDefault="00136181">
            <w:pPr>
              <w:pStyle w:val="NormalIndent"/>
              <w:numPr>
                <w:ilvl w:val="0"/>
                <w:numId w:val="11"/>
              </w:numPr>
              <w:rPr>
                <w:snapToGrid/>
                <w:sz w:val="22"/>
                <w:szCs w:val="22"/>
              </w:rPr>
            </w:pPr>
            <w:r w:rsidRPr="0076075D">
              <w:rPr>
                <w:snapToGrid/>
                <w:sz w:val="22"/>
                <w:szCs w:val="22"/>
              </w:rPr>
              <w:lastRenderedPageBreak/>
              <w:t>Bổ sung dữ liệu đầu vào để lập hóa đơn xăng dầu - mục 7.2</w:t>
            </w:r>
          </w:p>
          <w:p w14:paraId="695301DD" w14:textId="77777777" w:rsidR="00501898" w:rsidRPr="0076075D" w:rsidRDefault="00136181">
            <w:pPr>
              <w:pStyle w:val="NormalIndent"/>
              <w:numPr>
                <w:ilvl w:val="0"/>
                <w:numId w:val="11"/>
              </w:numPr>
              <w:rPr>
                <w:sz w:val="22"/>
                <w:szCs w:val="22"/>
                <w:lang w:val="vi-VN"/>
              </w:rPr>
            </w:pPr>
            <w:r w:rsidRPr="0076075D">
              <w:rPr>
                <w:snapToGrid/>
                <w:sz w:val="22"/>
                <w:szCs w:val="22"/>
              </w:rPr>
              <w:t>Bổ sung API lập hóa đơn xăng dầu nháp - mục 7.35, 7.36</w:t>
            </w:r>
          </w:p>
        </w:tc>
      </w:tr>
      <w:tr w:rsidR="00501898" w:rsidRPr="0076075D" w14:paraId="7DF499E0" w14:textId="77777777">
        <w:tc>
          <w:tcPr>
            <w:tcW w:w="1260" w:type="dxa"/>
          </w:tcPr>
          <w:p w14:paraId="078E9204"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lastRenderedPageBreak/>
              <w:t>2.32</w:t>
            </w:r>
          </w:p>
        </w:tc>
        <w:tc>
          <w:tcPr>
            <w:tcW w:w="1530" w:type="dxa"/>
          </w:tcPr>
          <w:p w14:paraId="03844E9E"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27/12/2023</w:t>
            </w:r>
          </w:p>
        </w:tc>
        <w:tc>
          <w:tcPr>
            <w:tcW w:w="7200" w:type="dxa"/>
          </w:tcPr>
          <w:p w14:paraId="05C8A87E" w14:textId="77777777" w:rsidR="00501898" w:rsidRPr="0076075D" w:rsidRDefault="00136181">
            <w:pPr>
              <w:pStyle w:val="NormalIndent"/>
              <w:numPr>
                <w:ilvl w:val="0"/>
                <w:numId w:val="11"/>
              </w:numPr>
              <w:rPr>
                <w:snapToGrid/>
                <w:sz w:val="22"/>
                <w:szCs w:val="22"/>
                <w:lang w:val="vi-VN"/>
              </w:rPr>
            </w:pPr>
            <w:r w:rsidRPr="0076075D">
              <w:rPr>
                <w:snapToGrid/>
                <w:sz w:val="22"/>
                <w:szCs w:val="22"/>
                <w:lang w:val="vi-VN"/>
              </w:rPr>
              <w:t>Bổ sung API tra cứu hóa đơn trả về chứa thông tin hàng hóa – mục 7.37</w:t>
            </w:r>
          </w:p>
        </w:tc>
      </w:tr>
      <w:tr w:rsidR="00501898" w:rsidRPr="0076075D" w14:paraId="6C4DFE3B" w14:textId="77777777">
        <w:tc>
          <w:tcPr>
            <w:tcW w:w="1260" w:type="dxa"/>
          </w:tcPr>
          <w:p w14:paraId="2BC017BE"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2.33</w:t>
            </w:r>
          </w:p>
        </w:tc>
        <w:tc>
          <w:tcPr>
            <w:tcW w:w="1530" w:type="dxa"/>
          </w:tcPr>
          <w:p w14:paraId="035BA71F"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23/02/2024</w:t>
            </w:r>
          </w:p>
        </w:tc>
        <w:tc>
          <w:tcPr>
            <w:tcW w:w="7200" w:type="dxa"/>
          </w:tcPr>
          <w:p w14:paraId="6E271498" w14:textId="77777777" w:rsidR="00501898" w:rsidRPr="0076075D" w:rsidRDefault="00136181">
            <w:pPr>
              <w:pStyle w:val="NormalIndent"/>
              <w:numPr>
                <w:ilvl w:val="0"/>
                <w:numId w:val="11"/>
              </w:numPr>
              <w:ind w:left="106" w:hanging="106"/>
              <w:rPr>
                <w:snapToGrid/>
                <w:sz w:val="22"/>
                <w:szCs w:val="22"/>
                <w:lang w:val="vi-VN"/>
              </w:rPr>
            </w:pPr>
            <w:r w:rsidRPr="0076075D">
              <w:rPr>
                <w:snapToGrid/>
                <w:sz w:val="22"/>
                <w:szCs w:val="22"/>
                <w:lang w:val="vi-VN"/>
              </w:rPr>
              <w:t>Cập nhật maxlength các thẻ invoiceNote là 500, invoiceNo là 35, invoiceSeries là 25, invoiceSeri là 25</w:t>
            </w:r>
          </w:p>
        </w:tc>
      </w:tr>
      <w:tr w:rsidR="00501898" w:rsidRPr="0076075D" w14:paraId="1922BF06" w14:textId="77777777">
        <w:tc>
          <w:tcPr>
            <w:tcW w:w="1260" w:type="dxa"/>
          </w:tcPr>
          <w:p w14:paraId="071F16BF"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2.34</w:t>
            </w:r>
          </w:p>
        </w:tc>
        <w:tc>
          <w:tcPr>
            <w:tcW w:w="1530" w:type="dxa"/>
          </w:tcPr>
          <w:p w14:paraId="4EB853DC"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15/03/2024</w:t>
            </w:r>
          </w:p>
        </w:tc>
        <w:tc>
          <w:tcPr>
            <w:tcW w:w="7200" w:type="dxa"/>
          </w:tcPr>
          <w:p w14:paraId="1075FACA" w14:textId="77777777" w:rsidR="00501898" w:rsidRPr="0076075D" w:rsidRDefault="00136181">
            <w:pPr>
              <w:pStyle w:val="NormalIndent"/>
              <w:numPr>
                <w:ilvl w:val="0"/>
                <w:numId w:val="11"/>
              </w:numPr>
              <w:ind w:left="106" w:hanging="106"/>
              <w:rPr>
                <w:snapToGrid/>
                <w:sz w:val="22"/>
                <w:szCs w:val="22"/>
                <w:lang w:val="vi-VN"/>
              </w:rPr>
            </w:pPr>
            <w:r w:rsidRPr="0076075D">
              <w:rPr>
                <w:snapToGrid/>
                <w:sz w:val="22"/>
                <w:szCs w:val="22"/>
                <w:lang w:val="vi-VN"/>
              </w:rPr>
              <w:t xml:space="preserve">Nâng cấp API Tra cứu hóa đơn trả về thêm các trường </w:t>
            </w:r>
            <w:r w:rsidRPr="0076075D">
              <w:rPr>
                <w:sz w:val="22"/>
                <w:szCs w:val="22"/>
                <w:lang w:val="vi-VN"/>
              </w:rPr>
              <w:t>buyerUnitName, buyerCode, buyerAddress, exchangeRate và listInfoUpdate – mục 7.37</w:t>
            </w:r>
          </w:p>
        </w:tc>
      </w:tr>
      <w:tr w:rsidR="00501898" w:rsidRPr="0076075D" w14:paraId="77958401" w14:textId="77777777">
        <w:tc>
          <w:tcPr>
            <w:tcW w:w="1260" w:type="dxa"/>
          </w:tcPr>
          <w:p w14:paraId="65070006"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2.35</w:t>
            </w:r>
          </w:p>
        </w:tc>
        <w:tc>
          <w:tcPr>
            <w:tcW w:w="1530" w:type="dxa"/>
          </w:tcPr>
          <w:p w14:paraId="5898E4E2"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05/04/2024</w:t>
            </w:r>
          </w:p>
        </w:tc>
        <w:tc>
          <w:tcPr>
            <w:tcW w:w="7200" w:type="dxa"/>
          </w:tcPr>
          <w:p w14:paraId="7C9191DB" w14:textId="77777777" w:rsidR="00501898" w:rsidRPr="0076075D" w:rsidRDefault="00136181">
            <w:pPr>
              <w:pStyle w:val="NormalIndent"/>
              <w:numPr>
                <w:ilvl w:val="0"/>
                <w:numId w:val="11"/>
              </w:numPr>
              <w:ind w:left="106" w:hanging="106"/>
              <w:rPr>
                <w:snapToGrid/>
                <w:sz w:val="22"/>
                <w:szCs w:val="22"/>
                <w:lang w:val="vi-VN"/>
              </w:rPr>
            </w:pPr>
            <w:r w:rsidRPr="0076075D">
              <w:rPr>
                <w:snapToGrid/>
                <w:sz w:val="22"/>
                <w:szCs w:val="22"/>
                <w:lang w:val="vi-VN"/>
              </w:rPr>
              <w:t>Thêm 2 tham số đầu vào startDate, endDate (không bắt buộc) – mục 7.3, 7.4 và 7.5</w:t>
            </w:r>
          </w:p>
        </w:tc>
      </w:tr>
      <w:tr w:rsidR="00501898" w:rsidRPr="0076075D" w14:paraId="5D46F6A1" w14:textId="77777777">
        <w:tc>
          <w:tcPr>
            <w:tcW w:w="1260" w:type="dxa"/>
          </w:tcPr>
          <w:p w14:paraId="3DF60789"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2.36</w:t>
            </w:r>
          </w:p>
        </w:tc>
        <w:tc>
          <w:tcPr>
            <w:tcW w:w="1530" w:type="dxa"/>
          </w:tcPr>
          <w:p w14:paraId="228BDF46"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08/05/2024</w:t>
            </w:r>
          </w:p>
        </w:tc>
        <w:tc>
          <w:tcPr>
            <w:tcW w:w="7200" w:type="dxa"/>
          </w:tcPr>
          <w:p w14:paraId="6B01455D" w14:textId="77777777" w:rsidR="00501898" w:rsidRPr="0076075D" w:rsidRDefault="00136181">
            <w:pPr>
              <w:pStyle w:val="NormalIndent"/>
              <w:numPr>
                <w:ilvl w:val="0"/>
                <w:numId w:val="11"/>
              </w:numPr>
              <w:ind w:left="106" w:hanging="106"/>
              <w:rPr>
                <w:snapToGrid/>
                <w:sz w:val="22"/>
                <w:szCs w:val="22"/>
              </w:rPr>
            </w:pPr>
            <w:r w:rsidRPr="0076075D">
              <w:rPr>
                <w:snapToGrid/>
                <w:sz w:val="22"/>
                <w:szCs w:val="22"/>
              </w:rPr>
              <w:t xml:space="preserve">Thêm 2 tham số </w:t>
            </w:r>
            <w:r w:rsidRPr="0076075D">
              <w:rPr>
                <w:sz w:val="22"/>
                <w:szCs w:val="22"/>
              </w:rPr>
              <w:t xml:space="preserve">extraName, extraValue </w:t>
            </w:r>
            <w:r w:rsidRPr="0076075D">
              <w:rPr>
                <w:snapToGrid/>
                <w:sz w:val="22"/>
                <w:szCs w:val="22"/>
                <w:lang w:val="vi-VN"/>
              </w:rPr>
              <w:t>(không bắt buộc)</w:t>
            </w:r>
            <w:r w:rsidRPr="0076075D">
              <w:rPr>
                <w:snapToGrid/>
                <w:sz w:val="22"/>
                <w:szCs w:val="22"/>
              </w:rPr>
              <w:t xml:space="preserve"> – mục 6.8, 7.2, 7.15, 7.16, 7.28, 7.29, 7.31, 7.32, 7.33</w:t>
            </w:r>
          </w:p>
          <w:p w14:paraId="2ACEDED2" w14:textId="77777777" w:rsidR="00501898" w:rsidRPr="0076075D" w:rsidRDefault="00136181">
            <w:pPr>
              <w:pStyle w:val="NormalIndent"/>
              <w:numPr>
                <w:ilvl w:val="0"/>
                <w:numId w:val="11"/>
              </w:numPr>
              <w:rPr>
                <w:snapToGrid/>
                <w:sz w:val="22"/>
                <w:szCs w:val="22"/>
              </w:rPr>
            </w:pPr>
            <w:r w:rsidRPr="0076075D">
              <w:rPr>
                <w:snapToGrid/>
                <w:sz w:val="22"/>
                <w:szCs w:val="22"/>
              </w:rPr>
              <w:t xml:space="preserve">Thêm mới API </w:t>
            </w:r>
            <w:r w:rsidRPr="0076075D">
              <w:rPr>
                <w:sz w:val="22"/>
                <w:szCs w:val="22"/>
              </w:rPr>
              <w:t>gửi hóa đơn sang CQT bằng transaction</w:t>
            </w:r>
            <w:r w:rsidRPr="0076075D">
              <w:rPr>
                <w:sz w:val="22"/>
                <w:szCs w:val="22"/>
                <w:lang w:val="vi-VN"/>
              </w:rPr>
              <w:t>U</w:t>
            </w:r>
            <w:r w:rsidRPr="0076075D">
              <w:rPr>
                <w:sz w:val="22"/>
                <w:szCs w:val="22"/>
              </w:rPr>
              <w:t>uid – mục 7.38</w:t>
            </w:r>
          </w:p>
        </w:tc>
      </w:tr>
      <w:tr w:rsidR="00501898" w:rsidRPr="0076075D" w14:paraId="7D295542" w14:textId="77777777">
        <w:tc>
          <w:tcPr>
            <w:tcW w:w="1260" w:type="dxa"/>
          </w:tcPr>
          <w:p w14:paraId="06705E40" w14:textId="77777777" w:rsidR="00501898" w:rsidRPr="0076075D" w:rsidRDefault="00136181">
            <w:pPr>
              <w:spacing w:before="100" w:beforeAutospacing="1" w:after="100" w:afterAutospacing="1" w:line="240" w:lineRule="auto"/>
              <w:ind w:left="0"/>
              <w:contextualSpacing/>
              <w:jc w:val="center"/>
              <w:rPr>
                <w:snapToGrid/>
                <w:sz w:val="22"/>
                <w:szCs w:val="22"/>
                <w:lang w:val="vi-VN"/>
              </w:rPr>
            </w:pPr>
            <w:r w:rsidRPr="0076075D">
              <w:rPr>
                <w:snapToGrid/>
                <w:sz w:val="22"/>
                <w:szCs w:val="22"/>
                <w:lang w:val="vi-VN"/>
              </w:rPr>
              <w:t>2.37</w:t>
            </w:r>
          </w:p>
        </w:tc>
        <w:tc>
          <w:tcPr>
            <w:tcW w:w="1530" w:type="dxa"/>
          </w:tcPr>
          <w:p w14:paraId="1FDC75F9"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30/05/2024</w:t>
            </w:r>
          </w:p>
        </w:tc>
        <w:tc>
          <w:tcPr>
            <w:tcW w:w="7200" w:type="dxa"/>
          </w:tcPr>
          <w:p w14:paraId="67A69830" w14:textId="77777777" w:rsidR="00501898" w:rsidRPr="0076075D" w:rsidRDefault="00136181">
            <w:pPr>
              <w:pStyle w:val="StyleHeading2l2H2h21TimesNewRoman14pt"/>
              <w:numPr>
                <w:ilvl w:val="0"/>
                <w:numId w:val="11"/>
              </w:numPr>
              <w:rPr>
                <w:b w:val="0"/>
                <w:snapToGrid/>
                <w:color w:val="000000"/>
                <w:sz w:val="22"/>
                <w:szCs w:val="22"/>
              </w:rPr>
            </w:pPr>
            <w:r w:rsidRPr="0076075D">
              <w:rPr>
                <w:b w:val="0"/>
                <w:snapToGrid/>
                <w:color w:val="000000"/>
                <w:sz w:val="22"/>
                <w:szCs w:val="22"/>
              </w:rPr>
              <w:t>Thêm API 7.39 Tra cứu hóa đơn trả về chứa thông tin hàng hóa (UTC + 7)</w:t>
            </w:r>
          </w:p>
        </w:tc>
      </w:tr>
      <w:tr w:rsidR="00501898" w:rsidRPr="0076075D" w14:paraId="641D1DFC" w14:textId="77777777">
        <w:tc>
          <w:tcPr>
            <w:tcW w:w="1260" w:type="dxa"/>
          </w:tcPr>
          <w:p w14:paraId="35B8AD6D"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2.38</w:t>
            </w:r>
          </w:p>
        </w:tc>
        <w:tc>
          <w:tcPr>
            <w:tcW w:w="1530" w:type="dxa"/>
          </w:tcPr>
          <w:p w14:paraId="08E21088"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28/08/2024</w:t>
            </w:r>
          </w:p>
        </w:tc>
        <w:tc>
          <w:tcPr>
            <w:tcW w:w="7200" w:type="dxa"/>
          </w:tcPr>
          <w:p w14:paraId="63A0F464" w14:textId="77777777" w:rsidR="00501898" w:rsidRPr="0076075D" w:rsidRDefault="00136181">
            <w:pPr>
              <w:pStyle w:val="StyleHeading2l2H2h21TimesNewRoman14pt"/>
              <w:numPr>
                <w:ilvl w:val="0"/>
                <w:numId w:val="11"/>
              </w:numPr>
              <w:ind w:left="106" w:hanging="106"/>
              <w:rPr>
                <w:b w:val="0"/>
                <w:snapToGrid/>
                <w:color w:val="000000"/>
                <w:sz w:val="22"/>
                <w:szCs w:val="22"/>
              </w:rPr>
            </w:pPr>
            <w:r w:rsidRPr="0076075D">
              <w:rPr>
                <w:b w:val="0"/>
                <w:snapToGrid/>
                <w:color w:val="000000"/>
                <w:sz w:val="22"/>
                <w:szCs w:val="22"/>
              </w:rPr>
              <w:t xml:space="preserve">Bỏ tham số </w:t>
            </w:r>
            <w:r w:rsidRPr="0076075D">
              <w:rPr>
                <w:sz w:val="22"/>
                <w:szCs w:val="22"/>
              </w:rPr>
              <w:t xml:space="preserve">sumOfTotalLineAmountWithoutTax </w:t>
            </w:r>
            <w:r w:rsidRPr="0076075D">
              <w:rPr>
                <w:b w:val="0"/>
                <w:sz w:val="22"/>
                <w:szCs w:val="22"/>
              </w:rPr>
              <w:t>thuộc SummarizeInfo – mục 6.8</w:t>
            </w:r>
          </w:p>
          <w:p w14:paraId="30CC8901" w14:textId="77777777" w:rsidR="00501898" w:rsidRPr="0076075D" w:rsidRDefault="00136181">
            <w:pPr>
              <w:pStyle w:val="StyleHeading2l2H2h21TimesNewRoman14pt"/>
              <w:numPr>
                <w:ilvl w:val="0"/>
                <w:numId w:val="11"/>
              </w:numPr>
              <w:ind w:left="106" w:hanging="106"/>
              <w:rPr>
                <w:b w:val="0"/>
                <w:snapToGrid/>
                <w:color w:val="000000"/>
                <w:sz w:val="22"/>
                <w:szCs w:val="22"/>
              </w:rPr>
            </w:pPr>
            <w:r w:rsidRPr="0076075D">
              <w:rPr>
                <w:b w:val="0"/>
                <w:snapToGrid/>
                <w:color w:val="000000"/>
                <w:sz w:val="22"/>
                <w:szCs w:val="22"/>
              </w:rPr>
              <w:t xml:space="preserve">Bổ sung tham số </w:t>
            </w:r>
            <w:r w:rsidRPr="0076075D">
              <w:rPr>
                <w:sz w:val="22"/>
                <w:szCs w:val="22"/>
              </w:rPr>
              <w:t xml:space="preserve">totalAmountAfterDiscount </w:t>
            </w:r>
            <w:r w:rsidRPr="0076075D">
              <w:rPr>
                <w:b w:val="0"/>
                <w:sz w:val="22"/>
                <w:szCs w:val="22"/>
              </w:rPr>
              <w:t>thuộc SummarizeInfo</w:t>
            </w:r>
            <w:r w:rsidRPr="0076075D">
              <w:rPr>
                <w:sz w:val="22"/>
                <w:szCs w:val="22"/>
              </w:rPr>
              <w:t xml:space="preserve"> </w:t>
            </w:r>
            <w:r w:rsidRPr="0076075D">
              <w:rPr>
                <w:b w:val="0"/>
                <w:sz w:val="22"/>
                <w:szCs w:val="22"/>
              </w:rPr>
              <w:t>– mục 6.8</w:t>
            </w:r>
          </w:p>
          <w:p w14:paraId="31B0BBB0" w14:textId="77777777" w:rsidR="00501898" w:rsidRPr="0076075D" w:rsidRDefault="00136181">
            <w:pPr>
              <w:pStyle w:val="StyleHeading2l2H2h21TimesNewRoman14pt"/>
              <w:numPr>
                <w:ilvl w:val="0"/>
                <w:numId w:val="11"/>
              </w:numPr>
              <w:ind w:left="106" w:hanging="106"/>
              <w:rPr>
                <w:b w:val="0"/>
                <w:snapToGrid/>
                <w:color w:val="000000"/>
                <w:sz w:val="22"/>
                <w:szCs w:val="22"/>
              </w:rPr>
            </w:pPr>
            <w:r w:rsidRPr="0076075D">
              <w:rPr>
                <w:b w:val="0"/>
                <w:snapToGrid/>
                <w:color w:val="000000"/>
                <w:sz w:val="22"/>
                <w:szCs w:val="22"/>
              </w:rPr>
              <w:t xml:space="preserve">Thêm trường qrcode và otherTax vào mục 6.2 </w:t>
            </w:r>
            <w:r w:rsidRPr="0076075D">
              <w:rPr>
                <w:sz w:val="22"/>
                <w:szCs w:val="22"/>
              </w:rPr>
              <w:t>generalInvoiceInfo</w:t>
            </w:r>
          </w:p>
        </w:tc>
      </w:tr>
      <w:tr w:rsidR="00501898" w:rsidRPr="0076075D" w14:paraId="12749AA6" w14:textId="77777777">
        <w:tc>
          <w:tcPr>
            <w:tcW w:w="1260" w:type="dxa"/>
          </w:tcPr>
          <w:p w14:paraId="4C143E96"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2.39</w:t>
            </w:r>
          </w:p>
        </w:tc>
        <w:tc>
          <w:tcPr>
            <w:tcW w:w="1530" w:type="dxa"/>
          </w:tcPr>
          <w:p w14:paraId="3FB1EBDD"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18/09/2024</w:t>
            </w:r>
          </w:p>
        </w:tc>
        <w:tc>
          <w:tcPr>
            <w:tcW w:w="7200" w:type="dxa"/>
          </w:tcPr>
          <w:p w14:paraId="27B2624A" w14:textId="77777777" w:rsidR="00501898" w:rsidRPr="0076075D" w:rsidRDefault="00136181">
            <w:pPr>
              <w:pStyle w:val="StyleHeading2l2H2h21TimesNewRoman14pt"/>
              <w:numPr>
                <w:ilvl w:val="0"/>
                <w:numId w:val="11"/>
              </w:numPr>
              <w:ind w:left="106" w:hanging="106"/>
              <w:rPr>
                <w:b w:val="0"/>
                <w:snapToGrid/>
                <w:color w:val="000000"/>
                <w:sz w:val="22"/>
                <w:szCs w:val="22"/>
              </w:rPr>
            </w:pPr>
            <w:r w:rsidRPr="0076075D">
              <w:rPr>
                <w:b w:val="0"/>
                <w:color w:val="000000"/>
                <w:sz w:val="22"/>
                <w:szCs w:val="22"/>
              </w:rPr>
              <w:t xml:space="preserve">Nâng cấp </w:t>
            </w:r>
            <w:r w:rsidRPr="0076075D">
              <w:rPr>
                <w:sz w:val="22"/>
                <w:szCs w:val="22"/>
              </w:rPr>
              <w:t>sellerBankAccount</w:t>
            </w:r>
            <w:r w:rsidRPr="0076075D">
              <w:rPr>
                <w:b w:val="0"/>
                <w:color w:val="000000"/>
                <w:sz w:val="22"/>
                <w:szCs w:val="22"/>
              </w:rPr>
              <w:t xml:space="preserve"> tối đa 30 ký tự - mục 6.3</w:t>
            </w:r>
          </w:p>
          <w:p w14:paraId="01718508" w14:textId="77777777" w:rsidR="00501898" w:rsidRPr="0076075D" w:rsidRDefault="00136181">
            <w:pPr>
              <w:pStyle w:val="StyleHeading2l2H2h21TimesNewRoman14pt"/>
              <w:numPr>
                <w:ilvl w:val="0"/>
                <w:numId w:val="11"/>
              </w:numPr>
              <w:ind w:left="106" w:hanging="106"/>
              <w:rPr>
                <w:b w:val="0"/>
                <w:snapToGrid/>
                <w:color w:val="000000"/>
                <w:sz w:val="22"/>
                <w:szCs w:val="22"/>
              </w:rPr>
            </w:pPr>
            <w:r w:rsidRPr="0076075D">
              <w:rPr>
                <w:b w:val="0"/>
                <w:color w:val="000000"/>
                <w:sz w:val="22"/>
                <w:szCs w:val="22"/>
              </w:rPr>
              <w:t xml:space="preserve">Nâng cấp </w:t>
            </w:r>
            <w:r w:rsidRPr="0076075D">
              <w:rPr>
                <w:sz w:val="22"/>
                <w:szCs w:val="22"/>
              </w:rPr>
              <w:t>buyerBankAccount</w:t>
            </w:r>
            <w:r w:rsidRPr="0076075D">
              <w:rPr>
                <w:b w:val="0"/>
                <w:color w:val="000000"/>
                <w:sz w:val="22"/>
                <w:szCs w:val="22"/>
              </w:rPr>
              <w:t xml:space="preserve"> tối đa 30 ký tự - mục 6.4</w:t>
            </w:r>
          </w:p>
          <w:p w14:paraId="7B0936B4" w14:textId="77777777" w:rsidR="00501898" w:rsidRPr="0076075D" w:rsidRDefault="00136181">
            <w:pPr>
              <w:pStyle w:val="StyleHeading2l2H2h21TimesNewRoman14pt"/>
              <w:numPr>
                <w:ilvl w:val="0"/>
                <w:numId w:val="11"/>
              </w:numPr>
              <w:ind w:left="106" w:hanging="106"/>
              <w:rPr>
                <w:b w:val="0"/>
                <w:snapToGrid/>
                <w:color w:val="000000"/>
                <w:sz w:val="22"/>
                <w:szCs w:val="22"/>
              </w:rPr>
            </w:pPr>
            <w:r w:rsidRPr="0076075D">
              <w:rPr>
                <w:b w:val="0"/>
                <w:color w:val="000000"/>
                <w:sz w:val="22"/>
                <w:szCs w:val="22"/>
              </w:rPr>
              <w:t xml:space="preserve">Nâng cấp </w:t>
            </w:r>
            <w:r w:rsidRPr="0076075D">
              <w:rPr>
                <w:sz w:val="22"/>
                <w:szCs w:val="22"/>
              </w:rPr>
              <w:t>previousIndex, currentIndex, factor, amount</w:t>
            </w:r>
            <w:r w:rsidRPr="0076075D">
              <w:rPr>
                <w:b w:val="0"/>
                <w:color w:val="000000"/>
                <w:sz w:val="22"/>
                <w:szCs w:val="22"/>
              </w:rPr>
              <w:t xml:space="preserve"> định dạng số - mục 6.10</w:t>
            </w:r>
          </w:p>
          <w:p w14:paraId="2B849D71" w14:textId="77777777" w:rsidR="00501898" w:rsidRPr="0076075D" w:rsidRDefault="00136181">
            <w:pPr>
              <w:pStyle w:val="StyleHeading2l2H2h21TimesNewRoman14pt"/>
              <w:numPr>
                <w:ilvl w:val="0"/>
                <w:numId w:val="11"/>
              </w:numPr>
              <w:ind w:left="106" w:hanging="106"/>
              <w:rPr>
                <w:rStyle w:val="Strong"/>
                <w:snapToGrid/>
                <w:color w:val="000000"/>
                <w:sz w:val="22"/>
                <w:szCs w:val="22"/>
              </w:rPr>
            </w:pPr>
            <w:r w:rsidRPr="0076075D">
              <w:rPr>
                <w:b w:val="0"/>
                <w:color w:val="000000"/>
                <w:sz w:val="22"/>
                <w:szCs w:val="22"/>
              </w:rPr>
              <w:t xml:space="preserve">Sửa đối với hoá đơn TT78: hàng hoá tính chất Phí khác: không sinh STT, </w:t>
            </w:r>
            <w:r w:rsidRPr="0076075D">
              <w:rPr>
                <w:rStyle w:val="Strong"/>
                <w:color w:val="000000"/>
                <w:sz w:val="22"/>
                <w:szCs w:val="22"/>
              </w:rPr>
              <w:t>không được truyền unitPrice, quantity – mục 6.6</w:t>
            </w:r>
          </w:p>
          <w:p w14:paraId="1998B56B" w14:textId="77777777" w:rsidR="00501898" w:rsidRPr="0076075D" w:rsidRDefault="00136181">
            <w:pPr>
              <w:pStyle w:val="StyleHeading2l2H2h21TimesNewRoman14pt"/>
              <w:numPr>
                <w:ilvl w:val="0"/>
                <w:numId w:val="11"/>
              </w:numPr>
              <w:ind w:left="106" w:hanging="106"/>
              <w:rPr>
                <w:b w:val="0"/>
                <w:snapToGrid/>
                <w:color w:val="000000"/>
                <w:sz w:val="22"/>
                <w:szCs w:val="22"/>
              </w:rPr>
            </w:pPr>
            <w:r w:rsidRPr="0076075D">
              <w:rPr>
                <w:b w:val="0"/>
                <w:color w:val="000000"/>
                <w:sz w:val="22"/>
                <w:szCs w:val="22"/>
              </w:rPr>
              <w:t xml:space="preserve">Sửa đối với hoá đơn TT32: hàng hoá tính chất Phí khác: không sinh STT, không bắt buộc truyền </w:t>
            </w:r>
            <w:r w:rsidRPr="0076075D">
              <w:rPr>
                <w:rStyle w:val="Strong"/>
                <w:color w:val="000000"/>
                <w:sz w:val="22"/>
                <w:szCs w:val="22"/>
              </w:rPr>
              <w:t>unitPrice, quantity – mục 6.6</w:t>
            </w:r>
          </w:p>
        </w:tc>
      </w:tr>
      <w:tr w:rsidR="00501898" w:rsidRPr="0076075D" w14:paraId="527D6A96" w14:textId="77777777">
        <w:tc>
          <w:tcPr>
            <w:tcW w:w="1260" w:type="dxa"/>
          </w:tcPr>
          <w:p w14:paraId="1E5D7E71"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lastRenderedPageBreak/>
              <w:t>2.40</w:t>
            </w:r>
          </w:p>
        </w:tc>
        <w:tc>
          <w:tcPr>
            <w:tcW w:w="1530" w:type="dxa"/>
          </w:tcPr>
          <w:p w14:paraId="03C86802"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11/11/2024</w:t>
            </w:r>
          </w:p>
        </w:tc>
        <w:tc>
          <w:tcPr>
            <w:tcW w:w="7200" w:type="dxa"/>
          </w:tcPr>
          <w:p w14:paraId="3A4AB59F" w14:textId="77777777" w:rsidR="00501898" w:rsidRPr="0076075D" w:rsidRDefault="00136181">
            <w:pPr>
              <w:pStyle w:val="wordsection1"/>
              <w:numPr>
                <w:ilvl w:val="0"/>
                <w:numId w:val="11"/>
              </w:numPr>
              <w:spacing w:before="0" w:beforeAutospacing="0" w:after="0" w:afterAutospacing="0"/>
              <w:rPr>
                <w:sz w:val="22"/>
                <w:szCs w:val="22"/>
              </w:rPr>
            </w:pPr>
            <w:r w:rsidRPr="0076075D">
              <w:rPr>
                <w:sz w:val="22"/>
                <w:szCs w:val="22"/>
              </w:rPr>
              <w:t>Nâng cấp API 7.6Tra cứu hóa đơn, 7.13 Cung cấp danh sách hóa đơn theo khoảng thời gian, 7.35 Tra cứu hóa đơn trả về chứa thông tin hàng hóa, 7.37 Tra cứu hóa đơn trả về chứa thông tin hàng hóa (UTC + 7):</w:t>
            </w:r>
          </w:p>
          <w:p w14:paraId="5F2664A2" w14:textId="77777777" w:rsidR="00501898" w:rsidRPr="0076075D" w:rsidRDefault="00501898">
            <w:pPr>
              <w:pStyle w:val="wordsection1"/>
              <w:spacing w:before="0" w:beforeAutospacing="0" w:after="0" w:afterAutospacing="0"/>
              <w:ind w:left="360"/>
              <w:rPr>
                <w:sz w:val="22"/>
                <w:szCs w:val="22"/>
              </w:rPr>
            </w:pPr>
          </w:p>
          <w:p w14:paraId="5EEF8CD1" w14:textId="77777777" w:rsidR="00501898" w:rsidRPr="0076075D" w:rsidRDefault="00136181">
            <w:pPr>
              <w:pStyle w:val="wordsection1"/>
              <w:spacing w:before="0" w:beforeAutospacing="0" w:after="0" w:afterAutospacing="0"/>
              <w:rPr>
                <w:sz w:val="22"/>
                <w:szCs w:val="22"/>
              </w:rPr>
            </w:pPr>
            <w:r w:rsidRPr="0076075D">
              <w:rPr>
                <w:b/>
                <w:sz w:val="22"/>
                <w:szCs w:val="22"/>
              </w:rPr>
              <w:t xml:space="preserve"> +</w:t>
            </w:r>
            <w:r w:rsidRPr="0076075D">
              <w:rPr>
                <w:sz w:val="22"/>
                <w:szCs w:val="22"/>
              </w:rPr>
              <w:t xml:space="preserve">Bổ sung tìm kiếm theo “adjustmentType”: Trạng thái điều chỉnh hóa đơn: </w:t>
            </w:r>
          </w:p>
          <w:p w14:paraId="26FA1255" w14:textId="77777777" w:rsidR="00501898" w:rsidRPr="0076075D" w:rsidRDefault="00136181">
            <w:pPr>
              <w:spacing w:before="0"/>
              <w:ind w:left="0"/>
              <w:jc w:val="both"/>
              <w:rPr>
                <w:sz w:val="22"/>
                <w:szCs w:val="22"/>
                <w:lang w:val="vi-VN"/>
              </w:rPr>
            </w:pPr>
            <w:r w:rsidRPr="0076075D">
              <w:rPr>
                <w:sz w:val="22"/>
                <w:szCs w:val="22"/>
              </w:rPr>
              <w:t xml:space="preserve">1: Hóa đơn gốc </w:t>
            </w:r>
            <w:r w:rsidRPr="0076075D">
              <w:rPr>
                <w:sz w:val="22"/>
                <w:szCs w:val="22"/>
                <w:lang w:val="vi-VN"/>
              </w:rPr>
              <w:t>(hóa đơn đã phát hành, hóa đơn bị điều chỉnh, hóa đơn bị thay thế)</w:t>
            </w:r>
          </w:p>
          <w:p w14:paraId="629E09A3" w14:textId="77777777" w:rsidR="00501898" w:rsidRPr="0076075D" w:rsidRDefault="00136181">
            <w:pPr>
              <w:spacing w:before="0"/>
              <w:ind w:left="0"/>
              <w:jc w:val="both"/>
              <w:rPr>
                <w:sz w:val="22"/>
                <w:szCs w:val="22"/>
                <w:lang w:val="vi-VN"/>
              </w:rPr>
            </w:pPr>
            <w:r w:rsidRPr="0076075D">
              <w:rPr>
                <w:sz w:val="22"/>
                <w:szCs w:val="22"/>
                <w:lang w:val="vi-VN"/>
              </w:rPr>
              <w:t xml:space="preserve">3: Hóa đơn thay thế </w:t>
            </w:r>
          </w:p>
          <w:p w14:paraId="63E4AC59" w14:textId="77777777" w:rsidR="00501898" w:rsidRPr="0076075D" w:rsidRDefault="00136181">
            <w:pPr>
              <w:spacing w:before="0"/>
              <w:ind w:left="0"/>
              <w:jc w:val="both"/>
              <w:rPr>
                <w:sz w:val="22"/>
                <w:szCs w:val="22"/>
                <w:lang w:val="vi-VN"/>
              </w:rPr>
            </w:pPr>
            <w:r w:rsidRPr="0076075D">
              <w:rPr>
                <w:sz w:val="22"/>
                <w:szCs w:val="22"/>
                <w:lang w:val="vi-VN"/>
              </w:rPr>
              <w:t>5: Hóa đơn điều chỉnh thông tin</w:t>
            </w:r>
          </w:p>
          <w:p w14:paraId="56B4AF04" w14:textId="77777777" w:rsidR="00501898" w:rsidRPr="0076075D" w:rsidRDefault="00136181">
            <w:pPr>
              <w:spacing w:before="0"/>
              <w:ind w:left="0"/>
              <w:jc w:val="both"/>
              <w:rPr>
                <w:sz w:val="22"/>
                <w:szCs w:val="22"/>
                <w:lang w:val="vi-VN"/>
              </w:rPr>
            </w:pPr>
            <w:r w:rsidRPr="0076075D">
              <w:rPr>
                <w:sz w:val="22"/>
                <w:szCs w:val="22"/>
                <w:lang w:val="vi-VN"/>
              </w:rPr>
              <w:t>7: Hóa đơn xóa bỏ</w:t>
            </w:r>
          </w:p>
          <w:p w14:paraId="6CAB20BD" w14:textId="77777777" w:rsidR="00501898" w:rsidRPr="0076075D" w:rsidRDefault="00136181">
            <w:pPr>
              <w:spacing w:before="0"/>
              <w:ind w:left="0"/>
              <w:jc w:val="both"/>
              <w:rPr>
                <w:sz w:val="22"/>
                <w:szCs w:val="22"/>
                <w:lang w:val="vi-VN"/>
              </w:rPr>
            </w:pPr>
            <w:r w:rsidRPr="0076075D">
              <w:rPr>
                <w:sz w:val="22"/>
                <w:szCs w:val="22"/>
                <w:lang w:val="vi-VN"/>
              </w:rPr>
              <w:t>9: Hóa đơn điều chỉnh tiề</w:t>
            </w:r>
          </w:p>
          <w:p w14:paraId="7C13EF43" w14:textId="77777777" w:rsidR="00501898" w:rsidRPr="0076075D" w:rsidRDefault="00136181">
            <w:pPr>
              <w:spacing w:before="0"/>
              <w:ind w:left="0"/>
              <w:jc w:val="both"/>
              <w:rPr>
                <w:sz w:val="22"/>
                <w:szCs w:val="22"/>
                <w:lang w:val="vi-VN"/>
              </w:rPr>
            </w:pPr>
            <w:r w:rsidRPr="0076075D">
              <w:rPr>
                <w:sz w:val="22"/>
                <w:szCs w:val="22"/>
                <w:lang w:val="vi-VN"/>
              </w:rPr>
              <w:t>*Không truyền sẽ trả tất cả</w:t>
            </w:r>
          </w:p>
          <w:p w14:paraId="23CEE03E" w14:textId="77777777" w:rsidR="00501898" w:rsidRPr="0076075D" w:rsidRDefault="00136181">
            <w:pPr>
              <w:pStyle w:val="StyleHeading2l2H2h21TimesNewRoman14pt"/>
              <w:numPr>
                <w:ilvl w:val="0"/>
                <w:numId w:val="12"/>
              </w:numPr>
              <w:ind w:left="376"/>
              <w:rPr>
                <w:sz w:val="22"/>
                <w:szCs w:val="22"/>
                <w:lang w:val="vi-VN"/>
              </w:rPr>
            </w:pPr>
            <w:r w:rsidRPr="0076075D">
              <w:rPr>
                <w:b w:val="0"/>
                <w:sz w:val="22"/>
                <w:szCs w:val="22"/>
                <w:lang w:val="vi-VN"/>
              </w:rPr>
              <w:t>Trả output thêm thông tin “</w:t>
            </w:r>
            <w:r w:rsidRPr="0076075D">
              <w:rPr>
                <w:b w:val="0"/>
                <w:sz w:val="22"/>
                <w:szCs w:val="22"/>
                <w:lang w:val="vi-VN" w:eastAsia="en-AU"/>
              </w:rPr>
              <w:t>originalInvoiceID” :Thông tin hóa đơn gốc</w:t>
            </w:r>
          </w:p>
        </w:tc>
      </w:tr>
      <w:tr w:rsidR="00501898" w:rsidRPr="0076075D" w14:paraId="740CB7AF" w14:textId="77777777">
        <w:tc>
          <w:tcPr>
            <w:tcW w:w="1260" w:type="dxa"/>
          </w:tcPr>
          <w:p w14:paraId="306EE1F2"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2.44</w:t>
            </w:r>
          </w:p>
        </w:tc>
        <w:tc>
          <w:tcPr>
            <w:tcW w:w="1530" w:type="dxa"/>
          </w:tcPr>
          <w:p w14:paraId="28DED882"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t>25/05/2025</w:t>
            </w:r>
          </w:p>
        </w:tc>
        <w:tc>
          <w:tcPr>
            <w:tcW w:w="7200" w:type="dxa"/>
          </w:tcPr>
          <w:p w14:paraId="0824B3AB" w14:textId="77777777" w:rsidR="00501898" w:rsidRPr="0076075D" w:rsidRDefault="00136181">
            <w:pPr>
              <w:spacing w:before="100" w:beforeAutospacing="1" w:after="100" w:afterAutospacing="1"/>
              <w:contextualSpacing/>
              <w:jc w:val="both"/>
              <w:rPr>
                <w:snapToGrid/>
                <w:sz w:val="22"/>
                <w:szCs w:val="22"/>
              </w:rPr>
            </w:pPr>
            <w:r w:rsidRPr="0076075D">
              <w:rPr>
                <w:sz w:val="22"/>
                <w:szCs w:val="22"/>
              </w:rPr>
              <w:t xml:space="preserve">Cập nhật API phát hành hóa dơn theo nghị định 70 </w:t>
            </w:r>
          </w:p>
          <w:p w14:paraId="030D62B1" w14:textId="77777777" w:rsidR="00501898" w:rsidRPr="0076075D" w:rsidRDefault="00136181">
            <w:pPr>
              <w:pStyle w:val="ListParagraph"/>
              <w:numPr>
                <w:ilvl w:val="0"/>
                <w:numId w:val="13"/>
              </w:numPr>
              <w:snapToGrid w:val="0"/>
              <w:spacing w:before="100" w:beforeAutospacing="1" w:after="100" w:afterAutospacing="1"/>
              <w:contextualSpacing/>
              <w:jc w:val="both"/>
              <w:rPr>
                <w:rFonts w:ascii="Times New Roman" w:hAnsi="Times New Roman"/>
              </w:rPr>
            </w:pPr>
            <w:r w:rsidRPr="0076075D">
              <w:rPr>
                <w:rFonts w:ascii="Times New Roman" w:hAnsi="Times New Roman"/>
              </w:rPr>
              <w:t>Thông tin người bản bổ sung</w:t>
            </w:r>
          </w:p>
          <w:p w14:paraId="338FE34A" w14:textId="77777777" w:rsidR="00501898" w:rsidRPr="0076075D" w:rsidRDefault="00136181">
            <w:pPr>
              <w:pStyle w:val="ListParagraph"/>
              <w:spacing w:before="100" w:beforeAutospacing="1" w:after="100" w:afterAutospacing="1"/>
              <w:jc w:val="both"/>
              <w:rPr>
                <w:rFonts w:ascii="Times New Roman" w:hAnsi="Times New Roman"/>
              </w:rPr>
            </w:pPr>
            <w:r w:rsidRPr="0076075D">
              <w:rPr>
                <w:rFonts w:ascii="Times New Roman" w:hAnsi="Times New Roman"/>
              </w:rPr>
              <w:t xml:space="preserve">+ Tên của hàng, không bắt buộc </w:t>
            </w:r>
          </w:p>
          <w:p w14:paraId="320F5033" w14:textId="77777777" w:rsidR="00501898" w:rsidRPr="0076075D" w:rsidRDefault="00136181">
            <w:pPr>
              <w:pStyle w:val="ListParagraph"/>
              <w:spacing w:before="100" w:beforeAutospacing="1" w:after="100" w:afterAutospacing="1"/>
              <w:jc w:val="both"/>
              <w:rPr>
                <w:rFonts w:ascii="Times New Roman" w:hAnsi="Times New Roman"/>
              </w:rPr>
            </w:pPr>
            <w:r w:rsidRPr="0076075D">
              <w:rPr>
                <w:rFonts w:ascii="Times New Roman" w:hAnsi="Times New Roman"/>
              </w:rPr>
              <w:t>+ mã của hàng, không bắt buộc</w:t>
            </w:r>
          </w:p>
          <w:p w14:paraId="1084757E" w14:textId="77777777" w:rsidR="00501898" w:rsidRPr="0076075D" w:rsidRDefault="00136181">
            <w:pPr>
              <w:pStyle w:val="ListParagraph"/>
              <w:numPr>
                <w:ilvl w:val="0"/>
                <w:numId w:val="14"/>
              </w:numPr>
              <w:snapToGrid w:val="0"/>
              <w:spacing w:before="100" w:beforeAutospacing="1" w:after="100" w:afterAutospacing="1"/>
              <w:contextualSpacing/>
              <w:jc w:val="both"/>
              <w:rPr>
                <w:rFonts w:ascii="Times New Roman" w:hAnsi="Times New Roman"/>
              </w:rPr>
            </w:pPr>
            <w:r w:rsidRPr="0076075D">
              <w:rPr>
                <w:rFonts w:ascii="Times New Roman" w:hAnsi="Times New Roman"/>
              </w:rPr>
              <w:t>Thông tin người mua bổ sung</w:t>
            </w:r>
          </w:p>
          <w:p w14:paraId="449C28C2" w14:textId="77777777" w:rsidR="00501898" w:rsidRPr="0076075D" w:rsidRDefault="00136181">
            <w:pPr>
              <w:pStyle w:val="ListParagraph"/>
              <w:spacing w:before="100" w:beforeAutospacing="1" w:after="100" w:afterAutospacing="1"/>
              <w:jc w:val="both"/>
              <w:rPr>
                <w:rFonts w:ascii="Times New Roman" w:hAnsi="Times New Roman"/>
              </w:rPr>
            </w:pPr>
            <w:r w:rsidRPr="0076075D">
              <w:rPr>
                <w:rFonts w:ascii="Times New Roman" w:hAnsi="Times New Roman"/>
              </w:rPr>
              <w:t>+ Mã quan hệ ngân sách, không bắt buộc</w:t>
            </w:r>
          </w:p>
          <w:p w14:paraId="35D466FB" w14:textId="77777777" w:rsidR="00501898" w:rsidRPr="0076075D" w:rsidRDefault="00136181">
            <w:pPr>
              <w:pStyle w:val="ListParagraph"/>
              <w:numPr>
                <w:ilvl w:val="0"/>
                <w:numId w:val="14"/>
              </w:numPr>
              <w:snapToGrid w:val="0"/>
              <w:spacing w:before="100" w:beforeAutospacing="1" w:after="100" w:afterAutospacing="1"/>
              <w:contextualSpacing/>
              <w:jc w:val="both"/>
              <w:rPr>
                <w:rFonts w:ascii="Times New Roman" w:hAnsi="Times New Roman"/>
              </w:rPr>
            </w:pPr>
            <w:r w:rsidRPr="0076075D">
              <w:rPr>
                <w:rFonts w:ascii="Times New Roman" w:hAnsi="Times New Roman"/>
              </w:rPr>
              <w:t>Thông tin hàng hóa , nếu không phải hàng hóa dặc thù thì không bắt buộc, không cần thay đổi (Xe máy, xe oto, dịch vụ vận chuyển, dich vụ vận chuyển trên nền tảng số)</w:t>
            </w:r>
          </w:p>
          <w:p w14:paraId="307F701E" w14:textId="77777777" w:rsidR="00501898" w:rsidRPr="0076075D" w:rsidRDefault="00136181">
            <w:pPr>
              <w:pStyle w:val="ListParagraph"/>
              <w:spacing w:before="100" w:beforeAutospacing="1" w:after="100" w:afterAutospacing="1"/>
              <w:jc w:val="both"/>
              <w:rPr>
                <w:rFonts w:ascii="Times New Roman" w:hAnsi="Times New Roman"/>
              </w:rPr>
            </w:pPr>
            <w:r w:rsidRPr="0076075D">
              <w:rPr>
                <w:rFonts w:ascii="Times New Roman" w:hAnsi="Times New Roman"/>
              </w:rPr>
              <w:t xml:space="preserve">+ Tính chất hàng hóa đặc thù </w:t>
            </w:r>
          </w:p>
          <w:p w14:paraId="23FD0CEF" w14:textId="77777777" w:rsidR="00501898" w:rsidRPr="0076075D" w:rsidRDefault="00136181">
            <w:pPr>
              <w:pStyle w:val="ListParagraph"/>
              <w:spacing w:before="100" w:beforeAutospacing="1" w:after="100" w:afterAutospacing="1"/>
              <w:jc w:val="both"/>
              <w:rPr>
                <w:rFonts w:ascii="Times New Roman" w:hAnsi="Times New Roman"/>
              </w:rPr>
            </w:pPr>
            <w:r w:rsidRPr="0076075D">
              <w:rPr>
                <w:rFonts w:ascii="Times New Roman" w:hAnsi="Times New Roman"/>
              </w:rPr>
              <w:t>+ Loại hàng hóa đặc thù</w:t>
            </w:r>
          </w:p>
          <w:p w14:paraId="3DE60517" w14:textId="77777777" w:rsidR="00501898" w:rsidRPr="0076075D" w:rsidRDefault="00136181">
            <w:pPr>
              <w:pStyle w:val="ListParagraph"/>
              <w:spacing w:before="100" w:beforeAutospacing="1" w:after="100" w:afterAutospacing="1"/>
              <w:jc w:val="both"/>
              <w:rPr>
                <w:rFonts w:ascii="Times New Roman" w:hAnsi="Times New Roman"/>
              </w:rPr>
            </w:pPr>
            <w:r w:rsidRPr="0076075D">
              <w:rPr>
                <w:rFonts w:ascii="Times New Roman" w:hAnsi="Times New Roman"/>
              </w:rPr>
              <w:t>+ các thông tin của hàng hóa đặc thù</w:t>
            </w:r>
          </w:p>
          <w:p w14:paraId="3C5E1C25" w14:textId="77777777" w:rsidR="00501898" w:rsidRPr="0076075D" w:rsidRDefault="00136181">
            <w:pPr>
              <w:pStyle w:val="ListParagraph"/>
              <w:numPr>
                <w:ilvl w:val="0"/>
                <w:numId w:val="14"/>
              </w:numPr>
              <w:snapToGrid w:val="0"/>
              <w:spacing w:before="100" w:beforeAutospacing="1" w:after="100" w:afterAutospacing="1"/>
              <w:contextualSpacing/>
              <w:jc w:val="both"/>
              <w:rPr>
                <w:rFonts w:ascii="Times New Roman" w:hAnsi="Times New Roman"/>
              </w:rPr>
            </w:pPr>
            <w:r w:rsidRPr="0076075D">
              <w:rPr>
                <w:rFonts w:ascii="Times New Roman" w:hAnsi="Times New Roman"/>
              </w:rPr>
              <w:t>Thông tin chun generalInvoiceInfog bổ sung</w:t>
            </w:r>
          </w:p>
          <w:p w14:paraId="016A9AA7" w14:textId="77777777" w:rsidR="00501898" w:rsidRPr="0076075D" w:rsidRDefault="00136181">
            <w:pPr>
              <w:pStyle w:val="ListParagraph"/>
              <w:spacing w:before="100" w:beforeAutospacing="1" w:after="100" w:afterAutospacing="1"/>
              <w:jc w:val="both"/>
              <w:rPr>
                <w:rFonts w:ascii="Times New Roman" w:hAnsi="Times New Roman"/>
              </w:rPr>
            </w:pPr>
            <w:r w:rsidRPr="0076075D">
              <w:rPr>
                <w:rFonts w:ascii="Times New Roman" w:hAnsi="Times New Roman"/>
              </w:rPr>
              <w:t xml:space="preserve">+ Số bảng kê , không bắt buộc (Số bảng kê (Số của bảng kê các loại hàng hóa, dịch vụ đã bán kèm theo hóa đơn hoặc hóa đơn chiết khấu thương mại </w:t>
            </w:r>
          </w:p>
          <w:p w14:paraId="71BB98A9" w14:textId="77777777" w:rsidR="00501898" w:rsidRPr="0076075D" w:rsidRDefault="00136181">
            <w:pPr>
              <w:pStyle w:val="ListParagraph"/>
              <w:spacing w:before="100" w:beforeAutospacing="1" w:after="100" w:afterAutospacing="1"/>
              <w:jc w:val="both"/>
              <w:rPr>
                <w:rFonts w:ascii="Times New Roman" w:hAnsi="Times New Roman"/>
              </w:rPr>
            </w:pPr>
            <w:r w:rsidRPr="0076075D">
              <w:rPr>
                <w:rFonts w:ascii="Times New Roman" w:hAnsi="Times New Roman"/>
              </w:rPr>
              <w:t>+ Ngày bảng kê ,  không bắt buộc, (Ngày của bảng kê các loại hàng hóa, dịch vụ đã bán kèm theo hóa đơn hoặc hóa đơn chiết khấu thương mại)</w:t>
            </w:r>
          </w:p>
          <w:p w14:paraId="44DC7ABD" w14:textId="77777777" w:rsidR="00501898" w:rsidRPr="0076075D" w:rsidRDefault="00136181">
            <w:pPr>
              <w:pStyle w:val="ListParagraph"/>
              <w:numPr>
                <w:ilvl w:val="0"/>
                <w:numId w:val="14"/>
              </w:numPr>
              <w:snapToGrid w:val="0"/>
              <w:spacing w:before="100" w:beforeAutospacing="1" w:after="100" w:afterAutospacing="1"/>
              <w:contextualSpacing/>
              <w:jc w:val="both"/>
              <w:rPr>
                <w:rFonts w:ascii="Times New Roman" w:hAnsi="Times New Roman"/>
              </w:rPr>
            </w:pPr>
            <w:r w:rsidRPr="0076075D">
              <w:rPr>
                <w:rFonts w:ascii="Times New Roman" w:hAnsi="Times New Roman"/>
              </w:rPr>
              <w:t>Đối với khách hàng sử dụng api biên lai thu phí lệ phí , khi chuyển qua ND 70 đối với hàm phát hành hóa đơn Viettel hỗ trợ convert dữ liệu api sang chuẩn xml mới, khách hàng vẫn phải lập đăng kí sử dụng mới</w:t>
            </w:r>
          </w:p>
          <w:p w14:paraId="595D86E4" w14:textId="77777777" w:rsidR="00501898" w:rsidRPr="0076075D" w:rsidRDefault="00501898">
            <w:pPr>
              <w:pStyle w:val="StyleHeading2l2H2h21TimesNewRoman14pt"/>
              <w:numPr>
                <w:ilvl w:val="0"/>
                <w:numId w:val="0"/>
              </w:numPr>
              <w:ind w:left="170" w:hanging="170"/>
              <w:rPr>
                <w:sz w:val="22"/>
                <w:szCs w:val="22"/>
              </w:rPr>
            </w:pPr>
          </w:p>
        </w:tc>
      </w:tr>
      <w:tr w:rsidR="009D3A2E" w:rsidRPr="0076075D" w14:paraId="57D3C0EA" w14:textId="77777777">
        <w:tc>
          <w:tcPr>
            <w:tcW w:w="1260" w:type="dxa"/>
          </w:tcPr>
          <w:p w14:paraId="26EFB321" w14:textId="77777777" w:rsidR="009D3A2E" w:rsidRPr="0076075D" w:rsidRDefault="009D3A2E" w:rsidP="009D3A2E">
            <w:pPr>
              <w:spacing w:before="100" w:beforeAutospacing="1" w:after="100" w:afterAutospacing="1" w:line="240" w:lineRule="auto"/>
              <w:ind w:left="0"/>
              <w:contextualSpacing/>
              <w:jc w:val="center"/>
              <w:rPr>
                <w:snapToGrid/>
                <w:sz w:val="22"/>
                <w:szCs w:val="22"/>
              </w:rPr>
            </w:pPr>
            <w:r w:rsidRPr="0076075D">
              <w:rPr>
                <w:snapToGrid/>
                <w:sz w:val="22"/>
                <w:szCs w:val="22"/>
              </w:rPr>
              <w:t>2.45</w:t>
            </w:r>
          </w:p>
        </w:tc>
        <w:tc>
          <w:tcPr>
            <w:tcW w:w="1530" w:type="dxa"/>
          </w:tcPr>
          <w:p w14:paraId="54B7CAE2" w14:textId="77777777" w:rsidR="009D3A2E" w:rsidRPr="0076075D" w:rsidRDefault="009D3A2E" w:rsidP="009D3A2E">
            <w:pPr>
              <w:spacing w:before="100" w:beforeAutospacing="1" w:after="100" w:afterAutospacing="1" w:line="240" w:lineRule="auto"/>
              <w:ind w:left="0"/>
              <w:contextualSpacing/>
              <w:jc w:val="center"/>
              <w:rPr>
                <w:snapToGrid/>
                <w:sz w:val="22"/>
                <w:szCs w:val="22"/>
              </w:rPr>
            </w:pPr>
            <w:r w:rsidRPr="0076075D">
              <w:rPr>
                <w:snapToGrid/>
                <w:sz w:val="22"/>
                <w:szCs w:val="22"/>
              </w:rPr>
              <w:t>04/06/2025</w:t>
            </w:r>
          </w:p>
        </w:tc>
        <w:tc>
          <w:tcPr>
            <w:tcW w:w="7200" w:type="dxa"/>
          </w:tcPr>
          <w:p w14:paraId="29EF2E66" w14:textId="77777777" w:rsidR="009D3A2E" w:rsidRPr="0076075D" w:rsidRDefault="009D3A2E" w:rsidP="009D3A2E">
            <w:pPr>
              <w:pStyle w:val="ListParagraph"/>
              <w:numPr>
                <w:ilvl w:val="0"/>
                <w:numId w:val="14"/>
              </w:numPr>
              <w:snapToGrid w:val="0"/>
              <w:spacing w:before="100" w:beforeAutospacing="1" w:after="100" w:afterAutospacing="1"/>
              <w:contextualSpacing/>
              <w:jc w:val="both"/>
              <w:rPr>
                <w:rFonts w:ascii="Times New Roman" w:hAnsi="Times New Roman"/>
              </w:rPr>
            </w:pPr>
            <w:r w:rsidRPr="0076075D">
              <w:rPr>
                <w:rFonts w:ascii="Times New Roman" w:hAnsi="Times New Roman"/>
              </w:rPr>
              <w:t>Cập nhật lại tên của hàng hóa đặc trưng đúng viết hoa viết thường</w:t>
            </w:r>
          </w:p>
        </w:tc>
      </w:tr>
      <w:tr w:rsidR="00501898" w:rsidRPr="0076075D" w14:paraId="4EA22E72" w14:textId="77777777">
        <w:tc>
          <w:tcPr>
            <w:tcW w:w="1260" w:type="dxa"/>
          </w:tcPr>
          <w:p w14:paraId="719CC43F" w14:textId="77777777" w:rsidR="00501898" w:rsidRPr="0076075D" w:rsidRDefault="00136181">
            <w:pPr>
              <w:spacing w:before="100" w:beforeAutospacing="1" w:after="100" w:afterAutospacing="1" w:line="240" w:lineRule="auto"/>
              <w:ind w:left="0"/>
              <w:contextualSpacing/>
              <w:jc w:val="center"/>
              <w:rPr>
                <w:snapToGrid/>
                <w:sz w:val="22"/>
                <w:szCs w:val="22"/>
              </w:rPr>
            </w:pPr>
            <w:r w:rsidRPr="0076075D">
              <w:rPr>
                <w:snapToGrid/>
                <w:sz w:val="22"/>
                <w:szCs w:val="22"/>
              </w:rPr>
              <w:lastRenderedPageBreak/>
              <w:t>2.4</w:t>
            </w:r>
            <w:r w:rsidR="009D3A2E" w:rsidRPr="0076075D">
              <w:rPr>
                <w:snapToGrid/>
                <w:sz w:val="22"/>
                <w:szCs w:val="22"/>
              </w:rPr>
              <w:t>6</w:t>
            </w:r>
          </w:p>
        </w:tc>
        <w:tc>
          <w:tcPr>
            <w:tcW w:w="1530" w:type="dxa"/>
          </w:tcPr>
          <w:p w14:paraId="26218CAA" w14:textId="77777777" w:rsidR="00501898" w:rsidRPr="0076075D" w:rsidRDefault="009D3A2E">
            <w:pPr>
              <w:spacing w:before="100" w:beforeAutospacing="1" w:after="100" w:afterAutospacing="1" w:line="240" w:lineRule="auto"/>
              <w:ind w:left="0"/>
              <w:contextualSpacing/>
              <w:jc w:val="center"/>
              <w:rPr>
                <w:snapToGrid/>
                <w:sz w:val="22"/>
                <w:szCs w:val="22"/>
              </w:rPr>
            </w:pPr>
            <w:r w:rsidRPr="0076075D">
              <w:rPr>
                <w:snapToGrid/>
                <w:sz w:val="22"/>
                <w:szCs w:val="22"/>
              </w:rPr>
              <w:t>29/09</w:t>
            </w:r>
            <w:r w:rsidR="00136181" w:rsidRPr="0076075D">
              <w:rPr>
                <w:snapToGrid/>
                <w:sz w:val="22"/>
                <w:szCs w:val="22"/>
              </w:rPr>
              <w:t>/2025</w:t>
            </w:r>
          </w:p>
        </w:tc>
        <w:tc>
          <w:tcPr>
            <w:tcW w:w="7200" w:type="dxa"/>
          </w:tcPr>
          <w:p w14:paraId="701E1F43" w14:textId="77777777" w:rsidR="00501898" w:rsidRPr="0076075D" w:rsidRDefault="009D3A2E">
            <w:pPr>
              <w:pStyle w:val="ListParagraph"/>
              <w:numPr>
                <w:ilvl w:val="0"/>
                <w:numId w:val="14"/>
              </w:numPr>
              <w:snapToGrid w:val="0"/>
              <w:spacing w:before="100" w:beforeAutospacing="1" w:after="100" w:afterAutospacing="1"/>
              <w:contextualSpacing/>
              <w:jc w:val="both"/>
              <w:rPr>
                <w:rFonts w:ascii="Times New Roman" w:hAnsi="Times New Roman"/>
              </w:rPr>
            </w:pPr>
            <w:r w:rsidRPr="0076075D">
              <w:rPr>
                <w:rFonts w:ascii="Times New Roman" w:hAnsi="Times New Roman"/>
              </w:rPr>
              <w:t xml:space="preserve">Thực hiện bổ sung thêm trường Tổng tiền được giảm theo mức giảm Tỷ lệ % theo doanh thu đối với hoá đơn bán hàng vào phần </w:t>
            </w:r>
            <w:r w:rsidRPr="0076075D">
              <w:rPr>
                <w:rFonts w:ascii="Times New Roman" w:eastAsia="Times New Roman" w:hAnsi="Times New Roman"/>
              </w:rPr>
              <w:t xml:space="preserve">summarizeInfo đầu vào của API </w:t>
            </w:r>
          </w:p>
        </w:tc>
      </w:tr>
      <w:tr w:rsidR="00577350" w:rsidRPr="0076075D" w14:paraId="602B680B" w14:textId="77777777">
        <w:tc>
          <w:tcPr>
            <w:tcW w:w="1260" w:type="dxa"/>
          </w:tcPr>
          <w:p w14:paraId="3EDCB4D7" w14:textId="77777777" w:rsidR="00577350" w:rsidRPr="0076075D" w:rsidRDefault="00577350">
            <w:pPr>
              <w:spacing w:before="100" w:beforeAutospacing="1" w:after="100" w:afterAutospacing="1" w:line="240" w:lineRule="auto"/>
              <w:ind w:left="0"/>
              <w:contextualSpacing/>
              <w:jc w:val="center"/>
              <w:rPr>
                <w:snapToGrid/>
                <w:sz w:val="22"/>
                <w:szCs w:val="22"/>
              </w:rPr>
            </w:pPr>
            <w:r w:rsidRPr="0076075D">
              <w:rPr>
                <w:snapToGrid/>
                <w:sz w:val="22"/>
                <w:szCs w:val="22"/>
              </w:rPr>
              <w:t>2.47</w:t>
            </w:r>
          </w:p>
        </w:tc>
        <w:tc>
          <w:tcPr>
            <w:tcW w:w="1530" w:type="dxa"/>
          </w:tcPr>
          <w:p w14:paraId="34126563" w14:textId="77777777" w:rsidR="00577350" w:rsidRPr="0076075D" w:rsidRDefault="00577350">
            <w:pPr>
              <w:spacing w:before="100" w:beforeAutospacing="1" w:after="100" w:afterAutospacing="1" w:line="240" w:lineRule="auto"/>
              <w:ind w:left="0"/>
              <w:contextualSpacing/>
              <w:jc w:val="center"/>
              <w:rPr>
                <w:snapToGrid/>
                <w:sz w:val="22"/>
                <w:szCs w:val="22"/>
              </w:rPr>
            </w:pPr>
            <w:r w:rsidRPr="0076075D">
              <w:rPr>
                <w:snapToGrid/>
                <w:sz w:val="22"/>
                <w:szCs w:val="22"/>
              </w:rPr>
              <w:t>02/12/2025</w:t>
            </w:r>
          </w:p>
        </w:tc>
        <w:tc>
          <w:tcPr>
            <w:tcW w:w="7200" w:type="dxa"/>
          </w:tcPr>
          <w:p w14:paraId="40C8532B" w14:textId="77777777" w:rsidR="00577350" w:rsidRPr="0076075D" w:rsidRDefault="00577350">
            <w:pPr>
              <w:pStyle w:val="ListParagraph"/>
              <w:numPr>
                <w:ilvl w:val="0"/>
                <w:numId w:val="14"/>
              </w:numPr>
              <w:snapToGrid w:val="0"/>
              <w:spacing w:before="100" w:beforeAutospacing="1" w:after="100" w:afterAutospacing="1"/>
              <w:contextualSpacing/>
              <w:jc w:val="both"/>
              <w:rPr>
                <w:rFonts w:ascii="Times New Roman" w:hAnsi="Times New Roman"/>
              </w:rPr>
            </w:pPr>
            <w:r w:rsidRPr="0076075D">
              <w:rPr>
                <w:rFonts w:ascii="Times New Roman" w:hAnsi="Times New Roman"/>
              </w:rPr>
              <w:t>Bổ sung thêm mô tả trường source vào mục 6.2</w:t>
            </w:r>
          </w:p>
        </w:tc>
      </w:tr>
      <w:tr w:rsidR="00EB4ACA" w:rsidRPr="0076075D" w14:paraId="65248AD0" w14:textId="77777777">
        <w:tc>
          <w:tcPr>
            <w:tcW w:w="1260" w:type="dxa"/>
          </w:tcPr>
          <w:p w14:paraId="4054EFCA" w14:textId="601DFCB9" w:rsidR="00EB4ACA" w:rsidRPr="0076075D" w:rsidRDefault="00EB4ACA">
            <w:pPr>
              <w:spacing w:before="100" w:beforeAutospacing="1" w:after="100" w:afterAutospacing="1" w:line="240" w:lineRule="auto"/>
              <w:ind w:left="0"/>
              <w:contextualSpacing/>
              <w:jc w:val="center"/>
              <w:rPr>
                <w:snapToGrid/>
                <w:sz w:val="22"/>
                <w:szCs w:val="22"/>
              </w:rPr>
            </w:pPr>
            <w:r w:rsidRPr="0076075D">
              <w:rPr>
                <w:snapToGrid/>
                <w:sz w:val="22"/>
                <w:szCs w:val="22"/>
              </w:rPr>
              <w:t>2.48</w:t>
            </w:r>
          </w:p>
        </w:tc>
        <w:tc>
          <w:tcPr>
            <w:tcW w:w="1530" w:type="dxa"/>
          </w:tcPr>
          <w:p w14:paraId="157FF0BA" w14:textId="5238001A" w:rsidR="00EB4ACA" w:rsidRPr="0076075D" w:rsidRDefault="00EB4ACA">
            <w:pPr>
              <w:spacing w:before="100" w:beforeAutospacing="1" w:after="100" w:afterAutospacing="1" w:line="240" w:lineRule="auto"/>
              <w:ind w:left="0"/>
              <w:contextualSpacing/>
              <w:jc w:val="center"/>
              <w:rPr>
                <w:snapToGrid/>
                <w:sz w:val="22"/>
                <w:szCs w:val="22"/>
              </w:rPr>
            </w:pPr>
            <w:r w:rsidRPr="0076075D">
              <w:rPr>
                <w:snapToGrid/>
                <w:sz w:val="22"/>
                <w:szCs w:val="22"/>
              </w:rPr>
              <w:t>20/04/2026</w:t>
            </w:r>
          </w:p>
        </w:tc>
        <w:tc>
          <w:tcPr>
            <w:tcW w:w="7200" w:type="dxa"/>
          </w:tcPr>
          <w:p w14:paraId="6842C8F7" w14:textId="43247274" w:rsidR="00EB4ACA" w:rsidRPr="0076075D" w:rsidRDefault="00EB4ACA">
            <w:pPr>
              <w:pStyle w:val="ListParagraph"/>
              <w:numPr>
                <w:ilvl w:val="0"/>
                <w:numId w:val="14"/>
              </w:numPr>
              <w:snapToGrid w:val="0"/>
              <w:spacing w:before="100" w:beforeAutospacing="1" w:after="100" w:afterAutospacing="1"/>
              <w:contextualSpacing/>
              <w:jc w:val="both"/>
              <w:rPr>
                <w:rFonts w:ascii="Times New Roman" w:hAnsi="Times New Roman"/>
              </w:rPr>
            </w:pPr>
            <w:r w:rsidRPr="0076075D">
              <w:rPr>
                <w:rFonts w:ascii="Times New Roman" w:hAnsi="Times New Roman"/>
              </w:rPr>
              <w:t>Bổ sung phương thức xác thực qua API Key vào mục 5.5</w:t>
            </w:r>
          </w:p>
        </w:tc>
      </w:tr>
      <w:tr w:rsidR="00751380" w:rsidRPr="0076075D" w14:paraId="799262A7" w14:textId="77777777">
        <w:tc>
          <w:tcPr>
            <w:tcW w:w="1260" w:type="dxa"/>
          </w:tcPr>
          <w:p w14:paraId="189D1AE9" w14:textId="0A86A759" w:rsidR="00751380" w:rsidRPr="0076075D" w:rsidRDefault="00751380" w:rsidP="00751380">
            <w:pPr>
              <w:spacing w:before="100" w:beforeAutospacing="1" w:after="100" w:afterAutospacing="1" w:line="240" w:lineRule="auto"/>
              <w:ind w:left="0"/>
              <w:contextualSpacing/>
              <w:jc w:val="center"/>
              <w:rPr>
                <w:snapToGrid/>
                <w:sz w:val="22"/>
                <w:szCs w:val="22"/>
              </w:rPr>
            </w:pPr>
            <w:r w:rsidRPr="0076075D">
              <w:rPr>
                <w:noProof/>
                <w:snapToGrid/>
                <w:sz w:val="22"/>
                <w:szCs w:val="22"/>
              </w:rPr>
              <w:t>2.49</w:t>
            </w:r>
          </w:p>
        </w:tc>
        <w:tc>
          <w:tcPr>
            <w:tcW w:w="1530" w:type="dxa"/>
          </w:tcPr>
          <w:p w14:paraId="5E1E1969" w14:textId="6ACEA944" w:rsidR="00751380" w:rsidRPr="0076075D" w:rsidRDefault="00751380" w:rsidP="00751380">
            <w:pPr>
              <w:spacing w:before="100" w:beforeAutospacing="1" w:after="100" w:afterAutospacing="1" w:line="240" w:lineRule="auto"/>
              <w:ind w:left="0"/>
              <w:contextualSpacing/>
              <w:jc w:val="center"/>
              <w:rPr>
                <w:snapToGrid/>
                <w:sz w:val="22"/>
                <w:szCs w:val="22"/>
              </w:rPr>
            </w:pPr>
            <w:r w:rsidRPr="0076075D">
              <w:rPr>
                <w:noProof/>
                <w:snapToGrid/>
                <w:sz w:val="22"/>
                <w:szCs w:val="22"/>
              </w:rPr>
              <w:t>13/05/2026</w:t>
            </w:r>
          </w:p>
        </w:tc>
        <w:tc>
          <w:tcPr>
            <w:tcW w:w="7200" w:type="dxa"/>
          </w:tcPr>
          <w:p w14:paraId="15408ECA" w14:textId="77777777" w:rsidR="00751380" w:rsidRPr="0076075D" w:rsidRDefault="00751380" w:rsidP="00751380">
            <w:pPr>
              <w:spacing w:before="100" w:beforeAutospacing="1" w:after="100" w:afterAutospacing="1" w:line="240" w:lineRule="auto"/>
              <w:ind w:left="0"/>
              <w:contextualSpacing/>
              <w:jc w:val="both"/>
              <w:rPr>
                <w:noProof/>
                <w:snapToGrid/>
                <w:sz w:val="22"/>
                <w:szCs w:val="22"/>
              </w:rPr>
            </w:pPr>
            <w:r w:rsidRPr="0076075D">
              <w:rPr>
                <w:noProof/>
                <w:snapToGrid/>
                <w:sz w:val="22"/>
                <w:szCs w:val="22"/>
              </w:rPr>
              <w:t>Theo nghị quyết số 1306/2025/QD-CT ngày 13/06/202</w:t>
            </w:r>
            <w:r w:rsidRPr="0076075D">
              <w:rPr>
                <w:snapToGrid/>
                <w:sz w:val="22"/>
                <w:szCs w:val="22"/>
              </w:rPr>
              <w:t>5</w:t>
            </w:r>
          </w:p>
          <w:p w14:paraId="68B2A33D" w14:textId="4791742C" w:rsidR="00751380" w:rsidRPr="0076075D" w:rsidRDefault="00751380" w:rsidP="00751380">
            <w:pPr>
              <w:spacing w:before="100" w:beforeAutospacing="1" w:after="100" w:afterAutospacing="1" w:line="240" w:lineRule="auto"/>
              <w:ind w:left="0"/>
              <w:contextualSpacing/>
              <w:jc w:val="both"/>
              <w:rPr>
                <w:noProof/>
                <w:snapToGrid/>
                <w:sz w:val="22"/>
                <w:szCs w:val="22"/>
              </w:rPr>
            </w:pPr>
            <w:r w:rsidRPr="0076075D">
              <w:rPr>
                <w:noProof/>
                <w:snapToGrid/>
                <w:sz w:val="22"/>
                <w:szCs w:val="22"/>
              </w:rPr>
              <w:t>Các hóa đơn áp dụng cho người bán là hộ kinh doanh bắt buộc phải có 3 trường:</w:t>
            </w:r>
          </w:p>
          <w:p w14:paraId="282D3C6B" w14:textId="77777777" w:rsidR="00751380" w:rsidRPr="0076075D" w:rsidRDefault="00751380" w:rsidP="00751380">
            <w:pPr>
              <w:spacing w:before="100" w:beforeAutospacing="1" w:after="100" w:afterAutospacing="1" w:line="240" w:lineRule="auto"/>
              <w:ind w:left="0"/>
              <w:contextualSpacing/>
              <w:jc w:val="both"/>
              <w:rPr>
                <w:noProof/>
                <w:snapToGrid/>
                <w:sz w:val="22"/>
                <w:szCs w:val="22"/>
              </w:rPr>
            </w:pPr>
            <w:r w:rsidRPr="0076075D">
              <w:rPr>
                <w:noProof/>
                <w:snapToGrid/>
                <w:sz w:val="22"/>
                <w:szCs w:val="22"/>
              </w:rPr>
              <w:t>Mã địa điểm kinh doanh</w:t>
            </w:r>
          </w:p>
          <w:p w14:paraId="6A73A5DE" w14:textId="77777777" w:rsidR="00751380" w:rsidRPr="0076075D" w:rsidRDefault="00751380" w:rsidP="00751380">
            <w:pPr>
              <w:spacing w:before="100" w:beforeAutospacing="1" w:after="100" w:afterAutospacing="1" w:line="240" w:lineRule="auto"/>
              <w:ind w:left="0"/>
              <w:contextualSpacing/>
              <w:jc w:val="both"/>
              <w:rPr>
                <w:noProof/>
                <w:snapToGrid/>
                <w:sz w:val="22"/>
                <w:szCs w:val="22"/>
              </w:rPr>
            </w:pPr>
            <w:r w:rsidRPr="0076075D">
              <w:rPr>
                <w:noProof/>
                <w:snapToGrid/>
                <w:sz w:val="22"/>
                <w:szCs w:val="22"/>
              </w:rPr>
              <w:t>Tên địa điểm kinh doanh</w:t>
            </w:r>
          </w:p>
          <w:p w14:paraId="71AF1D0C" w14:textId="77777777" w:rsidR="00751380" w:rsidRPr="0076075D" w:rsidRDefault="00751380" w:rsidP="00751380">
            <w:pPr>
              <w:spacing w:before="100" w:beforeAutospacing="1" w:after="100" w:afterAutospacing="1" w:line="240" w:lineRule="auto"/>
              <w:ind w:left="0"/>
              <w:contextualSpacing/>
              <w:jc w:val="both"/>
              <w:rPr>
                <w:noProof/>
                <w:snapToGrid/>
                <w:sz w:val="22"/>
                <w:szCs w:val="22"/>
              </w:rPr>
            </w:pPr>
            <w:r w:rsidRPr="0076075D">
              <w:rPr>
                <w:noProof/>
                <w:snapToGrid/>
                <w:sz w:val="22"/>
                <w:szCs w:val="22"/>
              </w:rPr>
              <w:t>Địa chỉ địa điểm kinh doanh</w:t>
            </w:r>
          </w:p>
          <w:p w14:paraId="65FA48AC" w14:textId="790288E7" w:rsidR="00751380" w:rsidRPr="0076075D" w:rsidRDefault="00751380" w:rsidP="00751380">
            <w:pPr>
              <w:pStyle w:val="ListParagraph"/>
              <w:numPr>
                <w:ilvl w:val="0"/>
                <w:numId w:val="14"/>
              </w:numPr>
              <w:spacing w:before="100" w:beforeAutospacing="1" w:after="100" w:afterAutospacing="1"/>
              <w:ind w:left="307"/>
              <w:contextualSpacing/>
              <w:jc w:val="both"/>
              <w:rPr>
                <w:rFonts w:ascii="Times New Roman" w:hAnsi="Times New Roman"/>
                <w:noProof/>
              </w:rPr>
            </w:pPr>
            <w:r w:rsidRPr="0076075D">
              <w:rPr>
                <w:rFonts w:ascii="Times New Roman" w:hAnsi="Times New Roman"/>
                <w:noProof/>
              </w:rPr>
              <w:t>WEB: Trên WEB vinvoice hỗ trợ khai báo đại điểm kinh doanh trên màn hình:</w:t>
            </w:r>
          </w:p>
          <w:p w14:paraId="4DC2DD4E" w14:textId="5EE5B096" w:rsidR="00751380" w:rsidRPr="0076075D" w:rsidRDefault="00751380" w:rsidP="00751380">
            <w:pPr>
              <w:spacing w:before="100" w:beforeAutospacing="1" w:after="100" w:afterAutospacing="1" w:line="240" w:lineRule="auto"/>
              <w:ind w:left="0"/>
              <w:jc w:val="both"/>
              <w:rPr>
                <w:noProof/>
                <w:snapToGrid/>
                <w:sz w:val="22"/>
                <w:szCs w:val="22"/>
              </w:rPr>
            </w:pPr>
            <w:r w:rsidRPr="0076075D">
              <w:rPr>
                <w:noProof/>
                <w:snapToGrid/>
                <w:sz w:val="22"/>
                <w:szCs w:val="22"/>
              </w:rPr>
              <w:t>QUẢN LÝ PHÁT HÀNH =&gt;</w:t>
            </w:r>
            <w:r w:rsidR="00124E71" w:rsidRPr="0076075D">
              <w:rPr>
                <w:noProof/>
                <w:snapToGrid/>
                <w:sz w:val="22"/>
                <w:szCs w:val="22"/>
              </w:rPr>
              <w:t xml:space="preserve"> </w:t>
            </w:r>
            <w:r w:rsidR="00A82FC8" w:rsidRPr="0076075D">
              <w:rPr>
                <w:noProof/>
                <w:snapToGrid/>
                <w:sz w:val="22"/>
                <w:szCs w:val="22"/>
              </w:rPr>
              <w:t>THÔNG TIN PHÁT HÀNH =&gt;</w:t>
            </w:r>
            <w:r w:rsidRPr="0076075D">
              <w:rPr>
                <w:noProof/>
                <w:snapToGrid/>
                <w:sz w:val="22"/>
                <w:szCs w:val="22"/>
              </w:rPr>
              <w:t xml:space="preserve"> THÔNG TIN DOANH NGHIỆP </w:t>
            </w:r>
          </w:p>
          <w:p w14:paraId="47B0C59D" w14:textId="77777777" w:rsidR="00751380" w:rsidRPr="0076075D" w:rsidRDefault="00751380" w:rsidP="00751380">
            <w:pPr>
              <w:spacing w:before="100" w:beforeAutospacing="1" w:after="100" w:afterAutospacing="1" w:line="240" w:lineRule="auto"/>
              <w:ind w:left="0"/>
              <w:jc w:val="both"/>
              <w:rPr>
                <w:noProof/>
                <w:snapToGrid/>
                <w:sz w:val="22"/>
                <w:szCs w:val="22"/>
              </w:rPr>
            </w:pPr>
            <w:r w:rsidRPr="0076075D">
              <w:rPr>
                <w:noProof/>
                <w:snapToGrid/>
                <w:sz w:val="22"/>
                <w:szCs w:val="22"/>
              </w:rPr>
              <w:t>Cho phép nhập 1 đại điểm kinh doanh hoặc nhiều địa điểm kinh doanh map theo kí hiệu</w:t>
            </w:r>
          </w:p>
          <w:p w14:paraId="235CB5FF" w14:textId="776764CE" w:rsidR="00751380" w:rsidRPr="0076075D" w:rsidRDefault="00751380" w:rsidP="00751380">
            <w:pPr>
              <w:pStyle w:val="ListParagraph"/>
              <w:numPr>
                <w:ilvl w:val="0"/>
                <w:numId w:val="14"/>
              </w:numPr>
              <w:spacing w:before="100" w:beforeAutospacing="1" w:after="100" w:afterAutospacing="1"/>
              <w:ind w:left="307"/>
              <w:contextualSpacing/>
              <w:jc w:val="both"/>
              <w:rPr>
                <w:rFonts w:ascii="Times New Roman" w:hAnsi="Times New Roman"/>
                <w:noProof/>
              </w:rPr>
            </w:pPr>
            <w:r w:rsidRPr="0076075D">
              <w:rPr>
                <w:rFonts w:ascii="Times New Roman" w:hAnsi="Times New Roman"/>
                <w:noProof/>
              </w:rPr>
              <w:t xml:space="preserve">API : API phát hành hóa dơn bổ sung thêm 3 trường không bắt buộc </w:t>
            </w:r>
          </w:p>
          <w:p w14:paraId="36BECEC7" w14:textId="77777777" w:rsidR="00751380" w:rsidRPr="0076075D" w:rsidRDefault="00751380" w:rsidP="00751380">
            <w:pPr>
              <w:pStyle w:val="ListParagraph"/>
              <w:spacing w:before="100" w:beforeAutospacing="1" w:after="100" w:afterAutospacing="1"/>
              <w:jc w:val="both"/>
              <w:rPr>
                <w:rFonts w:ascii="Times New Roman" w:hAnsi="Times New Roman"/>
                <w:noProof/>
              </w:rPr>
            </w:pPr>
            <w:r w:rsidRPr="0076075D">
              <w:rPr>
                <w:rFonts w:ascii="Times New Roman" w:hAnsi="Times New Roman"/>
                <w:noProof/>
              </w:rPr>
              <w:t>+ Mã địa điểm kinh doanh (businessLocationCode)</w:t>
            </w:r>
          </w:p>
          <w:p w14:paraId="510F8BA6" w14:textId="77777777" w:rsidR="00751380" w:rsidRPr="0076075D" w:rsidRDefault="00751380" w:rsidP="00751380">
            <w:pPr>
              <w:pStyle w:val="ListParagraph"/>
              <w:spacing w:before="100" w:beforeAutospacing="1" w:after="100" w:afterAutospacing="1"/>
              <w:jc w:val="both"/>
              <w:rPr>
                <w:rFonts w:ascii="Times New Roman" w:hAnsi="Times New Roman"/>
                <w:noProof/>
              </w:rPr>
            </w:pPr>
            <w:r w:rsidRPr="0076075D">
              <w:rPr>
                <w:rFonts w:ascii="Times New Roman" w:hAnsi="Times New Roman"/>
                <w:noProof/>
              </w:rPr>
              <w:t>+ Tên đại điểm kinh doanh (businessLocationName)</w:t>
            </w:r>
          </w:p>
          <w:p w14:paraId="64615BAE" w14:textId="0285551A" w:rsidR="00751380" w:rsidRPr="0076075D" w:rsidRDefault="00751380" w:rsidP="00751380">
            <w:pPr>
              <w:pStyle w:val="ListParagraph"/>
              <w:spacing w:before="100" w:beforeAutospacing="1" w:after="100" w:afterAutospacing="1"/>
              <w:jc w:val="both"/>
              <w:rPr>
                <w:rFonts w:ascii="Times New Roman" w:hAnsi="Times New Roman"/>
                <w:noProof/>
              </w:rPr>
            </w:pPr>
            <w:r w:rsidRPr="0076075D">
              <w:rPr>
                <w:rFonts w:ascii="Times New Roman" w:hAnsi="Times New Roman"/>
                <w:noProof/>
              </w:rPr>
              <w:t>+ Địa chỉ địa điểm kinh doanh (businessLocationAddress)</w:t>
            </w:r>
          </w:p>
          <w:p w14:paraId="06072005" w14:textId="49A292EA" w:rsidR="00751380" w:rsidRPr="0076075D" w:rsidRDefault="00751380" w:rsidP="00751380">
            <w:pPr>
              <w:spacing w:before="100" w:beforeAutospacing="1" w:after="100" w:afterAutospacing="1" w:line="240" w:lineRule="auto"/>
              <w:ind w:left="0"/>
              <w:contextualSpacing/>
              <w:jc w:val="both"/>
              <w:rPr>
                <w:noProof/>
                <w:snapToGrid/>
                <w:sz w:val="22"/>
                <w:szCs w:val="22"/>
              </w:rPr>
            </w:pPr>
            <w:r w:rsidRPr="0076075D">
              <w:rPr>
                <w:noProof/>
                <w:snapToGrid/>
                <w:sz w:val="22"/>
                <w:szCs w:val="22"/>
              </w:rPr>
              <w:t xml:space="preserve">Nếu khách hàng truyền 3 thông tin này qua API (từ phần mềm tích hợp) sẽ ưu tiên lấy dữ liệu từ API (phần mềm tích hợp), trường hợp không truyền sẽ lấy thông tin khai báo trên web </w:t>
            </w:r>
          </w:p>
          <w:p w14:paraId="5A641251" w14:textId="77777777" w:rsidR="00751380" w:rsidRPr="0076075D" w:rsidRDefault="00751380" w:rsidP="00751380">
            <w:pPr>
              <w:spacing w:before="100" w:beforeAutospacing="1" w:after="100" w:afterAutospacing="1" w:line="240" w:lineRule="auto"/>
              <w:ind w:left="0"/>
              <w:contextualSpacing/>
              <w:jc w:val="both"/>
              <w:rPr>
                <w:noProof/>
                <w:snapToGrid/>
                <w:sz w:val="22"/>
                <w:szCs w:val="22"/>
              </w:rPr>
            </w:pPr>
          </w:p>
          <w:p w14:paraId="4C1F9799" w14:textId="77777777" w:rsidR="00751380" w:rsidRPr="0076075D" w:rsidRDefault="00751380" w:rsidP="00751380">
            <w:pPr>
              <w:spacing w:before="100" w:beforeAutospacing="1" w:after="100" w:afterAutospacing="1" w:line="240" w:lineRule="auto"/>
              <w:ind w:left="0"/>
              <w:contextualSpacing/>
              <w:jc w:val="both"/>
              <w:rPr>
                <w:noProof/>
                <w:snapToGrid/>
                <w:sz w:val="22"/>
                <w:szCs w:val="22"/>
              </w:rPr>
            </w:pPr>
            <w:r w:rsidRPr="0076075D">
              <w:rPr>
                <w:noProof/>
                <w:snapToGrid/>
                <w:sz w:val="22"/>
                <w:szCs w:val="22"/>
              </w:rPr>
              <w:t>Chú ý cách lấy thông tin địa điểm kinh doanh trên thuế</w:t>
            </w:r>
          </w:p>
          <w:p w14:paraId="7307B12E" w14:textId="77777777" w:rsidR="00751380" w:rsidRPr="0076075D" w:rsidRDefault="00751380" w:rsidP="00751380">
            <w:pPr>
              <w:spacing w:before="100" w:beforeAutospacing="1" w:after="100" w:afterAutospacing="1" w:line="240" w:lineRule="auto"/>
              <w:ind w:left="0"/>
              <w:contextualSpacing/>
              <w:jc w:val="both"/>
              <w:rPr>
                <w:noProof/>
                <w:snapToGrid/>
                <w:sz w:val="22"/>
                <w:szCs w:val="22"/>
              </w:rPr>
            </w:pPr>
          </w:p>
          <w:p w14:paraId="0925216F" w14:textId="77777777" w:rsidR="00751380" w:rsidRPr="0076075D" w:rsidRDefault="00751380" w:rsidP="00751380">
            <w:pPr>
              <w:spacing w:before="0"/>
              <w:ind w:left="0"/>
              <w:jc w:val="both"/>
              <w:rPr>
                <w:noProof/>
                <w:sz w:val="22"/>
                <w:szCs w:val="22"/>
              </w:rPr>
            </w:pPr>
            <w:r w:rsidRPr="0076075D">
              <w:rPr>
                <w:noProof/>
                <w:sz w:val="22"/>
                <w:szCs w:val="22"/>
              </w:rPr>
              <w:t>B1: Đăng nhập trang dichvucong.gdt.gov.vn</w:t>
            </w:r>
          </w:p>
          <w:p w14:paraId="70804C34" w14:textId="77777777" w:rsidR="00751380" w:rsidRPr="0076075D" w:rsidRDefault="00751380" w:rsidP="00751380">
            <w:pPr>
              <w:spacing w:before="0"/>
              <w:ind w:left="0"/>
              <w:jc w:val="both"/>
              <w:rPr>
                <w:noProof/>
                <w:sz w:val="22"/>
                <w:szCs w:val="22"/>
              </w:rPr>
            </w:pPr>
            <w:r w:rsidRPr="0076075D">
              <w:rPr>
                <w:noProof/>
                <w:sz w:val="22"/>
                <w:szCs w:val="22"/>
              </w:rPr>
              <w:t>B2: Chọn Hộ, cá nhân kinh doanh</w:t>
            </w:r>
          </w:p>
          <w:p w14:paraId="04F85F87" w14:textId="77777777" w:rsidR="00751380" w:rsidRPr="0076075D" w:rsidRDefault="00751380" w:rsidP="00751380">
            <w:pPr>
              <w:spacing w:before="0"/>
              <w:ind w:left="0"/>
              <w:jc w:val="both"/>
              <w:rPr>
                <w:noProof/>
                <w:sz w:val="22"/>
                <w:szCs w:val="22"/>
              </w:rPr>
            </w:pPr>
            <w:r w:rsidRPr="0076075D">
              <w:rPr>
                <w:noProof/>
                <w:sz w:val="22"/>
                <w:szCs w:val="22"/>
              </w:rPr>
              <w:t>B3: Nhấn trải nghiệm ngay</w:t>
            </w:r>
          </w:p>
          <w:p w14:paraId="4775829A" w14:textId="77777777" w:rsidR="00751380" w:rsidRPr="0076075D" w:rsidRDefault="00751380" w:rsidP="00751380">
            <w:pPr>
              <w:spacing w:before="0"/>
              <w:ind w:left="0"/>
              <w:jc w:val="both"/>
              <w:rPr>
                <w:noProof/>
                <w:sz w:val="22"/>
                <w:szCs w:val="22"/>
              </w:rPr>
            </w:pPr>
            <w:r w:rsidRPr="0076075D">
              <w:rPr>
                <w:noProof/>
                <w:sz w:val="22"/>
                <w:szCs w:val="22"/>
              </w:rPr>
              <w:t xml:space="preserve">B4: Tại mục Đăng ký thuế/Hóa đơn. Chọn Quản lý địa điểm kinh doanh </w:t>
            </w:r>
          </w:p>
          <w:p w14:paraId="43C1B6E6" w14:textId="5515A31E" w:rsidR="00751380" w:rsidRPr="0076075D" w:rsidRDefault="00751380" w:rsidP="00751380">
            <w:pPr>
              <w:spacing w:before="0"/>
              <w:ind w:left="0"/>
              <w:jc w:val="both"/>
              <w:rPr>
                <w:noProof/>
                <w:sz w:val="22"/>
                <w:szCs w:val="22"/>
              </w:rPr>
            </w:pPr>
            <w:r w:rsidRPr="0076075D">
              <w:rPr>
                <w:noProof/>
                <w:sz w:val="22"/>
                <w:szCs w:val="22"/>
              </w:rPr>
              <w:t>Để xem 3 thông tin trên</w:t>
            </w:r>
          </w:p>
        </w:tc>
      </w:tr>
      <w:tr w:rsidR="0076075D" w:rsidRPr="0076075D" w14:paraId="63F2D1C6" w14:textId="77777777">
        <w:tc>
          <w:tcPr>
            <w:tcW w:w="1260" w:type="dxa"/>
          </w:tcPr>
          <w:p w14:paraId="74583D85" w14:textId="11B6E342" w:rsidR="0076075D" w:rsidRPr="0076075D" w:rsidRDefault="0076075D" w:rsidP="0076075D">
            <w:pPr>
              <w:spacing w:before="100" w:beforeAutospacing="1" w:after="100" w:afterAutospacing="1" w:line="240" w:lineRule="auto"/>
              <w:ind w:left="0"/>
              <w:contextualSpacing/>
              <w:jc w:val="center"/>
              <w:rPr>
                <w:noProof/>
                <w:snapToGrid/>
                <w:sz w:val="22"/>
                <w:szCs w:val="22"/>
              </w:rPr>
            </w:pPr>
            <w:r w:rsidRPr="0076075D">
              <w:rPr>
                <w:noProof/>
                <w:snapToGrid/>
                <w:sz w:val="22"/>
                <w:szCs w:val="22"/>
              </w:rPr>
              <w:t>2.</w:t>
            </w:r>
            <w:r w:rsidRPr="0076075D">
              <w:rPr>
                <w:noProof/>
                <w:snapToGrid/>
                <w:sz w:val="22"/>
                <w:szCs w:val="22"/>
              </w:rPr>
              <w:t>50</w:t>
            </w:r>
          </w:p>
        </w:tc>
        <w:tc>
          <w:tcPr>
            <w:tcW w:w="1530" w:type="dxa"/>
          </w:tcPr>
          <w:p w14:paraId="783D11AC" w14:textId="055024EA" w:rsidR="0076075D" w:rsidRPr="0076075D" w:rsidRDefault="0076075D" w:rsidP="0076075D">
            <w:pPr>
              <w:spacing w:before="100" w:beforeAutospacing="1" w:after="100" w:afterAutospacing="1" w:line="240" w:lineRule="auto"/>
              <w:ind w:left="0"/>
              <w:contextualSpacing/>
              <w:jc w:val="center"/>
              <w:rPr>
                <w:noProof/>
                <w:snapToGrid/>
                <w:sz w:val="22"/>
                <w:szCs w:val="22"/>
              </w:rPr>
            </w:pPr>
            <w:r w:rsidRPr="0076075D">
              <w:rPr>
                <w:noProof/>
                <w:snapToGrid/>
                <w:sz w:val="22"/>
                <w:szCs w:val="22"/>
              </w:rPr>
              <w:t>02/06</w:t>
            </w:r>
            <w:r w:rsidRPr="0076075D">
              <w:rPr>
                <w:noProof/>
                <w:snapToGrid/>
                <w:sz w:val="22"/>
                <w:szCs w:val="22"/>
              </w:rPr>
              <w:t>/2026</w:t>
            </w:r>
          </w:p>
        </w:tc>
        <w:tc>
          <w:tcPr>
            <w:tcW w:w="7200" w:type="dxa"/>
          </w:tcPr>
          <w:p w14:paraId="22045723" w14:textId="18B11C51" w:rsidR="0076075D" w:rsidRPr="00C3492E" w:rsidRDefault="0076075D" w:rsidP="0076075D">
            <w:pPr>
              <w:pStyle w:val="ListParagraph"/>
              <w:numPr>
                <w:ilvl w:val="0"/>
                <w:numId w:val="14"/>
              </w:numPr>
              <w:spacing w:before="100" w:beforeAutospacing="1" w:after="100" w:afterAutospacing="1"/>
              <w:contextualSpacing/>
              <w:jc w:val="both"/>
              <w:rPr>
                <w:rFonts w:ascii="Times New Roman" w:hAnsi="Times New Roman"/>
                <w:noProof/>
              </w:rPr>
            </w:pPr>
            <w:r w:rsidRPr="0076075D">
              <w:rPr>
                <w:rFonts w:ascii="Times New Roman" w:hAnsi="Times New Roman"/>
                <w:noProof/>
              </w:rPr>
              <w:t xml:space="preserve">Bổ sung </w:t>
            </w:r>
            <w:r w:rsidRPr="00C3492E">
              <w:rPr>
                <w:rFonts w:ascii="Times New Roman" w:hAnsi="Times New Roman"/>
                <w:noProof/>
              </w:rPr>
              <w:t>tham số đầu vào</w:t>
            </w:r>
            <w:r w:rsidR="00C3492E" w:rsidRPr="00C3492E">
              <w:rPr>
                <w:rFonts w:ascii="Times New Roman" w:hAnsi="Times New Roman"/>
                <w:noProof/>
              </w:rPr>
              <w:t xml:space="preserve"> </w:t>
            </w:r>
            <w:r w:rsidR="00C3492E" w:rsidRPr="00C3492E">
              <w:rPr>
                <w:rFonts w:ascii="Times New Roman" w:hAnsi="Times New Roman"/>
                <w:szCs w:val="24"/>
              </w:rPr>
              <w:t>autoAgreementDoc</w:t>
            </w:r>
            <w:r w:rsidRPr="00C3492E">
              <w:rPr>
                <w:rFonts w:ascii="Times New Roman" w:hAnsi="Times New Roman"/>
                <w:noProof/>
              </w:rPr>
              <w:t xml:space="preserve"> đáp ứng:</w:t>
            </w:r>
          </w:p>
          <w:p w14:paraId="59DBE526" w14:textId="1C45E4C0" w:rsidR="00C3492E" w:rsidRPr="00C3492E" w:rsidRDefault="0076075D" w:rsidP="00C3492E">
            <w:pPr>
              <w:numPr>
                <w:ilvl w:val="1"/>
                <w:numId w:val="14"/>
              </w:numPr>
              <w:ind w:left="376"/>
              <w:rPr>
                <w:sz w:val="22"/>
                <w:szCs w:val="22"/>
              </w:rPr>
            </w:pPr>
            <w:r w:rsidRPr="00C3492E">
              <w:rPr>
                <w:sz w:val="22"/>
                <w:szCs w:val="22"/>
              </w:rPr>
              <w:t>Đối với hóa đơn điều chỉnh/thay thế: Cho phép tự sinh biên bản thỏa thuận, lưu biên bản thỏa thuận</w:t>
            </w:r>
            <w:r w:rsidR="00C3492E">
              <w:rPr>
                <w:sz w:val="22"/>
                <w:szCs w:val="22"/>
              </w:rPr>
              <w:t xml:space="preserve"> – mục 6.11</w:t>
            </w:r>
            <w:bookmarkStart w:id="0" w:name="_GoBack"/>
            <w:bookmarkEnd w:id="0"/>
          </w:p>
        </w:tc>
      </w:tr>
    </w:tbl>
    <w:p w14:paraId="7C435C83" w14:textId="77777777" w:rsidR="00501898" w:rsidRPr="0076075D" w:rsidRDefault="00501898">
      <w:pPr>
        <w:widowControl/>
        <w:spacing w:before="100" w:beforeAutospacing="1" w:after="100" w:afterAutospacing="1" w:line="240" w:lineRule="auto"/>
        <w:ind w:left="0"/>
        <w:contextualSpacing/>
        <w:jc w:val="both"/>
        <w:rPr>
          <w:b/>
          <w:bCs/>
          <w:snapToGrid/>
          <w:sz w:val="22"/>
          <w:szCs w:val="22"/>
          <w:lang w:val="en-AU"/>
        </w:rPr>
      </w:pPr>
    </w:p>
    <w:p w14:paraId="3F410AB8" w14:textId="77777777" w:rsidR="00501898" w:rsidRPr="0076075D" w:rsidRDefault="00501898">
      <w:pPr>
        <w:widowControl/>
        <w:spacing w:before="100" w:beforeAutospacing="1" w:after="100" w:afterAutospacing="1" w:line="240" w:lineRule="auto"/>
        <w:ind w:left="0"/>
        <w:contextualSpacing/>
        <w:jc w:val="both"/>
        <w:rPr>
          <w:b/>
          <w:bCs/>
          <w:snapToGrid/>
          <w:sz w:val="22"/>
          <w:szCs w:val="22"/>
          <w:lang w:val="en-AU"/>
        </w:rPr>
      </w:pPr>
    </w:p>
    <w:p w14:paraId="3D451BDF" w14:textId="77777777" w:rsidR="00501898" w:rsidRPr="0076075D" w:rsidRDefault="00501898">
      <w:pPr>
        <w:widowControl/>
        <w:spacing w:before="100" w:beforeAutospacing="1" w:after="100" w:afterAutospacing="1" w:line="240" w:lineRule="auto"/>
        <w:ind w:left="0"/>
        <w:contextualSpacing/>
        <w:jc w:val="both"/>
        <w:rPr>
          <w:b/>
          <w:bCs/>
          <w:snapToGrid/>
          <w:sz w:val="22"/>
          <w:szCs w:val="22"/>
          <w:lang w:val="en-AU"/>
        </w:rPr>
      </w:pPr>
    </w:p>
    <w:p w14:paraId="1F4B0A7D" w14:textId="77777777" w:rsidR="00501898" w:rsidRPr="0076075D" w:rsidRDefault="00501898">
      <w:pPr>
        <w:widowControl/>
        <w:spacing w:before="100" w:beforeAutospacing="1" w:after="100" w:afterAutospacing="1" w:line="240" w:lineRule="auto"/>
        <w:ind w:left="0"/>
        <w:contextualSpacing/>
        <w:jc w:val="both"/>
        <w:rPr>
          <w:b/>
          <w:bCs/>
          <w:snapToGrid/>
          <w:sz w:val="22"/>
          <w:szCs w:val="22"/>
          <w:lang w:val="en-AU"/>
        </w:rPr>
      </w:pPr>
    </w:p>
    <w:p w14:paraId="1CDE1409" w14:textId="77777777" w:rsidR="00501898" w:rsidRPr="0076075D" w:rsidRDefault="00501898">
      <w:pPr>
        <w:widowControl/>
        <w:spacing w:before="100" w:beforeAutospacing="1" w:after="100" w:afterAutospacing="1" w:line="240" w:lineRule="auto"/>
        <w:ind w:left="0"/>
        <w:contextualSpacing/>
        <w:jc w:val="both"/>
        <w:rPr>
          <w:b/>
          <w:bCs/>
          <w:snapToGrid/>
          <w:sz w:val="22"/>
          <w:szCs w:val="22"/>
          <w:lang w:val="en-AU"/>
        </w:rPr>
      </w:pPr>
    </w:p>
    <w:p w14:paraId="0EB360B5" w14:textId="77777777" w:rsidR="00501898" w:rsidRPr="0076075D" w:rsidRDefault="00501898">
      <w:pPr>
        <w:widowControl/>
        <w:spacing w:before="100" w:beforeAutospacing="1" w:after="100" w:afterAutospacing="1" w:line="240" w:lineRule="auto"/>
        <w:ind w:left="0"/>
        <w:contextualSpacing/>
        <w:jc w:val="both"/>
        <w:rPr>
          <w:b/>
          <w:bCs/>
          <w:snapToGrid/>
          <w:sz w:val="22"/>
          <w:szCs w:val="22"/>
          <w:lang w:val="en-AU"/>
        </w:rPr>
      </w:pPr>
    </w:p>
    <w:p w14:paraId="1291C584" w14:textId="77777777" w:rsidR="00501898" w:rsidRPr="0076075D" w:rsidRDefault="00501898">
      <w:pPr>
        <w:widowControl/>
        <w:spacing w:before="100" w:beforeAutospacing="1" w:after="100" w:afterAutospacing="1" w:line="240" w:lineRule="auto"/>
        <w:ind w:left="0"/>
        <w:contextualSpacing/>
        <w:jc w:val="both"/>
        <w:rPr>
          <w:b/>
          <w:bCs/>
          <w:snapToGrid/>
          <w:sz w:val="22"/>
          <w:szCs w:val="22"/>
          <w:lang w:val="en-AU"/>
        </w:rPr>
      </w:pPr>
    </w:p>
    <w:p w14:paraId="7D53108C" w14:textId="77777777" w:rsidR="00501898" w:rsidRPr="0076075D" w:rsidRDefault="00501898">
      <w:pPr>
        <w:widowControl/>
        <w:spacing w:before="100" w:beforeAutospacing="1" w:after="100" w:afterAutospacing="1" w:line="240" w:lineRule="auto"/>
        <w:ind w:left="0"/>
        <w:contextualSpacing/>
        <w:jc w:val="both"/>
        <w:rPr>
          <w:b/>
          <w:bCs/>
          <w:snapToGrid/>
          <w:sz w:val="22"/>
          <w:szCs w:val="22"/>
          <w:lang w:val="en-AU"/>
        </w:rPr>
      </w:pPr>
    </w:p>
    <w:p w14:paraId="76AEC284" w14:textId="77777777" w:rsidR="00501898" w:rsidRPr="0076075D" w:rsidRDefault="00501898">
      <w:pPr>
        <w:widowControl/>
        <w:spacing w:before="0"/>
        <w:ind w:left="0"/>
        <w:jc w:val="both"/>
        <w:rPr>
          <w:b/>
          <w:bCs/>
          <w:snapToGrid/>
          <w:sz w:val="22"/>
          <w:szCs w:val="22"/>
          <w:lang w:val="en-AU"/>
        </w:rPr>
      </w:pPr>
    </w:p>
    <w:p w14:paraId="2969454E" w14:textId="77777777" w:rsidR="00501898" w:rsidRPr="0076075D" w:rsidRDefault="00136181">
      <w:pPr>
        <w:pStyle w:val="NormalH"/>
        <w:spacing w:before="100" w:beforeAutospacing="1" w:after="100" w:afterAutospacing="1" w:line="240" w:lineRule="auto"/>
        <w:ind w:left="0"/>
        <w:contextualSpacing/>
        <w:jc w:val="center"/>
        <w:rPr>
          <w:rFonts w:ascii="Times New Roman" w:hAnsi="Times New Roman"/>
          <w:b/>
          <w:sz w:val="22"/>
          <w:szCs w:val="22"/>
        </w:rPr>
      </w:pPr>
      <w:r w:rsidRPr="0076075D">
        <w:rPr>
          <w:rFonts w:ascii="Times New Roman" w:hAnsi="Times New Roman"/>
          <w:b/>
          <w:sz w:val="22"/>
          <w:szCs w:val="22"/>
        </w:rPr>
        <w:lastRenderedPageBreak/>
        <w:t>MỤC LỤC</w:t>
      </w:r>
    </w:p>
    <w:bookmarkStart w:id="1" w:name="_Toc452446886"/>
    <w:p w14:paraId="469484D9" w14:textId="77777777" w:rsidR="00501898" w:rsidRPr="0076075D" w:rsidRDefault="00136181">
      <w:pPr>
        <w:pStyle w:val="TOC1"/>
        <w:rPr>
          <w:rFonts w:eastAsia="Yu Mincho"/>
          <w:b w:val="0"/>
          <w:snapToGrid/>
          <w:sz w:val="22"/>
          <w:szCs w:val="22"/>
          <w:lang w:eastAsia="ja-JP"/>
        </w:rPr>
      </w:pPr>
      <w:r w:rsidRPr="0076075D">
        <w:rPr>
          <w:b w:val="0"/>
          <w:sz w:val="22"/>
          <w:szCs w:val="22"/>
        </w:rPr>
        <w:fldChar w:fldCharType="begin"/>
      </w:r>
      <w:r w:rsidRPr="0076075D">
        <w:rPr>
          <w:b w:val="0"/>
          <w:sz w:val="22"/>
          <w:szCs w:val="22"/>
        </w:rPr>
        <w:instrText xml:space="preserve"> TOC \o "1-4" \h \z \u </w:instrText>
      </w:r>
      <w:r w:rsidRPr="0076075D">
        <w:rPr>
          <w:b w:val="0"/>
          <w:sz w:val="22"/>
          <w:szCs w:val="22"/>
        </w:rPr>
        <w:fldChar w:fldCharType="separate"/>
      </w:r>
      <w:hyperlink w:anchor="_Toc115266159" w:history="1">
        <w:r w:rsidRPr="0076075D">
          <w:rPr>
            <w:rStyle w:val="Hyperlink"/>
            <w:sz w:val="22"/>
            <w:szCs w:val="22"/>
          </w:rPr>
          <w:t>1.</w:t>
        </w:r>
        <w:r w:rsidRPr="0076075D">
          <w:rPr>
            <w:rFonts w:eastAsia="Yu Mincho"/>
            <w:b w:val="0"/>
            <w:snapToGrid/>
            <w:sz w:val="22"/>
            <w:szCs w:val="22"/>
            <w:lang w:eastAsia="ja-JP"/>
          </w:rPr>
          <w:tab/>
        </w:r>
        <w:r w:rsidRPr="0076075D">
          <w:rPr>
            <w:rStyle w:val="Hyperlink"/>
            <w:sz w:val="22"/>
            <w:szCs w:val="22"/>
          </w:rPr>
          <w:t>Thuật ngữ và viết tắt</w:t>
        </w:r>
        <w:r w:rsidRPr="0076075D">
          <w:rPr>
            <w:sz w:val="22"/>
            <w:szCs w:val="22"/>
          </w:rPr>
          <w:tab/>
        </w:r>
        <w:r w:rsidRPr="0076075D">
          <w:rPr>
            <w:sz w:val="22"/>
            <w:szCs w:val="22"/>
          </w:rPr>
          <w:fldChar w:fldCharType="begin"/>
        </w:r>
        <w:r w:rsidRPr="0076075D">
          <w:rPr>
            <w:sz w:val="22"/>
            <w:szCs w:val="22"/>
          </w:rPr>
          <w:instrText xml:space="preserve"> PAGEREF _Toc115266159 \h </w:instrText>
        </w:r>
        <w:r w:rsidRPr="0076075D">
          <w:rPr>
            <w:sz w:val="22"/>
            <w:szCs w:val="22"/>
          </w:rPr>
        </w:r>
        <w:r w:rsidRPr="0076075D">
          <w:rPr>
            <w:sz w:val="22"/>
            <w:szCs w:val="22"/>
          </w:rPr>
          <w:fldChar w:fldCharType="separate"/>
        </w:r>
        <w:r w:rsidRPr="0076075D">
          <w:rPr>
            <w:sz w:val="22"/>
            <w:szCs w:val="22"/>
          </w:rPr>
          <w:t>9</w:t>
        </w:r>
        <w:r w:rsidRPr="0076075D">
          <w:rPr>
            <w:sz w:val="22"/>
            <w:szCs w:val="22"/>
          </w:rPr>
          <w:fldChar w:fldCharType="end"/>
        </w:r>
      </w:hyperlink>
    </w:p>
    <w:p w14:paraId="4AB9458F" w14:textId="77777777" w:rsidR="00501898" w:rsidRPr="0076075D" w:rsidRDefault="007C1895">
      <w:pPr>
        <w:pStyle w:val="TOC1"/>
        <w:rPr>
          <w:rFonts w:eastAsia="Yu Mincho"/>
          <w:b w:val="0"/>
          <w:snapToGrid/>
          <w:sz w:val="22"/>
          <w:szCs w:val="22"/>
          <w:lang w:eastAsia="ja-JP"/>
        </w:rPr>
      </w:pPr>
      <w:hyperlink w:anchor="_Toc115266160" w:history="1">
        <w:r w:rsidR="00136181" w:rsidRPr="0076075D">
          <w:rPr>
            <w:rStyle w:val="Hyperlink"/>
            <w:sz w:val="22"/>
            <w:szCs w:val="22"/>
          </w:rPr>
          <w:t>2.</w:t>
        </w:r>
        <w:r w:rsidR="00136181" w:rsidRPr="0076075D">
          <w:rPr>
            <w:rFonts w:eastAsia="Yu Mincho"/>
            <w:b w:val="0"/>
            <w:snapToGrid/>
            <w:sz w:val="22"/>
            <w:szCs w:val="22"/>
            <w:lang w:eastAsia="ja-JP"/>
          </w:rPr>
          <w:tab/>
        </w:r>
        <w:r w:rsidR="00136181" w:rsidRPr="0076075D">
          <w:rPr>
            <w:rStyle w:val="Hyperlink"/>
            <w:sz w:val="22"/>
            <w:szCs w:val="22"/>
          </w:rPr>
          <w:t>Mục đích và phạm vi</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_Toc115266160 \h </w:instrText>
        </w:r>
        <w:r w:rsidR="00136181" w:rsidRPr="0076075D">
          <w:rPr>
            <w:sz w:val="22"/>
            <w:szCs w:val="22"/>
          </w:rPr>
        </w:r>
        <w:r w:rsidR="00136181" w:rsidRPr="0076075D">
          <w:rPr>
            <w:sz w:val="22"/>
            <w:szCs w:val="22"/>
          </w:rPr>
          <w:fldChar w:fldCharType="separate"/>
        </w:r>
        <w:r w:rsidR="00136181" w:rsidRPr="0076075D">
          <w:rPr>
            <w:sz w:val="22"/>
            <w:szCs w:val="22"/>
          </w:rPr>
          <w:t>9</w:t>
        </w:r>
        <w:r w:rsidR="00136181" w:rsidRPr="0076075D">
          <w:rPr>
            <w:sz w:val="22"/>
            <w:szCs w:val="22"/>
          </w:rPr>
          <w:fldChar w:fldCharType="end"/>
        </w:r>
      </w:hyperlink>
    </w:p>
    <w:p w14:paraId="40AE58CA" w14:textId="77777777" w:rsidR="00501898" w:rsidRPr="0076075D" w:rsidRDefault="007C1895">
      <w:pPr>
        <w:pStyle w:val="TOC1"/>
        <w:rPr>
          <w:rFonts w:eastAsia="Yu Mincho"/>
          <w:b w:val="0"/>
          <w:snapToGrid/>
          <w:sz w:val="22"/>
          <w:szCs w:val="22"/>
          <w:lang w:eastAsia="ja-JP"/>
        </w:rPr>
      </w:pPr>
      <w:hyperlink w:anchor="_Toc115266161" w:history="1">
        <w:r w:rsidR="00136181" w:rsidRPr="0076075D">
          <w:rPr>
            <w:rStyle w:val="Hyperlink"/>
            <w:sz w:val="22"/>
            <w:szCs w:val="22"/>
          </w:rPr>
          <w:t>3.</w:t>
        </w:r>
        <w:r w:rsidR="00136181" w:rsidRPr="0076075D">
          <w:rPr>
            <w:rFonts w:eastAsia="Yu Mincho"/>
            <w:b w:val="0"/>
            <w:snapToGrid/>
            <w:sz w:val="22"/>
            <w:szCs w:val="22"/>
            <w:lang w:eastAsia="ja-JP"/>
          </w:rPr>
          <w:tab/>
        </w:r>
        <w:r w:rsidR="00136181" w:rsidRPr="0076075D">
          <w:rPr>
            <w:rStyle w:val="Hyperlink"/>
            <w:sz w:val="22"/>
            <w:szCs w:val="22"/>
          </w:rPr>
          <w:t>Mô hình kết nối</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_Toc115266161 \h </w:instrText>
        </w:r>
        <w:r w:rsidR="00136181" w:rsidRPr="0076075D">
          <w:rPr>
            <w:sz w:val="22"/>
            <w:szCs w:val="22"/>
          </w:rPr>
        </w:r>
        <w:r w:rsidR="00136181" w:rsidRPr="0076075D">
          <w:rPr>
            <w:sz w:val="22"/>
            <w:szCs w:val="22"/>
          </w:rPr>
          <w:fldChar w:fldCharType="separate"/>
        </w:r>
        <w:r w:rsidR="00136181" w:rsidRPr="0076075D">
          <w:rPr>
            <w:sz w:val="22"/>
            <w:szCs w:val="22"/>
          </w:rPr>
          <w:t>9</w:t>
        </w:r>
        <w:r w:rsidR="00136181" w:rsidRPr="0076075D">
          <w:rPr>
            <w:sz w:val="22"/>
            <w:szCs w:val="22"/>
          </w:rPr>
          <w:fldChar w:fldCharType="end"/>
        </w:r>
      </w:hyperlink>
    </w:p>
    <w:p w14:paraId="7B910F0D" w14:textId="77777777" w:rsidR="00501898" w:rsidRPr="0076075D" w:rsidRDefault="007C1895">
      <w:pPr>
        <w:pStyle w:val="TOC1"/>
        <w:rPr>
          <w:rFonts w:eastAsia="Yu Mincho"/>
          <w:b w:val="0"/>
          <w:snapToGrid/>
          <w:sz w:val="22"/>
          <w:szCs w:val="22"/>
          <w:lang w:eastAsia="ja-JP"/>
        </w:rPr>
      </w:pPr>
      <w:hyperlink w:anchor="_Toc115266162" w:history="1">
        <w:r w:rsidR="00136181" w:rsidRPr="0076075D">
          <w:rPr>
            <w:rStyle w:val="Hyperlink"/>
            <w:sz w:val="22"/>
            <w:szCs w:val="22"/>
          </w:rPr>
          <w:t>4.</w:t>
        </w:r>
        <w:r w:rsidR="00136181" w:rsidRPr="0076075D">
          <w:rPr>
            <w:rFonts w:eastAsia="Yu Mincho"/>
            <w:b w:val="0"/>
            <w:snapToGrid/>
            <w:sz w:val="22"/>
            <w:szCs w:val="22"/>
            <w:lang w:eastAsia="ja-JP"/>
          </w:rPr>
          <w:tab/>
        </w:r>
        <w:r w:rsidR="00136181" w:rsidRPr="0076075D">
          <w:rPr>
            <w:rStyle w:val="Hyperlink"/>
            <w:sz w:val="22"/>
            <w:szCs w:val="22"/>
          </w:rPr>
          <w:t>Một số luồng cơ bản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_Toc115266162 \h </w:instrText>
        </w:r>
        <w:r w:rsidR="00136181" w:rsidRPr="0076075D">
          <w:rPr>
            <w:sz w:val="22"/>
            <w:szCs w:val="22"/>
          </w:rPr>
        </w:r>
        <w:r w:rsidR="00136181" w:rsidRPr="0076075D">
          <w:rPr>
            <w:sz w:val="22"/>
            <w:szCs w:val="22"/>
          </w:rPr>
          <w:fldChar w:fldCharType="separate"/>
        </w:r>
        <w:r w:rsidR="00136181" w:rsidRPr="0076075D">
          <w:rPr>
            <w:sz w:val="22"/>
            <w:szCs w:val="22"/>
          </w:rPr>
          <w:t>10</w:t>
        </w:r>
        <w:r w:rsidR="00136181" w:rsidRPr="0076075D">
          <w:rPr>
            <w:sz w:val="22"/>
            <w:szCs w:val="22"/>
          </w:rPr>
          <w:fldChar w:fldCharType="end"/>
        </w:r>
      </w:hyperlink>
    </w:p>
    <w:p w14:paraId="06FB657B" w14:textId="77777777" w:rsidR="00501898" w:rsidRPr="0076075D" w:rsidRDefault="007C1895">
      <w:pPr>
        <w:pStyle w:val="TOC1"/>
        <w:rPr>
          <w:rFonts w:eastAsia="Yu Mincho"/>
          <w:b w:val="0"/>
          <w:snapToGrid/>
          <w:sz w:val="22"/>
          <w:szCs w:val="22"/>
          <w:lang w:eastAsia="ja-JP"/>
        </w:rPr>
      </w:pPr>
      <w:hyperlink w:anchor="_Toc115266163" w:history="1">
        <w:r w:rsidR="00136181" w:rsidRPr="0076075D">
          <w:rPr>
            <w:rStyle w:val="Hyperlink"/>
            <w:sz w:val="22"/>
            <w:szCs w:val="22"/>
          </w:rPr>
          <w:t>5.</w:t>
        </w:r>
        <w:r w:rsidR="00136181" w:rsidRPr="0076075D">
          <w:rPr>
            <w:rFonts w:eastAsia="Yu Mincho"/>
            <w:b w:val="0"/>
            <w:snapToGrid/>
            <w:sz w:val="22"/>
            <w:szCs w:val="22"/>
            <w:lang w:eastAsia="ja-JP"/>
          </w:rPr>
          <w:tab/>
        </w:r>
        <w:r w:rsidR="00136181" w:rsidRPr="0076075D">
          <w:rPr>
            <w:rStyle w:val="Hyperlink"/>
            <w:sz w:val="22"/>
            <w:szCs w:val="22"/>
          </w:rPr>
          <w:t>Các tiêu chuẩn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_Toc115266163 \h </w:instrText>
        </w:r>
        <w:r w:rsidR="00136181" w:rsidRPr="0076075D">
          <w:rPr>
            <w:sz w:val="22"/>
            <w:szCs w:val="22"/>
          </w:rPr>
        </w:r>
        <w:r w:rsidR="00136181" w:rsidRPr="0076075D">
          <w:rPr>
            <w:sz w:val="22"/>
            <w:szCs w:val="22"/>
          </w:rPr>
          <w:fldChar w:fldCharType="separate"/>
        </w:r>
        <w:r w:rsidR="00136181" w:rsidRPr="0076075D">
          <w:rPr>
            <w:sz w:val="22"/>
            <w:szCs w:val="22"/>
          </w:rPr>
          <w:t>11</w:t>
        </w:r>
        <w:r w:rsidR="00136181" w:rsidRPr="0076075D">
          <w:rPr>
            <w:sz w:val="22"/>
            <w:szCs w:val="22"/>
          </w:rPr>
          <w:fldChar w:fldCharType="end"/>
        </w:r>
      </w:hyperlink>
    </w:p>
    <w:p w14:paraId="7570C79E" w14:textId="77777777" w:rsidR="00501898" w:rsidRPr="0076075D" w:rsidRDefault="007C1895">
      <w:pPr>
        <w:pStyle w:val="TOC2"/>
        <w:rPr>
          <w:rFonts w:eastAsia="Yu Mincho"/>
          <w:snapToGrid/>
          <w:sz w:val="22"/>
          <w:szCs w:val="22"/>
          <w:lang w:eastAsia="ja-JP"/>
        </w:rPr>
      </w:pPr>
      <w:hyperlink w:anchor="_Toc115266164" w:history="1">
        <w:r w:rsidR="00136181" w:rsidRPr="0076075D">
          <w:rPr>
            <w:rStyle w:val="Hyperlink"/>
            <w:sz w:val="22"/>
            <w:szCs w:val="22"/>
          </w:rPr>
          <w:t>5.1</w:t>
        </w:r>
        <w:r w:rsidR="00136181" w:rsidRPr="0076075D">
          <w:rPr>
            <w:rFonts w:eastAsia="Yu Mincho"/>
            <w:snapToGrid/>
            <w:sz w:val="22"/>
            <w:szCs w:val="22"/>
            <w:lang w:eastAsia="ja-JP"/>
          </w:rPr>
          <w:tab/>
        </w:r>
        <w:r w:rsidR="00136181" w:rsidRPr="0076075D">
          <w:rPr>
            <w:rStyle w:val="Hyperlink"/>
            <w:sz w:val="22"/>
            <w:szCs w:val="22"/>
          </w:rPr>
          <w:t>Tiêu chuẩn thời gian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_Toc115266164 \h </w:instrText>
        </w:r>
        <w:r w:rsidR="00136181" w:rsidRPr="0076075D">
          <w:rPr>
            <w:sz w:val="22"/>
            <w:szCs w:val="22"/>
          </w:rPr>
        </w:r>
        <w:r w:rsidR="00136181" w:rsidRPr="0076075D">
          <w:rPr>
            <w:sz w:val="22"/>
            <w:szCs w:val="22"/>
          </w:rPr>
          <w:fldChar w:fldCharType="separate"/>
        </w:r>
        <w:r w:rsidR="00136181" w:rsidRPr="0076075D">
          <w:rPr>
            <w:sz w:val="22"/>
            <w:szCs w:val="22"/>
          </w:rPr>
          <w:t>11</w:t>
        </w:r>
        <w:r w:rsidR="00136181" w:rsidRPr="0076075D">
          <w:rPr>
            <w:sz w:val="22"/>
            <w:szCs w:val="22"/>
          </w:rPr>
          <w:fldChar w:fldCharType="end"/>
        </w:r>
      </w:hyperlink>
    </w:p>
    <w:p w14:paraId="02A6F17D" w14:textId="77777777" w:rsidR="00501898" w:rsidRPr="0076075D" w:rsidRDefault="007C1895">
      <w:pPr>
        <w:pStyle w:val="TOC2"/>
        <w:rPr>
          <w:rFonts w:eastAsia="Yu Mincho"/>
          <w:snapToGrid/>
          <w:sz w:val="22"/>
          <w:szCs w:val="22"/>
          <w:lang w:eastAsia="ja-JP"/>
        </w:rPr>
      </w:pPr>
      <w:hyperlink w:anchor="_Toc115266165" w:history="1">
        <w:r w:rsidR="00136181" w:rsidRPr="0076075D">
          <w:rPr>
            <w:rStyle w:val="Hyperlink"/>
            <w:sz w:val="22"/>
            <w:szCs w:val="22"/>
          </w:rPr>
          <w:t>5.2</w:t>
        </w:r>
        <w:r w:rsidR="00136181" w:rsidRPr="0076075D">
          <w:rPr>
            <w:rFonts w:eastAsia="Yu Mincho"/>
            <w:snapToGrid/>
            <w:sz w:val="22"/>
            <w:szCs w:val="22"/>
            <w:lang w:eastAsia="ja-JP"/>
          </w:rPr>
          <w:tab/>
        </w:r>
        <w:r w:rsidR="00136181" w:rsidRPr="0076075D">
          <w:rPr>
            <w:rStyle w:val="Hyperlink"/>
            <w:sz w:val="22"/>
            <w:szCs w:val="22"/>
          </w:rPr>
          <w:t>Tiêu chuẩn dữ liệu</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_Toc115266165 \h </w:instrText>
        </w:r>
        <w:r w:rsidR="00136181" w:rsidRPr="0076075D">
          <w:rPr>
            <w:sz w:val="22"/>
            <w:szCs w:val="22"/>
          </w:rPr>
        </w:r>
        <w:r w:rsidR="00136181" w:rsidRPr="0076075D">
          <w:rPr>
            <w:sz w:val="22"/>
            <w:szCs w:val="22"/>
          </w:rPr>
          <w:fldChar w:fldCharType="separate"/>
        </w:r>
        <w:r w:rsidR="00136181" w:rsidRPr="0076075D">
          <w:rPr>
            <w:sz w:val="22"/>
            <w:szCs w:val="22"/>
          </w:rPr>
          <w:t>11</w:t>
        </w:r>
        <w:r w:rsidR="00136181" w:rsidRPr="0076075D">
          <w:rPr>
            <w:sz w:val="22"/>
            <w:szCs w:val="22"/>
          </w:rPr>
          <w:fldChar w:fldCharType="end"/>
        </w:r>
      </w:hyperlink>
    </w:p>
    <w:p w14:paraId="598AE9E7" w14:textId="77777777" w:rsidR="00501898" w:rsidRPr="0076075D" w:rsidRDefault="007C1895">
      <w:pPr>
        <w:pStyle w:val="TOC2"/>
        <w:rPr>
          <w:rFonts w:eastAsia="Yu Mincho"/>
          <w:snapToGrid/>
          <w:sz w:val="22"/>
          <w:szCs w:val="22"/>
          <w:lang w:eastAsia="ja-JP"/>
        </w:rPr>
      </w:pPr>
      <w:hyperlink w:anchor="_Toc115266166" w:history="1">
        <w:r w:rsidR="00136181" w:rsidRPr="0076075D">
          <w:rPr>
            <w:rStyle w:val="Hyperlink"/>
            <w:sz w:val="22"/>
            <w:szCs w:val="22"/>
          </w:rPr>
          <w:t>5.3</w:t>
        </w:r>
        <w:r w:rsidR="00136181" w:rsidRPr="0076075D">
          <w:rPr>
            <w:rFonts w:eastAsia="Yu Mincho"/>
            <w:snapToGrid/>
            <w:sz w:val="22"/>
            <w:szCs w:val="22"/>
            <w:lang w:eastAsia="ja-JP"/>
          </w:rPr>
          <w:tab/>
        </w:r>
        <w:r w:rsidR="00136181" w:rsidRPr="0076075D">
          <w:rPr>
            <w:rStyle w:val="Hyperlink"/>
            <w:sz w:val="22"/>
            <w:szCs w:val="22"/>
          </w:rPr>
          <w:t>Các ký tự đặc biệt</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_Toc115266166 \h </w:instrText>
        </w:r>
        <w:r w:rsidR="00136181" w:rsidRPr="0076075D">
          <w:rPr>
            <w:sz w:val="22"/>
            <w:szCs w:val="22"/>
          </w:rPr>
        </w:r>
        <w:r w:rsidR="00136181" w:rsidRPr="0076075D">
          <w:rPr>
            <w:sz w:val="22"/>
            <w:szCs w:val="22"/>
          </w:rPr>
          <w:fldChar w:fldCharType="separate"/>
        </w:r>
        <w:r w:rsidR="00136181" w:rsidRPr="0076075D">
          <w:rPr>
            <w:sz w:val="22"/>
            <w:szCs w:val="22"/>
          </w:rPr>
          <w:t>12</w:t>
        </w:r>
        <w:r w:rsidR="00136181" w:rsidRPr="0076075D">
          <w:rPr>
            <w:sz w:val="22"/>
            <w:szCs w:val="22"/>
          </w:rPr>
          <w:fldChar w:fldCharType="end"/>
        </w:r>
      </w:hyperlink>
    </w:p>
    <w:p w14:paraId="413C242D" w14:textId="77777777" w:rsidR="00501898" w:rsidRPr="0076075D" w:rsidRDefault="007C1895">
      <w:pPr>
        <w:pStyle w:val="TOC2"/>
        <w:rPr>
          <w:rFonts w:eastAsia="Yu Mincho"/>
          <w:snapToGrid/>
          <w:sz w:val="22"/>
          <w:szCs w:val="22"/>
          <w:lang w:eastAsia="ja-JP"/>
        </w:rPr>
      </w:pPr>
      <w:hyperlink w:anchor="_Toc115266167" w:history="1">
        <w:r w:rsidR="00136181" w:rsidRPr="0076075D">
          <w:rPr>
            <w:rStyle w:val="Hyperlink"/>
            <w:sz w:val="22"/>
            <w:szCs w:val="22"/>
          </w:rPr>
          <w:t>5.4</w:t>
        </w:r>
        <w:r w:rsidR="00136181" w:rsidRPr="0076075D">
          <w:rPr>
            <w:rFonts w:eastAsia="Yu Mincho"/>
            <w:snapToGrid/>
            <w:sz w:val="22"/>
            <w:szCs w:val="22"/>
            <w:lang w:eastAsia="ja-JP"/>
          </w:rPr>
          <w:tab/>
        </w:r>
        <w:r w:rsidR="00136181" w:rsidRPr="0076075D">
          <w:rPr>
            <w:rStyle w:val="Hyperlink"/>
            <w:sz w:val="22"/>
            <w:szCs w:val="22"/>
          </w:rPr>
          <w:t>Cơ chế kiểm trùng giao dịch</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_Toc115266167 \h </w:instrText>
        </w:r>
        <w:r w:rsidR="00136181" w:rsidRPr="0076075D">
          <w:rPr>
            <w:sz w:val="22"/>
            <w:szCs w:val="22"/>
          </w:rPr>
        </w:r>
        <w:r w:rsidR="00136181" w:rsidRPr="0076075D">
          <w:rPr>
            <w:sz w:val="22"/>
            <w:szCs w:val="22"/>
          </w:rPr>
          <w:fldChar w:fldCharType="separate"/>
        </w:r>
        <w:r w:rsidR="00136181" w:rsidRPr="0076075D">
          <w:rPr>
            <w:sz w:val="22"/>
            <w:szCs w:val="22"/>
          </w:rPr>
          <w:t>12</w:t>
        </w:r>
        <w:r w:rsidR="00136181" w:rsidRPr="0076075D">
          <w:rPr>
            <w:sz w:val="22"/>
            <w:szCs w:val="22"/>
          </w:rPr>
          <w:fldChar w:fldCharType="end"/>
        </w:r>
      </w:hyperlink>
    </w:p>
    <w:p w14:paraId="3B44BA59" w14:textId="77777777" w:rsidR="00501898" w:rsidRPr="0076075D" w:rsidRDefault="007C1895">
      <w:pPr>
        <w:pStyle w:val="TOC2"/>
        <w:rPr>
          <w:rFonts w:eastAsia="Yu Mincho"/>
          <w:snapToGrid/>
          <w:sz w:val="22"/>
          <w:szCs w:val="22"/>
          <w:lang w:eastAsia="ja-JP"/>
        </w:rPr>
      </w:pPr>
      <w:hyperlink w:anchor="_Toc115266168" w:history="1">
        <w:r w:rsidR="00136181" w:rsidRPr="0076075D">
          <w:rPr>
            <w:rStyle w:val="Hyperlink"/>
            <w:sz w:val="22"/>
            <w:szCs w:val="22"/>
          </w:rPr>
          <w:t>5.5</w:t>
        </w:r>
        <w:r w:rsidR="00136181" w:rsidRPr="0076075D">
          <w:rPr>
            <w:rFonts w:eastAsia="Yu Mincho"/>
            <w:snapToGrid/>
            <w:sz w:val="22"/>
            <w:szCs w:val="22"/>
            <w:lang w:eastAsia="ja-JP"/>
          </w:rPr>
          <w:tab/>
        </w:r>
        <w:r w:rsidR="00136181" w:rsidRPr="0076075D">
          <w:rPr>
            <w:rStyle w:val="Hyperlink"/>
            <w:sz w:val="22"/>
            <w:szCs w:val="22"/>
          </w:rPr>
          <w:t>Tiêu chuẩn bảo mật kết nối</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_Toc115266168 \h </w:instrText>
        </w:r>
        <w:r w:rsidR="00136181" w:rsidRPr="0076075D">
          <w:rPr>
            <w:sz w:val="22"/>
            <w:szCs w:val="22"/>
          </w:rPr>
        </w:r>
        <w:r w:rsidR="00136181" w:rsidRPr="0076075D">
          <w:rPr>
            <w:sz w:val="22"/>
            <w:szCs w:val="22"/>
          </w:rPr>
          <w:fldChar w:fldCharType="separate"/>
        </w:r>
        <w:r w:rsidR="00136181" w:rsidRPr="0076075D">
          <w:rPr>
            <w:sz w:val="22"/>
            <w:szCs w:val="22"/>
          </w:rPr>
          <w:t>12</w:t>
        </w:r>
        <w:r w:rsidR="00136181" w:rsidRPr="0076075D">
          <w:rPr>
            <w:sz w:val="22"/>
            <w:szCs w:val="22"/>
          </w:rPr>
          <w:fldChar w:fldCharType="end"/>
        </w:r>
      </w:hyperlink>
    </w:p>
    <w:p w14:paraId="56ADC6AA" w14:textId="77777777" w:rsidR="00501898" w:rsidRPr="0076075D" w:rsidRDefault="007C1895">
      <w:pPr>
        <w:pStyle w:val="TOC1"/>
        <w:rPr>
          <w:rFonts w:eastAsia="Yu Mincho"/>
          <w:b w:val="0"/>
          <w:snapToGrid/>
          <w:sz w:val="22"/>
          <w:szCs w:val="22"/>
          <w:lang w:eastAsia="ja-JP"/>
        </w:rPr>
      </w:pPr>
      <w:hyperlink w:anchor="_Toc115266169" w:history="1">
        <w:r w:rsidR="00136181" w:rsidRPr="0076075D">
          <w:rPr>
            <w:rStyle w:val="Hyperlink"/>
            <w:sz w:val="22"/>
            <w:szCs w:val="22"/>
          </w:rPr>
          <w:t>6.</w:t>
        </w:r>
        <w:r w:rsidR="00136181" w:rsidRPr="0076075D">
          <w:rPr>
            <w:rFonts w:eastAsia="Yu Mincho"/>
            <w:b w:val="0"/>
            <w:snapToGrid/>
            <w:sz w:val="22"/>
            <w:szCs w:val="22"/>
            <w:lang w:eastAsia="ja-JP"/>
          </w:rPr>
          <w:tab/>
        </w:r>
        <w:r w:rsidR="00136181" w:rsidRPr="0076075D">
          <w:rPr>
            <w:rStyle w:val="Hyperlink"/>
            <w:sz w:val="22"/>
            <w:szCs w:val="22"/>
          </w:rPr>
          <w:t>Đặc tả chi tiết đầu vào lập hóa đơn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_Toc115266169 \h </w:instrText>
        </w:r>
        <w:r w:rsidR="00136181" w:rsidRPr="0076075D">
          <w:rPr>
            <w:sz w:val="22"/>
            <w:szCs w:val="22"/>
          </w:rPr>
        </w:r>
        <w:r w:rsidR="00136181" w:rsidRPr="0076075D">
          <w:rPr>
            <w:sz w:val="22"/>
            <w:szCs w:val="22"/>
          </w:rPr>
          <w:fldChar w:fldCharType="separate"/>
        </w:r>
        <w:r w:rsidR="00136181" w:rsidRPr="0076075D">
          <w:rPr>
            <w:sz w:val="22"/>
            <w:szCs w:val="22"/>
          </w:rPr>
          <w:t>15</w:t>
        </w:r>
        <w:r w:rsidR="00136181" w:rsidRPr="0076075D">
          <w:rPr>
            <w:sz w:val="22"/>
            <w:szCs w:val="22"/>
          </w:rPr>
          <w:fldChar w:fldCharType="end"/>
        </w:r>
      </w:hyperlink>
    </w:p>
    <w:p w14:paraId="63AB5BE5" w14:textId="77777777" w:rsidR="00501898" w:rsidRPr="0076075D" w:rsidRDefault="007C1895">
      <w:pPr>
        <w:pStyle w:val="TOC2"/>
        <w:rPr>
          <w:rFonts w:eastAsia="Yu Mincho"/>
          <w:snapToGrid/>
          <w:sz w:val="22"/>
          <w:szCs w:val="22"/>
          <w:lang w:eastAsia="ja-JP"/>
        </w:rPr>
      </w:pPr>
      <w:hyperlink w:anchor="_Toc115266170" w:history="1">
        <w:r w:rsidR="00136181" w:rsidRPr="0076075D">
          <w:rPr>
            <w:rStyle w:val="Hyperlink"/>
            <w:sz w:val="22"/>
            <w:szCs w:val="22"/>
          </w:rPr>
          <w:t>6.1</w:t>
        </w:r>
        <w:r w:rsidR="00136181" w:rsidRPr="0076075D">
          <w:rPr>
            <w:rFonts w:eastAsia="Yu Mincho"/>
            <w:snapToGrid/>
            <w:sz w:val="22"/>
            <w:szCs w:val="22"/>
            <w:lang w:eastAsia="ja-JP"/>
          </w:rPr>
          <w:tab/>
        </w:r>
        <w:r w:rsidR="00136181" w:rsidRPr="0076075D">
          <w:rPr>
            <w:rStyle w:val="Hyperlink"/>
            <w:sz w:val="22"/>
            <w:szCs w:val="22"/>
          </w:rPr>
          <w:t>Tổng quan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_Toc115266170 \h </w:instrText>
        </w:r>
        <w:r w:rsidR="00136181" w:rsidRPr="0076075D">
          <w:rPr>
            <w:sz w:val="22"/>
            <w:szCs w:val="22"/>
          </w:rPr>
        </w:r>
        <w:r w:rsidR="00136181" w:rsidRPr="0076075D">
          <w:rPr>
            <w:sz w:val="22"/>
            <w:szCs w:val="22"/>
          </w:rPr>
          <w:fldChar w:fldCharType="separate"/>
        </w:r>
        <w:r w:rsidR="00136181" w:rsidRPr="0076075D">
          <w:rPr>
            <w:sz w:val="22"/>
            <w:szCs w:val="22"/>
          </w:rPr>
          <w:t>15</w:t>
        </w:r>
        <w:r w:rsidR="00136181" w:rsidRPr="0076075D">
          <w:rPr>
            <w:sz w:val="22"/>
            <w:szCs w:val="22"/>
          </w:rPr>
          <w:fldChar w:fldCharType="end"/>
        </w:r>
      </w:hyperlink>
    </w:p>
    <w:p w14:paraId="3FF14EDC" w14:textId="77777777" w:rsidR="00501898" w:rsidRPr="0076075D" w:rsidRDefault="007C1895">
      <w:pPr>
        <w:pStyle w:val="TOC2"/>
        <w:rPr>
          <w:rFonts w:eastAsia="Yu Mincho"/>
          <w:snapToGrid/>
          <w:sz w:val="22"/>
          <w:szCs w:val="22"/>
          <w:lang w:eastAsia="ja-JP"/>
        </w:rPr>
      </w:pPr>
      <w:hyperlink w:anchor="_Toc115266171" w:history="1">
        <w:r w:rsidR="00136181" w:rsidRPr="0076075D">
          <w:rPr>
            <w:rStyle w:val="Hyperlink"/>
            <w:sz w:val="22"/>
            <w:szCs w:val="22"/>
          </w:rPr>
          <w:t>6.2</w:t>
        </w:r>
        <w:r w:rsidR="00136181" w:rsidRPr="0076075D">
          <w:rPr>
            <w:rFonts w:eastAsia="Yu Mincho"/>
            <w:snapToGrid/>
            <w:sz w:val="22"/>
            <w:szCs w:val="22"/>
            <w:lang w:eastAsia="ja-JP"/>
          </w:rPr>
          <w:tab/>
        </w:r>
        <w:r w:rsidR="00136181" w:rsidRPr="0076075D">
          <w:rPr>
            <w:rStyle w:val="Hyperlink"/>
            <w:sz w:val="22"/>
            <w:szCs w:val="22"/>
          </w:rPr>
          <w:t>generalInvoiceInfo</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_Toc115266171 \h </w:instrText>
        </w:r>
        <w:r w:rsidR="00136181" w:rsidRPr="0076075D">
          <w:rPr>
            <w:sz w:val="22"/>
            <w:szCs w:val="22"/>
          </w:rPr>
        </w:r>
        <w:r w:rsidR="00136181" w:rsidRPr="0076075D">
          <w:rPr>
            <w:sz w:val="22"/>
            <w:szCs w:val="22"/>
          </w:rPr>
          <w:fldChar w:fldCharType="separate"/>
        </w:r>
        <w:r w:rsidR="00136181" w:rsidRPr="0076075D">
          <w:rPr>
            <w:sz w:val="22"/>
            <w:szCs w:val="22"/>
          </w:rPr>
          <w:t>16</w:t>
        </w:r>
        <w:r w:rsidR="00136181" w:rsidRPr="0076075D">
          <w:rPr>
            <w:sz w:val="22"/>
            <w:szCs w:val="22"/>
          </w:rPr>
          <w:fldChar w:fldCharType="end"/>
        </w:r>
      </w:hyperlink>
    </w:p>
    <w:p w14:paraId="276B32A1" w14:textId="77777777" w:rsidR="00501898" w:rsidRPr="0076075D" w:rsidRDefault="007C1895">
      <w:pPr>
        <w:pStyle w:val="TOC2"/>
        <w:rPr>
          <w:rFonts w:eastAsia="Yu Mincho"/>
          <w:snapToGrid/>
          <w:sz w:val="22"/>
          <w:szCs w:val="22"/>
          <w:lang w:eastAsia="ja-JP"/>
        </w:rPr>
      </w:pPr>
      <w:hyperlink w:anchor="_Toc115266172" w:history="1">
        <w:r w:rsidR="00136181" w:rsidRPr="0076075D">
          <w:rPr>
            <w:rStyle w:val="Hyperlink"/>
            <w:sz w:val="22"/>
            <w:szCs w:val="22"/>
          </w:rPr>
          <w:t>6.3</w:t>
        </w:r>
        <w:r w:rsidR="00136181" w:rsidRPr="0076075D">
          <w:rPr>
            <w:rFonts w:eastAsia="Yu Mincho"/>
            <w:snapToGrid/>
            <w:sz w:val="22"/>
            <w:szCs w:val="22"/>
            <w:lang w:eastAsia="ja-JP"/>
          </w:rPr>
          <w:tab/>
        </w:r>
        <w:r w:rsidR="00136181" w:rsidRPr="0076075D">
          <w:rPr>
            <w:rStyle w:val="Hyperlink"/>
            <w:sz w:val="22"/>
            <w:szCs w:val="22"/>
          </w:rPr>
          <w:t>sellerInfo</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_Toc115266172 \h </w:instrText>
        </w:r>
        <w:r w:rsidR="00136181" w:rsidRPr="0076075D">
          <w:rPr>
            <w:sz w:val="22"/>
            <w:szCs w:val="22"/>
          </w:rPr>
        </w:r>
        <w:r w:rsidR="00136181" w:rsidRPr="0076075D">
          <w:rPr>
            <w:sz w:val="22"/>
            <w:szCs w:val="22"/>
          </w:rPr>
          <w:fldChar w:fldCharType="separate"/>
        </w:r>
        <w:r w:rsidR="00136181" w:rsidRPr="0076075D">
          <w:rPr>
            <w:sz w:val="22"/>
            <w:szCs w:val="22"/>
          </w:rPr>
          <w:t>24</w:t>
        </w:r>
        <w:r w:rsidR="00136181" w:rsidRPr="0076075D">
          <w:rPr>
            <w:sz w:val="22"/>
            <w:szCs w:val="22"/>
          </w:rPr>
          <w:fldChar w:fldCharType="end"/>
        </w:r>
      </w:hyperlink>
    </w:p>
    <w:p w14:paraId="568202C2" w14:textId="77777777" w:rsidR="00501898" w:rsidRPr="0076075D" w:rsidRDefault="007C1895">
      <w:pPr>
        <w:pStyle w:val="TOC2"/>
        <w:rPr>
          <w:rFonts w:eastAsia="Yu Mincho"/>
          <w:snapToGrid/>
          <w:sz w:val="22"/>
          <w:szCs w:val="22"/>
          <w:lang w:eastAsia="ja-JP"/>
        </w:rPr>
      </w:pPr>
      <w:hyperlink w:anchor="_Toc115266173" w:history="1">
        <w:r w:rsidR="00136181" w:rsidRPr="0076075D">
          <w:rPr>
            <w:rStyle w:val="Hyperlink"/>
            <w:sz w:val="22"/>
            <w:szCs w:val="22"/>
          </w:rPr>
          <w:t>6.4</w:t>
        </w:r>
        <w:r w:rsidR="00136181" w:rsidRPr="0076075D">
          <w:rPr>
            <w:rFonts w:eastAsia="Yu Mincho"/>
            <w:snapToGrid/>
            <w:sz w:val="22"/>
            <w:szCs w:val="22"/>
            <w:lang w:eastAsia="ja-JP"/>
          </w:rPr>
          <w:tab/>
        </w:r>
        <w:r w:rsidR="00136181" w:rsidRPr="0076075D">
          <w:rPr>
            <w:rStyle w:val="Hyperlink"/>
            <w:sz w:val="22"/>
            <w:szCs w:val="22"/>
          </w:rPr>
          <w:t>buyerInfo</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_Toc115266173 \h </w:instrText>
        </w:r>
        <w:r w:rsidR="00136181" w:rsidRPr="0076075D">
          <w:rPr>
            <w:sz w:val="22"/>
            <w:szCs w:val="22"/>
          </w:rPr>
        </w:r>
        <w:r w:rsidR="00136181" w:rsidRPr="0076075D">
          <w:rPr>
            <w:sz w:val="22"/>
            <w:szCs w:val="22"/>
          </w:rPr>
          <w:fldChar w:fldCharType="separate"/>
        </w:r>
        <w:r w:rsidR="00136181" w:rsidRPr="0076075D">
          <w:rPr>
            <w:sz w:val="22"/>
            <w:szCs w:val="22"/>
          </w:rPr>
          <w:t>27</w:t>
        </w:r>
        <w:r w:rsidR="00136181" w:rsidRPr="0076075D">
          <w:rPr>
            <w:sz w:val="22"/>
            <w:szCs w:val="22"/>
          </w:rPr>
          <w:fldChar w:fldCharType="end"/>
        </w:r>
      </w:hyperlink>
    </w:p>
    <w:p w14:paraId="54B0B620" w14:textId="77777777" w:rsidR="00501898" w:rsidRPr="0076075D" w:rsidRDefault="007C1895">
      <w:pPr>
        <w:pStyle w:val="TOC2"/>
        <w:rPr>
          <w:rFonts w:eastAsia="Yu Mincho"/>
          <w:snapToGrid/>
          <w:sz w:val="22"/>
          <w:szCs w:val="22"/>
          <w:lang w:eastAsia="ja-JP"/>
        </w:rPr>
      </w:pPr>
      <w:hyperlink w:anchor="_Toc115266174" w:history="1">
        <w:r w:rsidR="00136181" w:rsidRPr="0076075D">
          <w:rPr>
            <w:rStyle w:val="Hyperlink"/>
            <w:sz w:val="22"/>
            <w:szCs w:val="22"/>
          </w:rPr>
          <w:t>6.5</w:t>
        </w:r>
        <w:r w:rsidR="00136181" w:rsidRPr="0076075D">
          <w:rPr>
            <w:rFonts w:eastAsia="Yu Mincho"/>
            <w:snapToGrid/>
            <w:sz w:val="22"/>
            <w:szCs w:val="22"/>
            <w:lang w:eastAsia="ja-JP"/>
          </w:rPr>
          <w:tab/>
        </w:r>
        <w:r w:rsidR="00136181" w:rsidRPr="0076075D">
          <w:rPr>
            <w:rStyle w:val="Hyperlink"/>
            <w:sz w:val="22"/>
            <w:szCs w:val="22"/>
          </w:rPr>
          <w:t>payments</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_Toc115266174 \h </w:instrText>
        </w:r>
        <w:r w:rsidR="00136181" w:rsidRPr="0076075D">
          <w:rPr>
            <w:sz w:val="22"/>
            <w:szCs w:val="22"/>
          </w:rPr>
        </w:r>
        <w:r w:rsidR="00136181" w:rsidRPr="0076075D">
          <w:rPr>
            <w:sz w:val="22"/>
            <w:szCs w:val="22"/>
          </w:rPr>
          <w:fldChar w:fldCharType="separate"/>
        </w:r>
        <w:r w:rsidR="00136181" w:rsidRPr="0076075D">
          <w:rPr>
            <w:sz w:val="22"/>
            <w:szCs w:val="22"/>
          </w:rPr>
          <w:t>30</w:t>
        </w:r>
        <w:r w:rsidR="00136181" w:rsidRPr="0076075D">
          <w:rPr>
            <w:sz w:val="22"/>
            <w:szCs w:val="22"/>
          </w:rPr>
          <w:fldChar w:fldCharType="end"/>
        </w:r>
      </w:hyperlink>
    </w:p>
    <w:p w14:paraId="1A47C7D0" w14:textId="77777777" w:rsidR="00501898" w:rsidRPr="0076075D" w:rsidRDefault="007C1895">
      <w:pPr>
        <w:pStyle w:val="TOC2"/>
        <w:rPr>
          <w:rFonts w:eastAsia="Yu Mincho"/>
          <w:snapToGrid/>
          <w:sz w:val="22"/>
          <w:szCs w:val="22"/>
          <w:lang w:eastAsia="ja-JP"/>
        </w:rPr>
      </w:pPr>
      <w:hyperlink w:anchor="_Toc115266175" w:history="1">
        <w:r w:rsidR="00136181" w:rsidRPr="0076075D">
          <w:rPr>
            <w:rStyle w:val="Hyperlink"/>
            <w:sz w:val="22"/>
            <w:szCs w:val="22"/>
          </w:rPr>
          <w:t>6.6</w:t>
        </w:r>
        <w:r w:rsidR="00136181" w:rsidRPr="0076075D">
          <w:rPr>
            <w:rFonts w:eastAsia="Yu Mincho"/>
            <w:snapToGrid/>
            <w:sz w:val="22"/>
            <w:szCs w:val="22"/>
            <w:lang w:eastAsia="ja-JP"/>
          </w:rPr>
          <w:tab/>
        </w:r>
        <w:r w:rsidR="00136181" w:rsidRPr="0076075D">
          <w:rPr>
            <w:rStyle w:val="Hyperlink"/>
            <w:sz w:val="22"/>
            <w:szCs w:val="22"/>
          </w:rPr>
          <w:t>itemInfo</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_Toc115266175 \h </w:instrText>
        </w:r>
        <w:r w:rsidR="00136181" w:rsidRPr="0076075D">
          <w:rPr>
            <w:sz w:val="22"/>
            <w:szCs w:val="22"/>
          </w:rPr>
        </w:r>
        <w:r w:rsidR="00136181" w:rsidRPr="0076075D">
          <w:rPr>
            <w:sz w:val="22"/>
            <w:szCs w:val="22"/>
          </w:rPr>
          <w:fldChar w:fldCharType="separate"/>
        </w:r>
        <w:r w:rsidR="00136181" w:rsidRPr="0076075D">
          <w:rPr>
            <w:sz w:val="22"/>
            <w:szCs w:val="22"/>
          </w:rPr>
          <w:t>31</w:t>
        </w:r>
        <w:r w:rsidR="00136181" w:rsidRPr="0076075D">
          <w:rPr>
            <w:sz w:val="22"/>
            <w:szCs w:val="22"/>
          </w:rPr>
          <w:fldChar w:fldCharType="end"/>
        </w:r>
      </w:hyperlink>
    </w:p>
    <w:p w14:paraId="4EC93667" w14:textId="77777777" w:rsidR="00501898" w:rsidRPr="0076075D" w:rsidRDefault="007C1895">
      <w:pPr>
        <w:pStyle w:val="TOC2"/>
        <w:rPr>
          <w:rFonts w:eastAsia="Yu Mincho"/>
          <w:snapToGrid/>
          <w:sz w:val="22"/>
          <w:szCs w:val="22"/>
          <w:lang w:eastAsia="ja-JP"/>
        </w:rPr>
      </w:pPr>
      <w:hyperlink w:anchor="_Toc115266176" w:history="1">
        <w:r w:rsidR="00136181" w:rsidRPr="0076075D">
          <w:rPr>
            <w:rStyle w:val="Hyperlink"/>
            <w:sz w:val="22"/>
            <w:szCs w:val="22"/>
          </w:rPr>
          <w:t>6.7</w:t>
        </w:r>
        <w:r w:rsidR="00136181" w:rsidRPr="0076075D">
          <w:rPr>
            <w:rFonts w:eastAsia="Yu Mincho"/>
            <w:snapToGrid/>
            <w:sz w:val="22"/>
            <w:szCs w:val="22"/>
            <w:lang w:eastAsia="ja-JP"/>
          </w:rPr>
          <w:tab/>
        </w:r>
        <w:r w:rsidR="00136181" w:rsidRPr="0076075D">
          <w:rPr>
            <w:rStyle w:val="Hyperlink"/>
            <w:sz w:val="22"/>
            <w:szCs w:val="22"/>
          </w:rPr>
          <w:t>taxBreakdowns</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_Toc115266176 \h </w:instrText>
        </w:r>
        <w:r w:rsidR="00136181" w:rsidRPr="0076075D">
          <w:rPr>
            <w:sz w:val="22"/>
            <w:szCs w:val="22"/>
          </w:rPr>
        </w:r>
        <w:r w:rsidR="00136181" w:rsidRPr="0076075D">
          <w:rPr>
            <w:sz w:val="22"/>
            <w:szCs w:val="22"/>
          </w:rPr>
          <w:fldChar w:fldCharType="separate"/>
        </w:r>
        <w:r w:rsidR="00136181" w:rsidRPr="0076075D">
          <w:rPr>
            <w:sz w:val="22"/>
            <w:szCs w:val="22"/>
          </w:rPr>
          <w:t>43</w:t>
        </w:r>
        <w:r w:rsidR="00136181" w:rsidRPr="0076075D">
          <w:rPr>
            <w:sz w:val="22"/>
            <w:szCs w:val="22"/>
          </w:rPr>
          <w:fldChar w:fldCharType="end"/>
        </w:r>
      </w:hyperlink>
    </w:p>
    <w:p w14:paraId="1838DDF8" w14:textId="77777777" w:rsidR="00501898" w:rsidRPr="0076075D" w:rsidRDefault="007C1895">
      <w:pPr>
        <w:pStyle w:val="TOC2"/>
        <w:rPr>
          <w:rFonts w:eastAsia="Yu Mincho"/>
          <w:snapToGrid/>
          <w:sz w:val="22"/>
          <w:szCs w:val="22"/>
          <w:lang w:eastAsia="ja-JP"/>
        </w:rPr>
      </w:pPr>
      <w:hyperlink w:anchor="_Toc115266177" w:history="1">
        <w:r w:rsidR="00136181" w:rsidRPr="0076075D">
          <w:rPr>
            <w:rStyle w:val="Hyperlink"/>
            <w:sz w:val="22"/>
            <w:szCs w:val="22"/>
          </w:rPr>
          <w:t>6.8</w:t>
        </w:r>
        <w:r w:rsidR="00136181" w:rsidRPr="0076075D">
          <w:rPr>
            <w:rFonts w:eastAsia="Yu Mincho"/>
            <w:snapToGrid/>
            <w:sz w:val="22"/>
            <w:szCs w:val="22"/>
            <w:lang w:eastAsia="ja-JP"/>
          </w:rPr>
          <w:tab/>
        </w:r>
        <w:r w:rsidR="00136181" w:rsidRPr="0076075D">
          <w:rPr>
            <w:rStyle w:val="Hyperlink"/>
            <w:sz w:val="22"/>
            <w:szCs w:val="22"/>
          </w:rPr>
          <w:t>summarizeInfo</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_Toc115266177 \h </w:instrText>
        </w:r>
        <w:r w:rsidR="00136181" w:rsidRPr="0076075D">
          <w:rPr>
            <w:sz w:val="22"/>
            <w:szCs w:val="22"/>
          </w:rPr>
        </w:r>
        <w:r w:rsidR="00136181" w:rsidRPr="0076075D">
          <w:rPr>
            <w:sz w:val="22"/>
            <w:szCs w:val="22"/>
          </w:rPr>
          <w:fldChar w:fldCharType="separate"/>
        </w:r>
        <w:r w:rsidR="00136181" w:rsidRPr="0076075D">
          <w:rPr>
            <w:sz w:val="22"/>
            <w:szCs w:val="22"/>
          </w:rPr>
          <w:t>46</w:t>
        </w:r>
        <w:r w:rsidR="00136181" w:rsidRPr="0076075D">
          <w:rPr>
            <w:sz w:val="22"/>
            <w:szCs w:val="22"/>
          </w:rPr>
          <w:fldChar w:fldCharType="end"/>
        </w:r>
      </w:hyperlink>
    </w:p>
    <w:p w14:paraId="58A830AF" w14:textId="77777777" w:rsidR="00501898" w:rsidRPr="0076075D" w:rsidRDefault="007C1895">
      <w:pPr>
        <w:pStyle w:val="TOC2"/>
        <w:rPr>
          <w:rFonts w:eastAsia="Yu Mincho"/>
          <w:snapToGrid/>
          <w:sz w:val="22"/>
          <w:szCs w:val="22"/>
          <w:lang w:eastAsia="ja-JP"/>
        </w:rPr>
      </w:pPr>
      <w:hyperlink w:anchor="_Toc115266178" w:history="1">
        <w:r w:rsidR="00136181" w:rsidRPr="0076075D">
          <w:rPr>
            <w:rStyle w:val="Hyperlink"/>
            <w:sz w:val="22"/>
            <w:szCs w:val="22"/>
          </w:rPr>
          <w:t>6.9</w:t>
        </w:r>
        <w:r w:rsidR="00136181" w:rsidRPr="0076075D">
          <w:rPr>
            <w:rFonts w:eastAsia="Yu Mincho"/>
            <w:snapToGrid/>
            <w:sz w:val="22"/>
            <w:szCs w:val="22"/>
            <w:lang w:eastAsia="ja-JP"/>
          </w:rPr>
          <w:tab/>
        </w:r>
        <w:r w:rsidR="00136181" w:rsidRPr="0076075D">
          <w:rPr>
            <w:rStyle w:val="Hyperlink"/>
            <w:sz w:val="22"/>
            <w:szCs w:val="22"/>
          </w:rPr>
          <w:t>metadata</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_Toc115266178 \h </w:instrText>
        </w:r>
        <w:r w:rsidR="00136181" w:rsidRPr="0076075D">
          <w:rPr>
            <w:sz w:val="22"/>
            <w:szCs w:val="22"/>
          </w:rPr>
        </w:r>
        <w:r w:rsidR="00136181" w:rsidRPr="0076075D">
          <w:rPr>
            <w:sz w:val="22"/>
            <w:szCs w:val="22"/>
          </w:rPr>
          <w:fldChar w:fldCharType="separate"/>
        </w:r>
        <w:r w:rsidR="00136181" w:rsidRPr="0076075D">
          <w:rPr>
            <w:sz w:val="22"/>
            <w:szCs w:val="22"/>
          </w:rPr>
          <w:t>49</w:t>
        </w:r>
        <w:r w:rsidR="00136181" w:rsidRPr="0076075D">
          <w:rPr>
            <w:sz w:val="22"/>
            <w:szCs w:val="22"/>
          </w:rPr>
          <w:fldChar w:fldCharType="end"/>
        </w:r>
      </w:hyperlink>
    </w:p>
    <w:p w14:paraId="47608F40" w14:textId="77777777" w:rsidR="00501898" w:rsidRPr="0076075D" w:rsidRDefault="007C1895">
      <w:pPr>
        <w:pStyle w:val="TOC2"/>
        <w:rPr>
          <w:rFonts w:eastAsia="Yu Mincho"/>
          <w:snapToGrid/>
          <w:sz w:val="22"/>
          <w:szCs w:val="22"/>
          <w:lang w:eastAsia="ja-JP"/>
        </w:rPr>
      </w:pPr>
      <w:hyperlink w:anchor="_Toc115266179" w:history="1">
        <w:r w:rsidR="00136181" w:rsidRPr="0076075D">
          <w:rPr>
            <w:rStyle w:val="Hyperlink"/>
            <w:sz w:val="22"/>
            <w:szCs w:val="22"/>
          </w:rPr>
          <w:t>6.10</w:t>
        </w:r>
        <w:r w:rsidR="00136181" w:rsidRPr="0076075D">
          <w:rPr>
            <w:rFonts w:eastAsia="Yu Mincho"/>
            <w:snapToGrid/>
            <w:sz w:val="22"/>
            <w:szCs w:val="22"/>
            <w:lang w:eastAsia="ja-JP"/>
          </w:rPr>
          <w:tab/>
        </w:r>
        <w:r w:rsidR="00136181" w:rsidRPr="0076075D">
          <w:rPr>
            <w:rStyle w:val="Hyperlink"/>
            <w:sz w:val="22"/>
            <w:szCs w:val="22"/>
          </w:rPr>
          <w:t>meterReading</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_Toc115266179 \h </w:instrText>
        </w:r>
        <w:r w:rsidR="00136181" w:rsidRPr="0076075D">
          <w:rPr>
            <w:sz w:val="22"/>
            <w:szCs w:val="22"/>
          </w:rPr>
        </w:r>
        <w:r w:rsidR="00136181" w:rsidRPr="0076075D">
          <w:rPr>
            <w:sz w:val="22"/>
            <w:szCs w:val="22"/>
          </w:rPr>
          <w:fldChar w:fldCharType="separate"/>
        </w:r>
        <w:r w:rsidR="00136181" w:rsidRPr="0076075D">
          <w:rPr>
            <w:sz w:val="22"/>
            <w:szCs w:val="22"/>
          </w:rPr>
          <w:t>54</w:t>
        </w:r>
        <w:r w:rsidR="00136181" w:rsidRPr="0076075D">
          <w:rPr>
            <w:sz w:val="22"/>
            <w:szCs w:val="22"/>
          </w:rPr>
          <w:fldChar w:fldCharType="end"/>
        </w:r>
      </w:hyperlink>
    </w:p>
    <w:p w14:paraId="5E6476BF" w14:textId="77777777" w:rsidR="00501898" w:rsidRPr="0076075D" w:rsidRDefault="007C1895">
      <w:pPr>
        <w:pStyle w:val="TOC2"/>
        <w:rPr>
          <w:rFonts w:eastAsia="Yu Mincho"/>
          <w:snapToGrid/>
          <w:sz w:val="22"/>
          <w:szCs w:val="22"/>
          <w:lang w:eastAsia="ja-JP"/>
        </w:rPr>
      </w:pPr>
      <w:hyperlink w:anchor="_Toc115266180" w:history="1">
        <w:r w:rsidR="00136181" w:rsidRPr="0076075D">
          <w:rPr>
            <w:rStyle w:val="Hyperlink"/>
            <w:sz w:val="22"/>
            <w:szCs w:val="22"/>
          </w:rPr>
          <w:t>6.11</w:t>
        </w:r>
        <w:r w:rsidR="00136181" w:rsidRPr="0076075D">
          <w:rPr>
            <w:rFonts w:eastAsia="Yu Mincho"/>
            <w:snapToGrid/>
            <w:sz w:val="22"/>
            <w:szCs w:val="22"/>
            <w:lang w:eastAsia="ja-JP"/>
          </w:rPr>
          <w:tab/>
        </w:r>
        <w:r w:rsidR="00136181" w:rsidRPr="0076075D">
          <w:rPr>
            <w:rStyle w:val="Hyperlink"/>
            <w:sz w:val="22"/>
            <w:szCs w:val="22"/>
          </w:rPr>
          <w:t>invoiceFile</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_Toc115266180 \h </w:instrText>
        </w:r>
        <w:r w:rsidR="00136181" w:rsidRPr="0076075D">
          <w:rPr>
            <w:sz w:val="22"/>
            <w:szCs w:val="22"/>
          </w:rPr>
        </w:r>
        <w:r w:rsidR="00136181" w:rsidRPr="0076075D">
          <w:rPr>
            <w:sz w:val="22"/>
            <w:szCs w:val="22"/>
          </w:rPr>
          <w:fldChar w:fldCharType="separate"/>
        </w:r>
        <w:r w:rsidR="00136181" w:rsidRPr="0076075D">
          <w:rPr>
            <w:sz w:val="22"/>
            <w:szCs w:val="22"/>
          </w:rPr>
          <w:t>55</w:t>
        </w:r>
        <w:r w:rsidR="00136181" w:rsidRPr="0076075D">
          <w:rPr>
            <w:sz w:val="22"/>
            <w:szCs w:val="22"/>
          </w:rPr>
          <w:fldChar w:fldCharType="end"/>
        </w:r>
      </w:hyperlink>
    </w:p>
    <w:p w14:paraId="4F2C57D3" w14:textId="77777777" w:rsidR="00501898" w:rsidRPr="0076075D" w:rsidRDefault="007C1895">
      <w:pPr>
        <w:pStyle w:val="TOC2"/>
        <w:rPr>
          <w:rFonts w:eastAsia="Yu Mincho"/>
          <w:snapToGrid/>
          <w:sz w:val="22"/>
          <w:szCs w:val="22"/>
          <w:lang w:eastAsia="ja-JP"/>
        </w:rPr>
      </w:pPr>
      <w:hyperlink w:anchor="_Toc115266181" w:history="1">
        <w:r w:rsidR="00136181" w:rsidRPr="0076075D">
          <w:rPr>
            <w:rStyle w:val="Hyperlink"/>
            <w:sz w:val="22"/>
            <w:szCs w:val="22"/>
          </w:rPr>
          <w:t>6.12</w:t>
        </w:r>
        <w:r w:rsidR="00136181" w:rsidRPr="0076075D">
          <w:rPr>
            <w:rFonts w:eastAsia="Yu Mincho"/>
            <w:snapToGrid/>
            <w:sz w:val="22"/>
            <w:szCs w:val="22"/>
            <w:lang w:eastAsia="ja-JP"/>
          </w:rPr>
          <w:tab/>
        </w:r>
        <w:r w:rsidR="00136181" w:rsidRPr="0076075D">
          <w:rPr>
            <w:rStyle w:val="Hyperlink"/>
            <w:sz w:val="22"/>
            <w:szCs w:val="22"/>
          </w:rPr>
          <w:t>qrcode</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_Toc115266181 \h </w:instrText>
        </w:r>
        <w:r w:rsidR="00136181" w:rsidRPr="0076075D">
          <w:rPr>
            <w:sz w:val="22"/>
            <w:szCs w:val="22"/>
          </w:rPr>
        </w:r>
        <w:r w:rsidR="00136181" w:rsidRPr="0076075D">
          <w:rPr>
            <w:sz w:val="22"/>
            <w:szCs w:val="22"/>
          </w:rPr>
          <w:fldChar w:fldCharType="separate"/>
        </w:r>
        <w:r w:rsidR="00136181" w:rsidRPr="0076075D">
          <w:rPr>
            <w:sz w:val="22"/>
            <w:szCs w:val="22"/>
          </w:rPr>
          <w:t>55</w:t>
        </w:r>
        <w:r w:rsidR="00136181" w:rsidRPr="0076075D">
          <w:rPr>
            <w:sz w:val="22"/>
            <w:szCs w:val="22"/>
          </w:rPr>
          <w:fldChar w:fldCharType="end"/>
        </w:r>
      </w:hyperlink>
    </w:p>
    <w:p w14:paraId="73321CB4" w14:textId="77777777" w:rsidR="00501898" w:rsidRPr="0076075D" w:rsidRDefault="007C1895">
      <w:pPr>
        <w:pStyle w:val="TOC1"/>
        <w:rPr>
          <w:rFonts w:eastAsia="Yu Mincho"/>
          <w:b w:val="0"/>
          <w:snapToGrid/>
          <w:sz w:val="22"/>
          <w:szCs w:val="22"/>
          <w:lang w:eastAsia="ja-JP"/>
        </w:rPr>
      </w:pPr>
      <w:hyperlink w:anchor="_Toc115266182" w:history="1">
        <w:r w:rsidR="00136181" w:rsidRPr="0076075D">
          <w:rPr>
            <w:rStyle w:val="Hyperlink"/>
            <w:sz w:val="22"/>
            <w:szCs w:val="22"/>
          </w:rPr>
          <w:t>7.</w:t>
        </w:r>
        <w:r w:rsidR="00136181" w:rsidRPr="0076075D">
          <w:rPr>
            <w:rFonts w:eastAsia="Yu Mincho"/>
            <w:b w:val="0"/>
            <w:snapToGrid/>
            <w:sz w:val="22"/>
            <w:szCs w:val="22"/>
            <w:lang w:eastAsia="ja-JP"/>
          </w:rPr>
          <w:tab/>
        </w:r>
        <w:r w:rsidR="00136181" w:rsidRPr="0076075D">
          <w:rPr>
            <w:rStyle w:val="Hyperlink"/>
            <w:sz w:val="22"/>
            <w:szCs w:val="22"/>
          </w:rPr>
          <w:t>Các API kết nối</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_Toc115266182 \h </w:instrText>
        </w:r>
        <w:r w:rsidR="00136181" w:rsidRPr="0076075D">
          <w:rPr>
            <w:sz w:val="22"/>
            <w:szCs w:val="22"/>
          </w:rPr>
        </w:r>
        <w:r w:rsidR="00136181" w:rsidRPr="0076075D">
          <w:rPr>
            <w:sz w:val="22"/>
            <w:szCs w:val="22"/>
          </w:rPr>
          <w:fldChar w:fldCharType="separate"/>
        </w:r>
        <w:r w:rsidR="00136181" w:rsidRPr="0076075D">
          <w:rPr>
            <w:sz w:val="22"/>
            <w:szCs w:val="22"/>
          </w:rPr>
          <w:t>59</w:t>
        </w:r>
        <w:r w:rsidR="00136181" w:rsidRPr="0076075D">
          <w:rPr>
            <w:sz w:val="22"/>
            <w:szCs w:val="22"/>
          </w:rPr>
          <w:fldChar w:fldCharType="end"/>
        </w:r>
      </w:hyperlink>
    </w:p>
    <w:p w14:paraId="64842A89" w14:textId="77777777" w:rsidR="00501898" w:rsidRPr="0076075D" w:rsidRDefault="007C1895">
      <w:pPr>
        <w:pStyle w:val="TOC2"/>
        <w:rPr>
          <w:rFonts w:eastAsia="Yu Mincho"/>
          <w:snapToGrid/>
          <w:sz w:val="22"/>
          <w:szCs w:val="22"/>
          <w:lang w:eastAsia="ja-JP"/>
        </w:rPr>
      </w:pPr>
      <w:hyperlink w:anchor="_Toc115266183" w:history="1">
        <w:r w:rsidR="00136181" w:rsidRPr="0076075D">
          <w:rPr>
            <w:rStyle w:val="Hyperlink"/>
            <w:sz w:val="22"/>
            <w:szCs w:val="22"/>
          </w:rPr>
          <w:t>7.1</w:t>
        </w:r>
        <w:r w:rsidR="00136181" w:rsidRPr="0076075D">
          <w:rPr>
            <w:rFonts w:eastAsia="Yu Mincho"/>
            <w:snapToGrid/>
            <w:sz w:val="22"/>
            <w:szCs w:val="22"/>
            <w:lang w:eastAsia="ja-JP"/>
          </w:rPr>
          <w:tab/>
        </w:r>
        <w:r w:rsidR="00136181" w:rsidRPr="0076075D">
          <w:rPr>
            <w:rStyle w:val="Hyperlink"/>
            <w:sz w:val="22"/>
            <w:szCs w:val="22"/>
          </w:rPr>
          <w:t>Các khái niệm chung</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_Toc115266183 \h </w:instrText>
        </w:r>
        <w:r w:rsidR="00136181" w:rsidRPr="0076075D">
          <w:rPr>
            <w:sz w:val="22"/>
            <w:szCs w:val="22"/>
          </w:rPr>
        </w:r>
        <w:r w:rsidR="00136181" w:rsidRPr="0076075D">
          <w:rPr>
            <w:sz w:val="22"/>
            <w:szCs w:val="22"/>
          </w:rPr>
          <w:fldChar w:fldCharType="separate"/>
        </w:r>
        <w:r w:rsidR="00136181" w:rsidRPr="0076075D">
          <w:rPr>
            <w:sz w:val="22"/>
            <w:szCs w:val="22"/>
          </w:rPr>
          <w:t>59</w:t>
        </w:r>
        <w:r w:rsidR="00136181" w:rsidRPr="0076075D">
          <w:rPr>
            <w:sz w:val="22"/>
            <w:szCs w:val="22"/>
          </w:rPr>
          <w:fldChar w:fldCharType="end"/>
        </w:r>
      </w:hyperlink>
    </w:p>
    <w:p w14:paraId="3D60C16E" w14:textId="77777777" w:rsidR="00501898" w:rsidRPr="0076075D" w:rsidRDefault="007C1895">
      <w:pPr>
        <w:pStyle w:val="TOC2"/>
        <w:rPr>
          <w:rFonts w:eastAsia="Yu Mincho"/>
          <w:snapToGrid/>
          <w:sz w:val="22"/>
          <w:szCs w:val="22"/>
          <w:lang w:eastAsia="ja-JP"/>
        </w:rPr>
      </w:pPr>
      <w:hyperlink w:anchor="_Toc115266184" w:history="1">
        <w:r w:rsidR="00136181" w:rsidRPr="0076075D">
          <w:rPr>
            <w:rStyle w:val="Hyperlink"/>
            <w:sz w:val="22"/>
            <w:szCs w:val="22"/>
          </w:rPr>
          <w:t>7.2</w:t>
        </w:r>
        <w:r w:rsidR="00136181" w:rsidRPr="0076075D">
          <w:rPr>
            <w:rFonts w:eastAsia="Yu Mincho"/>
            <w:snapToGrid/>
            <w:sz w:val="22"/>
            <w:szCs w:val="22"/>
            <w:lang w:eastAsia="ja-JP"/>
          </w:rPr>
          <w:tab/>
        </w:r>
        <w:r w:rsidR="00136181" w:rsidRPr="0076075D">
          <w:rPr>
            <w:rStyle w:val="Hyperlink"/>
            <w:sz w:val="22"/>
            <w:szCs w:val="22"/>
          </w:rPr>
          <w:t>Phát hành/thay thế/điều chỉnh hóa đơn (Dùng cho CTS HSM)</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_Toc115266184 \h </w:instrText>
        </w:r>
        <w:r w:rsidR="00136181" w:rsidRPr="0076075D">
          <w:rPr>
            <w:sz w:val="22"/>
            <w:szCs w:val="22"/>
          </w:rPr>
        </w:r>
        <w:r w:rsidR="00136181" w:rsidRPr="0076075D">
          <w:rPr>
            <w:sz w:val="22"/>
            <w:szCs w:val="22"/>
          </w:rPr>
          <w:fldChar w:fldCharType="separate"/>
        </w:r>
        <w:r w:rsidR="00136181" w:rsidRPr="0076075D">
          <w:rPr>
            <w:sz w:val="22"/>
            <w:szCs w:val="22"/>
          </w:rPr>
          <w:t>60</w:t>
        </w:r>
        <w:r w:rsidR="00136181" w:rsidRPr="0076075D">
          <w:rPr>
            <w:sz w:val="22"/>
            <w:szCs w:val="22"/>
          </w:rPr>
          <w:fldChar w:fldCharType="end"/>
        </w:r>
      </w:hyperlink>
    </w:p>
    <w:p w14:paraId="43E975DF" w14:textId="77777777" w:rsidR="00501898" w:rsidRPr="0076075D" w:rsidRDefault="007C1895">
      <w:pPr>
        <w:pStyle w:val="TOC2"/>
        <w:rPr>
          <w:rFonts w:eastAsia="Yu Mincho"/>
          <w:snapToGrid/>
          <w:sz w:val="22"/>
          <w:szCs w:val="22"/>
          <w:lang w:eastAsia="ja-JP"/>
        </w:rPr>
      </w:pPr>
      <w:hyperlink w:anchor="_Toc115266185" w:history="1">
        <w:r w:rsidR="00136181" w:rsidRPr="0076075D">
          <w:rPr>
            <w:rStyle w:val="Hyperlink"/>
            <w:sz w:val="22"/>
            <w:szCs w:val="22"/>
          </w:rPr>
          <w:t>7.3</w:t>
        </w:r>
        <w:r w:rsidR="00136181" w:rsidRPr="0076075D">
          <w:rPr>
            <w:rFonts w:eastAsia="Yu Mincho"/>
            <w:snapToGrid/>
            <w:sz w:val="22"/>
            <w:szCs w:val="22"/>
            <w:lang w:eastAsia="ja-JP"/>
          </w:rPr>
          <w:tab/>
        </w:r>
        <w:r w:rsidR="00136181" w:rsidRPr="0076075D">
          <w:rPr>
            <w:rStyle w:val="Hyperlink"/>
            <w:sz w:val="22"/>
            <w:szCs w:val="22"/>
          </w:rPr>
          <w:t>Lấy file hóa đơn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_Toc115266185 \h </w:instrText>
        </w:r>
        <w:r w:rsidR="00136181" w:rsidRPr="0076075D">
          <w:rPr>
            <w:sz w:val="22"/>
            <w:szCs w:val="22"/>
          </w:rPr>
        </w:r>
        <w:r w:rsidR="00136181" w:rsidRPr="0076075D">
          <w:rPr>
            <w:sz w:val="22"/>
            <w:szCs w:val="22"/>
          </w:rPr>
          <w:fldChar w:fldCharType="separate"/>
        </w:r>
        <w:r w:rsidR="00136181" w:rsidRPr="0076075D">
          <w:rPr>
            <w:sz w:val="22"/>
            <w:szCs w:val="22"/>
          </w:rPr>
          <w:t>66</w:t>
        </w:r>
        <w:r w:rsidR="00136181" w:rsidRPr="0076075D">
          <w:rPr>
            <w:sz w:val="22"/>
            <w:szCs w:val="22"/>
          </w:rPr>
          <w:fldChar w:fldCharType="end"/>
        </w:r>
      </w:hyperlink>
    </w:p>
    <w:p w14:paraId="6E5BCED7" w14:textId="77777777" w:rsidR="00501898" w:rsidRPr="0076075D" w:rsidRDefault="007C1895">
      <w:pPr>
        <w:pStyle w:val="TOC2"/>
        <w:rPr>
          <w:rFonts w:eastAsia="Yu Mincho"/>
          <w:snapToGrid/>
          <w:sz w:val="22"/>
          <w:szCs w:val="22"/>
          <w:lang w:eastAsia="ja-JP"/>
        </w:rPr>
      </w:pPr>
      <w:hyperlink w:anchor="_Toc115266186" w:history="1">
        <w:r w:rsidR="00136181" w:rsidRPr="0076075D">
          <w:rPr>
            <w:rStyle w:val="Hyperlink"/>
            <w:sz w:val="22"/>
            <w:szCs w:val="22"/>
          </w:rPr>
          <w:t>7.4</w:t>
        </w:r>
        <w:r w:rsidR="00136181" w:rsidRPr="0076075D">
          <w:rPr>
            <w:rFonts w:eastAsia="Yu Mincho"/>
            <w:snapToGrid/>
            <w:sz w:val="22"/>
            <w:szCs w:val="22"/>
            <w:lang w:eastAsia="ja-JP"/>
          </w:rPr>
          <w:tab/>
        </w:r>
        <w:r w:rsidR="00136181" w:rsidRPr="0076075D">
          <w:rPr>
            <w:rStyle w:val="Hyperlink"/>
            <w:sz w:val="22"/>
            <w:szCs w:val="22"/>
          </w:rPr>
          <w:t>Lấy file hóa đơn có mã số bí mật</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_Toc115266186 \h </w:instrText>
        </w:r>
        <w:r w:rsidR="00136181" w:rsidRPr="0076075D">
          <w:rPr>
            <w:sz w:val="22"/>
            <w:szCs w:val="22"/>
          </w:rPr>
        </w:r>
        <w:r w:rsidR="00136181" w:rsidRPr="0076075D">
          <w:rPr>
            <w:sz w:val="22"/>
            <w:szCs w:val="22"/>
          </w:rPr>
          <w:fldChar w:fldCharType="separate"/>
        </w:r>
        <w:r w:rsidR="00136181" w:rsidRPr="0076075D">
          <w:rPr>
            <w:sz w:val="22"/>
            <w:szCs w:val="22"/>
          </w:rPr>
          <w:t>68</w:t>
        </w:r>
        <w:r w:rsidR="00136181" w:rsidRPr="0076075D">
          <w:rPr>
            <w:sz w:val="22"/>
            <w:szCs w:val="22"/>
          </w:rPr>
          <w:fldChar w:fldCharType="end"/>
        </w:r>
      </w:hyperlink>
    </w:p>
    <w:p w14:paraId="531AFE59" w14:textId="77777777" w:rsidR="00501898" w:rsidRPr="0076075D" w:rsidRDefault="007C1895">
      <w:pPr>
        <w:pStyle w:val="TOC2"/>
        <w:rPr>
          <w:rFonts w:eastAsia="Yu Mincho"/>
          <w:snapToGrid/>
          <w:sz w:val="22"/>
          <w:szCs w:val="22"/>
          <w:lang w:eastAsia="ja-JP"/>
        </w:rPr>
      </w:pPr>
      <w:hyperlink w:anchor="_Toc115266187" w:history="1">
        <w:r w:rsidR="00136181" w:rsidRPr="0076075D">
          <w:rPr>
            <w:rStyle w:val="Hyperlink"/>
            <w:sz w:val="22"/>
            <w:szCs w:val="22"/>
          </w:rPr>
          <w:t>7.5</w:t>
        </w:r>
        <w:r w:rsidR="00136181" w:rsidRPr="0076075D">
          <w:rPr>
            <w:rFonts w:eastAsia="Yu Mincho"/>
            <w:snapToGrid/>
            <w:sz w:val="22"/>
            <w:szCs w:val="22"/>
            <w:lang w:eastAsia="ja-JP"/>
          </w:rPr>
          <w:tab/>
        </w:r>
        <w:r w:rsidR="00136181" w:rsidRPr="0076075D">
          <w:rPr>
            <w:rStyle w:val="Hyperlink"/>
            <w:sz w:val="22"/>
            <w:szCs w:val="22"/>
          </w:rPr>
          <w:t>Lấy file hóa đơn chuyển đổi (pdf)</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_Toc115266187 \h </w:instrText>
        </w:r>
        <w:r w:rsidR="00136181" w:rsidRPr="0076075D">
          <w:rPr>
            <w:sz w:val="22"/>
            <w:szCs w:val="22"/>
          </w:rPr>
        </w:r>
        <w:r w:rsidR="00136181" w:rsidRPr="0076075D">
          <w:rPr>
            <w:sz w:val="22"/>
            <w:szCs w:val="22"/>
          </w:rPr>
          <w:fldChar w:fldCharType="separate"/>
        </w:r>
        <w:r w:rsidR="00136181" w:rsidRPr="0076075D">
          <w:rPr>
            <w:sz w:val="22"/>
            <w:szCs w:val="22"/>
          </w:rPr>
          <w:t>72</w:t>
        </w:r>
        <w:r w:rsidR="00136181" w:rsidRPr="0076075D">
          <w:rPr>
            <w:sz w:val="22"/>
            <w:szCs w:val="22"/>
          </w:rPr>
          <w:fldChar w:fldCharType="end"/>
        </w:r>
      </w:hyperlink>
    </w:p>
    <w:p w14:paraId="4D9C7A11" w14:textId="77777777" w:rsidR="00501898" w:rsidRPr="0076075D" w:rsidRDefault="007C1895">
      <w:pPr>
        <w:pStyle w:val="TOC2"/>
        <w:rPr>
          <w:rFonts w:eastAsia="Yu Mincho"/>
          <w:snapToGrid/>
          <w:sz w:val="22"/>
          <w:szCs w:val="22"/>
          <w:lang w:eastAsia="ja-JP"/>
        </w:rPr>
      </w:pPr>
      <w:hyperlink w:anchor="_Toc115266188" w:history="1">
        <w:r w:rsidR="00136181" w:rsidRPr="0076075D">
          <w:rPr>
            <w:rStyle w:val="Hyperlink"/>
            <w:sz w:val="22"/>
            <w:szCs w:val="22"/>
          </w:rPr>
          <w:t>7.6</w:t>
        </w:r>
        <w:r w:rsidR="00136181" w:rsidRPr="0076075D">
          <w:rPr>
            <w:rFonts w:eastAsia="Yu Mincho"/>
            <w:snapToGrid/>
            <w:sz w:val="22"/>
            <w:szCs w:val="22"/>
            <w:lang w:eastAsia="ja-JP"/>
          </w:rPr>
          <w:tab/>
        </w:r>
        <w:r w:rsidR="00136181" w:rsidRPr="0076075D">
          <w:rPr>
            <w:rStyle w:val="Hyperlink"/>
            <w:sz w:val="22"/>
            <w:szCs w:val="22"/>
          </w:rPr>
          <w:t>Hủy hóa đơn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_Toc115266188 \h </w:instrText>
        </w:r>
        <w:r w:rsidR="00136181" w:rsidRPr="0076075D">
          <w:rPr>
            <w:sz w:val="22"/>
            <w:szCs w:val="22"/>
          </w:rPr>
        </w:r>
        <w:r w:rsidR="00136181" w:rsidRPr="0076075D">
          <w:rPr>
            <w:sz w:val="22"/>
            <w:szCs w:val="22"/>
          </w:rPr>
          <w:fldChar w:fldCharType="separate"/>
        </w:r>
        <w:r w:rsidR="00136181" w:rsidRPr="0076075D">
          <w:rPr>
            <w:sz w:val="22"/>
            <w:szCs w:val="22"/>
          </w:rPr>
          <w:t>89</w:t>
        </w:r>
        <w:r w:rsidR="00136181" w:rsidRPr="0076075D">
          <w:rPr>
            <w:sz w:val="22"/>
            <w:szCs w:val="22"/>
          </w:rPr>
          <w:fldChar w:fldCharType="end"/>
        </w:r>
      </w:hyperlink>
    </w:p>
    <w:p w14:paraId="0703C0EF" w14:textId="77777777" w:rsidR="00501898" w:rsidRPr="0076075D" w:rsidRDefault="007C1895">
      <w:pPr>
        <w:pStyle w:val="TOC2"/>
        <w:rPr>
          <w:rFonts w:eastAsia="Yu Mincho"/>
          <w:snapToGrid/>
          <w:sz w:val="22"/>
          <w:szCs w:val="22"/>
          <w:lang w:eastAsia="ja-JP"/>
        </w:rPr>
      </w:pPr>
      <w:hyperlink w:anchor="_Toc115266189" w:history="1">
        <w:r w:rsidR="00136181" w:rsidRPr="0076075D">
          <w:rPr>
            <w:rStyle w:val="Hyperlink"/>
            <w:sz w:val="22"/>
            <w:szCs w:val="22"/>
          </w:rPr>
          <w:t>7.7</w:t>
        </w:r>
        <w:r w:rsidR="00136181" w:rsidRPr="0076075D">
          <w:rPr>
            <w:rFonts w:eastAsia="Yu Mincho"/>
            <w:snapToGrid/>
            <w:sz w:val="22"/>
            <w:szCs w:val="22"/>
            <w:lang w:eastAsia="ja-JP"/>
          </w:rPr>
          <w:tab/>
        </w:r>
        <w:r w:rsidR="00136181" w:rsidRPr="0076075D">
          <w:rPr>
            <w:rStyle w:val="Hyperlink"/>
            <w:sz w:val="22"/>
            <w:szCs w:val="22"/>
          </w:rPr>
          <w:t>Tra cứu hóa đơn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_Toc115266189 \h </w:instrText>
        </w:r>
        <w:r w:rsidR="00136181" w:rsidRPr="0076075D">
          <w:rPr>
            <w:sz w:val="22"/>
            <w:szCs w:val="22"/>
          </w:rPr>
        </w:r>
        <w:r w:rsidR="00136181" w:rsidRPr="0076075D">
          <w:rPr>
            <w:sz w:val="22"/>
            <w:szCs w:val="22"/>
          </w:rPr>
          <w:fldChar w:fldCharType="separate"/>
        </w:r>
        <w:r w:rsidR="00136181" w:rsidRPr="0076075D">
          <w:rPr>
            <w:sz w:val="22"/>
            <w:szCs w:val="22"/>
          </w:rPr>
          <w:t>75</w:t>
        </w:r>
        <w:r w:rsidR="00136181" w:rsidRPr="0076075D">
          <w:rPr>
            <w:sz w:val="22"/>
            <w:szCs w:val="22"/>
          </w:rPr>
          <w:fldChar w:fldCharType="end"/>
        </w:r>
      </w:hyperlink>
    </w:p>
    <w:p w14:paraId="360D53BC" w14:textId="77777777" w:rsidR="00501898" w:rsidRPr="0076075D" w:rsidRDefault="007C1895">
      <w:pPr>
        <w:pStyle w:val="TOC2"/>
        <w:rPr>
          <w:rFonts w:eastAsia="Yu Mincho"/>
          <w:snapToGrid/>
          <w:sz w:val="22"/>
          <w:szCs w:val="22"/>
          <w:lang w:eastAsia="ja-JP"/>
        </w:rPr>
      </w:pPr>
      <w:hyperlink w:anchor="_Toc115266190" w:history="1">
        <w:r w:rsidR="00136181" w:rsidRPr="0076075D">
          <w:rPr>
            <w:rStyle w:val="Hyperlink"/>
            <w:sz w:val="22"/>
            <w:szCs w:val="22"/>
          </w:rPr>
          <w:t>7.8</w:t>
        </w:r>
        <w:r w:rsidR="00136181" w:rsidRPr="0076075D">
          <w:rPr>
            <w:rFonts w:eastAsia="Yu Mincho"/>
            <w:snapToGrid/>
            <w:sz w:val="22"/>
            <w:szCs w:val="22"/>
            <w:lang w:eastAsia="ja-JP"/>
          </w:rPr>
          <w:tab/>
        </w:r>
        <w:r w:rsidR="00136181" w:rsidRPr="0076075D">
          <w:rPr>
            <w:rStyle w:val="Hyperlink"/>
            <w:sz w:val="22"/>
            <w:szCs w:val="22"/>
          </w:rPr>
          <w:t>Lấy thông tin trường động</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_Toc115266190 \h </w:instrText>
        </w:r>
        <w:r w:rsidR="00136181" w:rsidRPr="0076075D">
          <w:rPr>
            <w:sz w:val="22"/>
            <w:szCs w:val="22"/>
          </w:rPr>
        </w:r>
        <w:r w:rsidR="00136181" w:rsidRPr="0076075D">
          <w:rPr>
            <w:sz w:val="22"/>
            <w:szCs w:val="22"/>
          </w:rPr>
          <w:fldChar w:fldCharType="separate"/>
        </w:r>
        <w:r w:rsidR="00136181" w:rsidRPr="0076075D">
          <w:rPr>
            <w:sz w:val="22"/>
            <w:szCs w:val="22"/>
          </w:rPr>
          <w:t>79</w:t>
        </w:r>
        <w:r w:rsidR="00136181" w:rsidRPr="0076075D">
          <w:rPr>
            <w:sz w:val="22"/>
            <w:szCs w:val="22"/>
          </w:rPr>
          <w:fldChar w:fldCharType="end"/>
        </w:r>
      </w:hyperlink>
    </w:p>
    <w:p w14:paraId="38523501" w14:textId="77777777" w:rsidR="00501898" w:rsidRPr="0076075D" w:rsidRDefault="007C1895">
      <w:pPr>
        <w:pStyle w:val="TOC2"/>
        <w:rPr>
          <w:rFonts w:eastAsia="Yu Mincho"/>
          <w:snapToGrid/>
          <w:sz w:val="22"/>
          <w:szCs w:val="22"/>
          <w:lang w:eastAsia="ja-JP"/>
        </w:rPr>
      </w:pPr>
      <w:hyperlink w:anchor="_Toc115266191" w:history="1">
        <w:r w:rsidR="00136181" w:rsidRPr="0076075D">
          <w:rPr>
            <w:rStyle w:val="Hyperlink"/>
            <w:sz w:val="22"/>
            <w:szCs w:val="22"/>
          </w:rPr>
          <w:t>7.9</w:t>
        </w:r>
        <w:r w:rsidR="00136181" w:rsidRPr="0076075D">
          <w:rPr>
            <w:rFonts w:eastAsia="Yu Mincho"/>
            <w:snapToGrid/>
            <w:sz w:val="22"/>
            <w:szCs w:val="22"/>
            <w:lang w:eastAsia="ja-JP"/>
          </w:rPr>
          <w:tab/>
        </w:r>
        <w:r w:rsidR="00136181" w:rsidRPr="0076075D">
          <w:rPr>
            <w:rStyle w:val="Hyperlink"/>
            <w:sz w:val="22"/>
            <w:szCs w:val="22"/>
          </w:rPr>
          <w:t>Lập hóa đơn nháp</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_Toc115266191 \h </w:instrText>
        </w:r>
        <w:r w:rsidR="00136181" w:rsidRPr="0076075D">
          <w:rPr>
            <w:sz w:val="22"/>
            <w:szCs w:val="22"/>
          </w:rPr>
        </w:r>
        <w:r w:rsidR="00136181" w:rsidRPr="0076075D">
          <w:rPr>
            <w:sz w:val="22"/>
            <w:szCs w:val="22"/>
          </w:rPr>
          <w:fldChar w:fldCharType="separate"/>
        </w:r>
        <w:r w:rsidR="00136181" w:rsidRPr="0076075D">
          <w:rPr>
            <w:sz w:val="22"/>
            <w:szCs w:val="22"/>
          </w:rPr>
          <w:t>87</w:t>
        </w:r>
        <w:r w:rsidR="00136181" w:rsidRPr="0076075D">
          <w:rPr>
            <w:sz w:val="22"/>
            <w:szCs w:val="22"/>
          </w:rPr>
          <w:fldChar w:fldCharType="end"/>
        </w:r>
      </w:hyperlink>
    </w:p>
    <w:p w14:paraId="44C83BCF" w14:textId="77777777" w:rsidR="00501898" w:rsidRPr="0076075D" w:rsidRDefault="007C1895">
      <w:pPr>
        <w:pStyle w:val="TOC2"/>
        <w:rPr>
          <w:rFonts w:eastAsia="Yu Mincho"/>
          <w:snapToGrid/>
          <w:sz w:val="22"/>
          <w:szCs w:val="22"/>
          <w:lang w:eastAsia="ja-JP"/>
        </w:rPr>
      </w:pPr>
      <w:hyperlink w:anchor="_Toc115266192" w:history="1">
        <w:r w:rsidR="00136181" w:rsidRPr="0076075D">
          <w:rPr>
            <w:rStyle w:val="Hyperlink"/>
            <w:sz w:val="22"/>
            <w:szCs w:val="22"/>
          </w:rPr>
          <w:t>7.10</w:t>
        </w:r>
        <w:r w:rsidR="00136181" w:rsidRPr="0076075D">
          <w:rPr>
            <w:rFonts w:eastAsia="Yu Mincho"/>
            <w:snapToGrid/>
            <w:sz w:val="22"/>
            <w:szCs w:val="22"/>
            <w:lang w:eastAsia="ja-JP"/>
          </w:rPr>
          <w:tab/>
        </w:r>
        <w:r w:rsidR="00136181" w:rsidRPr="0076075D">
          <w:rPr>
            <w:rStyle w:val="Hyperlink"/>
            <w:sz w:val="22"/>
            <w:szCs w:val="22"/>
          </w:rPr>
          <w:t>Lập hóa đơn theo lô</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_Toc115266192 \h </w:instrText>
        </w:r>
        <w:r w:rsidR="00136181" w:rsidRPr="0076075D">
          <w:rPr>
            <w:sz w:val="22"/>
            <w:szCs w:val="22"/>
          </w:rPr>
        </w:r>
        <w:r w:rsidR="00136181" w:rsidRPr="0076075D">
          <w:rPr>
            <w:sz w:val="22"/>
            <w:szCs w:val="22"/>
          </w:rPr>
          <w:fldChar w:fldCharType="separate"/>
        </w:r>
        <w:r w:rsidR="00136181" w:rsidRPr="0076075D">
          <w:rPr>
            <w:sz w:val="22"/>
            <w:szCs w:val="22"/>
          </w:rPr>
          <w:t>93</w:t>
        </w:r>
        <w:r w:rsidR="00136181" w:rsidRPr="0076075D">
          <w:rPr>
            <w:sz w:val="22"/>
            <w:szCs w:val="22"/>
          </w:rPr>
          <w:fldChar w:fldCharType="end"/>
        </w:r>
      </w:hyperlink>
    </w:p>
    <w:p w14:paraId="50AB42E0" w14:textId="77777777" w:rsidR="00501898" w:rsidRPr="0076075D" w:rsidRDefault="007C1895">
      <w:pPr>
        <w:pStyle w:val="TOC2"/>
        <w:rPr>
          <w:rFonts w:eastAsia="Yu Mincho"/>
          <w:snapToGrid/>
          <w:sz w:val="22"/>
          <w:szCs w:val="22"/>
          <w:lang w:eastAsia="ja-JP"/>
        </w:rPr>
      </w:pPr>
      <w:hyperlink w:anchor="_Toc115266193" w:history="1">
        <w:r w:rsidR="00136181" w:rsidRPr="0076075D">
          <w:rPr>
            <w:rStyle w:val="Hyperlink"/>
            <w:sz w:val="22"/>
            <w:szCs w:val="22"/>
          </w:rPr>
          <w:t>7.11</w:t>
        </w:r>
        <w:r w:rsidR="00136181" w:rsidRPr="0076075D">
          <w:rPr>
            <w:rFonts w:eastAsia="Yu Mincho"/>
            <w:snapToGrid/>
            <w:sz w:val="22"/>
            <w:szCs w:val="22"/>
            <w:lang w:eastAsia="ja-JP"/>
          </w:rPr>
          <w:tab/>
        </w:r>
        <w:r w:rsidR="00136181" w:rsidRPr="0076075D">
          <w:rPr>
            <w:rStyle w:val="Hyperlink"/>
            <w:sz w:val="22"/>
            <w:szCs w:val="22"/>
          </w:rPr>
          <w:t>Cập nhật kê khai thuế</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_Toc115266193 \h </w:instrText>
        </w:r>
        <w:r w:rsidR="00136181" w:rsidRPr="0076075D">
          <w:rPr>
            <w:sz w:val="22"/>
            <w:szCs w:val="22"/>
          </w:rPr>
        </w:r>
        <w:r w:rsidR="00136181" w:rsidRPr="0076075D">
          <w:rPr>
            <w:sz w:val="22"/>
            <w:szCs w:val="22"/>
          </w:rPr>
          <w:fldChar w:fldCharType="separate"/>
        </w:r>
        <w:r w:rsidR="00136181" w:rsidRPr="0076075D">
          <w:rPr>
            <w:sz w:val="22"/>
            <w:szCs w:val="22"/>
          </w:rPr>
          <w:t>89</w:t>
        </w:r>
        <w:r w:rsidR="00136181" w:rsidRPr="0076075D">
          <w:rPr>
            <w:sz w:val="22"/>
            <w:szCs w:val="22"/>
          </w:rPr>
          <w:fldChar w:fldCharType="end"/>
        </w:r>
      </w:hyperlink>
    </w:p>
    <w:p w14:paraId="55315A93" w14:textId="77777777" w:rsidR="00501898" w:rsidRPr="0076075D" w:rsidRDefault="007C1895">
      <w:pPr>
        <w:pStyle w:val="TOC2"/>
        <w:rPr>
          <w:rFonts w:eastAsia="Yu Mincho"/>
          <w:snapToGrid/>
          <w:sz w:val="22"/>
          <w:szCs w:val="22"/>
          <w:lang w:eastAsia="ja-JP"/>
        </w:rPr>
      </w:pPr>
      <w:hyperlink w:anchor="_Toc115266194" w:history="1">
        <w:r w:rsidR="00136181" w:rsidRPr="0076075D">
          <w:rPr>
            <w:rStyle w:val="Hyperlink"/>
            <w:sz w:val="22"/>
            <w:szCs w:val="22"/>
          </w:rPr>
          <w:t>7.12</w:t>
        </w:r>
        <w:r w:rsidR="00136181" w:rsidRPr="0076075D">
          <w:rPr>
            <w:rFonts w:eastAsia="Yu Mincho"/>
            <w:snapToGrid/>
            <w:sz w:val="22"/>
            <w:szCs w:val="22"/>
            <w:lang w:eastAsia="ja-JP"/>
          </w:rPr>
          <w:tab/>
        </w:r>
        <w:r w:rsidR="00136181" w:rsidRPr="0076075D">
          <w:rPr>
            <w:rStyle w:val="Hyperlink"/>
            <w:sz w:val="22"/>
            <w:szCs w:val="22"/>
          </w:rPr>
          <w:t>Cung cấp tình hình sử dụng hóa đơn theo dải</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_Toc115266194 \h </w:instrText>
        </w:r>
        <w:r w:rsidR="00136181" w:rsidRPr="0076075D">
          <w:rPr>
            <w:sz w:val="22"/>
            <w:szCs w:val="22"/>
          </w:rPr>
        </w:r>
        <w:r w:rsidR="00136181" w:rsidRPr="0076075D">
          <w:rPr>
            <w:sz w:val="22"/>
            <w:szCs w:val="22"/>
          </w:rPr>
          <w:fldChar w:fldCharType="separate"/>
        </w:r>
        <w:r w:rsidR="00136181" w:rsidRPr="0076075D">
          <w:rPr>
            <w:sz w:val="22"/>
            <w:szCs w:val="22"/>
          </w:rPr>
          <w:t>92</w:t>
        </w:r>
        <w:r w:rsidR="00136181" w:rsidRPr="0076075D">
          <w:rPr>
            <w:sz w:val="22"/>
            <w:szCs w:val="22"/>
          </w:rPr>
          <w:fldChar w:fldCharType="end"/>
        </w:r>
      </w:hyperlink>
    </w:p>
    <w:p w14:paraId="616C9304" w14:textId="77777777" w:rsidR="00501898" w:rsidRPr="0076075D" w:rsidRDefault="007C1895">
      <w:pPr>
        <w:pStyle w:val="TOC2"/>
        <w:rPr>
          <w:rFonts w:eastAsia="Yu Mincho"/>
          <w:snapToGrid/>
          <w:sz w:val="22"/>
          <w:szCs w:val="22"/>
          <w:lang w:eastAsia="ja-JP"/>
        </w:rPr>
      </w:pPr>
      <w:hyperlink w:anchor="_Toc115266195" w:history="1">
        <w:r w:rsidR="00136181" w:rsidRPr="0076075D">
          <w:rPr>
            <w:rStyle w:val="Hyperlink"/>
            <w:sz w:val="22"/>
            <w:szCs w:val="22"/>
          </w:rPr>
          <w:t>7.13</w:t>
        </w:r>
        <w:r w:rsidR="00136181" w:rsidRPr="0076075D">
          <w:rPr>
            <w:rFonts w:eastAsia="Yu Mincho"/>
            <w:snapToGrid/>
            <w:sz w:val="22"/>
            <w:szCs w:val="22"/>
            <w:lang w:eastAsia="ja-JP"/>
          </w:rPr>
          <w:tab/>
        </w:r>
        <w:r w:rsidR="00136181" w:rsidRPr="0076075D">
          <w:rPr>
            <w:rStyle w:val="Hyperlink"/>
            <w:sz w:val="22"/>
            <w:szCs w:val="22"/>
          </w:rPr>
          <w:t>Cung cấp danh sách hóa đơn theo khoảng thời gian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_Toc115266195 \h </w:instrText>
        </w:r>
        <w:r w:rsidR="00136181" w:rsidRPr="0076075D">
          <w:rPr>
            <w:sz w:val="22"/>
            <w:szCs w:val="22"/>
          </w:rPr>
        </w:r>
        <w:r w:rsidR="00136181" w:rsidRPr="0076075D">
          <w:rPr>
            <w:sz w:val="22"/>
            <w:szCs w:val="22"/>
          </w:rPr>
          <w:fldChar w:fldCharType="separate"/>
        </w:r>
        <w:r w:rsidR="00136181" w:rsidRPr="0076075D">
          <w:rPr>
            <w:sz w:val="22"/>
            <w:szCs w:val="22"/>
          </w:rPr>
          <w:t>93</w:t>
        </w:r>
        <w:r w:rsidR="00136181" w:rsidRPr="0076075D">
          <w:rPr>
            <w:sz w:val="22"/>
            <w:szCs w:val="22"/>
          </w:rPr>
          <w:fldChar w:fldCharType="end"/>
        </w:r>
      </w:hyperlink>
    </w:p>
    <w:p w14:paraId="1D50E396" w14:textId="77777777" w:rsidR="00501898" w:rsidRPr="0076075D" w:rsidRDefault="007C1895">
      <w:pPr>
        <w:pStyle w:val="TOC2"/>
        <w:rPr>
          <w:rFonts w:eastAsia="Yu Mincho"/>
          <w:snapToGrid/>
          <w:sz w:val="22"/>
          <w:szCs w:val="22"/>
          <w:lang w:eastAsia="ja-JP"/>
        </w:rPr>
      </w:pPr>
      <w:hyperlink w:anchor="_Toc115266196" w:history="1">
        <w:r w:rsidR="00136181" w:rsidRPr="0076075D">
          <w:rPr>
            <w:rStyle w:val="Hyperlink"/>
            <w:sz w:val="22"/>
            <w:szCs w:val="22"/>
          </w:rPr>
          <w:t>7.14</w:t>
        </w:r>
        <w:r w:rsidR="00136181" w:rsidRPr="0076075D">
          <w:rPr>
            <w:rFonts w:eastAsia="Yu Mincho"/>
            <w:snapToGrid/>
            <w:sz w:val="22"/>
            <w:szCs w:val="22"/>
            <w:lang w:eastAsia="ja-JP"/>
          </w:rPr>
          <w:tab/>
        </w:r>
        <w:r w:rsidR="00136181" w:rsidRPr="0076075D">
          <w:rPr>
            <w:rStyle w:val="Hyperlink"/>
            <w:sz w:val="22"/>
            <w:szCs w:val="22"/>
          </w:rPr>
          <w:t>Gửi email cho các hoá đơn khách hàng</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_Toc115266196 \h </w:instrText>
        </w:r>
        <w:r w:rsidR="00136181" w:rsidRPr="0076075D">
          <w:rPr>
            <w:sz w:val="22"/>
            <w:szCs w:val="22"/>
          </w:rPr>
        </w:r>
        <w:r w:rsidR="00136181" w:rsidRPr="0076075D">
          <w:rPr>
            <w:sz w:val="22"/>
            <w:szCs w:val="22"/>
          </w:rPr>
          <w:fldChar w:fldCharType="separate"/>
        </w:r>
        <w:r w:rsidR="00136181" w:rsidRPr="0076075D">
          <w:rPr>
            <w:sz w:val="22"/>
            <w:szCs w:val="22"/>
          </w:rPr>
          <w:t>99</w:t>
        </w:r>
        <w:r w:rsidR="00136181" w:rsidRPr="0076075D">
          <w:rPr>
            <w:sz w:val="22"/>
            <w:szCs w:val="22"/>
          </w:rPr>
          <w:fldChar w:fldCharType="end"/>
        </w:r>
      </w:hyperlink>
    </w:p>
    <w:p w14:paraId="4337B0E2" w14:textId="77777777" w:rsidR="00501898" w:rsidRPr="0076075D" w:rsidRDefault="007C1895">
      <w:pPr>
        <w:pStyle w:val="TOC2"/>
        <w:rPr>
          <w:rFonts w:eastAsia="Yu Mincho"/>
          <w:snapToGrid/>
          <w:sz w:val="22"/>
          <w:szCs w:val="22"/>
          <w:lang w:eastAsia="ja-JP"/>
        </w:rPr>
      </w:pPr>
      <w:hyperlink w:anchor="_Toc115266197" w:history="1">
        <w:r w:rsidR="00136181" w:rsidRPr="0076075D">
          <w:rPr>
            <w:rStyle w:val="Hyperlink"/>
            <w:sz w:val="22"/>
            <w:szCs w:val="22"/>
          </w:rPr>
          <w:t>7.15</w:t>
        </w:r>
        <w:r w:rsidR="00136181" w:rsidRPr="0076075D">
          <w:rPr>
            <w:rFonts w:eastAsia="Yu Mincho"/>
            <w:snapToGrid/>
            <w:sz w:val="22"/>
            <w:szCs w:val="22"/>
            <w:lang w:eastAsia="ja-JP"/>
          </w:rPr>
          <w:tab/>
        </w:r>
        <w:r w:rsidR="00136181" w:rsidRPr="0076075D">
          <w:rPr>
            <w:rStyle w:val="Hyperlink"/>
            <w:sz w:val="22"/>
            <w:szCs w:val="22"/>
          </w:rPr>
          <w:t>Phát hành/thay thế/điều chỉnh cho USB-TOKEN (Bước 1: Lấy chuỗi hash)</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_Toc115266197 \h </w:instrText>
        </w:r>
        <w:r w:rsidR="00136181" w:rsidRPr="0076075D">
          <w:rPr>
            <w:sz w:val="22"/>
            <w:szCs w:val="22"/>
          </w:rPr>
        </w:r>
        <w:r w:rsidR="00136181" w:rsidRPr="0076075D">
          <w:rPr>
            <w:sz w:val="22"/>
            <w:szCs w:val="22"/>
          </w:rPr>
          <w:fldChar w:fldCharType="separate"/>
        </w:r>
        <w:r w:rsidR="00136181" w:rsidRPr="0076075D">
          <w:rPr>
            <w:sz w:val="22"/>
            <w:szCs w:val="22"/>
          </w:rPr>
          <w:t>101</w:t>
        </w:r>
        <w:r w:rsidR="00136181" w:rsidRPr="0076075D">
          <w:rPr>
            <w:sz w:val="22"/>
            <w:szCs w:val="22"/>
          </w:rPr>
          <w:fldChar w:fldCharType="end"/>
        </w:r>
      </w:hyperlink>
    </w:p>
    <w:p w14:paraId="4A899B34" w14:textId="77777777" w:rsidR="00501898" w:rsidRPr="0076075D" w:rsidRDefault="007C1895">
      <w:pPr>
        <w:pStyle w:val="TOC2"/>
        <w:rPr>
          <w:rFonts w:eastAsia="Yu Mincho"/>
          <w:snapToGrid/>
          <w:sz w:val="22"/>
          <w:szCs w:val="22"/>
          <w:lang w:eastAsia="ja-JP"/>
        </w:rPr>
      </w:pPr>
      <w:hyperlink w:anchor="_Toc115266198" w:history="1">
        <w:r w:rsidR="00136181" w:rsidRPr="0076075D">
          <w:rPr>
            <w:rStyle w:val="Hyperlink"/>
            <w:sz w:val="22"/>
            <w:szCs w:val="22"/>
          </w:rPr>
          <w:t>7.16</w:t>
        </w:r>
        <w:r w:rsidR="00136181" w:rsidRPr="0076075D">
          <w:rPr>
            <w:rFonts w:eastAsia="Yu Mincho"/>
            <w:snapToGrid/>
            <w:sz w:val="22"/>
            <w:szCs w:val="22"/>
            <w:lang w:eastAsia="ja-JP"/>
          </w:rPr>
          <w:tab/>
        </w:r>
        <w:r w:rsidR="00136181" w:rsidRPr="0076075D">
          <w:rPr>
            <w:rStyle w:val="Hyperlink"/>
            <w:sz w:val="22"/>
            <w:szCs w:val="22"/>
          </w:rPr>
          <w:t>Phát hành/thay thế/điều chỉnh cho USB-TOKEN (Bước 2: Ký USB token và sinh hóa đơn)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_Toc115266198 \h </w:instrText>
        </w:r>
        <w:r w:rsidR="00136181" w:rsidRPr="0076075D">
          <w:rPr>
            <w:sz w:val="22"/>
            <w:szCs w:val="22"/>
          </w:rPr>
        </w:r>
        <w:r w:rsidR="00136181" w:rsidRPr="0076075D">
          <w:rPr>
            <w:sz w:val="22"/>
            <w:szCs w:val="22"/>
          </w:rPr>
          <w:fldChar w:fldCharType="separate"/>
        </w:r>
        <w:r w:rsidR="00136181" w:rsidRPr="0076075D">
          <w:rPr>
            <w:sz w:val="22"/>
            <w:szCs w:val="22"/>
          </w:rPr>
          <w:t>106</w:t>
        </w:r>
        <w:r w:rsidR="00136181" w:rsidRPr="0076075D">
          <w:rPr>
            <w:sz w:val="22"/>
            <w:szCs w:val="22"/>
          </w:rPr>
          <w:fldChar w:fldCharType="end"/>
        </w:r>
      </w:hyperlink>
    </w:p>
    <w:p w14:paraId="1C13F036" w14:textId="77777777" w:rsidR="00501898" w:rsidRPr="0076075D" w:rsidRDefault="007C1895">
      <w:pPr>
        <w:pStyle w:val="TOC2"/>
        <w:rPr>
          <w:rFonts w:eastAsia="Yu Mincho"/>
          <w:snapToGrid/>
          <w:sz w:val="22"/>
          <w:szCs w:val="22"/>
          <w:lang w:eastAsia="ja-JP"/>
        </w:rPr>
      </w:pPr>
      <w:hyperlink w:anchor="_Toc115266199" w:history="1">
        <w:r w:rsidR="00136181" w:rsidRPr="0076075D">
          <w:rPr>
            <w:rStyle w:val="Hyperlink"/>
            <w:sz w:val="22"/>
            <w:szCs w:val="22"/>
          </w:rPr>
          <w:t>7.17</w:t>
        </w:r>
        <w:r w:rsidR="00136181" w:rsidRPr="0076075D">
          <w:rPr>
            <w:rFonts w:eastAsia="Yu Mincho"/>
            <w:snapToGrid/>
            <w:sz w:val="22"/>
            <w:szCs w:val="22"/>
            <w:lang w:eastAsia="ja-JP"/>
          </w:rPr>
          <w:tab/>
        </w:r>
        <w:r w:rsidR="00136181" w:rsidRPr="0076075D">
          <w:rPr>
            <w:rStyle w:val="Hyperlink"/>
            <w:sz w:val="22"/>
            <w:szCs w:val="22"/>
          </w:rPr>
          <w:t>Chuyển font</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_Toc115266199 \h </w:instrText>
        </w:r>
        <w:r w:rsidR="00136181" w:rsidRPr="0076075D">
          <w:rPr>
            <w:sz w:val="22"/>
            <w:szCs w:val="22"/>
          </w:rPr>
        </w:r>
        <w:r w:rsidR="00136181" w:rsidRPr="0076075D">
          <w:rPr>
            <w:sz w:val="22"/>
            <w:szCs w:val="22"/>
          </w:rPr>
          <w:fldChar w:fldCharType="separate"/>
        </w:r>
        <w:r w:rsidR="00136181" w:rsidRPr="0076075D">
          <w:rPr>
            <w:sz w:val="22"/>
            <w:szCs w:val="22"/>
          </w:rPr>
          <w:t>108</w:t>
        </w:r>
        <w:r w:rsidR="00136181" w:rsidRPr="0076075D">
          <w:rPr>
            <w:sz w:val="22"/>
            <w:szCs w:val="22"/>
          </w:rPr>
          <w:fldChar w:fldCharType="end"/>
        </w:r>
      </w:hyperlink>
    </w:p>
    <w:p w14:paraId="43F304AF" w14:textId="77777777" w:rsidR="00501898" w:rsidRPr="0076075D" w:rsidRDefault="007C1895">
      <w:pPr>
        <w:pStyle w:val="TOC2"/>
        <w:rPr>
          <w:rFonts w:eastAsia="Yu Mincho"/>
          <w:snapToGrid/>
          <w:sz w:val="22"/>
          <w:szCs w:val="22"/>
          <w:lang w:eastAsia="ja-JP"/>
        </w:rPr>
      </w:pPr>
      <w:hyperlink w:anchor="_Toc115266200" w:history="1">
        <w:r w:rsidR="00136181" w:rsidRPr="0076075D">
          <w:rPr>
            <w:rStyle w:val="Hyperlink"/>
            <w:sz w:val="22"/>
            <w:szCs w:val="22"/>
          </w:rPr>
          <w:t>7.18</w:t>
        </w:r>
        <w:r w:rsidR="00136181" w:rsidRPr="0076075D">
          <w:rPr>
            <w:rFonts w:eastAsia="Yu Mincho"/>
            <w:snapToGrid/>
            <w:sz w:val="22"/>
            <w:szCs w:val="22"/>
            <w:lang w:eastAsia="ja-JP"/>
          </w:rPr>
          <w:tab/>
        </w:r>
        <w:r w:rsidR="00136181" w:rsidRPr="0076075D">
          <w:rPr>
            <w:rStyle w:val="Hyperlink"/>
            <w:sz w:val="22"/>
            <w:szCs w:val="22"/>
          </w:rPr>
          <w:t>Cập nhật trạng thái thanh toán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_Toc115266200 \h </w:instrText>
        </w:r>
        <w:r w:rsidR="00136181" w:rsidRPr="0076075D">
          <w:rPr>
            <w:sz w:val="22"/>
            <w:szCs w:val="22"/>
          </w:rPr>
        </w:r>
        <w:r w:rsidR="00136181" w:rsidRPr="0076075D">
          <w:rPr>
            <w:sz w:val="22"/>
            <w:szCs w:val="22"/>
          </w:rPr>
          <w:fldChar w:fldCharType="separate"/>
        </w:r>
        <w:r w:rsidR="00136181" w:rsidRPr="0076075D">
          <w:rPr>
            <w:sz w:val="22"/>
            <w:szCs w:val="22"/>
          </w:rPr>
          <w:t>109</w:t>
        </w:r>
        <w:r w:rsidR="00136181" w:rsidRPr="0076075D">
          <w:rPr>
            <w:sz w:val="22"/>
            <w:szCs w:val="22"/>
          </w:rPr>
          <w:fldChar w:fldCharType="end"/>
        </w:r>
      </w:hyperlink>
    </w:p>
    <w:p w14:paraId="5D0788D6" w14:textId="77777777" w:rsidR="00501898" w:rsidRPr="0076075D" w:rsidRDefault="007C1895">
      <w:pPr>
        <w:pStyle w:val="TOC2"/>
        <w:rPr>
          <w:rFonts w:eastAsia="Yu Mincho"/>
          <w:snapToGrid/>
          <w:sz w:val="22"/>
          <w:szCs w:val="22"/>
          <w:lang w:eastAsia="ja-JP"/>
        </w:rPr>
      </w:pPr>
      <w:hyperlink w:anchor="_Toc115266201" w:history="1">
        <w:r w:rsidR="00136181" w:rsidRPr="0076075D">
          <w:rPr>
            <w:rStyle w:val="Hyperlink"/>
            <w:sz w:val="22"/>
            <w:szCs w:val="22"/>
          </w:rPr>
          <w:t>7.19</w:t>
        </w:r>
        <w:r w:rsidR="00136181" w:rsidRPr="0076075D">
          <w:rPr>
            <w:rFonts w:eastAsia="Yu Mincho"/>
            <w:snapToGrid/>
            <w:sz w:val="22"/>
            <w:szCs w:val="22"/>
            <w:lang w:eastAsia="ja-JP"/>
          </w:rPr>
          <w:tab/>
        </w:r>
        <w:r w:rsidR="00136181" w:rsidRPr="0076075D">
          <w:rPr>
            <w:rStyle w:val="Hyperlink"/>
            <w:sz w:val="22"/>
            <w:szCs w:val="22"/>
          </w:rPr>
          <w:t>Hủy trạng thái thanh toán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_Toc115266201 \h </w:instrText>
        </w:r>
        <w:r w:rsidR="00136181" w:rsidRPr="0076075D">
          <w:rPr>
            <w:sz w:val="22"/>
            <w:szCs w:val="22"/>
          </w:rPr>
        </w:r>
        <w:r w:rsidR="00136181" w:rsidRPr="0076075D">
          <w:rPr>
            <w:sz w:val="22"/>
            <w:szCs w:val="22"/>
          </w:rPr>
          <w:fldChar w:fldCharType="separate"/>
        </w:r>
        <w:r w:rsidR="00136181" w:rsidRPr="0076075D">
          <w:rPr>
            <w:sz w:val="22"/>
            <w:szCs w:val="22"/>
          </w:rPr>
          <w:t>112</w:t>
        </w:r>
        <w:r w:rsidR="00136181" w:rsidRPr="0076075D">
          <w:rPr>
            <w:sz w:val="22"/>
            <w:szCs w:val="22"/>
          </w:rPr>
          <w:fldChar w:fldCharType="end"/>
        </w:r>
      </w:hyperlink>
    </w:p>
    <w:p w14:paraId="05195CBA" w14:textId="77777777" w:rsidR="00501898" w:rsidRPr="0076075D" w:rsidRDefault="007C1895">
      <w:pPr>
        <w:pStyle w:val="TOC2"/>
        <w:rPr>
          <w:rFonts w:eastAsia="Yu Mincho"/>
          <w:snapToGrid/>
          <w:sz w:val="22"/>
          <w:szCs w:val="22"/>
          <w:lang w:eastAsia="ja-JP"/>
        </w:rPr>
      </w:pPr>
      <w:hyperlink w:anchor="_Toc115266202" w:history="1">
        <w:r w:rsidR="00136181" w:rsidRPr="0076075D">
          <w:rPr>
            <w:rStyle w:val="Hyperlink"/>
            <w:sz w:val="22"/>
            <w:szCs w:val="22"/>
          </w:rPr>
          <w:t>7.20</w:t>
        </w:r>
        <w:r w:rsidR="00136181" w:rsidRPr="0076075D">
          <w:rPr>
            <w:rFonts w:eastAsia="Yu Mincho"/>
            <w:snapToGrid/>
            <w:sz w:val="22"/>
            <w:szCs w:val="22"/>
            <w:lang w:eastAsia="ja-JP"/>
          </w:rPr>
          <w:tab/>
        </w:r>
        <w:r w:rsidR="00136181" w:rsidRPr="0076075D">
          <w:rPr>
            <w:rStyle w:val="Hyperlink"/>
            <w:sz w:val="22"/>
            <w:szCs w:val="22"/>
          </w:rPr>
          <w:t>Xem trước hóa đơn nháp</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_Toc115266202 \h </w:instrText>
        </w:r>
        <w:r w:rsidR="00136181" w:rsidRPr="0076075D">
          <w:rPr>
            <w:sz w:val="22"/>
            <w:szCs w:val="22"/>
          </w:rPr>
        </w:r>
        <w:r w:rsidR="00136181" w:rsidRPr="0076075D">
          <w:rPr>
            <w:sz w:val="22"/>
            <w:szCs w:val="22"/>
          </w:rPr>
          <w:fldChar w:fldCharType="separate"/>
        </w:r>
        <w:r w:rsidR="00136181" w:rsidRPr="0076075D">
          <w:rPr>
            <w:sz w:val="22"/>
            <w:szCs w:val="22"/>
          </w:rPr>
          <w:t>113</w:t>
        </w:r>
        <w:r w:rsidR="00136181" w:rsidRPr="0076075D">
          <w:rPr>
            <w:sz w:val="22"/>
            <w:szCs w:val="22"/>
          </w:rPr>
          <w:fldChar w:fldCharType="end"/>
        </w:r>
      </w:hyperlink>
    </w:p>
    <w:p w14:paraId="3906FD06" w14:textId="77777777" w:rsidR="00501898" w:rsidRPr="0076075D" w:rsidRDefault="007C1895">
      <w:pPr>
        <w:pStyle w:val="TOC2"/>
        <w:rPr>
          <w:rFonts w:eastAsia="Yu Mincho"/>
          <w:snapToGrid/>
          <w:sz w:val="22"/>
          <w:szCs w:val="22"/>
          <w:lang w:eastAsia="ja-JP"/>
        </w:rPr>
      </w:pPr>
      <w:hyperlink w:anchor="_Toc115266203" w:history="1">
        <w:r w:rsidR="00136181" w:rsidRPr="0076075D">
          <w:rPr>
            <w:rStyle w:val="Hyperlink"/>
            <w:sz w:val="22"/>
            <w:szCs w:val="22"/>
          </w:rPr>
          <w:t>7.21</w:t>
        </w:r>
        <w:r w:rsidR="00136181" w:rsidRPr="0076075D">
          <w:rPr>
            <w:rFonts w:eastAsia="Yu Mincho"/>
            <w:snapToGrid/>
            <w:sz w:val="22"/>
            <w:szCs w:val="22"/>
            <w:lang w:eastAsia="ja-JP"/>
          </w:rPr>
          <w:tab/>
        </w:r>
        <w:r w:rsidR="00136181" w:rsidRPr="0076075D">
          <w:rPr>
            <w:rStyle w:val="Hyperlink"/>
            <w:sz w:val="22"/>
            <w:szCs w:val="22"/>
          </w:rPr>
          <w:t>Tra cứu hóa đơn bằng transactionUuid</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_Toc115266203 \h </w:instrText>
        </w:r>
        <w:r w:rsidR="00136181" w:rsidRPr="0076075D">
          <w:rPr>
            <w:sz w:val="22"/>
            <w:szCs w:val="22"/>
          </w:rPr>
        </w:r>
        <w:r w:rsidR="00136181" w:rsidRPr="0076075D">
          <w:rPr>
            <w:sz w:val="22"/>
            <w:szCs w:val="22"/>
          </w:rPr>
          <w:fldChar w:fldCharType="separate"/>
        </w:r>
        <w:r w:rsidR="00136181" w:rsidRPr="0076075D">
          <w:rPr>
            <w:sz w:val="22"/>
            <w:szCs w:val="22"/>
          </w:rPr>
          <w:t>115</w:t>
        </w:r>
        <w:r w:rsidR="00136181" w:rsidRPr="0076075D">
          <w:rPr>
            <w:sz w:val="22"/>
            <w:szCs w:val="22"/>
          </w:rPr>
          <w:fldChar w:fldCharType="end"/>
        </w:r>
      </w:hyperlink>
    </w:p>
    <w:p w14:paraId="5C25A486" w14:textId="77777777" w:rsidR="00501898" w:rsidRPr="0076075D" w:rsidRDefault="007C1895">
      <w:pPr>
        <w:pStyle w:val="TOC2"/>
        <w:rPr>
          <w:rFonts w:eastAsia="Yu Mincho"/>
          <w:snapToGrid/>
          <w:sz w:val="22"/>
          <w:szCs w:val="22"/>
          <w:lang w:eastAsia="ja-JP"/>
        </w:rPr>
      </w:pPr>
      <w:hyperlink w:anchor="_Toc115266204" w:history="1">
        <w:r w:rsidR="00136181" w:rsidRPr="0076075D">
          <w:rPr>
            <w:rStyle w:val="Hyperlink"/>
            <w:sz w:val="22"/>
            <w:szCs w:val="22"/>
          </w:rPr>
          <w:t xml:space="preserve">7.22 </w:t>
        </w:r>
        <w:r w:rsidR="00136181" w:rsidRPr="0076075D">
          <w:rPr>
            <w:rStyle w:val="Hyperlink"/>
            <w:sz w:val="22"/>
            <w:szCs w:val="22"/>
            <w:lang w:val="vi-VN"/>
          </w:rPr>
          <w:t xml:space="preserve">   </w:t>
        </w:r>
        <w:r w:rsidR="00136181" w:rsidRPr="0076075D">
          <w:rPr>
            <w:rStyle w:val="Hyperlink"/>
            <w:sz w:val="22"/>
            <w:szCs w:val="22"/>
          </w:rPr>
          <w:t>Cấp mã bí mật</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_Toc115266204 \h </w:instrText>
        </w:r>
        <w:r w:rsidR="00136181" w:rsidRPr="0076075D">
          <w:rPr>
            <w:sz w:val="22"/>
            <w:szCs w:val="22"/>
          </w:rPr>
        </w:r>
        <w:r w:rsidR="00136181" w:rsidRPr="0076075D">
          <w:rPr>
            <w:sz w:val="22"/>
            <w:szCs w:val="22"/>
          </w:rPr>
          <w:fldChar w:fldCharType="separate"/>
        </w:r>
        <w:r w:rsidR="00136181" w:rsidRPr="0076075D">
          <w:rPr>
            <w:sz w:val="22"/>
            <w:szCs w:val="22"/>
          </w:rPr>
          <w:t>116</w:t>
        </w:r>
        <w:r w:rsidR="00136181" w:rsidRPr="0076075D">
          <w:rPr>
            <w:sz w:val="22"/>
            <w:szCs w:val="22"/>
          </w:rPr>
          <w:fldChar w:fldCharType="end"/>
        </w:r>
      </w:hyperlink>
    </w:p>
    <w:p w14:paraId="2B257E40" w14:textId="77777777" w:rsidR="00501898" w:rsidRPr="0076075D" w:rsidRDefault="007C1895">
      <w:pPr>
        <w:pStyle w:val="TOC2"/>
        <w:rPr>
          <w:rFonts w:eastAsia="Yu Mincho"/>
          <w:snapToGrid/>
          <w:sz w:val="22"/>
          <w:szCs w:val="22"/>
          <w:lang w:eastAsia="ja-JP"/>
        </w:rPr>
      </w:pPr>
      <w:hyperlink w:anchor="_Toc115266205" w:history="1">
        <w:r w:rsidR="00136181" w:rsidRPr="0076075D">
          <w:rPr>
            <w:rStyle w:val="Hyperlink"/>
            <w:sz w:val="22"/>
            <w:szCs w:val="22"/>
          </w:rPr>
          <w:t>7.23</w:t>
        </w:r>
        <w:r w:rsidR="00136181" w:rsidRPr="0076075D">
          <w:rPr>
            <w:rFonts w:eastAsia="Yu Mincho"/>
            <w:snapToGrid/>
            <w:sz w:val="22"/>
            <w:szCs w:val="22"/>
            <w:lang w:eastAsia="ja-JP"/>
          </w:rPr>
          <w:tab/>
        </w:r>
        <w:r w:rsidR="00136181" w:rsidRPr="0076075D">
          <w:rPr>
            <w:rStyle w:val="Hyperlink"/>
            <w:sz w:val="22"/>
            <w:szCs w:val="22"/>
          </w:rPr>
          <w:t>API phát hành hoá đơn có mã bí mật (chữ ký server)</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_Toc115266205 \h </w:instrText>
        </w:r>
        <w:r w:rsidR="00136181" w:rsidRPr="0076075D">
          <w:rPr>
            <w:sz w:val="22"/>
            <w:szCs w:val="22"/>
          </w:rPr>
        </w:r>
        <w:r w:rsidR="00136181" w:rsidRPr="0076075D">
          <w:rPr>
            <w:sz w:val="22"/>
            <w:szCs w:val="22"/>
          </w:rPr>
          <w:fldChar w:fldCharType="separate"/>
        </w:r>
        <w:r w:rsidR="00136181" w:rsidRPr="0076075D">
          <w:rPr>
            <w:b/>
            <w:bCs/>
            <w:sz w:val="22"/>
            <w:szCs w:val="22"/>
          </w:rPr>
          <w:t>Error! Bookmark not defined.</w:t>
        </w:r>
        <w:r w:rsidR="00136181" w:rsidRPr="0076075D">
          <w:rPr>
            <w:sz w:val="22"/>
            <w:szCs w:val="22"/>
          </w:rPr>
          <w:fldChar w:fldCharType="end"/>
        </w:r>
      </w:hyperlink>
    </w:p>
    <w:p w14:paraId="5869215C" w14:textId="77777777" w:rsidR="00501898" w:rsidRPr="0076075D" w:rsidRDefault="007C1895">
      <w:pPr>
        <w:pStyle w:val="TOC2"/>
        <w:rPr>
          <w:rFonts w:eastAsia="Yu Mincho"/>
          <w:snapToGrid/>
          <w:sz w:val="22"/>
          <w:szCs w:val="22"/>
          <w:lang w:eastAsia="ja-JP"/>
        </w:rPr>
      </w:pPr>
      <w:hyperlink w:anchor="_Toc115266206" w:history="1">
        <w:r w:rsidR="00136181" w:rsidRPr="0076075D">
          <w:rPr>
            <w:rStyle w:val="Hyperlink"/>
            <w:sz w:val="22"/>
            <w:szCs w:val="22"/>
          </w:rPr>
          <w:t>7.24</w:t>
        </w:r>
        <w:r w:rsidR="00136181" w:rsidRPr="0076075D">
          <w:rPr>
            <w:rFonts w:eastAsia="Yu Mincho"/>
            <w:snapToGrid/>
            <w:sz w:val="22"/>
            <w:szCs w:val="22"/>
            <w:lang w:eastAsia="ja-JP"/>
          </w:rPr>
          <w:tab/>
        </w:r>
        <w:r w:rsidR="00136181" w:rsidRPr="0076075D">
          <w:rPr>
            <w:rStyle w:val="Hyperlink"/>
            <w:sz w:val="22"/>
            <w:szCs w:val="22"/>
          </w:rPr>
          <w:t>API phát hành hoá đơn có mã bí mật (</w:t>
        </w:r>
        <w:r w:rsidR="00136181" w:rsidRPr="0076075D">
          <w:rPr>
            <w:rStyle w:val="Hyperlink"/>
            <w:sz w:val="22"/>
            <w:szCs w:val="22"/>
            <w:lang w:val="vi-VN"/>
          </w:rPr>
          <w:t>USB-Token</w:t>
        </w:r>
        <w:r w:rsidR="00136181" w:rsidRPr="0076075D">
          <w:rPr>
            <w:rStyle w:val="Hyperlink"/>
            <w:sz w:val="22"/>
            <w:szCs w:val="22"/>
          </w:rPr>
          <w:t>)</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_Toc115266206 \h </w:instrText>
        </w:r>
        <w:r w:rsidR="00136181" w:rsidRPr="0076075D">
          <w:rPr>
            <w:sz w:val="22"/>
            <w:szCs w:val="22"/>
          </w:rPr>
        </w:r>
        <w:r w:rsidR="00136181" w:rsidRPr="0076075D">
          <w:rPr>
            <w:sz w:val="22"/>
            <w:szCs w:val="22"/>
          </w:rPr>
          <w:fldChar w:fldCharType="separate"/>
        </w:r>
        <w:r w:rsidR="00136181" w:rsidRPr="0076075D">
          <w:rPr>
            <w:b/>
            <w:bCs/>
            <w:sz w:val="22"/>
            <w:szCs w:val="22"/>
          </w:rPr>
          <w:t>Error! Bookmark not defined.</w:t>
        </w:r>
        <w:r w:rsidR="00136181" w:rsidRPr="0076075D">
          <w:rPr>
            <w:sz w:val="22"/>
            <w:szCs w:val="22"/>
          </w:rPr>
          <w:fldChar w:fldCharType="end"/>
        </w:r>
      </w:hyperlink>
    </w:p>
    <w:p w14:paraId="5431A488" w14:textId="77777777" w:rsidR="00501898" w:rsidRPr="0076075D" w:rsidRDefault="007C1895">
      <w:pPr>
        <w:pStyle w:val="TOC2"/>
        <w:rPr>
          <w:rFonts w:eastAsia="Yu Mincho"/>
          <w:snapToGrid/>
          <w:sz w:val="22"/>
          <w:szCs w:val="22"/>
          <w:lang w:eastAsia="ja-JP"/>
        </w:rPr>
      </w:pPr>
      <w:hyperlink w:anchor="_Toc115266207" w:history="1">
        <w:r w:rsidR="00136181" w:rsidRPr="0076075D">
          <w:rPr>
            <w:rStyle w:val="Hyperlink"/>
            <w:sz w:val="22"/>
            <w:szCs w:val="22"/>
          </w:rPr>
          <w:t>7.25</w:t>
        </w:r>
        <w:r w:rsidR="00136181" w:rsidRPr="0076075D">
          <w:rPr>
            <w:rFonts w:eastAsia="Yu Mincho"/>
            <w:snapToGrid/>
            <w:sz w:val="22"/>
            <w:szCs w:val="22"/>
            <w:lang w:eastAsia="ja-JP"/>
          </w:rPr>
          <w:tab/>
        </w:r>
        <w:r w:rsidR="00136181" w:rsidRPr="0076075D">
          <w:rPr>
            <w:rStyle w:val="Hyperlink"/>
            <w:sz w:val="22"/>
            <w:szCs w:val="22"/>
          </w:rPr>
          <w:t>Cập nhật trạng thái in hoá đơn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_Toc115266207 \h </w:instrText>
        </w:r>
        <w:r w:rsidR="00136181" w:rsidRPr="0076075D">
          <w:rPr>
            <w:sz w:val="22"/>
            <w:szCs w:val="22"/>
          </w:rPr>
        </w:r>
        <w:r w:rsidR="00136181" w:rsidRPr="0076075D">
          <w:rPr>
            <w:sz w:val="22"/>
            <w:szCs w:val="22"/>
          </w:rPr>
          <w:fldChar w:fldCharType="separate"/>
        </w:r>
        <w:r w:rsidR="00136181" w:rsidRPr="0076075D">
          <w:rPr>
            <w:sz w:val="22"/>
            <w:szCs w:val="22"/>
          </w:rPr>
          <w:t>118</w:t>
        </w:r>
        <w:r w:rsidR="00136181" w:rsidRPr="0076075D">
          <w:rPr>
            <w:sz w:val="22"/>
            <w:szCs w:val="22"/>
          </w:rPr>
          <w:fldChar w:fldCharType="end"/>
        </w:r>
      </w:hyperlink>
    </w:p>
    <w:p w14:paraId="0F81D4A5" w14:textId="77777777" w:rsidR="00501898" w:rsidRPr="0076075D" w:rsidRDefault="007C1895">
      <w:pPr>
        <w:pStyle w:val="TOC2"/>
        <w:rPr>
          <w:rFonts w:eastAsia="Yu Mincho"/>
          <w:snapToGrid/>
          <w:sz w:val="22"/>
          <w:szCs w:val="22"/>
          <w:lang w:eastAsia="ja-JP"/>
        </w:rPr>
      </w:pPr>
      <w:hyperlink w:anchor="_Toc115266208" w:history="1">
        <w:r w:rsidR="00136181" w:rsidRPr="0076075D">
          <w:rPr>
            <w:rStyle w:val="Hyperlink"/>
            <w:sz w:val="22"/>
            <w:szCs w:val="22"/>
          </w:rPr>
          <w:t xml:space="preserve">7.26 </w:t>
        </w:r>
        <w:r w:rsidR="00136181" w:rsidRPr="0076075D">
          <w:rPr>
            <w:rStyle w:val="Hyperlink"/>
            <w:sz w:val="22"/>
            <w:szCs w:val="22"/>
            <w:lang w:val="vi-VN"/>
          </w:rPr>
          <w:t xml:space="preserve">   </w:t>
        </w:r>
        <w:r w:rsidR="00136181" w:rsidRPr="0076075D">
          <w:rPr>
            <w:rStyle w:val="Hyperlink"/>
            <w:sz w:val="22"/>
            <w:szCs w:val="22"/>
          </w:rPr>
          <w:t>Số lần quét QRcode của hoá đơn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_Toc115266208 \h </w:instrText>
        </w:r>
        <w:r w:rsidR="00136181" w:rsidRPr="0076075D">
          <w:rPr>
            <w:sz w:val="22"/>
            <w:szCs w:val="22"/>
          </w:rPr>
        </w:r>
        <w:r w:rsidR="00136181" w:rsidRPr="0076075D">
          <w:rPr>
            <w:sz w:val="22"/>
            <w:szCs w:val="22"/>
          </w:rPr>
          <w:fldChar w:fldCharType="separate"/>
        </w:r>
        <w:r w:rsidR="00136181" w:rsidRPr="0076075D">
          <w:rPr>
            <w:sz w:val="22"/>
            <w:szCs w:val="22"/>
          </w:rPr>
          <w:t>119</w:t>
        </w:r>
        <w:r w:rsidR="00136181" w:rsidRPr="0076075D">
          <w:rPr>
            <w:sz w:val="22"/>
            <w:szCs w:val="22"/>
          </w:rPr>
          <w:fldChar w:fldCharType="end"/>
        </w:r>
      </w:hyperlink>
    </w:p>
    <w:p w14:paraId="02C76C40" w14:textId="77777777" w:rsidR="00501898" w:rsidRPr="0076075D" w:rsidRDefault="007C1895">
      <w:pPr>
        <w:pStyle w:val="TOC1"/>
        <w:rPr>
          <w:rFonts w:eastAsia="Yu Mincho"/>
          <w:b w:val="0"/>
          <w:snapToGrid/>
          <w:sz w:val="22"/>
          <w:szCs w:val="22"/>
          <w:lang w:eastAsia="ja-JP"/>
        </w:rPr>
      </w:pPr>
      <w:hyperlink w:anchor="_Toc115266209" w:history="1">
        <w:r w:rsidR="00136181" w:rsidRPr="0076075D">
          <w:rPr>
            <w:rStyle w:val="Hyperlink"/>
            <w:sz w:val="22"/>
            <w:szCs w:val="22"/>
          </w:rPr>
          <w:t>8.</w:t>
        </w:r>
        <w:r w:rsidR="00136181" w:rsidRPr="0076075D">
          <w:rPr>
            <w:rFonts w:eastAsia="Yu Mincho"/>
            <w:b w:val="0"/>
            <w:snapToGrid/>
            <w:sz w:val="22"/>
            <w:szCs w:val="22"/>
            <w:lang w:eastAsia="ja-JP"/>
          </w:rPr>
          <w:tab/>
        </w:r>
        <w:r w:rsidR="00136181" w:rsidRPr="0076075D">
          <w:rPr>
            <w:rStyle w:val="Hyperlink"/>
            <w:sz w:val="22"/>
            <w:szCs w:val="22"/>
          </w:rPr>
          <w:t>Danh sách lỗi trả về của hệ thống</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_Toc115266209 \h </w:instrText>
        </w:r>
        <w:r w:rsidR="00136181" w:rsidRPr="0076075D">
          <w:rPr>
            <w:sz w:val="22"/>
            <w:szCs w:val="22"/>
          </w:rPr>
        </w:r>
        <w:r w:rsidR="00136181" w:rsidRPr="0076075D">
          <w:rPr>
            <w:sz w:val="22"/>
            <w:szCs w:val="22"/>
          </w:rPr>
          <w:fldChar w:fldCharType="separate"/>
        </w:r>
        <w:r w:rsidR="00136181" w:rsidRPr="0076075D">
          <w:rPr>
            <w:sz w:val="22"/>
            <w:szCs w:val="22"/>
          </w:rPr>
          <w:t>1</w:t>
        </w:r>
        <w:r w:rsidR="00136181" w:rsidRPr="0076075D">
          <w:rPr>
            <w:sz w:val="22"/>
            <w:szCs w:val="22"/>
          </w:rPr>
          <w:fldChar w:fldCharType="end"/>
        </w:r>
      </w:hyperlink>
    </w:p>
    <w:p w14:paraId="37909078" w14:textId="77777777" w:rsidR="00501898" w:rsidRPr="0076075D" w:rsidRDefault="007C1895">
      <w:pPr>
        <w:pStyle w:val="TOC1"/>
        <w:rPr>
          <w:rFonts w:eastAsia="Yu Mincho"/>
          <w:b w:val="0"/>
          <w:snapToGrid/>
          <w:sz w:val="22"/>
          <w:szCs w:val="22"/>
          <w:lang w:eastAsia="ja-JP"/>
        </w:rPr>
      </w:pPr>
      <w:hyperlink w:anchor="_Toc115266210" w:history="1">
        <w:r w:rsidR="00136181" w:rsidRPr="0076075D">
          <w:rPr>
            <w:rStyle w:val="Hyperlink"/>
            <w:sz w:val="22"/>
            <w:szCs w:val="22"/>
          </w:rPr>
          <w:t>9.</w:t>
        </w:r>
        <w:r w:rsidR="00136181" w:rsidRPr="0076075D">
          <w:rPr>
            <w:rFonts w:eastAsia="Yu Mincho"/>
            <w:b w:val="0"/>
            <w:snapToGrid/>
            <w:sz w:val="22"/>
            <w:szCs w:val="22"/>
            <w:lang w:eastAsia="ja-JP"/>
          </w:rPr>
          <w:tab/>
        </w:r>
        <w:r w:rsidR="00136181" w:rsidRPr="0076075D">
          <w:rPr>
            <w:rStyle w:val="Hyperlink"/>
            <w:sz w:val="22"/>
            <w:szCs w:val="22"/>
          </w:rPr>
          <w:t>Mapping giữa các trường thông tin và mẫu hóa đơn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_Toc115266210 \h </w:instrText>
        </w:r>
        <w:r w:rsidR="00136181" w:rsidRPr="0076075D">
          <w:rPr>
            <w:sz w:val="22"/>
            <w:szCs w:val="22"/>
          </w:rPr>
        </w:r>
        <w:r w:rsidR="00136181" w:rsidRPr="0076075D">
          <w:rPr>
            <w:sz w:val="22"/>
            <w:szCs w:val="22"/>
          </w:rPr>
          <w:fldChar w:fldCharType="separate"/>
        </w:r>
        <w:r w:rsidR="00136181" w:rsidRPr="0076075D">
          <w:rPr>
            <w:sz w:val="22"/>
            <w:szCs w:val="22"/>
          </w:rPr>
          <w:t>1</w:t>
        </w:r>
        <w:r w:rsidR="00136181" w:rsidRPr="0076075D">
          <w:rPr>
            <w:sz w:val="22"/>
            <w:szCs w:val="22"/>
          </w:rPr>
          <w:fldChar w:fldCharType="end"/>
        </w:r>
      </w:hyperlink>
    </w:p>
    <w:p w14:paraId="40030E6F" w14:textId="77777777" w:rsidR="00501898" w:rsidRPr="0076075D" w:rsidRDefault="007C1895">
      <w:pPr>
        <w:pStyle w:val="TOC1"/>
        <w:rPr>
          <w:rFonts w:eastAsia="Yu Mincho"/>
          <w:b w:val="0"/>
          <w:snapToGrid/>
          <w:sz w:val="22"/>
          <w:szCs w:val="22"/>
          <w:lang w:eastAsia="ja-JP"/>
        </w:rPr>
      </w:pPr>
      <w:hyperlink w:anchor="_Toc115266211" w:history="1">
        <w:r w:rsidR="00136181" w:rsidRPr="0076075D">
          <w:rPr>
            <w:rStyle w:val="Hyperlink"/>
            <w:sz w:val="22"/>
            <w:szCs w:val="22"/>
          </w:rPr>
          <w:t>10.</w:t>
        </w:r>
        <w:r w:rsidR="00136181" w:rsidRPr="0076075D">
          <w:rPr>
            <w:rFonts w:eastAsia="Yu Mincho"/>
            <w:b w:val="0"/>
            <w:snapToGrid/>
            <w:sz w:val="22"/>
            <w:szCs w:val="22"/>
            <w:lang w:eastAsia="ja-JP"/>
          </w:rPr>
          <w:tab/>
        </w:r>
        <w:r w:rsidR="00136181" w:rsidRPr="0076075D">
          <w:rPr>
            <w:rStyle w:val="Hyperlink"/>
            <w:sz w:val="22"/>
            <w:szCs w:val="22"/>
          </w:rPr>
          <w:t>Kiểm tra API bằng POSTMAN</w:t>
        </w:r>
        <w:r w:rsidR="00136181" w:rsidRPr="0076075D">
          <w:rPr>
            <w:sz w:val="22"/>
            <w:szCs w:val="22"/>
          </w:rPr>
          <w:tab/>
        </w:r>
        <w:r w:rsidR="00136181" w:rsidRPr="0076075D">
          <w:rPr>
            <w:sz w:val="22"/>
            <w:szCs w:val="22"/>
          </w:rPr>
          <w:fldChar w:fldCharType="begin"/>
        </w:r>
        <w:r w:rsidR="00136181" w:rsidRPr="0076075D">
          <w:rPr>
            <w:sz w:val="22"/>
            <w:szCs w:val="22"/>
          </w:rPr>
          <w:instrText xml:space="preserve"> PAGEREF _Toc115266211 \h </w:instrText>
        </w:r>
        <w:r w:rsidR="00136181" w:rsidRPr="0076075D">
          <w:rPr>
            <w:sz w:val="22"/>
            <w:szCs w:val="22"/>
          </w:rPr>
        </w:r>
        <w:r w:rsidR="00136181" w:rsidRPr="0076075D">
          <w:rPr>
            <w:sz w:val="22"/>
            <w:szCs w:val="22"/>
          </w:rPr>
          <w:fldChar w:fldCharType="separate"/>
        </w:r>
        <w:r w:rsidR="00136181" w:rsidRPr="0076075D">
          <w:rPr>
            <w:sz w:val="22"/>
            <w:szCs w:val="22"/>
          </w:rPr>
          <w:t>2</w:t>
        </w:r>
        <w:r w:rsidR="00136181" w:rsidRPr="0076075D">
          <w:rPr>
            <w:sz w:val="22"/>
            <w:szCs w:val="22"/>
          </w:rPr>
          <w:fldChar w:fldCharType="end"/>
        </w:r>
      </w:hyperlink>
    </w:p>
    <w:p w14:paraId="504D83B4" w14:textId="77777777" w:rsidR="00501898" w:rsidRPr="0076075D" w:rsidRDefault="00136181">
      <w:pPr>
        <w:jc w:val="both"/>
        <w:rPr>
          <w:sz w:val="22"/>
          <w:szCs w:val="22"/>
        </w:rPr>
      </w:pPr>
      <w:r w:rsidRPr="0076075D">
        <w:rPr>
          <w:b/>
          <w:sz w:val="22"/>
          <w:szCs w:val="22"/>
        </w:rPr>
        <w:fldChar w:fldCharType="end"/>
      </w:r>
    </w:p>
    <w:p w14:paraId="48C25FE4" w14:textId="77777777" w:rsidR="00501898" w:rsidRPr="0076075D" w:rsidRDefault="00501898">
      <w:pPr>
        <w:jc w:val="both"/>
        <w:rPr>
          <w:sz w:val="22"/>
          <w:szCs w:val="22"/>
        </w:rPr>
      </w:pPr>
    </w:p>
    <w:p w14:paraId="63E57CF3" w14:textId="77777777" w:rsidR="00501898" w:rsidRPr="0076075D" w:rsidRDefault="00501898">
      <w:pPr>
        <w:pStyle w:val="Style99"/>
        <w:jc w:val="both"/>
        <w:rPr>
          <w:rFonts w:ascii="Times New Roman" w:hAnsi="Times New Roman"/>
          <w:sz w:val="22"/>
          <w:szCs w:val="22"/>
        </w:rPr>
      </w:pPr>
    </w:p>
    <w:p w14:paraId="75F76F49" w14:textId="77777777" w:rsidR="00501898" w:rsidRPr="0076075D" w:rsidRDefault="00501898">
      <w:pPr>
        <w:ind w:left="0"/>
        <w:jc w:val="both"/>
        <w:rPr>
          <w:sz w:val="22"/>
          <w:szCs w:val="22"/>
        </w:rPr>
      </w:pPr>
    </w:p>
    <w:p w14:paraId="30752AC6" w14:textId="77777777" w:rsidR="00501898" w:rsidRPr="0076075D" w:rsidRDefault="00501898">
      <w:pPr>
        <w:pStyle w:val="TOC4"/>
        <w:spacing w:before="100" w:beforeAutospacing="1" w:after="100" w:afterAutospacing="1" w:line="240" w:lineRule="auto"/>
        <w:contextualSpacing/>
        <w:jc w:val="both"/>
        <w:rPr>
          <w:sz w:val="22"/>
          <w:szCs w:val="22"/>
        </w:rPr>
      </w:pPr>
    </w:p>
    <w:p w14:paraId="19F6AD19" w14:textId="77777777" w:rsidR="00501898" w:rsidRPr="0076075D" w:rsidRDefault="00136181">
      <w:pPr>
        <w:pStyle w:val="Heading1"/>
        <w:rPr>
          <w:sz w:val="22"/>
          <w:szCs w:val="22"/>
        </w:rPr>
      </w:pPr>
      <w:bookmarkStart w:id="2" w:name="_Toc72062201"/>
      <w:bookmarkEnd w:id="1"/>
      <w:r w:rsidRPr="0076075D">
        <w:rPr>
          <w:sz w:val="22"/>
          <w:szCs w:val="22"/>
        </w:rPr>
        <w:br w:type="page"/>
      </w:r>
      <w:bookmarkStart w:id="3" w:name="_Toc115266159"/>
      <w:bookmarkStart w:id="4" w:name="_Toc507865266"/>
      <w:bookmarkEnd w:id="2"/>
      <w:r w:rsidRPr="0076075D">
        <w:rPr>
          <w:sz w:val="22"/>
          <w:szCs w:val="22"/>
        </w:rPr>
        <w:lastRenderedPageBreak/>
        <w:t>Thuật ngữ và viết tắt</w:t>
      </w:r>
      <w:bookmarkEnd w:id="3"/>
    </w:p>
    <w:tbl>
      <w:tblPr>
        <w:tblW w:w="0" w:type="auto"/>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ook w:val="04A0" w:firstRow="1" w:lastRow="0" w:firstColumn="1" w:lastColumn="0" w:noHBand="0" w:noVBand="1"/>
      </w:tblPr>
      <w:tblGrid>
        <w:gridCol w:w="1204"/>
        <w:gridCol w:w="1439"/>
        <w:gridCol w:w="7268"/>
      </w:tblGrid>
      <w:tr w:rsidR="00501898" w:rsidRPr="0076075D" w14:paraId="38A22A2B" w14:textId="77777777">
        <w:tc>
          <w:tcPr>
            <w:tcW w:w="1214" w:type="dxa"/>
            <w:tcBorders>
              <w:top w:val="single" w:sz="4" w:space="0" w:color="70AD47"/>
              <w:left w:val="single" w:sz="4" w:space="0" w:color="70AD47"/>
              <w:bottom w:val="single" w:sz="4" w:space="0" w:color="70AD47"/>
              <w:right w:val="nil"/>
            </w:tcBorders>
            <w:shd w:val="clear" w:color="auto" w:fill="70AD47"/>
          </w:tcPr>
          <w:p w14:paraId="275B5048" w14:textId="77777777" w:rsidR="00501898" w:rsidRPr="0076075D" w:rsidRDefault="00136181">
            <w:pPr>
              <w:ind w:left="0"/>
              <w:jc w:val="both"/>
              <w:rPr>
                <w:rFonts w:eastAsia="SimSun"/>
                <w:b/>
                <w:bCs/>
                <w:color w:val="FFFFFF"/>
                <w:sz w:val="22"/>
                <w:szCs w:val="22"/>
                <w:lang w:eastAsia="zh-CN"/>
              </w:rPr>
            </w:pPr>
            <w:r w:rsidRPr="0076075D">
              <w:rPr>
                <w:rFonts w:eastAsia="SimSun"/>
                <w:b/>
                <w:bCs/>
                <w:color w:val="FFFFFF"/>
                <w:sz w:val="22"/>
                <w:szCs w:val="22"/>
                <w:lang w:eastAsia="zh-CN"/>
              </w:rPr>
              <w:t>STT</w:t>
            </w:r>
          </w:p>
        </w:tc>
        <w:tc>
          <w:tcPr>
            <w:tcW w:w="1446" w:type="dxa"/>
            <w:tcBorders>
              <w:top w:val="single" w:sz="4" w:space="0" w:color="70AD47"/>
              <w:left w:val="nil"/>
              <w:bottom w:val="single" w:sz="4" w:space="0" w:color="70AD47"/>
              <w:right w:val="nil"/>
            </w:tcBorders>
            <w:shd w:val="clear" w:color="auto" w:fill="70AD47"/>
          </w:tcPr>
          <w:p w14:paraId="75239678" w14:textId="77777777" w:rsidR="00501898" w:rsidRPr="0076075D" w:rsidRDefault="00136181">
            <w:pPr>
              <w:ind w:left="0"/>
              <w:jc w:val="both"/>
              <w:rPr>
                <w:rFonts w:eastAsia="SimSun"/>
                <w:b/>
                <w:bCs/>
                <w:color w:val="FFFFFF"/>
                <w:sz w:val="22"/>
                <w:szCs w:val="22"/>
              </w:rPr>
            </w:pPr>
            <w:r w:rsidRPr="0076075D">
              <w:rPr>
                <w:rFonts w:eastAsia="SimSun"/>
                <w:b/>
                <w:bCs/>
                <w:color w:val="FFFFFF"/>
                <w:sz w:val="22"/>
                <w:szCs w:val="22"/>
              </w:rPr>
              <w:t>Từ viết tắt</w:t>
            </w:r>
          </w:p>
        </w:tc>
        <w:tc>
          <w:tcPr>
            <w:tcW w:w="7371" w:type="dxa"/>
            <w:tcBorders>
              <w:top w:val="single" w:sz="4" w:space="0" w:color="70AD47"/>
              <w:left w:val="nil"/>
              <w:bottom w:val="single" w:sz="4" w:space="0" w:color="70AD47"/>
              <w:right w:val="single" w:sz="4" w:space="0" w:color="70AD47"/>
            </w:tcBorders>
            <w:shd w:val="clear" w:color="auto" w:fill="70AD47"/>
          </w:tcPr>
          <w:p w14:paraId="71508243" w14:textId="77777777" w:rsidR="00501898" w:rsidRPr="0076075D" w:rsidRDefault="00136181">
            <w:pPr>
              <w:ind w:left="0"/>
              <w:jc w:val="both"/>
              <w:rPr>
                <w:rFonts w:eastAsia="SimSun"/>
                <w:b/>
                <w:bCs/>
                <w:color w:val="FFFFFF"/>
                <w:sz w:val="22"/>
                <w:szCs w:val="22"/>
              </w:rPr>
            </w:pPr>
            <w:r w:rsidRPr="0076075D">
              <w:rPr>
                <w:rFonts w:eastAsia="SimSun"/>
                <w:b/>
                <w:bCs/>
                <w:color w:val="FFFFFF"/>
                <w:sz w:val="22"/>
                <w:szCs w:val="22"/>
              </w:rPr>
              <w:t>Nghĩa đầy đủ</w:t>
            </w:r>
          </w:p>
        </w:tc>
      </w:tr>
      <w:tr w:rsidR="00501898" w:rsidRPr="0076075D" w14:paraId="6B665F7E" w14:textId="77777777">
        <w:tc>
          <w:tcPr>
            <w:tcW w:w="1214" w:type="dxa"/>
          </w:tcPr>
          <w:p w14:paraId="403887C4" w14:textId="77777777" w:rsidR="00501898" w:rsidRPr="0076075D" w:rsidRDefault="00136181">
            <w:pPr>
              <w:pStyle w:val="TableNumber"/>
              <w:numPr>
                <w:ilvl w:val="0"/>
                <w:numId w:val="0"/>
              </w:numPr>
              <w:spacing w:before="0" w:after="0" w:line="360" w:lineRule="auto"/>
              <w:ind w:left="284"/>
              <w:rPr>
                <w:rFonts w:eastAsia="SimSun"/>
                <w:b/>
                <w:bCs/>
                <w:sz w:val="22"/>
                <w:szCs w:val="22"/>
              </w:rPr>
            </w:pPr>
            <w:r w:rsidRPr="0076075D">
              <w:rPr>
                <w:rFonts w:eastAsia="SimSun"/>
                <w:b/>
                <w:bCs/>
                <w:sz w:val="22"/>
                <w:szCs w:val="22"/>
              </w:rPr>
              <w:t>1</w:t>
            </w:r>
          </w:p>
        </w:tc>
        <w:tc>
          <w:tcPr>
            <w:tcW w:w="1446" w:type="dxa"/>
          </w:tcPr>
          <w:p w14:paraId="53BD435E" w14:textId="77777777" w:rsidR="00501898" w:rsidRPr="0076075D" w:rsidRDefault="00136181">
            <w:pPr>
              <w:ind w:left="0"/>
              <w:jc w:val="both"/>
              <w:rPr>
                <w:rFonts w:eastAsia="SimSun"/>
                <w:b/>
                <w:sz w:val="22"/>
                <w:szCs w:val="22"/>
              </w:rPr>
            </w:pPr>
            <w:r w:rsidRPr="0076075D">
              <w:rPr>
                <w:rFonts w:eastAsia="SimSun"/>
                <w:b/>
                <w:sz w:val="22"/>
                <w:szCs w:val="22"/>
              </w:rPr>
              <w:t>XML</w:t>
            </w:r>
          </w:p>
        </w:tc>
        <w:tc>
          <w:tcPr>
            <w:tcW w:w="7371" w:type="dxa"/>
          </w:tcPr>
          <w:p w14:paraId="1ECE4CD6" w14:textId="77777777" w:rsidR="00501898" w:rsidRPr="0076075D" w:rsidRDefault="00136181">
            <w:pPr>
              <w:ind w:left="0"/>
              <w:jc w:val="both"/>
              <w:rPr>
                <w:rFonts w:eastAsia="SimSun"/>
                <w:sz w:val="22"/>
                <w:szCs w:val="22"/>
              </w:rPr>
            </w:pPr>
            <w:r w:rsidRPr="0076075D">
              <w:rPr>
                <w:rFonts w:eastAsia="SimSun"/>
                <w:sz w:val="22"/>
                <w:szCs w:val="22"/>
              </w:rPr>
              <w:t>e</w:t>
            </w:r>
            <w:r w:rsidRPr="0076075D">
              <w:rPr>
                <w:rFonts w:eastAsia="SimSun"/>
                <w:b/>
                <w:sz w:val="22"/>
                <w:szCs w:val="22"/>
              </w:rPr>
              <w:t>X</w:t>
            </w:r>
            <w:r w:rsidRPr="0076075D">
              <w:rPr>
                <w:rFonts w:eastAsia="SimSun"/>
                <w:sz w:val="22"/>
                <w:szCs w:val="22"/>
              </w:rPr>
              <w:t xml:space="preserve">tensible </w:t>
            </w:r>
            <w:r w:rsidRPr="0076075D">
              <w:rPr>
                <w:rFonts w:eastAsia="SimSun"/>
                <w:b/>
                <w:sz w:val="22"/>
                <w:szCs w:val="22"/>
              </w:rPr>
              <w:t>M</w:t>
            </w:r>
            <w:r w:rsidRPr="0076075D">
              <w:rPr>
                <w:rFonts w:eastAsia="SimSun"/>
                <w:sz w:val="22"/>
                <w:szCs w:val="22"/>
              </w:rPr>
              <w:t xml:space="preserve">arkup </w:t>
            </w:r>
            <w:r w:rsidRPr="0076075D">
              <w:rPr>
                <w:rFonts w:eastAsia="SimSun"/>
                <w:b/>
                <w:sz w:val="22"/>
                <w:szCs w:val="22"/>
              </w:rPr>
              <w:t>L</w:t>
            </w:r>
            <w:r w:rsidRPr="0076075D">
              <w:rPr>
                <w:rFonts w:eastAsia="SimSun"/>
                <w:sz w:val="22"/>
                <w:szCs w:val="22"/>
              </w:rPr>
              <w:t>anguage - Ngôn ngữ Đánh dấu Mở rộng</w:t>
            </w:r>
          </w:p>
        </w:tc>
      </w:tr>
      <w:tr w:rsidR="00501898" w:rsidRPr="0076075D" w14:paraId="58DA45F8" w14:textId="77777777">
        <w:tc>
          <w:tcPr>
            <w:tcW w:w="1214" w:type="dxa"/>
          </w:tcPr>
          <w:p w14:paraId="516A55FD" w14:textId="77777777" w:rsidR="00501898" w:rsidRPr="0076075D" w:rsidRDefault="00136181">
            <w:pPr>
              <w:pStyle w:val="TableNumber"/>
              <w:numPr>
                <w:ilvl w:val="0"/>
                <w:numId w:val="0"/>
              </w:numPr>
              <w:spacing w:before="0" w:after="0" w:line="360" w:lineRule="auto"/>
              <w:ind w:left="284"/>
              <w:rPr>
                <w:rFonts w:eastAsia="SimSun"/>
                <w:b/>
                <w:bCs/>
                <w:sz w:val="22"/>
                <w:szCs w:val="22"/>
              </w:rPr>
            </w:pPr>
            <w:r w:rsidRPr="0076075D">
              <w:rPr>
                <w:rFonts w:eastAsia="SimSun"/>
                <w:b/>
                <w:bCs/>
                <w:sz w:val="22"/>
                <w:szCs w:val="22"/>
              </w:rPr>
              <w:t>2</w:t>
            </w:r>
          </w:p>
        </w:tc>
        <w:tc>
          <w:tcPr>
            <w:tcW w:w="1446" w:type="dxa"/>
          </w:tcPr>
          <w:p w14:paraId="7771B66E" w14:textId="77777777" w:rsidR="00501898" w:rsidRPr="0076075D" w:rsidRDefault="00136181">
            <w:pPr>
              <w:ind w:left="0"/>
              <w:jc w:val="both"/>
              <w:rPr>
                <w:rFonts w:eastAsia="SimSun"/>
                <w:b/>
                <w:sz w:val="22"/>
                <w:szCs w:val="22"/>
              </w:rPr>
            </w:pPr>
            <w:r w:rsidRPr="0076075D">
              <w:rPr>
                <w:rFonts w:eastAsia="SimSun"/>
                <w:b/>
                <w:sz w:val="22"/>
                <w:szCs w:val="22"/>
              </w:rPr>
              <w:t>VAN</w:t>
            </w:r>
          </w:p>
        </w:tc>
        <w:tc>
          <w:tcPr>
            <w:tcW w:w="7371" w:type="dxa"/>
          </w:tcPr>
          <w:p w14:paraId="60708CE6" w14:textId="77777777" w:rsidR="00501898" w:rsidRPr="0076075D" w:rsidRDefault="00136181">
            <w:pPr>
              <w:ind w:left="0"/>
              <w:jc w:val="both"/>
              <w:rPr>
                <w:rFonts w:eastAsia="SimSun"/>
                <w:sz w:val="22"/>
                <w:szCs w:val="22"/>
              </w:rPr>
            </w:pPr>
            <w:r w:rsidRPr="0076075D">
              <w:rPr>
                <w:rFonts w:eastAsia="SimSun"/>
                <w:b/>
                <w:sz w:val="22"/>
                <w:szCs w:val="22"/>
              </w:rPr>
              <w:t>T</w:t>
            </w:r>
            <w:r w:rsidRPr="0076075D">
              <w:rPr>
                <w:rFonts w:eastAsia="SimSun"/>
                <w:sz w:val="22"/>
                <w:szCs w:val="22"/>
              </w:rPr>
              <w:t xml:space="preserve">axation </w:t>
            </w:r>
            <w:r w:rsidRPr="0076075D">
              <w:rPr>
                <w:rFonts w:eastAsia="SimSun"/>
                <w:b/>
                <w:sz w:val="22"/>
                <w:szCs w:val="22"/>
              </w:rPr>
              <w:t>V</w:t>
            </w:r>
            <w:r w:rsidRPr="0076075D">
              <w:rPr>
                <w:rFonts w:eastAsia="SimSun"/>
                <w:sz w:val="22"/>
                <w:szCs w:val="22"/>
              </w:rPr>
              <w:t xml:space="preserve">alue </w:t>
            </w:r>
            <w:r w:rsidRPr="0076075D">
              <w:rPr>
                <w:rFonts w:eastAsia="SimSun"/>
                <w:b/>
                <w:sz w:val="22"/>
                <w:szCs w:val="22"/>
              </w:rPr>
              <w:t>A</w:t>
            </w:r>
            <w:r w:rsidRPr="0076075D">
              <w:rPr>
                <w:rFonts w:eastAsia="SimSun"/>
                <w:sz w:val="22"/>
                <w:szCs w:val="22"/>
              </w:rPr>
              <w:t xml:space="preserve">dded </w:t>
            </w:r>
            <w:r w:rsidRPr="0076075D">
              <w:rPr>
                <w:rFonts w:eastAsia="SimSun"/>
                <w:b/>
                <w:sz w:val="22"/>
                <w:szCs w:val="22"/>
              </w:rPr>
              <w:t>N</w:t>
            </w:r>
            <w:r w:rsidRPr="0076075D">
              <w:rPr>
                <w:rFonts w:eastAsia="SimSun"/>
                <w:sz w:val="22"/>
                <w:szCs w:val="22"/>
              </w:rPr>
              <w:t>etwork</w:t>
            </w:r>
          </w:p>
        </w:tc>
      </w:tr>
      <w:tr w:rsidR="00501898" w:rsidRPr="0076075D" w14:paraId="47EAF22F" w14:textId="77777777">
        <w:tc>
          <w:tcPr>
            <w:tcW w:w="1214" w:type="dxa"/>
          </w:tcPr>
          <w:p w14:paraId="48BB22F2" w14:textId="77777777" w:rsidR="00501898" w:rsidRPr="0076075D" w:rsidRDefault="00136181">
            <w:pPr>
              <w:pStyle w:val="TableNumber"/>
              <w:numPr>
                <w:ilvl w:val="0"/>
                <w:numId w:val="0"/>
              </w:numPr>
              <w:spacing w:before="0" w:after="0" w:line="360" w:lineRule="auto"/>
              <w:ind w:left="284"/>
              <w:rPr>
                <w:rFonts w:eastAsia="SimSun"/>
                <w:b/>
                <w:bCs/>
                <w:sz w:val="22"/>
                <w:szCs w:val="22"/>
              </w:rPr>
            </w:pPr>
            <w:r w:rsidRPr="0076075D">
              <w:rPr>
                <w:rFonts w:eastAsia="SimSun"/>
                <w:b/>
                <w:bCs/>
                <w:sz w:val="22"/>
                <w:szCs w:val="22"/>
              </w:rPr>
              <w:t>3</w:t>
            </w:r>
          </w:p>
        </w:tc>
        <w:tc>
          <w:tcPr>
            <w:tcW w:w="1446" w:type="dxa"/>
          </w:tcPr>
          <w:p w14:paraId="4E386E50" w14:textId="77777777" w:rsidR="00501898" w:rsidRPr="0076075D" w:rsidRDefault="00136181">
            <w:pPr>
              <w:ind w:left="0"/>
              <w:jc w:val="both"/>
              <w:rPr>
                <w:rFonts w:eastAsia="SimSun"/>
                <w:b/>
                <w:sz w:val="22"/>
                <w:szCs w:val="22"/>
              </w:rPr>
            </w:pPr>
            <w:r w:rsidRPr="0076075D">
              <w:rPr>
                <w:rFonts w:eastAsia="SimSun"/>
                <w:b/>
                <w:sz w:val="22"/>
                <w:szCs w:val="22"/>
              </w:rPr>
              <w:t>ICC</w:t>
            </w:r>
          </w:p>
        </w:tc>
        <w:tc>
          <w:tcPr>
            <w:tcW w:w="7371" w:type="dxa"/>
          </w:tcPr>
          <w:p w14:paraId="65ECC914" w14:textId="77777777" w:rsidR="00501898" w:rsidRPr="0076075D" w:rsidRDefault="00136181">
            <w:pPr>
              <w:ind w:left="0"/>
              <w:jc w:val="both"/>
              <w:rPr>
                <w:rFonts w:eastAsia="SimSun"/>
                <w:sz w:val="22"/>
                <w:szCs w:val="22"/>
              </w:rPr>
            </w:pPr>
            <w:r w:rsidRPr="0076075D">
              <w:rPr>
                <w:rFonts w:eastAsia="SimSun"/>
                <w:b/>
                <w:sz w:val="22"/>
                <w:szCs w:val="22"/>
              </w:rPr>
              <w:t>I</w:t>
            </w:r>
            <w:r w:rsidRPr="0076075D">
              <w:rPr>
                <w:rFonts w:eastAsia="SimSun"/>
                <w:sz w:val="22"/>
                <w:szCs w:val="22"/>
              </w:rPr>
              <w:t xml:space="preserve">nvoice </w:t>
            </w:r>
            <w:r w:rsidRPr="0076075D">
              <w:rPr>
                <w:rFonts w:eastAsia="SimSun"/>
                <w:b/>
                <w:sz w:val="22"/>
                <w:szCs w:val="22"/>
              </w:rPr>
              <w:t>C</w:t>
            </w:r>
            <w:r w:rsidRPr="0076075D">
              <w:rPr>
                <w:rFonts w:eastAsia="SimSun"/>
                <w:sz w:val="22"/>
                <w:szCs w:val="22"/>
              </w:rPr>
              <w:t xml:space="preserve">ertification </w:t>
            </w:r>
            <w:r w:rsidRPr="0076075D">
              <w:rPr>
                <w:rFonts w:eastAsia="SimSun"/>
                <w:b/>
                <w:sz w:val="22"/>
                <w:szCs w:val="22"/>
              </w:rPr>
              <w:t>C</w:t>
            </w:r>
            <w:r w:rsidRPr="0076075D">
              <w:rPr>
                <w:rFonts w:eastAsia="SimSun"/>
                <w:sz w:val="22"/>
                <w:szCs w:val="22"/>
              </w:rPr>
              <w:t>enter</w:t>
            </w:r>
          </w:p>
        </w:tc>
      </w:tr>
      <w:tr w:rsidR="00501898" w:rsidRPr="0076075D" w14:paraId="1FB1F6A2" w14:textId="77777777">
        <w:tc>
          <w:tcPr>
            <w:tcW w:w="1214" w:type="dxa"/>
          </w:tcPr>
          <w:p w14:paraId="1B59E0D3" w14:textId="77777777" w:rsidR="00501898" w:rsidRPr="0076075D" w:rsidRDefault="00136181">
            <w:pPr>
              <w:pStyle w:val="TableNumber"/>
              <w:numPr>
                <w:ilvl w:val="0"/>
                <w:numId w:val="0"/>
              </w:numPr>
              <w:spacing w:before="0" w:after="0" w:line="360" w:lineRule="auto"/>
              <w:ind w:left="284"/>
              <w:rPr>
                <w:rFonts w:eastAsia="SimSun"/>
                <w:b/>
                <w:bCs/>
                <w:sz w:val="22"/>
                <w:szCs w:val="22"/>
              </w:rPr>
            </w:pPr>
            <w:r w:rsidRPr="0076075D">
              <w:rPr>
                <w:rFonts w:eastAsia="SimSun"/>
                <w:b/>
                <w:bCs/>
                <w:sz w:val="22"/>
                <w:szCs w:val="22"/>
              </w:rPr>
              <w:t>4</w:t>
            </w:r>
          </w:p>
        </w:tc>
        <w:tc>
          <w:tcPr>
            <w:tcW w:w="1446" w:type="dxa"/>
          </w:tcPr>
          <w:p w14:paraId="6212B9C5" w14:textId="77777777" w:rsidR="00501898" w:rsidRPr="0076075D" w:rsidRDefault="00136181">
            <w:pPr>
              <w:ind w:left="0"/>
              <w:jc w:val="both"/>
              <w:rPr>
                <w:rFonts w:eastAsia="SimSun"/>
                <w:b/>
                <w:sz w:val="22"/>
                <w:szCs w:val="22"/>
              </w:rPr>
            </w:pPr>
            <w:r w:rsidRPr="0076075D">
              <w:rPr>
                <w:rFonts w:eastAsia="SimSun"/>
                <w:b/>
                <w:sz w:val="22"/>
                <w:szCs w:val="22"/>
              </w:rPr>
              <w:t>PSD</w:t>
            </w:r>
          </w:p>
        </w:tc>
        <w:tc>
          <w:tcPr>
            <w:tcW w:w="7371" w:type="dxa"/>
          </w:tcPr>
          <w:p w14:paraId="036DA079" w14:textId="77777777" w:rsidR="00501898" w:rsidRPr="0076075D" w:rsidRDefault="00136181">
            <w:pPr>
              <w:ind w:left="0"/>
              <w:jc w:val="both"/>
              <w:rPr>
                <w:rFonts w:eastAsia="SimSun"/>
                <w:sz w:val="22"/>
                <w:szCs w:val="22"/>
              </w:rPr>
            </w:pPr>
            <w:r w:rsidRPr="0076075D">
              <w:rPr>
                <w:rFonts w:eastAsia="SimSun"/>
                <w:b/>
                <w:sz w:val="22"/>
                <w:szCs w:val="22"/>
              </w:rPr>
              <w:t>P</w:t>
            </w:r>
            <w:r w:rsidRPr="0076075D">
              <w:rPr>
                <w:rFonts w:eastAsia="SimSun"/>
                <w:sz w:val="22"/>
                <w:szCs w:val="22"/>
              </w:rPr>
              <w:t xml:space="preserve">ortable </w:t>
            </w:r>
            <w:r w:rsidRPr="0076075D">
              <w:rPr>
                <w:rFonts w:eastAsia="SimSun"/>
                <w:b/>
                <w:sz w:val="22"/>
                <w:szCs w:val="22"/>
              </w:rPr>
              <w:t>S</w:t>
            </w:r>
            <w:r w:rsidRPr="0076075D">
              <w:rPr>
                <w:rFonts w:eastAsia="SimSun"/>
                <w:sz w:val="22"/>
                <w:szCs w:val="22"/>
              </w:rPr>
              <w:t xml:space="preserve">ecurity </w:t>
            </w:r>
            <w:r w:rsidRPr="0076075D">
              <w:rPr>
                <w:rFonts w:eastAsia="SimSun"/>
                <w:b/>
                <w:sz w:val="22"/>
                <w:szCs w:val="22"/>
              </w:rPr>
              <w:t>D</w:t>
            </w:r>
            <w:r w:rsidRPr="0076075D">
              <w:rPr>
                <w:rFonts w:eastAsia="SimSun"/>
                <w:sz w:val="22"/>
                <w:szCs w:val="22"/>
              </w:rPr>
              <w:t>evice</w:t>
            </w:r>
          </w:p>
        </w:tc>
      </w:tr>
      <w:tr w:rsidR="00501898" w:rsidRPr="0076075D" w14:paraId="51CACD39" w14:textId="77777777">
        <w:tc>
          <w:tcPr>
            <w:tcW w:w="1214" w:type="dxa"/>
          </w:tcPr>
          <w:p w14:paraId="094F72EE" w14:textId="77777777" w:rsidR="00501898" w:rsidRPr="0076075D" w:rsidRDefault="00136181">
            <w:pPr>
              <w:pStyle w:val="TableNumber"/>
              <w:numPr>
                <w:ilvl w:val="0"/>
                <w:numId w:val="0"/>
              </w:numPr>
              <w:spacing w:before="0" w:after="0" w:line="360" w:lineRule="auto"/>
              <w:ind w:left="284"/>
              <w:rPr>
                <w:rFonts w:eastAsia="SimSun"/>
                <w:b/>
                <w:bCs/>
                <w:sz w:val="22"/>
                <w:szCs w:val="22"/>
              </w:rPr>
            </w:pPr>
            <w:r w:rsidRPr="0076075D">
              <w:rPr>
                <w:rFonts w:eastAsia="SimSun"/>
                <w:b/>
                <w:bCs/>
                <w:sz w:val="22"/>
                <w:szCs w:val="22"/>
              </w:rPr>
              <w:t>5</w:t>
            </w:r>
          </w:p>
        </w:tc>
        <w:tc>
          <w:tcPr>
            <w:tcW w:w="1446" w:type="dxa"/>
          </w:tcPr>
          <w:p w14:paraId="47F8D247" w14:textId="77777777" w:rsidR="00501898" w:rsidRPr="0076075D" w:rsidRDefault="00136181">
            <w:pPr>
              <w:ind w:left="0"/>
              <w:jc w:val="both"/>
              <w:rPr>
                <w:rFonts w:eastAsia="SimSun"/>
                <w:b/>
                <w:sz w:val="22"/>
                <w:szCs w:val="22"/>
              </w:rPr>
            </w:pPr>
            <w:r w:rsidRPr="0076075D">
              <w:rPr>
                <w:b/>
                <w:sz w:val="22"/>
                <w:szCs w:val="22"/>
              </w:rPr>
              <w:t>SGML</w:t>
            </w:r>
          </w:p>
        </w:tc>
        <w:tc>
          <w:tcPr>
            <w:tcW w:w="7371" w:type="dxa"/>
          </w:tcPr>
          <w:p w14:paraId="2FA7C204" w14:textId="77777777" w:rsidR="00501898" w:rsidRPr="0076075D" w:rsidRDefault="00136181">
            <w:pPr>
              <w:ind w:left="0"/>
              <w:jc w:val="both"/>
              <w:rPr>
                <w:rFonts w:eastAsia="SimSun"/>
                <w:sz w:val="22"/>
                <w:szCs w:val="22"/>
              </w:rPr>
            </w:pPr>
            <w:r w:rsidRPr="0076075D">
              <w:rPr>
                <w:rFonts w:eastAsia="SimSun"/>
                <w:b/>
                <w:sz w:val="22"/>
                <w:szCs w:val="22"/>
              </w:rPr>
              <w:t>S</w:t>
            </w:r>
            <w:r w:rsidRPr="0076075D">
              <w:rPr>
                <w:rFonts w:eastAsia="SimSun"/>
                <w:sz w:val="22"/>
                <w:szCs w:val="22"/>
              </w:rPr>
              <w:t xml:space="preserve">tandard </w:t>
            </w:r>
            <w:r w:rsidRPr="0076075D">
              <w:rPr>
                <w:rFonts w:eastAsia="SimSun"/>
                <w:b/>
                <w:sz w:val="22"/>
                <w:szCs w:val="22"/>
              </w:rPr>
              <w:t>G</w:t>
            </w:r>
            <w:r w:rsidRPr="0076075D">
              <w:rPr>
                <w:rFonts w:eastAsia="SimSun"/>
                <w:sz w:val="22"/>
                <w:szCs w:val="22"/>
              </w:rPr>
              <w:t xml:space="preserve">eneralized </w:t>
            </w:r>
            <w:r w:rsidRPr="0076075D">
              <w:rPr>
                <w:rFonts w:eastAsia="SimSun"/>
                <w:b/>
                <w:sz w:val="22"/>
                <w:szCs w:val="22"/>
              </w:rPr>
              <w:t>M</w:t>
            </w:r>
            <w:r w:rsidRPr="0076075D">
              <w:rPr>
                <w:rFonts w:eastAsia="SimSun"/>
                <w:sz w:val="22"/>
                <w:szCs w:val="22"/>
              </w:rPr>
              <w:t xml:space="preserve">arkup </w:t>
            </w:r>
            <w:r w:rsidRPr="0076075D">
              <w:rPr>
                <w:rFonts w:eastAsia="SimSun"/>
                <w:b/>
                <w:sz w:val="22"/>
                <w:szCs w:val="22"/>
              </w:rPr>
              <w:t>L</w:t>
            </w:r>
            <w:r w:rsidRPr="0076075D">
              <w:rPr>
                <w:rFonts w:eastAsia="SimSun"/>
                <w:sz w:val="22"/>
                <w:szCs w:val="22"/>
              </w:rPr>
              <w:t>anguage</w:t>
            </w:r>
          </w:p>
        </w:tc>
      </w:tr>
      <w:tr w:rsidR="00501898" w:rsidRPr="0076075D" w14:paraId="4E7403DE" w14:textId="77777777">
        <w:tc>
          <w:tcPr>
            <w:tcW w:w="1214" w:type="dxa"/>
          </w:tcPr>
          <w:p w14:paraId="6C2FDF44" w14:textId="77777777" w:rsidR="00501898" w:rsidRPr="0076075D" w:rsidRDefault="00136181">
            <w:pPr>
              <w:pStyle w:val="TableNumber"/>
              <w:numPr>
                <w:ilvl w:val="0"/>
                <w:numId w:val="0"/>
              </w:numPr>
              <w:spacing w:before="0" w:after="0" w:line="360" w:lineRule="auto"/>
              <w:ind w:left="284"/>
              <w:rPr>
                <w:rFonts w:eastAsia="SimSun"/>
                <w:b/>
                <w:bCs/>
                <w:sz w:val="22"/>
                <w:szCs w:val="22"/>
              </w:rPr>
            </w:pPr>
            <w:r w:rsidRPr="0076075D">
              <w:rPr>
                <w:rFonts w:eastAsia="SimSun"/>
                <w:b/>
                <w:bCs/>
                <w:sz w:val="22"/>
                <w:szCs w:val="22"/>
              </w:rPr>
              <w:t>6</w:t>
            </w:r>
          </w:p>
        </w:tc>
        <w:tc>
          <w:tcPr>
            <w:tcW w:w="1446" w:type="dxa"/>
          </w:tcPr>
          <w:p w14:paraId="03953290" w14:textId="77777777" w:rsidR="00501898" w:rsidRPr="0076075D" w:rsidRDefault="00136181">
            <w:pPr>
              <w:ind w:left="0"/>
              <w:jc w:val="both"/>
              <w:rPr>
                <w:b/>
                <w:sz w:val="22"/>
                <w:szCs w:val="22"/>
              </w:rPr>
            </w:pPr>
            <w:r w:rsidRPr="0076075D">
              <w:rPr>
                <w:b/>
                <w:sz w:val="22"/>
                <w:szCs w:val="22"/>
              </w:rPr>
              <w:t>W3C</w:t>
            </w:r>
          </w:p>
        </w:tc>
        <w:tc>
          <w:tcPr>
            <w:tcW w:w="7371" w:type="dxa"/>
          </w:tcPr>
          <w:p w14:paraId="0DC15F5C" w14:textId="77777777" w:rsidR="00501898" w:rsidRPr="0076075D" w:rsidRDefault="00136181">
            <w:pPr>
              <w:ind w:left="0"/>
              <w:jc w:val="both"/>
              <w:rPr>
                <w:rFonts w:eastAsia="SimSun"/>
                <w:sz w:val="22"/>
                <w:szCs w:val="22"/>
              </w:rPr>
            </w:pPr>
            <w:r w:rsidRPr="0076075D">
              <w:rPr>
                <w:rFonts w:eastAsia="SimSun"/>
                <w:b/>
                <w:sz w:val="22"/>
                <w:szCs w:val="22"/>
              </w:rPr>
              <w:t>W</w:t>
            </w:r>
            <w:r w:rsidRPr="0076075D">
              <w:rPr>
                <w:rFonts w:eastAsia="SimSun"/>
                <w:sz w:val="22"/>
                <w:szCs w:val="22"/>
              </w:rPr>
              <w:t xml:space="preserve">orld </w:t>
            </w:r>
            <w:r w:rsidRPr="0076075D">
              <w:rPr>
                <w:rFonts w:eastAsia="SimSun"/>
                <w:b/>
                <w:sz w:val="22"/>
                <w:szCs w:val="22"/>
              </w:rPr>
              <w:t>W</w:t>
            </w:r>
            <w:r w:rsidRPr="0076075D">
              <w:rPr>
                <w:rFonts w:eastAsia="SimSun"/>
                <w:sz w:val="22"/>
                <w:szCs w:val="22"/>
              </w:rPr>
              <w:t xml:space="preserve">ide </w:t>
            </w:r>
            <w:r w:rsidRPr="0076075D">
              <w:rPr>
                <w:rFonts w:eastAsia="SimSun"/>
                <w:b/>
                <w:sz w:val="22"/>
                <w:szCs w:val="22"/>
              </w:rPr>
              <w:t>W</w:t>
            </w:r>
            <w:r w:rsidRPr="0076075D">
              <w:rPr>
                <w:rFonts w:eastAsia="SimSun"/>
                <w:sz w:val="22"/>
                <w:szCs w:val="22"/>
              </w:rPr>
              <w:t xml:space="preserve">eb </w:t>
            </w:r>
            <w:r w:rsidRPr="0076075D">
              <w:rPr>
                <w:rFonts w:eastAsia="SimSun"/>
                <w:b/>
                <w:sz w:val="22"/>
                <w:szCs w:val="22"/>
              </w:rPr>
              <w:t>C</w:t>
            </w:r>
            <w:r w:rsidRPr="0076075D">
              <w:rPr>
                <w:rFonts w:eastAsia="SimSun"/>
                <w:sz w:val="22"/>
                <w:szCs w:val="22"/>
              </w:rPr>
              <w:t xml:space="preserve">onsortium, viết tắt </w:t>
            </w:r>
            <w:r w:rsidRPr="0076075D">
              <w:rPr>
                <w:rFonts w:eastAsia="SimSun"/>
                <w:b/>
                <w:sz w:val="22"/>
                <w:szCs w:val="22"/>
              </w:rPr>
              <w:t>W3C</w:t>
            </w:r>
            <w:r w:rsidRPr="0076075D">
              <w:rPr>
                <w:rFonts w:eastAsia="SimSun"/>
                <w:sz w:val="22"/>
                <w:szCs w:val="22"/>
              </w:rPr>
              <w:t>, lập ra các chuẩn cho Internet, nhất là cho World Wide Web</w:t>
            </w:r>
          </w:p>
        </w:tc>
      </w:tr>
      <w:tr w:rsidR="00501898" w:rsidRPr="0076075D" w14:paraId="380A5A07" w14:textId="77777777">
        <w:tc>
          <w:tcPr>
            <w:tcW w:w="1214" w:type="dxa"/>
          </w:tcPr>
          <w:p w14:paraId="53C5455F" w14:textId="77777777" w:rsidR="00501898" w:rsidRPr="0076075D" w:rsidRDefault="00136181">
            <w:pPr>
              <w:pStyle w:val="TableNumber"/>
              <w:numPr>
                <w:ilvl w:val="0"/>
                <w:numId w:val="0"/>
              </w:numPr>
              <w:spacing w:before="0" w:after="0" w:line="360" w:lineRule="auto"/>
              <w:ind w:left="284"/>
              <w:rPr>
                <w:rFonts w:eastAsia="SimSun"/>
                <w:b/>
                <w:bCs/>
                <w:sz w:val="22"/>
                <w:szCs w:val="22"/>
              </w:rPr>
            </w:pPr>
            <w:r w:rsidRPr="0076075D">
              <w:rPr>
                <w:rFonts w:eastAsia="SimSun"/>
                <w:b/>
                <w:bCs/>
                <w:sz w:val="22"/>
                <w:szCs w:val="22"/>
              </w:rPr>
              <w:t>7</w:t>
            </w:r>
          </w:p>
        </w:tc>
        <w:tc>
          <w:tcPr>
            <w:tcW w:w="1446" w:type="dxa"/>
          </w:tcPr>
          <w:p w14:paraId="520332AA" w14:textId="77777777" w:rsidR="00501898" w:rsidRPr="0076075D" w:rsidRDefault="00136181">
            <w:pPr>
              <w:ind w:left="0"/>
              <w:jc w:val="both"/>
              <w:rPr>
                <w:b/>
                <w:sz w:val="22"/>
                <w:szCs w:val="22"/>
              </w:rPr>
            </w:pPr>
            <w:r w:rsidRPr="0076075D">
              <w:rPr>
                <w:b/>
                <w:sz w:val="22"/>
                <w:szCs w:val="22"/>
              </w:rPr>
              <w:t>SInvoice</w:t>
            </w:r>
          </w:p>
        </w:tc>
        <w:tc>
          <w:tcPr>
            <w:tcW w:w="7371" w:type="dxa"/>
          </w:tcPr>
          <w:p w14:paraId="5FBB85D6" w14:textId="77777777" w:rsidR="00501898" w:rsidRPr="0076075D" w:rsidRDefault="00136181">
            <w:pPr>
              <w:ind w:left="0"/>
              <w:jc w:val="both"/>
              <w:rPr>
                <w:rFonts w:eastAsia="SimSun"/>
                <w:sz w:val="22"/>
                <w:szCs w:val="22"/>
              </w:rPr>
            </w:pPr>
            <w:r w:rsidRPr="0076075D">
              <w:rPr>
                <w:rFonts w:eastAsia="SimSun"/>
                <w:sz w:val="22"/>
                <w:szCs w:val="22"/>
              </w:rPr>
              <w:t>Dịch vụ/hệ thống hóa đơn điện tử của Viettel</w:t>
            </w:r>
          </w:p>
        </w:tc>
      </w:tr>
      <w:tr w:rsidR="00501898" w:rsidRPr="0076075D" w14:paraId="011A65BF" w14:textId="77777777">
        <w:tc>
          <w:tcPr>
            <w:tcW w:w="1214" w:type="dxa"/>
          </w:tcPr>
          <w:p w14:paraId="002C9EFB" w14:textId="77777777" w:rsidR="00501898" w:rsidRPr="0076075D" w:rsidRDefault="00136181">
            <w:pPr>
              <w:pStyle w:val="TableNumber"/>
              <w:numPr>
                <w:ilvl w:val="0"/>
                <w:numId w:val="0"/>
              </w:numPr>
              <w:spacing w:before="0" w:after="0" w:line="360" w:lineRule="auto"/>
              <w:ind w:left="284"/>
              <w:rPr>
                <w:rFonts w:eastAsia="SimSun"/>
                <w:b/>
                <w:bCs/>
                <w:sz w:val="22"/>
                <w:szCs w:val="22"/>
              </w:rPr>
            </w:pPr>
            <w:r w:rsidRPr="0076075D">
              <w:rPr>
                <w:rFonts w:eastAsia="SimSun"/>
                <w:b/>
                <w:bCs/>
                <w:sz w:val="22"/>
                <w:szCs w:val="22"/>
              </w:rPr>
              <w:t>8</w:t>
            </w:r>
          </w:p>
        </w:tc>
        <w:tc>
          <w:tcPr>
            <w:tcW w:w="1446" w:type="dxa"/>
          </w:tcPr>
          <w:p w14:paraId="4ADBADE4" w14:textId="77777777" w:rsidR="00501898" w:rsidRPr="0076075D" w:rsidRDefault="00136181">
            <w:pPr>
              <w:ind w:left="0"/>
              <w:jc w:val="both"/>
              <w:rPr>
                <w:b/>
                <w:sz w:val="22"/>
                <w:szCs w:val="22"/>
              </w:rPr>
            </w:pPr>
            <w:r w:rsidRPr="0076075D">
              <w:rPr>
                <w:b/>
                <w:sz w:val="22"/>
                <w:szCs w:val="22"/>
              </w:rPr>
              <w:t>HTTH</w:t>
            </w:r>
          </w:p>
        </w:tc>
        <w:tc>
          <w:tcPr>
            <w:tcW w:w="7371" w:type="dxa"/>
          </w:tcPr>
          <w:p w14:paraId="68AAF232" w14:textId="77777777" w:rsidR="00501898" w:rsidRPr="0076075D" w:rsidRDefault="00136181">
            <w:pPr>
              <w:ind w:left="0"/>
              <w:jc w:val="both"/>
              <w:rPr>
                <w:rFonts w:eastAsia="SimSun"/>
                <w:sz w:val="22"/>
                <w:szCs w:val="22"/>
              </w:rPr>
            </w:pPr>
            <w:r w:rsidRPr="0076075D">
              <w:rPr>
                <w:rFonts w:eastAsia="SimSun"/>
                <w:sz w:val="22"/>
                <w:szCs w:val="22"/>
              </w:rPr>
              <w:t>Hệ thống phần mềm kế toán, quản trị doanh nghiệp tích hợp với hệ thống SInvoice để phát hành hóa đơn.</w:t>
            </w:r>
          </w:p>
        </w:tc>
      </w:tr>
    </w:tbl>
    <w:p w14:paraId="6CBE1458" w14:textId="77777777" w:rsidR="00501898" w:rsidRPr="0076075D" w:rsidRDefault="00136181">
      <w:pPr>
        <w:pStyle w:val="Heading1"/>
        <w:rPr>
          <w:sz w:val="22"/>
          <w:szCs w:val="22"/>
        </w:rPr>
      </w:pPr>
      <w:bookmarkStart w:id="5" w:name="_Toc115266160"/>
      <w:r w:rsidRPr="0076075D">
        <w:rPr>
          <w:sz w:val="22"/>
          <w:szCs w:val="22"/>
        </w:rPr>
        <w:t>Mục đích và phạm vi</w:t>
      </w:r>
      <w:bookmarkEnd w:id="5"/>
    </w:p>
    <w:p w14:paraId="531F6A81" w14:textId="77777777" w:rsidR="00501898" w:rsidRPr="0076075D" w:rsidRDefault="00136181">
      <w:pPr>
        <w:snapToGrid w:val="0"/>
        <w:ind w:left="0" w:firstLine="432"/>
        <w:jc w:val="both"/>
        <w:rPr>
          <w:bCs/>
          <w:sz w:val="22"/>
          <w:szCs w:val="22"/>
        </w:rPr>
      </w:pPr>
      <w:r w:rsidRPr="0076075D">
        <w:rPr>
          <w:snapToGrid/>
          <w:sz w:val="22"/>
          <w:szCs w:val="22"/>
        </w:rPr>
        <w:t>Mô tả chi tiết chuẩn kết nối để các hệ thống có thể kết nối vào dịch vụ Hóa đơn điện tử đại trà của Viettel nhằm đảm bảo</w:t>
      </w:r>
      <w:r w:rsidRPr="0076075D">
        <w:rPr>
          <w:sz w:val="22"/>
          <w:szCs w:val="22"/>
        </w:rPr>
        <w:t xml:space="preserve"> phát hành đúng thông tin.</w:t>
      </w:r>
    </w:p>
    <w:p w14:paraId="7745C9E0" w14:textId="77777777" w:rsidR="00501898" w:rsidRPr="0076075D" w:rsidRDefault="00136181">
      <w:pPr>
        <w:pStyle w:val="Heading1"/>
        <w:rPr>
          <w:sz w:val="22"/>
          <w:szCs w:val="22"/>
        </w:rPr>
      </w:pPr>
      <w:bookmarkStart w:id="6" w:name="_Toc115266161"/>
      <w:r w:rsidRPr="0076075D">
        <w:rPr>
          <w:sz w:val="22"/>
          <w:szCs w:val="22"/>
        </w:rPr>
        <w:t>Mô hình kết nối</w:t>
      </w:r>
      <w:bookmarkEnd w:id="4"/>
      <w:bookmarkEnd w:id="6"/>
      <w:r w:rsidRPr="0076075D">
        <w:rPr>
          <w:sz w:val="22"/>
          <w:szCs w:val="22"/>
        </w:rPr>
        <w:t xml:space="preserve">  </w:t>
      </w:r>
    </w:p>
    <w:p w14:paraId="4B5E8F9C" w14:textId="77777777" w:rsidR="00501898" w:rsidRPr="0076075D" w:rsidRDefault="00136181">
      <w:pPr>
        <w:snapToGrid w:val="0"/>
        <w:ind w:left="0"/>
        <w:jc w:val="both"/>
        <w:rPr>
          <w:sz w:val="22"/>
          <w:szCs w:val="22"/>
        </w:rPr>
      </w:pPr>
      <w:r w:rsidRPr="0076075D">
        <w:rPr>
          <w:sz w:val="22"/>
          <w:szCs w:val="22"/>
        </w:rPr>
        <w:object w:dxaOrig="9526" w:dyaOrig="1606" w14:anchorId="50805874">
          <v:shape id="_x0000_i1026" type="#_x0000_t75" style="width:476.3pt;height:80.2pt" o:ole="">
            <v:imagedata r:id="rId10" o:title=""/>
          </v:shape>
          <o:OLEObject Type="Embed" ProgID="Visio.Drawing.15" ShapeID="_x0000_i1026" DrawAspect="Content" ObjectID="_1841924400" r:id="rId11"/>
        </w:object>
      </w:r>
    </w:p>
    <w:p w14:paraId="05B8299E" w14:textId="77777777" w:rsidR="00501898" w:rsidRPr="0076075D" w:rsidRDefault="00136181">
      <w:pPr>
        <w:snapToGrid w:val="0"/>
        <w:ind w:left="0" w:firstLine="432"/>
        <w:jc w:val="both"/>
        <w:rPr>
          <w:sz w:val="22"/>
          <w:szCs w:val="22"/>
        </w:rPr>
      </w:pPr>
      <w:r w:rsidRPr="0076075D">
        <w:rPr>
          <w:sz w:val="22"/>
          <w:szCs w:val="22"/>
        </w:rPr>
        <w:t xml:space="preserve">Hệ thống </w:t>
      </w:r>
      <w:r w:rsidRPr="0076075D">
        <w:rPr>
          <w:snapToGrid/>
          <w:sz w:val="22"/>
          <w:szCs w:val="22"/>
        </w:rPr>
        <w:t>SInvoice</w:t>
      </w:r>
      <w:r w:rsidRPr="0076075D">
        <w:rPr>
          <w:sz w:val="22"/>
          <w:szCs w:val="22"/>
        </w:rPr>
        <w:t xml:space="preserve"> đóng vai trò nhận dữ liệu hóa đơn từ các hệ thống bên ngoài (hệ thống tích hợp) gửi về và phát hành thành hóa đơn theo mẫu mà doanh nghiệp đã chọn. Các API của hệ thống SInvoice được cung cấp theo chuẩn Restful Webservice.</w:t>
      </w:r>
    </w:p>
    <w:p w14:paraId="052152FE" w14:textId="77777777" w:rsidR="00501898" w:rsidRPr="0076075D" w:rsidRDefault="00136181">
      <w:pPr>
        <w:snapToGrid w:val="0"/>
        <w:ind w:left="0" w:firstLine="432"/>
        <w:jc w:val="both"/>
        <w:rPr>
          <w:sz w:val="22"/>
          <w:szCs w:val="22"/>
        </w:rPr>
      </w:pPr>
      <w:r w:rsidRPr="0076075D">
        <w:rPr>
          <w:sz w:val="22"/>
          <w:szCs w:val="22"/>
        </w:rPr>
        <w:t xml:space="preserve">Ban đầu, doanh </w:t>
      </w:r>
      <w:r w:rsidRPr="0076075D">
        <w:rPr>
          <w:snapToGrid/>
          <w:sz w:val="22"/>
          <w:szCs w:val="22"/>
        </w:rPr>
        <w:t>nghiệp</w:t>
      </w:r>
      <w:r w:rsidRPr="0076075D">
        <w:rPr>
          <w:sz w:val="22"/>
          <w:szCs w:val="22"/>
        </w:rPr>
        <w:t xml:space="preserve"> thực hiện các thao tác khai báo mẫu hóa đơn trên web của hệ thống SInvoice bao gồm:</w:t>
      </w:r>
    </w:p>
    <w:p w14:paraId="6A797D6A" w14:textId="77777777" w:rsidR="00501898" w:rsidRPr="0076075D" w:rsidRDefault="00136181">
      <w:pPr>
        <w:numPr>
          <w:ilvl w:val="0"/>
          <w:numId w:val="15"/>
        </w:numPr>
        <w:snapToGrid w:val="0"/>
        <w:jc w:val="both"/>
        <w:rPr>
          <w:sz w:val="22"/>
          <w:szCs w:val="22"/>
        </w:rPr>
      </w:pPr>
      <w:r w:rsidRPr="0076075D">
        <w:rPr>
          <w:sz w:val="22"/>
          <w:szCs w:val="22"/>
        </w:rPr>
        <w:t>Khai báo tên mẫu hóa đơn</w:t>
      </w:r>
    </w:p>
    <w:p w14:paraId="51CD2C9D" w14:textId="77777777" w:rsidR="00501898" w:rsidRPr="0076075D" w:rsidRDefault="00136181">
      <w:pPr>
        <w:numPr>
          <w:ilvl w:val="0"/>
          <w:numId w:val="15"/>
        </w:numPr>
        <w:snapToGrid w:val="0"/>
        <w:jc w:val="both"/>
        <w:rPr>
          <w:sz w:val="22"/>
          <w:szCs w:val="22"/>
        </w:rPr>
      </w:pPr>
      <w:r w:rsidRPr="0076075D">
        <w:rPr>
          <w:sz w:val="22"/>
          <w:szCs w:val="22"/>
        </w:rPr>
        <w:t>Chọn mẫu hóa đơn</w:t>
      </w:r>
    </w:p>
    <w:p w14:paraId="47356C76" w14:textId="77777777" w:rsidR="00501898" w:rsidRPr="0076075D" w:rsidRDefault="00136181">
      <w:pPr>
        <w:numPr>
          <w:ilvl w:val="0"/>
          <w:numId w:val="15"/>
        </w:numPr>
        <w:snapToGrid w:val="0"/>
        <w:jc w:val="both"/>
        <w:rPr>
          <w:sz w:val="22"/>
          <w:szCs w:val="22"/>
        </w:rPr>
      </w:pPr>
      <w:r w:rsidRPr="0076075D">
        <w:rPr>
          <w:sz w:val="22"/>
          <w:szCs w:val="22"/>
        </w:rPr>
        <w:t>Khai báo dải hóa đơn</w:t>
      </w:r>
    </w:p>
    <w:p w14:paraId="678EB425" w14:textId="77777777" w:rsidR="00501898" w:rsidRPr="0076075D" w:rsidRDefault="00136181">
      <w:pPr>
        <w:numPr>
          <w:ilvl w:val="0"/>
          <w:numId w:val="15"/>
        </w:numPr>
        <w:snapToGrid w:val="0"/>
        <w:jc w:val="both"/>
        <w:rPr>
          <w:sz w:val="22"/>
          <w:szCs w:val="22"/>
        </w:rPr>
      </w:pPr>
      <w:r w:rsidRPr="0076075D">
        <w:rPr>
          <w:sz w:val="22"/>
          <w:szCs w:val="22"/>
        </w:rPr>
        <w:lastRenderedPageBreak/>
        <w:t>Lập thông báo phát hành</w:t>
      </w:r>
    </w:p>
    <w:p w14:paraId="68A1E201" w14:textId="77777777" w:rsidR="00501898" w:rsidRPr="0076075D" w:rsidRDefault="00136181">
      <w:pPr>
        <w:numPr>
          <w:ilvl w:val="0"/>
          <w:numId w:val="15"/>
        </w:numPr>
        <w:snapToGrid w:val="0"/>
        <w:jc w:val="both"/>
        <w:rPr>
          <w:sz w:val="22"/>
          <w:szCs w:val="22"/>
        </w:rPr>
      </w:pPr>
      <w:r w:rsidRPr="0076075D">
        <w:rPr>
          <w:sz w:val="22"/>
          <w:szCs w:val="22"/>
        </w:rPr>
        <w:t>Đăng ký thông tin chứng thư số</w:t>
      </w:r>
    </w:p>
    <w:p w14:paraId="25683627" w14:textId="77777777" w:rsidR="00501898" w:rsidRPr="0076075D" w:rsidRDefault="00136181">
      <w:pPr>
        <w:snapToGrid w:val="0"/>
        <w:ind w:left="432"/>
        <w:jc w:val="both"/>
        <w:rPr>
          <w:sz w:val="22"/>
          <w:szCs w:val="22"/>
        </w:rPr>
      </w:pPr>
      <w:r w:rsidRPr="0076075D">
        <w:rPr>
          <w:sz w:val="22"/>
          <w:szCs w:val="22"/>
        </w:rPr>
        <w:t xml:space="preserve">Chi tiết các bước hướng dẫn có thể xem thêm tại: </w:t>
      </w:r>
      <w:hyperlink r:id="rId12" w:history="1">
        <w:r w:rsidRPr="0076075D">
          <w:rPr>
            <w:rStyle w:val="Hyperlink"/>
            <w:sz w:val="22"/>
            <w:szCs w:val="22"/>
          </w:rPr>
          <w:t>https://sinvoice.viettel.vn/ho-tro/huong-dan-su-dung/mo-ta-tong-the-cac-buoc-dang-ky-va-su-dung-dich-vu-hoa-don-dien-tu</w:t>
        </w:r>
      </w:hyperlink>
      <w:r w:rsidRPr="0076075D">
        <w:rPr>
          <w:sz w:val="22"/>
          <w:szCs w:val="22"/>
        </w:rPr>
        <w:t xml:space="preserve"> </w:t>
      </w:r>
    </w:p>
    <w:p w14:paraId="29F23E53" w14:textId="77777777" w:rsidR="00501898" w:rsidRPr="0076075D" w:rsidRDefault="00136181">
      <w:pPr>
        <w:pStyle w:val="Heading1"/>
        <w:rPr>
          <w:sz w:val="22"/>
          <w:szCs w:val="22"/>
        </w:rPr>
      </w:pPr>
      <w:bookmarkStart w:id="7" w:name="_Toc115266162"/>
      <w:r w:rsidRPr="0076075D">
        <w:rPr>
          <w:sz w:val="22"/>
          <w:szCs w:val="22"/>
        </w:rPr>
        <w:t>Một số luồng cơ bản</w:t>
      </w:r>
      <w:bookmarkEnd w:id="7"/>
    </w:p>
    <w:p w14:paraId="4D4DCCEB" w14:textId="77777777" w:rsidR="00501898" w:rsidRPr="0076075D" w:rsidRDefault="00136181">
      <w:pPr>
        <w:snapToGrid w:val="0"/>
        <w:ind w:left="0" w:firstLine="432"/>
        <w:jc w:val="both"/>
        <w:rPr>
          <w:sz w:val="22"/>
          <w:szCs w:val="22"/>
        </w:rPr>
      </w:pPr>
      <w:r w:rsidRPr="0076075D">
        <w:rPr>
          <w:sz w:val="22"/>
          <w:szCs w:val="22"/>
        </w:rPr>
        <w:t>Sau khi các thông tin khai báo mẫu hóa đơn đã được thực hiện đầy đủ trên SInvoice, doanh nghiệp có thể thông qua các hệ thống bên ngoài để gọi các API thực hiện việc</w:t>
      </w:r>
    </w:p>
    <w:p w14:paraId="3CBB3A40" w14:textId="77777777" w:rsidR="00501898" w:rsidRPr="0076075D" w:rsidRDefault="00136181">
      <w:pPr>
        <w:numPr>
          <w:ilvl w:val="0"/>
          <w:numId w:val="16"/>
        </w:numPr>
        <w:snapToGrid w:val="0"/>
        <w:jc w:val="both"/>
        <w:rPr>
          <w:b/>
          <w:sz w:val="22"/>
          <w:szCs w:val="22"/>
        </w:rPr>
      </w:pPr>
      <w:r w:rsidRPr="0076075D">
        <w:rPr>
          <w:b/>
          <w:sz w:val="22"/>
          <w:szCs w:val="22"/>
        </w:rPr>
        <w:t>Luồng đơn giản</w:t>
      </w:r>
    </w:p>
    <w:p w14:paraId="75B66BC9" w14:textId="77777777" w:rsidR="00501898" w:rsidRPr="0076075D" w:rsidRDefault="00136181">
      <w:pPr>
        <w:numPr>
          <w:ilvl w:val="0"/>
          <w:numId w:val="15"/>
        </w:numPr>
        <w:snapToGrid w:val="0"/>
        <w:jc w:val="both"/>
        <w:rPr>
          <w:sz w:val="22"/>
          <w:szCs w:val="22"/>
        </w:rPr>
      </w:pPr>
      <w:r w:rsidRPr="0076075D">
        <w:rPr>
          <w:sz w:val="22"/>
          <w:szCs w:val="22"/>
        </w:rPr>
        <w:t>Phát hành/Thay thế/điều chỉnh hóa đơn (</w:t>
      </w:r>
      <w:r w:rsidRPr="0076075D">
        <w:rPr>
          <w:b/>
          <w:i/>
          <w:sz w:val="22"/>
          <w:szCs w:val="22"/>
        </w:rPr>
        <w:t>Tương ứng API mục: 7.2 đối với loại chứng thư số HSM hoặc 7.15 và 7.16 đối với loại chứng thư số USB-TOKEN</w:t>
      </w:r>
      <w:r w:rsidRPr="0076075D">
        <w:rPr>
          <w:b/>
          <w:i/>
          <w:sz w:val="22"/>
          <w:szCs w:val="22"/>
          <w:lang w:val="vi-VN"/>
        </w:rPr>
        <w:t xml:space="preserve"> hoặc </w:t>
      </w:r>
      <w:r w:rsidRPr="0076075D">
        <w:rPr>
          <w:b/>
          <w:i/>
          <w:sz w:val="22"/>
          <w:szCs w:val="22"/>
        </w:rPr>
        <w:t xml:space="preserve">7.31 và 7.32 đối với loại chứng thư số </w:t>
      </w:r>
      <w:r w:rsidRPr="0076075D">
        <w:rPr>
          <w:b/>
          <w:i/>
          <w:sz w:val="22"/>
          <w:szCs w:val="22"/>
          <w:lang w:val="vi-VN"/>
        </w:rPr>
        <w:t xml:space="preserve">CLOUD CA </w:t>
      </w:r>
      <w:r w:rsidRPr="0076075D">
        <w:rPr>
          <w:sz w:val="22"/>
          <w:szCs w:val="22"/>
        </w:rPr>
        <w:t>)</w:t>
      </w:r>
    </w:p>
    <w:p w14:paraId="7251E33F" w14:textId="77777777" w:rsidR="00501898" w:rsidRPr="0076075D" w:rsidRDefault="00136181">
      <w:pPr>
        <w:numPr>
          <w:ilvl w:val="0"/>
          <w:numId w:val="15"/>
        </w:numPr>
        <w:snapToGrid w:val="0"/>
        <w:jc w:val="both"/>
        <w:rPr>
          <w:sz w:val="22"/>
          <w:szCs w:val="22"/>
        </w:rPr>
      </w:pPr>
      <w:r w:rsidRPr="0076075D">
        <w:rPr>
          <w:sz w:val="22"/>
          <w:szCs w:val="22"/>
        </w:rPr>
        <w:t>Hủy hóa đơn (</w:t>
      </w:r>
      <w:r w:rsidRPr="0076075D">
        <w:rPr>
          <w:b/>
          <w:i/>
          <w:sz w:val="22"/>
          <w:szCs w:val="22"/>
        </w:rPr>
        <w:t>Tương ứng API mục: 7.10</w:t>
      </w:r>
      <w:r w:rsidRPr="0076075D">
        <w:rPr>
          <w:sz w:val="22"/>
          <w:szCs w:val="22"/>
        </w:rPr>
        <w:t>)</w:t>
      </w:r>
    </w:p>
    <w:p w14:paraId="4A87D103" w14:textId="77777777" w:rsidR="00501898" w:rsidRPr="0076075D" w:rsidRDefault="00136181">
      <w:pPr>
        <w:numPr>
          <w:ilvl w:val="0"/>
          <w:numId w:val="15"/>
        </w:numPr>
        <w:snapToGrid w:val="0"/>
        <w:jc w:val="both"/>
        <w:rPr>
          <w:sz w:val="22"/>
          <w:szCs w:val="22"/>
        </w:rPr>
      </w:pPr>
      <w:r w:rsidRPr="0076075D">
        <w:rPr>
          <w:sz w:val="22"/>
          <w:szCs w:val="22"/>
        </w:rPr>
        <w:t>Tải file hóa đơn (</w:t>
      </w:r>
      <w:r w:rsidRPr="0076075D">
        <w:rPr>
          <w:b/>
          <w:i/>
          <w:sz w:val="22"/>
          <w:szCs w:val="22"/>
        </w:rPr>
        <w:t>Tương ứng API mục: 7.3</w:t>
      </w:r>
      <w:r w:rsidRPr="0076075D">
        <w:rPr>
          <w:sz w:val="22"/>
          <w:szCs w:val="22"/>
        </w:rPr>
        <w:t>)</w:t>
      </w:r>
    </w:p>
    <w:p w14:paraId="576A33EF" w14:textId="77777777" w:rsidR="00501898" w:rsidRPr="0076075D" w:rsidRDefault="00136181">
      <w:pPr>
        <w:numPr>
          <w:ilvl w:val="0"/>
          <w:numId w:val="15"/>
        </w:numPr>
        <w:snapToGrid w:val="0"/>
        <w:jc w:val="both"/>
        <w:rPr>
          <w:sz w:val="22"/>
          <w:szCs w:val="22"/>
        </w:rPr>
      </w:pPr>
      <w:r w:rsidRPr="0076075D">
        <w:rPr>
          <w:sz w:val="22"/>
          <w:szCs w:val="22"/>
        </w:rPr>
        <w:t>Tra cứu hóa đơn (</w:t>
      </w:r>
      <w:r w:rsidRPr="0076075D">
        <w:rPr>
          <w:b/>
          <w:i/>
          <w:sz w:val="22"/>
          <w:szCs w:val="22"/>
        </w:rPr>
        <w:t>Tương ứng API mục: 7.6</w:t>
      </w:r>
      <w:r w:rsidRPr="0076075D">
        <w:rPr>
          <w:sz w:val="22"/>
          <w:szCs w:val="22"/>
        </w:rPr>
        <w:t>)</w:t>
      </w:r>
    </w:p>
    <w:p w14:paraId="20573B7B" w14:textId="77777777" w:rsidR="00501898" w:rsidRPr="0076075D" w:rsidRDefault="00136181">
      <w:pPr>
        <w:numPr>
          <w:ilvl w:val="0"/>
          <w:numId w:val="15"/>
        </w:numPr>
        <w:snapToGrid w:val="0"/>
        <w:jc w:val="both"/>
        <w:rPr>
          <w:sz w:val="22"/>
          <w:szCs w:val="22"/>
        </w:rPr>
      </w:pPr>
      <w:r w:rsidRPr="0076075D">
        <w:rPr>
          <w:sz w:val="22"/>
          <w:szCs w:val="22"/>
        </w:rPr>
        <w:t>Lập hóa đơn nháp (</w:t>
      </w:r>
      <w:r w:rsidRPr="0076075D">
        <w:rPr>
          <w:b/>
          <w:i/>
          <w:sz w:val="22"/>
          <w:szCs w:val="22"/>
        </w:rPr>
        <w:t>Tương ứng API mục: 7.8</w:t>
      </w:r>
      <w:r w:rsidRPr="0076075D">
        <w:rPr>
          <w:sz w:val="22"/>
          <w:szCs w:val="22"/>
        </w:rPr>
        <w:t>)</w:t>
      </w:r>
    </w:p>
    <w:p w14:paraId="4D91A77D" w14:textId="77777777" w:rsidR="00501898" w:rsidRPr="0076075D" w:rsidRDefault="00136181">
      <w:pPr>
        <w:numPr>
          <w:ilvl w:val="0"/>
          <w:numId w:val="15"/>
        </w:numPr>
        <w:snapToGrid w:val="0"/>
        <w:jc w:val="both"/>
        <w:rPr>
          <w:sz w:val="22"/>
          <w:szCs w:val="22"/>
        </w:rPr>
      </w:pPr>
      <w:r w:rsidRPr="0076075D">
        <w:rPr>
          <w:sz w:val="22"/>
          <w:szCs w:val="22"/>
          <w:lang w:val="vi-VN"/>
        </w:rPr>
        <w:t xml:space="preserve">Tra cứu hóa đơn bằng transactionUuid </w:t>
      </w:r>
      <w:r w:rsidRPr="0076075D">
        <w:rPr>
          <w:sz w:val="22"/>
          <w:szCs w:val="22"/>
        </w:rPr>
        <w:t>(</w:t>
      </w:r>
      <w:r w:rsidRPr="0076075D">
        <w:rPr>
          <w:b/>
          <w:i/>
          <w:sz w:val="22"/>
          <w:szCs w:val="22"/>
        </w:rPr>
        <w:t>Tương ứng API mục: 7.21</w:t>
      </w:r>
      <w:r w:rsidRPr="0076075D">
        <w:rPr>
          <w:sz w:val="22"/>
          <w:szCs w:val="22"/>
        </w:rPr>
        <w:t>)</w:t>
      </w:r>
      <w:r w:rsidRPr="0076075D">
        <w:rPr>
          <w:sz w:val="22"/>
          <w:szCs w:val="22"/>
          <w:lang w:val="vi-VN"/>
        </w:rPr>
        <w:t xml:space="preserve">: </w:t>
      </w:r>
      <w:r w:rsidRPr="0076075D">
        <w:rPr>
          <w:color w:val="FF0000"/>
          <w:sz w:val="22"/>
          <w:szCs w:val="22"/>
          <w:lang w:val="vi-VN"/>
        </w:rPr>
        <w:t>bắt buộc</w:t>
      </w:r>
    </w:p>
    <w:p w14:paraId="67D33D06" w14:textId="77777777" w:rsidR="00501898" w:rsidRPr="0076075D" w:rsidRDefault="00136181">
      <w:pPr>
        <w:numPr>
          <w:ilvl w:val="0"/>
          <w:numId w:val="16"/>
        </w:numPr>
        <w:snapToGrid w:val="0"/>
        <w:jc w:val="both"/>
        <w:rPr>
          <w:b/>
          <w:sz w:val="22"/>
          <w:szCs w:val="22"/>
        </w:rPr>
      </w:pPr>
      <w:r w:rsidRPr="0076075D">
        <w:rPr>
          <w:b/>
          <w:sz w:val="22"/>
          <w:szCs w:val="22"/>
        </w:rPr>
        <w:t>Luồng hóa đơn có phát sinh các trường thông tin thêm (Các thông tin ngoài các khai báo chuẩn trong phần 5. VD: Điện nước, bệnh viện, hải hảng, xuất nhập kho ….)</w:t>
      </w:r>
    </w:p>
    <w:p w14:paraId="2DD90E7C" w14:textId="77777777" w:rsidR="00501898" w:rsidRPr="0076075D" w:rsidRDefault="00136181">
      <w:pPr>
        <w:numPr>
          <w:ilvl w:val="0"/>
          <w:numId w:val="15"/>
        </w:numPr>
        <w:snapToGrid w:val="0"/>
        <w:jc w:val="both"/>
        <w:rPr>
          <w:sz w:val="22"/>
          <w:szCs w:val="22"/>
        </w:rPr>
      </w:pPr>
      <w:r w:rsidRPr="0076075D">
        <w:rPr>
          <w:sz w:val="22"/>
          <w:szCs w:val="22"/>
        </w:rPr>
        <w:t>Lấy danh sách trường động được khai báo theo mẫu hóa đơn (</w:t>
      </w:r>
      <w:r w:rsidRPr="0076075D">
        <w:rPr>
          <w:b/>
          <w:i/>
          <w:sz w:val="22"/>
          <w:szCs w:val="22"/>
        </w:rPr>
        <w:t>Tương ứng API mục: 7.7</w:t>
      </w:r>
      <w:r w:rsidRPr="0076075D">
        <w:rPr>
          <w:sz w:val="22"/>
          <w:szCs w:val="22"/>
        </w:rPr>
        <w:t>)</w:t>
      </w:r>
    </w:p>
    <w:p w14:paraId="7B0D75D2" w14:textId="77777777" w:rsidR="00501898" w:rsidRPr="0076075D" w:rsidRDefault="00136181">
      <w:pPr>
        <w:numPr>
          <w:ilvl w:val="0"/>
          <w:numId w:val="15"/>
        </w:numPr>
        <w:snapToGrid w:val="0"/>
        <w:jc w:val="both"/>
        <w:rPr>
          <w:sz w:val="22"/>
          <w:szCs w:val="22"/>
        </w:rPr>
      </w:pPr>
      <w:r w:rsidRPr="0076075D">
        <w:rPr>
          <w:sz w:val="22"/>
          <w:szCs w:val="22"/>
        </w:rPr>
        <w:t>Phát hành/Thay thế/điều chỉnh hóa đơn (</w:t>
      </w:r>
      <w:r w:rsidRPr="0076075D">
        <w:rPr>
          <w:b/>
          <w:i/>
          <w:sz w:val="22"/>
          <w:szCs w:val="22"/>
        </w:rPr>
        <w:t>Tương ứng API mục: 7.2 đối với loại chứng thư số HSM hoặc 7.15 và 7.16 đối với loại chứng thư số USB-TOKEN</w:t>
      </w:r>
      <w:r w:rsidRPr="0076075D">
        <w:rPr>
          <w:b/>
          <w:i/>
          <w:sz w:val="22"/>
          <w:szCs w:val="22"/>
          <w:lang w:val="vi-VN"/>
        </w:rPr>
        <w:t xml:space="preserve"> hoặc </w:t>
      </w:r>
      <w:r w:rsidRPr="0076075D">
        <w:rPr>
          <w:b/>
          <w:i/>
          <w:sz w:val="22"/>
          <w:szCs w:val="22"/>
        </w:rPr>
        <w:t xml:space="preserve">7.31 và 7.32 đối với loại chứng thư số </w:t>
      </w:r>
      <w:r w:rsidRPr="0076075D">
        <w:rPr>
          <w:b/>
          <w:i/>
          <w:sz w:val="22"/>
          <w:szCs w:val="22"/>
          <w:lang w:val="vi-VN"/>
        </w:rPr>
        <w:t xml:space="preserve">CLOUD CA </w:t>
      </w:r>
      <w:r w:rsidRPr="0076075D">
        <w:rPr>
          <w:sz w:val="22"/>
          <w:szCs w:val="22"/>
        </w:rPr>
        <w:t>)</w:t>
      </w:r>
    </w:p>
    <w:p w14:paraId="4E6E0421" w14:textId="77777777" w:rsidR="00501898" w:rsidRPr="0076075D" w:rsidRDefault="00136181">
      <w:pPr>
        <w:numPr>
          <w:ilvl w:val="0"/>
          <w:numId w:val="15"/>
        </w:numPr>
        <w:snapToGrid w:val="0"/>
        <w:jc w:val="both"/>
        <w:rPr>
          <w:sz w:val="22"/>
          <w:szCs w:val="22"/>
        </w:rPr>
      </w:pPr>
      <w:r w:rsidRPr="0076075D">
        <w:rPr>
          <w:sz w:val="22"/>
          <w:szCs w:val="22"/>
        </w:rPr>
        <w:t>Hủy hóa đơn (</w:t>
      </w:r>
      <w:r w:rsidRPr="0076075D">
        <w:rPr>
          <w:b/>
          <w:i/>
          <w:sz w:val="22"/>
          <w:szCs w:val="22"/>
        </w:rPr>
        <w:t>Tương ứng API mục: 7.10</w:t>
      </w:r>
      <w:r w:rsidRPr="0076075D">
        <w:rPr>
          <w:sz w:val="22"/>
          <w:szCs w:val="22"/>
        </w:rPr>
        <w:t>)</w:t>
      </w:r>
    </w:p>
    <w:p w14:paraId="6DA15627" w14:textId="77777777" w:rsidR="00501898" w:rsidRPr="0076075D" w:rsidRDefault="00136181">
      <w:pPr>
        <w:numPr>
          <w:ilvl w:val="0"/>
          <w:numId w:val="15"/>
        </w:numPr>
        <w:snapToGrid w:val="0"/>
        <w:jc w:val="both"/>
        <w:rPr>
          <w:sz w:val="22"/>
          <w:szCs w:val="22"/>
        </w:rPr>
      </w:pPr>
      <w:r w:rsidRPr="0076075D">
        <w:rPr>
          <w:sz w:val="22"/>
          <w:szCs w:val="22"/>
        </w:rPr>
        <w:t>Tải file hóa đơn (</w:t>
      </w:r>
      <w:r w:rsidRPr="0076075D">
        <w:rPr>
          <w:b/>
          <w:i/>
          <w:sz w:val="22"/>
          <w:szCs w:val="22"/>
        </w:rPr>
        <w:t>Tương ứng API mục: 7.3</w:t>
      </w:r>
      <w:r w:rsidRPr="0076075D">
        <w:rPr>
          <w:sz w:val="22"/>
          <w:szCs w:val="22"/>
        </w:rPr>
        <w:t>)</w:t>
      </w:r>
    </w:p>
    <w:p w14:paraId="61731326" w14:textId="77777777" w:rsidR="00501898" w:rsidRPr="0076075D" w:rsidRDefault="00136181">
      <w:pPr>
        <w:numPr>
          <w:ilvl w:val="0"/>
          <w:numId w:val="15"/>
        </w:numPr>
        <w:snapToGrid w:val="0"/>
        <w:jc w:val="both"/>
        <w:rPr>
          <w:sz w:val="22"/>
          <w:szCs w:val="22"/>
        </w:rPr>
      </w:pPr>
      <w:r w:rsidRPr="0076075D">
        <w:rPr>
          <w:sz w:val="22"/>
          <w:szCs w:val="22"/>
        </w:rPr>
        <w:t>Tra cứu hóa đơn (</w:t>
      </w:r>
      <w:r w:rsidRPr="0076075D">
        <w:rPr>
          <w:b/>
          <w:i/>
          <w:sz w:val="22"/>
          <w:szCs w:val="22"/>
        </w:rPr>
        <w:t>Tương ứng API mục: 7.6</w:t>
      </w:r>
      <w:r w:rsidRPr="0076075D">
        <w:rPr>
          <w:sz w:val="22"/>
          <w:szCs w:val="22"/>
        </w:rPr>
        <w:t>)</w:t>
      </w:r>
    </w:p>
    <w:p w14:paraId="16B271BF" w14:textId="77777777" w:rsidR="00501898" w:rsidRPr="0076075D" w:rsidRDefault="00136181">
      <w:pPr>
        <w:numPr>
          <w:ilvl w:val="0"/>
          <w:numId w:val="15"/>
        </w:numPr>
        <w:snapToGrid w:val="0"/>
        <w:jc w:val="both"/>
        <w:rPr>
          <w:sz w:val="22"/>
          <w:szCs w:val="22"/>
        </w:rPr>
      </w:pPr>
      <w:r w:rsidRPr="0076075D">
        <w:rPr>
          <w:sz w:val="22"/>
          <w:szCs w:val="22"/>
        </w:rPr>
        <w:t>Lập hóa đơn nháp (</w:t>
      </w:r>
      <w:r w:rsidRPr="0076075D">
        <w:rPr>
          <w:b/>
          <w:i/>
          <w:sz w:val="22"/>
          <w:szCs w:val="22"/>
        </w:rPr>
        <w:t>Tương ứng API mục: 7.8</w:t>
      </w:r>
      <w:r w:rsidRPr="0076075D">
        <w:rPr>
          <w:sz w:val="22"/>
          <w:szCs w:val="22"/>
        </w:rPr>
        <w:t>)</w:t>
      </w:r>
    </w:p>
    <w:p w14:paraId="56C2772A" w14:textId="77777777" w:rsidR="00501898" w:rsidRPr="0076075D" w:rsidRDefault="00136181">
      <w:pPr>
        <w:numPr>
          <w:ilvl w:val="0"/>
          <w:numId w:val="15"/>
        </w:numPr>
        <w:snapToGrid w:val="0"/>
        <w:jc w:val="both"/>
        <w:rPr>
          <w:sz w:val="22"/>
          <w:szCs w:val="22"/>
        </w:rPr>
      </w:pPr>
      <w:r w:rsidRPr="0076075D">
        <w:rPr>
          <w:sz w:val="22"/>
          <w:szCs w:val="22"/>
          <w:lang w:val="vi-VN"/>
        </w:rPr>
        <w:t xml:space="preserve">Tra cứu hóa đơn bằng transactionUuid </w:t>
      </w:r>
      <w:r w:rsidRPr="0076075D">
        <w:rPr>
          <w:sz w:val="22"/>
          <w:szCs w:val="22"/>
        </w:rPr>
        <w:t>(</w:t>
      </w:r>
      <w:r w:rsidRPr="0076075D">
        <w:rPr>
          <w:b/>
          <w:i/>
          <w:sz w:val="22"/>
          <w:szCs w:val="22"/>
        </w:rPr>
        <w:t>Tương ứng API mục: 7.21</w:t>
      </w:r>
      <w:r w:rsidRPr="0076075D">
        <w:rPr>
          <w:sz w:val="22"/>
          <w:szCs w:val="22"/>
        </w:rPr>
        <w:t>)</w:t>
      </w:r>
      <w:r w:rsidRPr="0076075D">
        <w:rPr>
          <w:sz w:val="22"/>
          <w:szCs w:val="22"/>
          <w:lang w:val="vi-VN"/>
        </w:rPr>
        <w:t xml:space="preserve">: </w:t>
      </w:r>
      <w:r w:rsidRPr="0076075D">
        <w:rPr>
          <w:color w:val="FF0000"/>
          <w:sz w:val="22"/>
          <w:szCs w:val="22"/>
          <w:lang w:val="vi-VN"/>
        </w:rPr>
        <w:t>bắt buộc</w:t>
      </w:r>
    </w:p>
    <w:p w14:paraId="7D626ABC" w14:textId="77777777" w:rsidR="00501898" w:rsidRPr="0076075D" w:rsidRDefault="00501898">
      <w:pPr>
        <w:snapToGrid w:val="0"/>
        <w:jc w:val="both"/>
        <w:rPr>
          <w:color w:val="FF0000"/>
          <w:sz w:val="22"/>
          <w:szCs w:val="22"/>
          <w:lang w:val="vi-VN"/>
        </w:rPr>
      </w:pPr>
    </w:p>
    <w:p w14:paraId="43A59E64" w14:textId="77777777" w:rsidR="00501898" w:rsidRPr="0076075D" w:rsidRDefault="00501898">
      <w:pPr>
        <w:pStyle w:val="ListParagraph"/>
        <w:rPr>
          <w:rFonts w:ascii="Times New Roman" w:eastAsia="Times New Roman" w:hAnsi="Times New Roman"/>
          <w:snapToGrid w:val="0"/>
        </w:rPr>
      </w:pPr>
    </w:p>
    <w:p w14:paraId="43BA31FA" w14:textId="77777777" w:rsidR="00501898" w:rsidRPr="0076075D" w:rsidRDefault="00501898">
      <w:pPr>
        <w:pStyle w:val="ListParagraph"/>
        <w:rPr>
          <w:rFonts w:ascii="Times New Roman" w:hAnsi="Times New Roman"/>
        </w:rPr>
      </w:pPr>
    </w:p>
    <w:p w14:paraId="591C20E1" w14:textId="77777777" w:rsidR="00501898" w:rsidRPr="0076075D" w:rsidRDefault="00136181">
      <w:pPr>
        <w:snapToGrid w:val="0"/>
        <w:ind w:left="0"/>
        <w:jc w:val="both"/>
        <w:rPr>
          <w:sz w:val="22"/>
          <w:szCs w:val="22"/>
        </w:rPr>
      </w:pPr>
      <w:r w:rsidRPr="0076075D">
        <w:rPr>
          <w:b/>
          <w:sz w:val="22"/>
          <w:szCs w:val="22"/>
        </w:rPr>
        <w:lastRenderedPageBreak/>
        <w:t>Lưu ý:</w:t>
      </w:r>
      <w:r w:rsidRPr="0076075D">
        <w:rPr>
          <w:sz w:val="22"/>
          <w:szCs w:val="22"/>
        </w:rPr>
        <w:t xml:space="preserve"> </w:t>
      </w:r>
    </w:p>
    <w:p w14:paraId="27264882" w14:textId="77777777" w:rsidR="00501898" w:rsidRPr="0076075D" w:rsidRDefault="00136181">
      <w:pPr>
        <w:snapToGrid w:val="0"/>
        <w:ind w:left="0"/>
        <w:jc w:val="both"/>
        <w:rPr>
          <w:sz w:val="22"/>
          <w:szCs w:val="22"/>
        </w:rPr>
      </w:pPr>
      <w:r w:rsidRPr="0076075D">
        <w:rPr>
          <w:sz w:val="22"/>
          <w:szCs w:val="22"/>
          <w:lang w:val="vi-VN"/>
        </w:rPr>
        <w:t xml:space="preserve">- </w:t>
      </w:r>
      <w:r w:rsidRPr="0076075D">
        <w:rPr>
          <w:sz w:val="22"/>
          <w:szCs w:val="22"/>
        </w:rPr>
        <w:t>Lập hóa đơn sử dụng chữ ký số HSM, USB token</w:t>
      </w:r>
      <w:r w:rsidRPr="0076075D">
        <w:rPr>
          <w:sz w:val="22"/>
          <w:szCs w:val="22"/>
          <w:lang w:val="vi-VN"/>
        </w:rPr>
        <w:t xml:space="preserve"> và CloudCA</w:t>
      </w:r>
      <w:r w:rsidRPr="0076075D">
        <w:rPr>
          <w:sz w:val="22"/>
          <w:szCs w:val="22"/>
        </w:rPr>
        <w:t xml:space="preserve"> sử dụng các hàm khác nhau. HSM sử dụng 1 hàm duy nhất, việc tương tác với chữ ký do hệ thống Hóa đơn điện tử đảm nhiệm. USB</w:t>
      </w:r>
      <w:r w:rsidRPr="0076075D">
        <w:rPr>
          <w:sz w:val="22"/>
          <w:szCs w:val="22"/>
          <w:lang w:val="vi-VN"/>
        </w:rPr>
        <w:t>, CloudCA</w:t>
      </w:r>
      <w:r w:rsidRPr="0076075D">
        <w:rPr>
          <w:sz w:val="22"/>
          <w:szCs w:val="22"/>
        </w:rPr>
        <w:t xml:space="preserve"> sử dụng 2 hàm khác nhau, việc tương tác với chữ ký do phần mềm tích hợp đảm nhiệm. Khách hàng cần được tư vấn trước khi sử dụng.</w:t>
      </w:r>
    </w:p>
    <w:p w14:paraId="02B864DE" w14:textId="77777777" w:rsidR="00501898" w:rsidRPr="0076075D" w:rsidRDefault="00136181">
      <w:pPr>
        <w:snapToGrid w:val="0"/>
        <w:ind w:left="0"/>
        <w:jc w:val="both"/>
        <w:rPr>
          <w:sz w:val="22"/>
          <w:szCs w:val="22"/>
        </w:rPr>
      </w:pPr>
      <w:r w:rsidRPr="0076075D">
        <w:rPr>
          <w:sz w:val="22"/>
          <w:szCs w:val="22"/>
          <w:lang w:val="vi-VN"/>
        </w:rPr>
        <w:t xml:space="preserve">- </w:t>
      </w:r>
      <w:r w:rsidRPr="0076075D">
        <w:rPr>
          <w:sz w:val="22"/>
          <w:szCs w:val="22"/>
        </w:rPr>
        <w:t>Một doanh nghiệp có thể có nhiều mã số thuế (doanh nghiệp, chi nhánh), mẫu hóa đơn, ký hiệu hóa đơn. Vì vậy các hệ thống tích hợp phải cho phép DN cấu hình nhiều thông tin để gửi sang hệ thống SInvoice.</w:t>
      </w:r>
    </w:p>
    <w:p w14:paraId="7702509E" w14:textId="77777777" w:rsidR="00501898" w:rsidRPr="0076075D" w:rsidRDefault="00136181">
      <w:pPr>
        <w:pStyle w:val="Heading1"/>
        <w:rPr>
          <w:sz w:val="22"/>
          <w:szCs w:val="22"/>
        </w:rPr>
      </w:pPr>
      <w:bookmarkStart w:id="8" w:name="_Toc115266163"/>
      <w:r w:rsidRPr="0076075D">
        <w:rPr>
          <w:sz w:val="22"/>
          <w:szCs w:val="22"/>
        </w:rPr>
        <w:t>Các tiêu chuẩn</w:t>
      </w:r>
      <w:bookmarkEnd w:id="8"/>
    </w:p>
    <w:p w14:paraId="2EDBB18A" w14:textId="77777777" w:rsidR="00501898" w:rsidRPr="0076075D" w:rsidRDefault="00136181">
      <w:pPr>
        <w:pStyle w:val="StyleHeading2l2H2h21TimesNewRoman14pt"/>
        <w:rPr>
          <w:sz w:val="22"/>
          <w:szCs w:val="22"/>
        </w:rPr>
      </w:pPr>
      <w:bookmarkStart w:id="9" w:name="_Toc115266164"/>
      <w:r w:rsidRPr="0076075D">
        <w:rPr>
          <w:sz w:val="22"/>
          <w:szCs w:val="22"/>
        </w:rPr>
        <w:t>Tiêu chuẩn thời gian</w:t>
      </w:r>
      <w:bookmarkEnd w:id="9"/>
    </w:p>
    <w:p w14:paraId="3D36DA84" w14:textId="77777777" w:rsidR="00501898" w:rsidRPr="0076075D" w:rsidRDefault="00136181">
      <w:pPr>
        <w:pStyle w:val="StyleHeading2l2H2h21TimesNewRoman14pt"/>
        <w:numPr>
          <w:ilvl w:val="0"/>
          <w:numId w:val="0"/>
        </w:numPr>
        <w:ind w:left="170"/>
        <w:outlineLvl w:val="9"/>
        <w:rPr>
          <w:b w:val="0"/>
          <w:color w:val="000000"/>
          <w:sz w:val="22"/>
          <w:szCs w:val="22"/>
        </w:rPr>
      </w:pPr>
      <w:r w:rsidRPr="0076075D">
        <w:rPr>
          <w:b w:val="0"/>
          <w:color w:val="000000"/>
          <w:sz w:val="22"/>
          <w:szCs w:val="22"/>
        </w:rPr>
        <w:t xml:space="preserve">Toàn bộ trường dữ liệu chỉ định sử dụng tiêu chuẩn </w:t>
      </w:r>
      <w:r w:rsidRPr="0076075D">
        <w:rPr>
          <w:b w:val="0"/>
          <w:color w:val="000000"/>
          <w:sz w:val="22"/>
          <w:szCs w:val="22"/>
          <w:lang w:val="en"/>
        </w:rPr>
        <w:t>5</w:t>
      </w:r>
      <w:r w:rsidRPr="0076075D">
        <w:rPr>
          <w:b w:val="0"/>
          <w:color w:val="000000"/>
          <w:sz w:val="22"/>
          <w:szCs w:val="22"/>
        </w:rPr>
        <w:t>.1 này, kiểu datetime (đầy đủ giờ, phút, giây. Hiện tại hệ thống chỉ ghi nhận đến giá trị giây, không ghi nhận giá trị mili giây) đầu vào và đầu ra của 33 API theo tiêu chuẩn này chuyển hết về dạng longTime.</w:t>
      </w:r>
    </w:p>
    <w:p w14:paraId="7C69DC8E" w14:textId="77777777" w:rsidR="00501898" w:rsidRPr="0076075D" w:rsidRDefault="00136181">
      <w:pPr>
        <w:pStyle w:val="StyleHeading2l2H2h21TimesNewRoman14pt"/>
        <w:numPr>
          <w:ilvl w:val="0"/>
          <w:numId w:val="0"/>
        </w:numPr>
        <w:ind w:left="170"/>
        <w:outlineLvl w:val="9"/>
        <w:rPr>
          <w:sz w:val="22"/>
          <w:szCs w:val="22"/>
        </w:rPr>
      </w:pPr>
      <w:r w:rsidRPr="0076075D">
        <w:rPr>
          <w:b w:val="0"/>
          <w:color w:val="000000"/>
          <w:sz w:val="22"/>
          <w:szCs w:val="22"/>
        </w:rPr>
        <w:t>Ví dụ: 1587797116000.  Cách tính toán DATE như hình ảnh:</w:t>
      </w:r>
    </w:p>
    <w:p w14:paraId="043F354A" w14:textId="77777777" w:rsidR="00501898" w:rsidRPr="0076075D" w:rsidRDefault="00136181">
      <w:pPr>
        <w:snapToGrid w:val="0"/>
        <w:ind w:left="0" w:firstLine="432"/>
        <w:jc w:val="both"/>
        <w:rPr>
          <w:sz w:val="22"/>
          <w:szCs w:val="22"/>
        </w:rPr>
      </w:pPr>
      <w:r w:rsidRPr="0076075D">
        <w:rPr>
          <w:noProof/>
          <w:sz w:val="22"/>
          <w:szCs w:val="22"/>
        </w:rPr>
        <w:drawing>
          <wp:inline distT="0" distB="0" distL="114300" distR="114300" wp14:anchorId="66CE4775" wp14:editId="1298543C">
            <wp:extent cx="6298565" cy="2753995"/>
            <wp:effectExtent l="0" t="0" r="698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6298565" cy="2753995"/>
                    </a:xfrm>
                    <a:prstGeom prst="rect">
                      <a:avLst/>
                    </a:prstGeom>
                    <a:noFill/>
                    <a:ln>
                      <a:noFill/>
                    </a:ln>
                  </pic:spPr>
                </pic:pic>
              </a:graphicData>
            </a:graphic>
          </wp:inline>
        </w:drawing>
      </w:r>
    </w:p>
    <w:p w14:paraId="07EC1B8C" w14:textId="77777777" w:rsidR="00501898" w:rsidRPr="0076075D" w:rsidRDefault="00136181">
      <w:pPr>
        <w:snapToGrid w:val="0"/>
        <w:ind w:left="0" w:firstLine="432"/>
        <w:jc w:val="both"/>
        <w:rPr>
          <w:sz w:val="22"/>
          <w:szCs w:val="22"/>
        </w:rPr>
      </w:pPr>
      <w:r w:rsidRPr="0076075D">
        <w:rPr>
          <w:sz w:val="22"/>
          <w:szCs w:val="22"/>
        </w:rPr>
        <w:t xml:space="preserve">Tham khảo trang web: </w:t>
      </w:r>
      <w:hyperlink r:id="rId14" w:history="1">
        <w:r w:rsidRPr="0076075D">
          <w:rPr>
            <w:rStyle w:val="Hyperlink"/>
            <w:sz w:val="22"/>
            <w:szCs w:val="22"/>
          </w:rPr>
          <w:t>https://currentmillis.com/</w:t>
        </w:r>
      </w:hyperlink>
    </w:p>
    <w:p w14:paraId="07E97E2A" w14:textId="77777777" w:rsidR="00501898" w:rsidRPr="0076075D" w:rsidRDefault="00136181">
      <w:pPr>
        <w:pStyle w:val="StyleHeading2l2H2h21TimesNewRoman14pt"/>
        <w:rPr>
          <w:sz w:val="22"/>
          <w:szCs w:val="22"/>
        </w:rPr>
      </w:pPr>
      <w:bookmarkStart w:id="10" w:name="_Toc115266165"/>
      <w:r w:rsidRPr="0076075D">
        <w:rPr>
          <w:sz w:val="22"/>
          <w:szCs w:val="22"/>
        </w:rPr>
        <w:t>Tiêu chuẩn dữ liệu</w:t>
      </w:r>
      <w:bookmarkEnd w:id="10"/>
    </w:p>
    <w:p w14:paraId="2399BC7E" w14:textId="77777777" w:rsidR="00501898" w:rsidRPr="0076075D" w:rsidRDefault="00136181">
      <w:pPr>
        <w:pStyle w:val="NormalIndent"/>
        <w:numPr>
          <w:ilvl w:val="0"/>
          <w:numId w:val="17"/>
        </w:numPr>
        <w:rPr>
          <w:sz w:val="22"/>
          <w:szCs w:val="22"/>
        </w:rPr>
      </w:pPr>
      <w:r w:rsidRPr="0076075D">
        <w:rPr>
          <w:sz w:val="22"/>
          <w:szCs w:val="22"/>
        </w:rPr>
        <w:t>Hệ thống SInvoice hỗ trợ dữ liệu chuẩn Unicode (UTF-8)</w:t>
      </w:r>
    </w:p>
    <w:p w14:paraId="5BE10031" w14:textId="77777777" w:rsidR="00501898" w:rsidRPr="0076075D" w:rsidRDefault="00136181">
      <w:pPr>
        <w:pStyle w:val="NormalIndent"/>
        <w:numPr>
          <w:ilvl w:val="0"/>
          <w:numId w:val="17"/>
        </w:numPr>
        <w:rPr>
          <w:sz w:val="22"/>
          <w:szCs w:val="22"/>
        </w:rPr>
      </w:pPr>
      <w:r w:rsidRPr="0076075D">
        <w:rPr>
          <w:sz w:val="22"/>
          <w:szCs w:val="22"/>
        </w:rPr>
        <w:t>Đối với các dữ liệu gửi sang, hệ thống SInvoice sẽ để nguyên format dữ liệu để hiển thị. Ngoại trừ với dữ liệu số (liên quan đến tiền, số lượng, đơn giá, thuế suất), tên ngân hàng, tài khoản ngân hàng. Dữ liệu số gửi sang luôn có định dạng là [0-9.]+. Ví dụ như 100000.1234. Template của SInvoice sẽ tự động format hiển thị. Đối với dữ liệu như tên ngân hàng, tài khoản có thể nhập nhiều, cách nhau bởi dấu “;”.</w:t>
      </w:r>
    </w:p>
    <w:p w14:paraId="61D15082" w14:textId="77777777" w:rsidR="00501898" w:rsidRPr="0076075D" w:rsidRDefault="00136181">
      <w:pPr>
        <w:pStyle w:val="StyleHeading2l2H2h21TimesNewRoman14pt"/>
        <w:rPr>
          <w:sz w:val="22"/>
          <w:szCs w:val="22"/>
        </w:rPr>
      </w:pPr>
      <w:bookmarkStart w:id="11" w:name="_Toc115266166"/>
      <w:r w:rsidRPr="0076075D">
        <w:rPr>
          <w:sz w:val="22"/>
          <w:szCs w:val="22"/>
        </w:rPr>
        <w:lastRenderedPageBreak/>
        <w:t>Các ký tự đặc biệt</w:t>
      </w:r>
      <w:bookmarkEnd w:id="11"/>
      <w:r w:rsidRPr="0076075D">
        <w:rPr>
          <w:sz w:val="22"/>
          <w:szCs w:val="22"/>
        </w:rPr>
        <w:t xml:space="preserve">  </w:t>
      </w:r>
    </w:p>
    <w:p w14:paraId="360A7CF8" w14:textId="77777777" w:rsidR="00501898" w:rsidRPr="0076075D" w:rsidRDefault="00136181">
      <w:pPr>
        <w:pStyle w:val="NormalIndent"/>
        <w:rPr>
          <w:sz w:val="22"/>
          <w:szCs w:val="22"/>
        </w:rPr>
      </w:pPr>
      <w:r w:rsidRPr="0076075D">
        <w:rPr>
          <w:sz w:val="22"/>
          <w:szCs w:val="22"/>
        </w:rPr>
        <w:t>Các ký tự đặc biệt cần lưu ý và cách xử lý theo đúng chuẩn json (cần ký tự đánh dấu để nhận dạng ký tự đặc biệt)</w:t>
      </w:r>
    </w:p>
    <w:p w14:paraId="4B690598" w14:textId="77777777" w:rsidR="00501898" w:rsidRPr="0076075D" w:rsidRDefault="00136181">
      <w:pPr>
        <w:pStyle w:val="NormalIndent"/>
        <w:rPr>
          <w:sz w:val="22"/>
          <w:szCs w:val="22"/>
        </w:rPr>
      </w:pPr>
      <w:r w:rsidRPr="0076075D">
        <w:rPr>
          <w:sz w:val="22"/>
          <w:szCs w:val="22"/>
        </w:rPr>
        <w:t>Trong json cần thêm ký tự đánh dấu \ trước các ký tự đặc biệt.</w:t>
      </w:r>
    </w:p>
    <w:p w14:paraId="17086759" w14:textId="77777777" w:rsidR="00501898" w:rsidRPr="0076075D" w:rsidRDefault="00136181">
      <w:pPr>
        <w:pStyle w:val="NormalIndent"/>
        <w:rPr>
          <w:sz w:val="22"/>
          <w:szCs w:val="22"/>
        </w:rPr>
      </w:pPr>
      <w:r w:rsidRPr="0076075D">
        <w:rPr>
          <w:sz w:val="22"/>
          <w:szCs w:val="22"/>
        </w:rPr>
        <w:t>VD:</w:t>
      </w:r>
    </w:p>
    <w:p w14:paraId="38716D9E" w14:textId="77777777" w:rsidR="00501898" w:rsidRPr="0076075D" w:rsidRDefault="00136181">
      <w:pPr>
        <w:pStyle w:val="NormalIndent"/>
        <w:numPr>
          <w:ilvl w:val="0"/>
          <w:numId w:val="17"/>
        </w:numPr>
        <w:rPr>
          <w:sz w:val="22"/>
          <w:szCs w:val="22"/>
        </w:rPr>
      </w:pPr>
      <w:r w:rsidRPr="0076075D">
        <w:rPr>
          <w:sz w:val="22"/>
          <w:szCs w:val="22"/>
        </w:rPr>
        <w:t>Json: Muốn truyền dữ liệu là: Nguyễn Văn A "B"</w:t>
      </w:r>
    </w:p>
    <w:p w14:paraId="72870749" w14:textId="77777777" w:rsidR="00501898" w:rsidRPr="0076075D" w:rsidRDefault="00136181">
      <w:pPr>
        <w:pStyle w:val="NormalIndent"/>
        <w:rPr>
          <w:sz w:val="22"/>
          <w:szCs w:val="22"/>
        </w:rPr>
      </w:pPr>
      <w:r w:rsidRPr="0076075D">
        <w:rPr>
          <w:sz w:val="22"/>
          <w:szCs w:val="22"/>
        </w:rPr>
        <w:t>Thì cần truyền trong json như sau: "buyerName": "Nguyễn Văn A \"B\""</w:t>
      </w:r>
    </w:p>
    <w:p w14:paraId="412F60E6" w14:textId="77777777" w:rsidR="00501898" w:rsidRPr="0076075D" w:rsidRDefault="00136181">
      <w:pPr>
        <w:pStyle w:val="StyleHeading2l2H2h21TimesNewRoman14ptJustified"/>
        <w:rPr>
          <w:sz w:val="22"/>
          <w:szCs w:val="22"/>
        </w:rPr>
      </w:pPr>
      <w:bookmarkStart w:id="12" w:name="_Toc115266167"/>
      <w:r w:rsidRPr="0076075D">
        <w:rPr>
          <w:sz w:val="22"/>
          <w:szCs w:val="22"/>
        </w:rPr>
        <w:t>Cơ chế kiểm trùng giao dịch</w:t>
      </w:r>
      <w:bookmarkEnd w:id="12"/>
    </w:p>
    <w:p w14:paraId="51A52840" w14:textId="77777777" w:rsidR="00501898" w:rsidRPr="0076075D" w:rsidRDefault="00136181">
      <w:pPr>
        <w:pStyle w:val="NormalIndent"/>
        <w:numPr>
          <w:ilvl w:val="0"/>
          <w:numId w:val="17"/>
        </w:numPr>
        <w:rPr>
          <w:sz w:val="22"/>
          <w:szCs w:val="22"/>
        </w:rPr>
      </w:pPr>
      <w:r w:rsidRPr="0076075D">
        <w:rPr>
          <w:sz w:val="22"/>
          <w:szCs w:val="22"/>
        </w:rPr>
        <w:t xml:space="preserve">Phần mềm tích hợp và SInvoice giao tiếp qua môi trường mạng, vì vậy rất có thể trong quá trình giao dịch phát sinh ra lỗi về đường truyền (lỗi mạng, hệ thống cao tải v.v.v). Để tránh một giao dịch được tạo thành 2 hóa đơn, với mỗi request hóa đơn gửi sang trong các thao tác lập hóa đơn, hệ thống tích hợp tự sinh ra transactionUuid là duy nhất cho hóa đơn đó và gửi kèm trong request lập hóa đơn. Chi tiết xem </w:t>
      </w:r>
      <w:r w:rsidRPr="0076075D">
        <w:rPr>
          <w:b/>
          <w:sz w:val="22"/>
          <w:szCs w:val="22"/>
        </w:rPr>
        <w:t>mục 5.2</w:t>
      </w:r>
      <w:r w:rsidRPr="0076075D">
        <w:rPr>
          <w:sz w:val="22"/>
          <w:szCs w:val="22"/>
        </w:rPr>
        <w:t xml:space="preserve"> về định dạng dữ liệu transactionUuid.</w:t>
      </w:r>
    </w:p>
    <w:p w14:paraId="48061124" w14:textId="77777777" w:rsidR="00501898" w:rsidRPr="0076075D" w:rsidRDefault="00136181">
      <w:pPr>
        <w:pStyle w:val="NormalIndent"/>
        <w:numPr>
          <w:ilvl w:val="0"/>
          <w:numId w:val="17"/>
        </w:numPr>
        <w:rPr>
          <w:sz w:val="22"/>
          <w:szCs w:val="22"/>
        </w:rPr>
      </w:pPr>
      <w:r w:rsidRPr="0076075D">
        <w:rPr>
          <w:sz w:val="22"/>
          <w:szCs w:val="22"/>
        </w:rPr>
        <w:t>Sau khi request được thực hiện, cần đợi request phản hồi xem kết quả đúng hay sai, hoặc request không phản hồi sau khoảng thời gian timeout (tối thiểu 90 giây). Sau đó mới được gửi request khác với trùng transactionUuid. Việc gửi 2 request đồng thời cùng một thời điểm với trùng transactionUuid sẽ không được hệ thống xử lý kiểm soát mà tạo thành 2 hóa đơn khác nhau.</w:t>
      </w:r>
    </w:p>
    <w:p w14:paraId="2BCC6F84" w14:textId="77777777" w:rsidR="00501898" w:rsidRPr="0076075D" w:rsidRDefault="00136181">
      <w:pPr>
        <w:pStyle w:val="NormalIndent"/>
        <w:numPr>
          <w:ilvl w:val="0"/>
          <w:numId w:val="17"/>
        </w:numPr>
        <w:rPr>
          <w:sz w:val="22"/>
          <w:szCs w:val="22"/>
        </w:rPr>
      </w:pPr>
      <w:r w:rsidRPr="0076075D">
        <w:rPr>
          <w:sz w:val="22"/>
          <w:szCs w:val="22"/>
        </w:rPr>
        <w:t xml:space="preserve">Trong trường hợp chưa nhận được thông tin phản hồi. Có thể chủ động tra cứu lại thông tin hóa đơn dựa theo transactionUuid để biết hóa đơn đã được sinh ra hay chưa. Chi tiết xem </w:t>
      </w:r>
      <w:r w:rsidRPr="0076075D">
        <w:rPr>
          <w:b/>
          <w:sz w:val="22"/>
          <w:szCs w:val="22"/>
        </w:rPr>
        <w:t>mục 7.21</w:t>
      </w:r>
      <w:r w:rsidRPr="0076075D">
        <w:rPr>
          <w:sz w:val="22"/>
          <w:szCs w:val="22"/>
        </w:rPr>
        <w:t xml:space="preserve"> Tra cứu hóa đơn bằng transactionUuid</w:t>
      </w:r>
    </w:p>
    <w:p w14:paraId="5CDEE1D5" w14:textId="77777777" w:rsidR="00501898" w:rsidRPr="0076075D" w:rsidRDefault="00136181">
      <w:pPr>
        <w:pStyle w:val="StyleHeading2l2H2h21TimesNewRoman14ptJustified"/>
        <w:rPr>
          <w:sz w:val="22"/>
          <w:szCs w:val="22"/>
        </w:rPr>
      </w:pPr>
      <w:bookmarkStart w:id="13" w:name="_Toc115266168"/>
      <w:r w:rsidRPr="0076075D">
        <w:rPr>
          <w:sz w:val="22"/>
          <w:szCs w:val="22"/>
        </w:rPr>
        <w:t>Tiêu chuẩn bảo mật kết nối</w:t>
      </w:r>
      <w:bookmarkEnd w:id="13"/>
    </w:p>
    <w:p w14:paraId="6D8AA223" w14:textId="27DB8366" w:rsidR="00501898" w:rsidRPr="0076075D" w:rsidRDefault="00136181">
      <w:pPr>
        <w:pStyle w:val="NormalIndent"/>
        <w:ind w:left="360"/>
        <w:rPr>
          <w:sz w:val="22"/>
          <w:szCs w:val="22"/>
          <w:lang w:val="en"/>
        </w:rPr>
      </w:pPr>
      <w:r w:rsidRPr="0076075D">
        <w:rPr>
          <w:sz w:val="22"/>
          <w:szCs w:val="22"/>
          <w:lang w:val="en"/>
        </w:rPr>
        <w:t xml:space="preserve">Có </w:t>
      </w:r>
      <w:r w:rsidR="00991F26" w:rsidRPr="0076075D">
        <w:rPr>
          <w:sz w:val="22"/>
          <w:szCs w:val="22"/>
          <w:lang w:val="en"/>
        </w:rPr>
        <w:t>3</w:t>
      </w:r>
      <w:r w:rsidRPr="0076075D">
        <w:rPr>
          <w:sz w:val="22"/>
          <w:szCs w:val="22"/>
          <w:lang w:val="en"/>
        </w:rPr>
        <w:t xml:space="preserve"> cách để xác thực :</w:t>
      </w:r>
    </w:p>
    <w:p w14:paraId="7A7AF8EB" w14:textId="77777777" w:rsidR="00501898" w:rsidRPr="0076075D" w:rsidRDefault="00136181">
      <w:pPr>
        <w:pStyle w:val="NormalIndent"/>
        <w:ind w:left="360"/>
        <w:rPr>
          <w:b/>
          <w:bCs w:val="0"/>
          <w:sz w:val="22"/>
          <w:szCs w:val="22"/>
          <w:lang w:val="en"/>
        </w:rPr>
      </w:pPr>
      <w:r w:rsidRPr="0076075D">
        <w:rPr>
          <w:b/>
          <w:bCs w:val="0"/>
          <w:sz w:val="22"/>
          <w:szCs w:val="22"/>
          <w:lang w:val="en"/>
        </w:rPr>
        <w:t>Cách 1:</w:t>
      </w:r>
    </w:p>
    <w:p w14:paraId="5AAC5844" w14:textId="77777777" w:rsidR="00501898" w:rsidRPr="0076075D" w:rsidRDefault="00136181">
      <w:pPr>
        <w:pStyle w:val="NormalIndent"/>
        <w:numPr>
          <w:ilvl w:val="0"/>
          <w:numId w:val="17"/>
        </w:numPr>
        <w:rPr>
          <w:sz w:val="22"/>
          <w:szCs w:val="22"/>
        </w:rPr>
      </w:pPr>
      <w:r w:rsidRPr="0076075D">
        <w:rPr>
          <w:sz w:val="22"/>
          <w:szCs w:val="22"/>
        </w:rPr>
        <w:t>API kết nối được mã hóa sử dụng giao thức https với xác thực bằng Basic Auth.</w:t>
      </w:r>
    </w:p>
    <w:p w14:paraId="20C2FD26" w14:textId="77777777" w:rsidR="00501898" w:rsidRPr="0076075D" w:rsidRDefault="00136181">
      <w:pPr>
        <w:numPr>
          <w:ilvl w:val="0"/>
          <w:numId w:val="17"/>
        </w:numPr>
        <w:snapToGrid w:val="0"/>
        <w:rPr>
          <w:sz w:val="22"/>
          <w:szCs w:val="22"/>
        </w:rPr>
      </w:pPr>
      <w:r w:rsidRPr="0076075D">
        <w:rPr>
          <w:sz w:val="22"/>
          <w:szCs w:val="22"/>
        </w:rPr>
        <w:t xml:space="preserve">Để đảm bảo bảo mật, mặc định hệ thống sẽ không cho phép các tài khoản kết nối qua API. Để kết nối được API cho các tài khoản, người dùng sẽ phải đăng nhập vào web Viettel. </w:t>
      </w:r>
    </w:p>
    <w:p w14:paraId="7376697A" w14:textId="77777777" w:rsidR="00501898" w:rsidRPr="0076075D" w:rsidRDefault="00501898">
      <w:pPr>
        <w:snapToGrid w:val="0"/>
        <w:ind w:left="0" w:firstLine="720"/>
        <w:rPr>
          <w:sz w:val="22"/>
          <w:szCs w:val="22"/>
          <w:lang w:val="en"/>
        </w:rPr>
      </w:pPr>
    </w:p>
    <w:p w14:paraId="20B962E3" w14:textId="77777777" w:rsidR="00501898" w:rsidRPr="0076075D" w:rsidRDefault="00501898">
      <w:pPr>
        <w:snapToGrid w:val="0"/>
        <w:ind w:left="0" w:firstLine="720"/>
        <w:rPr>
          <w:sz w:val="22"/>
          <w:szCs w:val="22"/>
          <w:lang w:val="en"/>
        </w:rPr>
      </w:pPr>
    </w:p>
    <w:p w14:paraId="031351CB" w14:textId="77777777" w:rsidR="00501898" w:rsidRPr="0076075D" w:rsidRDefault="00501898">
      <w:pPr>
        <w:snapToGrid w:val="0"/>
        <w:ind w:left="0" w:firstLine="720"/>
        <w:rPr>
          <w:sz w:val="22"/>
          <w:szCs w:val="22"/>
          <w:lang w:val="en"/>
        </w:rPr>
      </w:pPr>
    </w:p>
    <w:p w14:paraId="17359C7C" w14:textId="77777777" w:rsidR="00501898" w:rsidRPr="0076075D" w:rsidRDefault="00501898">
      <w:pPr>
        <w:snapToGrid w:val="0"/>
        <w:ind w:left="0"/>
        <w:rPr>
          <w:sz w:val="22"/>
          <w:szCs w:val="22"/>
          <w:lang w:val="en"/>
        </w:rPr>
      </w:pPr>
    </w:p>
    <w:p w14:paraId="7EC0FC50" w14:textId="77777777" w:rsidR="00501898" w:rsidRPr="0076075D" w:rsidRDefault="00136181">
      <w:pPr>
        <w:snapToGrid w:val="0"/>
        <w:ind w:left="0" w:firstLine="720"/>
        <w:rPr>
          <w:sz w:val="22"/>
          <w:szCs w:val="22"/>
          <w:lang w:val="en"/>
        </w:rPr>
      </w:pPr>
      <w:r w:rsidRPr="0076075D">
        <w:rPr>
          <w:sz w:val="22"/>
          <w:szCs w:val="22"/>
          <w:lang w:val="en"/>
        </w:rPr>
        <w:t>VD:</w:t>
      </w:r>
    </w:p>
    <w:p w14:paraId="4C9C93E7" w14:textId="77777777" w:rsidR="00501898" w:rsidRPr="0076075D" w:rsidRDefault="00136181">
      <w:pPr>
        <w:snapToGrid w:val="0"/>
        <w:ind w:left="0" w:firstLine="720"/>
        <w:rPr>
          <w:sz w:val="22"/>
          <w:szCs w:val="22"/>
          <w:lang w:val="en"/>
        </w:rPr>
      </w:pPr>
      <w:r w:rsidRPr="0076075D">
        <w:rPr>
          <w:noProof/>
          <w:sz w:val="22"/>
          <w:szCs w:val="22"/>
        </w:rPr>
        <w:lastRenderedPageBreak/>
        <w:drawing>
          <wp:inline distT="0" distB="0" distL="114300" distR="114300" wp14:anchorId="78E43784" wp14:editId="6632CC38">
            <wp:extent cx="6298565" cy="2189480"/>
            <wp:effectExtent l="0" t="0" r="6985" b="1270"/>
            <wp:docPr id="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pic:cNvPicPr>
                      <a:picLocks noChangeAspect="1"/>
                    </pic:cNvPicPr>
                  </pic:nvPicPr>
                  <pic:blipFill>
                    <a:blip r:embed="rId15"/>
                    <a:stretch>
                      <a:fillRect/>
                    </a:stretch>
                  </pic:blipFill>
                  <pic:spPr>
                    <a:xfrm>
                      <a:off x="0" y="0"/>
                      <a:ext cx="6298565" cy="2189480"/>
                    </a:xfrm>
                    <a:prstGeom prst="rect">
                      <a:avLst/>
                    </a:prstGeom>
                    <a:noFill/>
                    <a:ln>
                      <a:noFill/>
                    </a:ln>
                  </pic:spPr>
                </pic:pic>
              </a:graphicData>
            </a:graphic>
          </wp:inline>
        </w:drawing>
      </w:r>
    </w:p>
    <w:p w14:paraId="2DE2F516" w14:textId="77777777" w:rsidR="00501898" w:rsidRPr="0076075D" w:rsidRDefault="00136181">
      <w:pPr>
        <w:pStyle w:val="NormalIndent"/>
        <w:ind w:left="360"/>
        <w:rPr>
          <w:sz w:val="22"/>
          <w:szCs w:val="22"/>
        </w:rPr>
      </w:pPr>
      <w:r w:rsidRPr="0076075D">
        <w:rPr>
          <w:b/>
          <w:bCs w:val="0"/>
          <w:sz w:val="22"/>
          <w:szCs w:val="22"/>
          <w:lang w:val="en"/>
        </w:rPr>
        <w:t>Cách 2:</w:t>
      </w:r>
    </w:p>
    <w:p w14:paraId="76E1239B" w14:textId="77777777" w:rsidR="00501898" w:rsidRPr="0076075D" w:rsidRDefault="00136181">
      <w:pPr>
        <w:pStyle w:val="NormalIndent"/>
        <w:numPr>
          <w:ilvl w:val="0"/>
          <w:numId w:val="17"/>
        </w:numPr>
        <w:rPr>
          <w:sz w:val="22"/>
          <w:szCs w:val="22"/>
        </w:rPr>
      </w:pPr>
      <w:r w:rsidRPr="0076075D">
        <w:rPr>
          <w:sz w:val="22"/>
          <w:szCs w:val="22"/>
        </w:rPr>
        <w:t>API kết nối được mã hóa sử dụng giao thức https với xác thực bằng Token.</w:t>
      </w:r>
    </w:p>
    <w:p w14:paraId="361FF09D" w14:textId="77777777" w:rsidR="00501898" w:rsidRPr="0076075D" w:rsidRDefault="00136181">
      <w:pPr>
        <w:numPr>
          <w:ilvl w:val="0"/>
          <w:numId w:val="17"/>
        </w:numPr>
        <w:snapToGrid w:val="0"/>
        <w:rPr>
          <w:sz w:val="22"/>
          <w:szCs w:val="22"/>
        </w:rPr>
      </w:pPr>
      <w:r w:rsidRPr="0076075D">
        <w:rPr>
          <w:sz w:val="22"/>
          <w:szCs w:val="22"/>
        </w:rPr>
        <w:t>Lấy thông tin Token</w:t>
      </w:r>
    </w:p>
    <w:p w14:paraId="025E81E5" w14:textId="77777777" w:rsidR="00501898" w:rsidRPr="0076075D" w:rsidRDefault="00136181">
      <w:pPr>
        <w:numPr>
          <w:ilvl w:val="1"/>
          <w:numId w:val="17"/>
        </w:numPr>
        <w:snapToGrid w:val="0"/>
        <w:rPr>
          <w:sz w:val="22"/>
          <w:szCs w:val="22"/>
        </w:rPr>
      </w:pPr>
      <w:r w:rsidRPr="0076075D">
        <w:rPr>
          <w:sz w:val="22"/>
          <w:szCs w:val="22"/>
        </w:rPr>
        <w:t>Gọi API</w:t>
      </w:r>
    </w:p>
    <w:p w14:paraId="7EA9CCE9" w14:textId="77777777" w:rsidR="00501898" w:rsidRPr="0076075D" w:rsidRDefault="00136181">
      <w:pPr>
        <w:pStyle w:val="ListParagraph"/>
        <w:ind w:firstLine="720"/>
        <w:rPr>
          <w:rFonts w:ascii="Times New Roman" w:eastAsia="Times New Roman" w:hAnsi="Times New Roman"/>
          <w:snapToGrid w:val="0"/>
        </w:rPr>
      </w:pPr>
      <w:r w:rsidRPr="0076075D">
        <w:rPr>
          <w:rFonts w:ascii="Times New Roman" w:eastAsia="Times New Roman" w:hAnsi="Times New Roman"/>
          <w:snapToGrid w:val="0"/>
        </w:rPr>
        <w:t xml:space="preserve">API: </w:t>
      </w:r>
      <w:r w:rsidRPr="0076075D">
        <w:rPr>
          <w:rFonts w:ascii="Times New Roman" w:eastAsia="Times New Roman" w:hAnsi="Times New Roman"/>
          <w:b/>
          <w:snapToGrid w:val="0"/>
        </w:rPr>
        <w:t>/auth/login</w:t>
      </w:r>
    </w:p>
    <w:p w14:paraId="5326F29E" w14:textId="77777777" w:rsidR="00501898" w:rsidRPr="0076075D" w:rsidRDefault="00136181">
      <w:pPr>
        <w:pStyle w:val="ListParagraph"/>
        <w:ind w:firstLine="720"/>
        <w:rPr>
          <w:rFonts w:ascii="Times New Roman" w:eastAsia="Times New Roman" w:hAnsi="Times New Roman"/>
          <w:snapToGrid w:val="0"/>
        </w:rPr>
      </w:pPr>
      <w:r w:rsidRPr="0076075D">
        <w:rPr>
          <w:rFonts w:ascii="Times New Roman" w:eastAsia="Times New Roman" w:hAnsi="Times New Roman"/>
          <w:snapToGrid w:val="0"/>
        </w:rPr>
        <w:t>Method: POST</w:t>
      </w:r>
    </w:p>
    <w:p w14:paraId="18367E6D" w14:textId="77777777" w:rsidR="00501898" w:rsidRPr="0076075D" w:rsidRDefault="00136181">
      <w:pPr>
        <w:pStyle w:val="ListParagraph"/>
        <w:ind w:firstLine="720"/>
        <w:rPr>
          <w:rFonts w:ascii="Times New Roman" w:eastAsia="Times New Roman" w:hAnsi="Times New Roman"/>
          <w:snapToGrid w:val="0"/>
        </w:rPr>
      </w:pPr>
      <w:r w:rsidRPr="0076075D">
        <w:rPr>
          <w:rFonts w:ascii="Times New Roman" w:eastAsia="Times New Roman" w:hAnsi="Times New Roman"/>
          <w:snapToGrid w:val="0"/>
        </w:rPr>
        <w:t>Content-Type: application/json</w:t>
      </w:r>
    </w:p>
    <w:p w14:paraId="7D9CEC11" w14:textId="77777777" w:rsidR="00501898" w:rsidRPr="0076075D" w:rsidRDefault="00136181">
      <w:pPr>
        <w:pStyle w:val="ListParagraph"/>
        <w:ind w:firstLine="720"/>
        <w:rPr>
          <w:rFonts w:ascii="Times New Roman" w:hAnsi="Times New Roman"/>
        </w:rPr>
      </w:pPr>
      <w:r w:rsidRPr="0076075D">
        <w:rPr>
          <w:rFonts w:ascii="Times New Roman" w:eastAsia="Times New Roman" w:hAnsi="Times New Roman"/>
          <w:snapToGrid w:val="0"/>
        </w:rPr>
        <w:t>Body: {"username":"0100109106-712","password":"12345678aA@"}</w:t>
      </w:r>
      <w:r w:rsidRPr="0076075D">
        <w:rPr>
          <w:rFonts w:ascii="Times New Roman" w:hAnsi="Times New Roman"/>
        </w:rPr>
        <w:t xml:space="preserve"> </w:t>
      </w:r>
    </w:p>
    <w:p w14:paraId="08194B87" w14:textId="77777777" w:rsidR="00501898" w:rsidRPr="0076075D" w:rsidRDefault="00501898">
      <w:pPr>
        <w:pStyle w:val="ListParagraph"/>
        <w:ind w:firstLine="720"/>
        <w:rPr>
          <w:rFonts w:ascii="Times New Roman" w:hAnsi="Times New Roman"/>
        </w:rPr>
      </w:pPr>
    </w:p>
    <w:p w14:paraId="4D733D8E" w14:textId="77777777" w:rsidR="00501898" w:rsidRPr="0076075D" w:rsidRDefault="00136181">
      <w:pPr>
        <w:numPr>
          <w:ilvl w:val="1"/>
          <w:numId w:val="17"/>
        </w:numPr>
        <w:snapToGrid w:val="0"/>
        <w:rPr>
          <w:sz w:val="22"/>
          <w:szCs w:val="22"/>
        </w:rPr>
      </w:pPr>
      <w:r w:rsidRPr="0076075D">
        <w:rPr>
          <w:sz w:val="22"/>
          <w:szCs w:val="22"/>
        </w:rPr>
        <w:t>Lấy giá trị access_token sinh ra từ API trên để sử dụng trong các lần gọi API tương đương với việc xác thực:</w:t>
      </w:r>
    </w:p>
    <w:p w14:paraId="590D3D50" w14:textId="77777777" w:rsidR="00501898" w:rsidRPr="0076075D" w:rsidRDefault="00136181">
      <w:pPr>
        <w:numPr>
          <w:ilvl w:val="2"/>
          <w:numId w:val="17"/>
        </w:numPr>
        <w:snapToGrid w:val="0"/>
        <w:rPr>
          <w:sz w:val="22"/>
          <w:szCs w:val="22"/>
        </w:rPr>
      </w:pPr>
      <w:r w:rsidRPr="0076075D">
        <w:rPr>
          <w:sz w:val="22"/>
          <w:szCs w:val="22"/>
        </w:rPr>
        <w:t xml:space="preserve">Truyền vào Header của các API thông tin access_token </w:t>
      </w:r>
    </w:p>
    <w:p w14:paraId="6BF5FFE6" w14:textId="77777777" w:rsidR="00501898" w:rsidRPr="0076075D" w:rsidRDefault="00136181">
      <w:pPr>
        <w:numPr>
          <w:ilvl w:val="3"/>
          <w:numId w:val="17"/>
        </w:numPr>
        <w:snapToGrid w:val="0"/>
        <w:rPr>
          <w:sz w:val="22"/>
          <w:szCs w:val="22"/>
        </w:rPr>
      </w:pPr>
      <w:r w:rsidRPr="0076075D">
        <w:rPr>
          <w:sz w:val="22"/>
          <w:szCs w:val="22"/>
        </w:rPr>
        <w:t>Key: Cookie</w:t>
      </w:r>
    </w:p>
    <w:p w14:paraId="57671297" w14:textId="77777777" w:rsidR="00501898" w:rsidRPr="0076075D" w:rsidRDefault="00136181">
      <w:pPr>
        <w:numPr>
          <w:ilvl w:val="3"/>
          <w:numId w:val="17"/>
        </w:numPr>
        <w:snapToGrid w:val="0"/>
        <w:rPr>
          <w:sz w:val="22"/>
          <w:szCs w:val="22"/>
        </w:rPr>
      </w:pPr>
      <w:r w:rsidRPr="0076075D">
        <w:rPr>
          <w:sz w:val="22"/>
          <w:szCs w:val="22"/>
        </w:rPr>
        <w:t>Value: access_token=abc…def</w:t>
      </w:r>
    </w:p>
    <w:p w14:paraId="28410466" w14:textId="77777777" w:rsidR="00501898" w:rsidRPr="0076075D" w:rsidRDefault="00136181">
      <w:pPr>
        <w:snapToGrid w:val="0"/>
        <w:rPr>
          <w:sz w:val="22"/>
          <w:szCs w:val="22"/>
        </w:rPr>
      </w:pPr>
      <w:r w:rsidRPr="0076075D">
        <w:rPr>
          <w:sz w:val="22"/>
          <w:szCs w:val="22"/>
        </w:rPr>
        <w:t>Ví dụ cách sử dụng token với Postman</w:t>
      </w:r>
    </w:p>
    <w:p w14:paraId="615272DA" w14:textId="77777777" w:rsidR="00501898" w:rsidRPr="0076075D" w:rsidRDefault="00136181">
      <w:pPr>
        <w:numPr>
          <w:ilvl w:val="0"/>
          <w:numId w:val="17"/>
        </w:numPr>
        <w:snapToGrid w:val="0"/>
        <w:rPr>
          <w:sz w:val="22"/>
          <w:szCs w:val="22"/>
        </w:rPr>
      </w:pPr>
      <w:r w:rsidRPr="0076075D">
        <w:rPr>
          <w:sz w:val="22"/>
          <w:szCs w:val="22"/>
        </w:rPr>
        <w:t>Authorization:</w:t>
      </w:r>
    </w:p>
    <w:p w14:paraId="330CFF12" w14:textId="77777777" w:rsidR="00501898" w:rsidRPr="0076075D" w:rsidRDefault="00136181">
      <w:pPr>
        <w:snapToGrid w:val="0"/>
        <w:rPr>
          <w:sz w:val="22"/>
          <w:szCs w:val="22"/>
        </w:rPr>
      </w:pPr>
      <w:r w:rsidRPr="0076075D">
        <w:rPr>
          <w:noProof/>
          <w:sz w:val="22"/>
          <w:szCs w:val="22"/>
        </w:rPr>
        <w:drawing>
          <wp:inline distT="0" distB="0" distL="114300" distR="114300" wp14:anchorId="45D1778E" wp14:editId="0FE45C0E">
            <wp:extent cx="6301740" cy="1951355"/>
            <wp:effectExtent l="0" t="0" r="3810" b="10795"/>
            <wp:docPr id="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pic:cNvPicPr>
                      <a:picLocks noChangeAspect="1"/>
                    </pic:cNvPicPr>
                  </pic:nvPicPr>
                  <pic:blipFill>
                    <a:blip r:embed="rId16"/>
                    <a:stretch>
                      <a:fillRect/>
                    </a:stretch>
                  </pic:blipFill>
                  <pic:spPr>
                    <a:xfrm>
                      <a:off x="0" y="0"/>
                      <a:ext cx="6301740" cy="1951355"/>
                    </a:xfrm>
                    <a:prstGeom prst="rect">
                      <a:avLst/>
                    </a:prstGeom>
                    <a:noFill/>
                    <a:ln>
                      <a:noFill/>
                    </a:ln>
                  </pic:spPr>
                </pic:pic>
              </a:graphicData>
            </a:graphic>
          </wp:inline>
        </w:drawing>
      </w:r>
    </w:p>
    <w:p w14:paraId="14A22245" w14:textId="77777777" w:rsidR="00501898" w:rsidRPr="0076075D" w:rsidRDefault="00136181">
      <w:pPr>
        <w:numPr>
          <w:ilvl w:val="0"/>
          <w:numId w:val="17"/>
        </w:numPr>
        <w:snapToGrid w:val="0"/>
        <w:rPr>
          <w:sz w:val="22"/>
          <w:szCs w:val="22"/>
        </w:rPr>
      </w:pPr>
      <w:r w:rsidRPr="0076075D">
        <w:rPr>
          <w:sz w:val="22"/>
          <w:szCs w:val="22"/>
        </w:rPr>
        <w:t>Headers:</w:t>
      </w:r>
    </w:p>
    <w:p w14:paraId="2B09648B" w14:textId="77777777" w:rsidR="00501898" w:rsidRPr="0076075D" w:rsidRDefault="00136181">
      <w:pPr>
        <w:snapToGrid w:val="0"/>
        <w:rPr>
          <w:sz w:val="22"/>
          <w:szCs w:val="22"/>
        </w:rPr>
      </w:pPr>
      <w:r w:rsidRPr="0076075D">
        <w:rPr>
          <w:noProof/>
          <w:sz w:val="22"/>
          <w:szCs w:val="22"/>
        </w:rPr>
        <w:lastRenderedPageBreak/>
        <w:drawing>
          <wp:inline distT="0" distB="0" distL="114300" distR="114300" wp14:anchorId="46AC33EB" wp14:editId="57508600">
            <wp:extent cx="6300470" cy="1852295"/>
            <wp:effectExtent l="0" t="0" r="5080" b="14605"/>
            <wp:docPr id="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pic:cNvPicPr>
                      <a:picLocks noChangeAspect="1"/>
                    </pic:cNvPicPr>
                  </pic:nvPicPr>
                  <pic:blipFill>
                    <a:blip r:embed="rId17"/>
                    <a:stretch>
                      <a:fillRect/>
                    </a:stretch>
                  </pic:blipFill>
                  <pic:spPr>
                    <a:xfrm>
                      <a:off x="0" y="0"/>
                      <a:ext cx="6300470" cy="1852295"/>
                    </a:xfrm>
                    <a:prstGeom prst="rect">
                      <a:avLst/>
                    </a:prstGeom>
                    <a:noFill/>
                    <a:ln>
                      <a:noFill/>
                    </a:ln>
                  </pic:spPr>
                </pic:pic>
              </a:graphicData>
            </a:graphic>
          </wp:inline>
        </w:drawing>
      </w:r>
    </w:p>
    <w:p w14:paraId="2262FA2C" w14:textId="77777777" w:rsidR="00501898" w:rsidRPr="0076075D" w:rsidRDefault="00136181">
      <w:pPr>
        <w:numPr>
          <w:ilvl w:val="0"/>
          <w:numId w:val="17"/>
        </w:numPr>
        <w:snapToGrid w:val="0"/>
        <w:rPr>
          <w:sz w:val="22"/>
          <w:szCs w:val="22"/>
        </w:rPr>
      </w:pPr>
      <w:r w:rsidRPr="0076075D">
        <w:rPr>
          <w:sz w:val="22"/>
          <w:szCs w:val="22"/>
        </w:rPr>
        <w:t>Body:</w:t>
      </w:r>
    </w:p>
    <w:p w14:paraId="4A241D03" w14:textId="77777777" w:rsidR="00501898" w:rsidRPr="0076075D" w:rsidRDefault="00136181">
      <w:pPr>
        <w:snapToGrid w:val="0"/>
        <w:ind w:left="720"/>
        <w:rPr>
          <w:sz w:val="22"/>
          <w:szCs w:val="22"/>
        </w:rPr>
      </w:pPr>
      <w:r w:rsidRPr="0076075D">
        <w:rPr>
          <w:noProof/>
          <w:sz w:val="22"/>
          <w:szCs w:val="22"/>
        </w:rPr>
        <w:drawing>
          <wp:inline distT="0" distB="0" distL="114300" distR="114300" wp14:anchorId="4731A0B7" wp14:editId="55EF69D7">
            <wp:extent cx="6293485" cy="1985010"/>
            <wp:effectExtent l="0" t="0" r="12065" b="15240"/>
            <wp:docPr id="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pic:cNvPicPr>
                      <a:picLocks noChangeAspect="1"/>
                    </pic:cNvPicPr>
                  </pic:nvPicPr>
                  <pic:blipFill>
                    <a:blip r:embed="rId18"/>
                    <a:stretch>
                      <a:fillRect/>
                    </a:stretch>
                  </pic:blipFill>
                  <pic:spPr>
                    <a:xfrm>
                      <a:off x="0" y="0"/>
                      <a:ext cx="6293485" cy="1985010"/>
                    </a:xfrm>
                    <a:prstGeom prst="rect">
                      <a:avLst/>
                    </a:prstGeom>
                    <a:noFill/>
                    <a:ln>
                      <a:noFill/>
                    </a:ln>
                  </pic:spPr>
                </pic:pic>
              </a:graphicData>
            </a:graphic>
          </wp:inline>
        </w:drawing>
      </w:r>
    </w:p>
    <w:p w14:paraId="6679CA50" w14:textId="77777777" w:rsidR="00501898" w:rsidRPr="0076075D" w:rsidRDefault="00136181">
      <w:pPr>
        <w:snapToGrid w:val="0"/>
        <w:rPr>
          <w:sz w:val="22"/>
          <w:szCs w:val="22"/>
        </w:rPr>
      </w:pPr>
      <w:r w:rsidRPr="0076075D">
        <w:rPr>
          <w:sz w:val="22"/>
          <w:szCs w:val="22"/>
        </w:rPr>
        <w:t>Kết quả:</w:t>
      </w:r>
    </w:p>
    <w:p w14:paraId="6953512D" w14:textId="77777777" w:rsidR="00501898" w:rsidRPr="0076075D" w:rsidRDefault="00136181">
      <w:pPr>
        <w:snapToGrid w:val="0"/>
        <w:rPr>
          <w:sz w:val="22"/>
          <w:szCs w:val="22"/>
        </w:rPr>
      </w:pPr>
      <w:r w:rsidRPr="0076075D">
        <w:rPr>
          <w:noProof/>
          <w:sz w:val="22"/>
          <w:szCs w:val="22"/>
        </w:rPr>
        <w:drawing>
          <wp:inline distT="0" distB="0" distL="114300" distR="114300" wp14:anchorId="5CBC4362" wp14:editId="3D71DE1E">
            <wp:extent cx="6298565" cy="1809750"/>
            <wp:effectExtent l="0" t="0" r="6985" b="0"/>
            <wp:docPr id="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1"/>
                    <pic:cNvPicPr>
                      <a:picLocks noChangeAspect="1"/>
                    </pic:cNvPicPr>
                  </pic:nvPicPr>
                  <pic:blipFill>
                    <a:blip r:embed="rId19"/>
                    <a:stretch>
                      <a:fillRect/>
                    </a:stretch>
                  </pic:blipFill>
                  <pic:spPr>
                    <a:xfrm>
                      <a:off x="0" y="0"/>
                      <a:ext cx="6298565" cy="1809750"/>
                    </a:xfrm>
                    <a:prstGeom prst="rect">
                      <a:avLst/>
                    </a:prstGeom>
                    <a:noFill/>
                    <a:ln>
                      <a:noFill/>
                    </a:ln>
                  </pic:spPr>
                </pic:pic>
              </a:graphicData>
            </a:graphic>
          </wp:inline>
        </w:drawing>
      </w:r>
    </w:p>
    <w:p w14:paraId="3C5E1DB0" w14:textId="77777777" w:rsidR="00501898" w:rsidRPr="0076075D" w:rsidRDefault="00501898">
      <w:pPr>
        <w:snapToGrid w:val="0"/>
        <w:rPr>
          <w:sz w:val="22"/>
          <w:szCs w:val="22"/>
        </w:rPr>
      </w:pPr>
    </w:p>
    <w:p w14:paraId="01A5C9D3" w14:textId="77777777" w:rsidR="00501898" w:rsidRPr="0076075D" w:rsidRDefault="00501898">
      <w:pPr>
        <w:snapToGrid w:val="0"/>
        <w:rPr>
          <w:sz w:val="22"/>
          <w:szCs w:val="22"/>
        </w:rPr>
      </w:pPr>
    </w:p>
    <w:p w14:paraId="503C51CF" w14:textId="77777777" w:rsidR="00501898" w:rsidRPr="0076075D" w:rsidRDefault="00501898">
      <w:pPr>
        <w:snapToGrid w:val="0"/>
        <w:rPr>
          <w:sz w:val="22"/>
          <w:szCs w:val="22"/>
        </w:rPr>
      </w:pPr>
    </w:p>
    <w:p w14:paraId="351B47D8" w14:textId="77777777" w:rsidR="00501898" w:rsidRPr="0076075D" w:rsidRDefault="00501898">
      <w:pPr>
        <w:snapToGrid w:val="0"/>
        <w:rPr>
          <w:sz w:val="22"/>
          <w:szCs w:val="22"/>
        </w:rPr>
      </w:pPr>
    </w:p>
    <w:p w14:paraId="72A00002" w14:textId="77777777" w:rsidR="00501898" w:rsidRPr="0076075D" w:rsidRDefault="00501898">
      <w:pPr>
        <w:snapToGrid w:val="0"/>
        <w:rPr>
          <w:sz w:val="22"/>
          <w:szCs w:val="22"/>
        </w:rPr>
      </w:pPr>
    </w:p>
    <w:p w14:paraId="7F2D450F" w14:textId="77777777" w:rsidR="00501898" w:rsidRPr="0076075D" w:rsidRDefault="00501898">
      <w:pPr>
        <w:snapToGrid w:val="0"/>
        <w:rPr>
          <w:sz w:val="22"/>
          <w:szCs w:val="22"/>
        </w:rPr>
      </w:pPr>
    </w:p>
    <w:p w14:paraId="06BF45DE" w14:textId="77777777" w:rsidR="00501898" w:rsidRPr="0076075D" w:rsidRDefault="00136181">
      <w:pPr>
        <w:snapToGrid w:val="0"/>
        <w:rPr>
          <w:sz w:val="22"/>
          <w:szCs w:val="22"/>
        </w:rPr>
      </w:pPr>
      <w:r w:rsidRPr="0076075D">
        <w:rPr>
          <w:sz w:val="22"/>
          <w:szCs w:val="22"/>
        </w:rPr>
        <w:t>Sau đó sử dụng access_token tại Headers</w:t>
      </w:r>
    </w:p>
    <w:p w14:paraId="2FC12D65" w14:textId="055B9683" w:rsidR="00991F26" w:rsidRPr="0076075D" w:rsidRDefault="00991F26" w:rsidP="00991F26">
      <w:pPr>
        <w:pStyle w:val="NormalIndent"/>
        <w:ind w:left="360"/>
        <w:rPr>
          <w:sz w:val="22"/>
          <w:szCs w:val="22"/>
        </w:rPr>
      </w:pPr>
      <w:r w:rsidRPr="0076075D">
        <w:rPr>
          <w:b/>
          <w:bCs w:val="0"/>
          <w:sz w:val="22"/>
          <w:szCs w:val="22"/>
          <w:lang w:val="en"/>
        </w:rPr>
        <w:lastRenderedPageBreak/>
        <w:t>Cách 3:</w:t>
      </w:r>
    </w:p>
    <w:p w14:paraId="20F749D9" w14:textId="15989601" w:rsidR="00991F26" w:rsidRPr="0076075D" w:rsidRDefault="00991F26" w:rsidP="00991F26">
      <w:pPr>
        <w:pStyle w:val="NormalIndent"/>
        <w:numPr>
          <w:ilvl w:val="0"/>
          <w:numId w:val="17"/>
        </w:numPr>
        <w:rPr>
          <w:sz w:val="22"/>
          <w:szCs w:val="22"/>
        </w:rPr>
      </w:pPr>
      <w:r w:rsidRPr="0076075D">
        <w:rPr>
          <w:sz w:val="22"/>
          <w:szCs w:val="22"/>
        </w:rPr>
        <w:t>API kết nối được mã hóa sử dụng giao thức https với xác thực bằng API Key.</w:t>
      </w:r>
    </w:p>
    <w:p w14:paraId="5A957CFE" w14:textId="6FB5779C" w:rsidR="00991F26" w:rsidRPr="0076075D" w:rsidRDefault="00991F26" w:rsidP="00991F26">
      <w:pPr>
        <w:numPr>
          <w:ilvl w:val="0"/>
          <w:numId w:val="17"/>
        </w:numPr>
        <w:snapToGrid w:val="0"/>
        <w:rPr>
          <w:sz w:val="22"/>
          <w:szCs w:val="22"/>
        </w:rPr>
      </w:pPr>
      <w:r w:rsidRPr="0076075D">
        <w:rPr>
          <w:sz w:val="22"/>
          <w:szCs w:val="22"/>
        </w:rPr>
        <w:t xml:space="preserve">Trong các lần gọi API sẽ truyền vào </w:t>
      </w:r>
      <w:r w:rsidR="00340C91" w:rsidRPr="0076075D">
        <w:rPr>
          <w:sz w:val="22"/>
          <w:szCs w:val="22"/>
        </w:rPr>
        <w:t>H</w:t>
      </w:r>
      <w:r w:rsidRPr="0076075D">
        <w:rPr>
          <w:sz w:val="22"/>
          <w:szCs w:val="22"/>
        </w:rPr>
        <w:t>eader các tham số sau để xác thực:</w:t>
      </w:r>
    </w:p>
    <w:p w14:paraId="49D8BF41" w14:textId="34946A78" w:rsidR="00991F26" w:rsidRPr="0076075D" w:rsidRDefault="00340C91" w:rsidP="00991F26">
      <w:pPr>
        <w:numPr>
          <w:ilvl w:val="1"/>
          <w:numId w:val="17"/>
        </w:numPr>
        <w:snapToGrid w:val="0"/>
        <w:rPr>
          <w:sz w:val="22"/>
          <w:szCs w:val="22"/>
        </w:rPr>
      </w:pPr>
      <w:r w:rsidRPr="0076075D">
        <w:rPr>
          <w:sz w:val="22"/>
          <w:szCs w:val="22"/>
        </w:rPr>
        <w:t>APP-KID: Mã ứng dụng do hệ thống Hóa đơn điện tử cấp cho ứng dụng kết nối</w:t>
      </w:r>
    </w:p>
    <w:p w14:paraId="1B2E0E03" w14:textId="5630351D" w:rsidR="00991F26" w:rsidRPr="0076075D" w:rsidRDefault="00340C91" w:rsidP="00991F26">
      <w:pPr>
        <w:numPr>
          <w:ilvl w:val="1"/>
          <w:numId w:val="17"/>
        </w:numPr>
        <w:snapToGrid w:val="0"/>
        <w:rPr>
          <w:sz w:val="22"/>
          <w:szCs w:val="22"/>
        </w:rPr>
      </w:pPr>
      <w:r w:rsidRPr="0076075D">
        <w:rPr>
          <w:sz w:val="22"/>
          <w:szCs w:val="22"/>
        </w:rPr>
        <w:t>X-KID: Tải khoản người dùng trên hệ thống Hóa đơn điện tử</w:t>
      </w:r>
    </w:p>
    <w:p w14:paraId="1272795F" w14:textId="3286A7A3" w:rsidR="00340C91" w:rsidRPr="0076075D" w:rsidRDefault="00340C91" w:rsidP="00991F26">
      <w:pPr>
        <w:numPr>
          <w:ilvl w:val="1"/>
          <w:numId w:val="17"/>
        </w:numPr>
        <w:snapToGrid w:val="0"/>
        <w:rPr>
          <w:sz w:val="22"/>
          <w:szCs w:val="22"/>
        </w:rPr>
      </w:pPr>
      <w:r w:rsidRPr="0076075D">
        <w:rPr>
          <w:sz w:val="22"/>
          <w:szCs w:val="22"/>
        </w:rPr>
        <w:t>X-API-KEY: Mã xác thực do Hệ thống hóa đơn điện tử cấp tương ứng với Mã ứng dụng (APP-KID) và tài khoản người dùng (X-KID)</w:t>
      </w:r>
    </w:p>
    <w:p w14:paraId="19FDB1BA" w14:textId="7B1FACCF" w:rsidR="00991F26" w:rsidRPr="0076075D" w:rsidRDefault="00340C91" w:rsidP="00340C91">
      <w:pPr>
        <w:pStyle w:val="ListParagraph"/>
        <w:numPr>
          <w:ilvl w:val="0"/>
          <w:numId w:val="17"/>
        </w:numPr>
        <w:snapToGrid w:val="0"/>
        <w:rPr>
          <w:rFonts w:ascii="Times New Roman" w:hAnsi="Times New Roman"/>
        </w:rPr>
      </w:pPr>
      <w:r w:rsidRPr="0076075D">
        <w:rPr>
          <w:rFonts w:ascii="Times New Roman" w:hAnsi="Times New Roman"/>
        </w:rPr>
        <w:t xml:space="preserve">Cách truyền vào </w:t>
      </w:r>
      <w:r w:rsidR="00991F26" w:rsidRPr="0076075D">
        <w:rPr>
          <w:rFonts w:ascii="Times New Roman" w:hAnsi="Times New Roman"/>
        </w:rPr>
        <w:t xml:space="preserve">vào Header </w:t>
      </w:r>
      <w:r w:rsidRPr="0076075D">
        <w:rPr>
          <w:rFonts w:ascii="Times New Roman" w:hAnsi="Times New Roman"/>
        </w:rPr>
        <w:t>các tham số  trên như sau</w:t>
      </w:r>
      <w:r w:rsidR="0034296F" w:rsidRPr="0076075D">
        <w:rPr>
          <w:rFonts w:ascii="Times New Roman" w:hAnsi="Times New Roman"/>
        </w:rPr>
        <w:t>:</w:t>
      </w:r>
    </w:p>
    <w:p w14:paraId="40A6479A" w14:textId="687C12B5" w:rsidR="00991F26" w:rsidRPr="0076075D" w:rsidRDefault="00991F26" w:rsidP="00340C91">
      <w:pPr>
        <w:numPr>
          <w:ilvl w:val="1"/>
          <w:numId w:val="17"/>
        </w:numPr>
        <w:snapToGrid w:val="0"/>
        <w:rPr>
          <w:sz w:val="22"/>
          <w:szCs w:val="22"/>
        </w:rPr>
      </w:pPr>
      <w:r w:rsidRPr="0076075D">
        <w:rPr>
          <w:sz w:val="22"/>
          <w:szCs w:val="22"/>
        </w:rPr>
        <w:t xml:space="preserve">Key: </w:t>
      </w:r>
      <w:r w:rsidR="00340C91" w:rsidRPr="0076075D">
        <w:rPr>
          <w:sz w:val="22"/>
          <w:szCs w:val="22"/>
        </w:rPr>
        <w:t xml:space="preserve">APP-KID, </w:t>
      </w:r>
      <w:r w:rsidRPr="0076075D">
        <w:rPr>
          <w:sz w:val="22"/>
          <w:szCs w:val="22"/>
        </w:rPr>
        <w:t xml:space="preserve">Value: </w:t>
      </w:r>
      <w:r w:rsidR="00340C91" w:rsidRPr="0076075D">
        <w:rPr>
          <w:sz w:val="22"/>
          <w:szCs w:val="22"/>
        </w:rPr>
        <w:t>{Mã ứng dụng}</w:t>
      </w:r>
    </w:p>
    <w:p w14:paraId="7D63A3F3" w14:textId="2441E4BA" w:rsidR="00340C91" w:rsidRPr="0076075D" w:rsidRDefault="00340C91" w:rsidP="00340C91">
      <w:pPr>
        <w:numPr>
          <w:ilvl w:val="1"/>
          <w:numId w:val="17"/>
        </w:numPr>
        <w:snapToGrid w:val="0"/>
        <w:rPr>
          <w:sz w:val="22"/>
          <w:szCs w:val="22"/>
        </w:rPr>
      </w:pPr>
      <w:r w:rsidRPr="0076075D">
        <w:rPr>
          <w:sz w:val="22"/>
          <w:szCs w:val="22"/>
        </w:rPr>
        <w:t>Key: X-KID, Value: {Tài khoản người dùng}</w:t>
      </w:r>
    </w:p>
    <w:p w14:paraId="7AE6A562" w14:textId="19196F7A" w:rsidR="00340C91" w:rsidRPr="0076075D" w:rsidRDefault="00340C91" w:rsidP="00340C91">
      <w:pPr>
        <w:numPr>
          <w:ilvl w:val="1"/>
          <w:numId w:val="17"/>
        </w:numPr>
        <w:snapToGrid w:val="0"/>
        <w:rPr>
          <w:sz w:val="22"/>
          <w:szCs w:val="22"/>
        </w:rPr>
      </w:pPr>
      <w:r w:rsidRPr="0076075D">
        <w:rPr>
          <w:sz w:val="22"/>
          <w:szCs w:val="22"/>
        </w:rPr>
        <w:t>Key: X-API-KEY, Value: {Mã xác thực}</w:t>
      </w:r>
    </w:p>
    <w:p w14:paraId="0EB02A49" w14:textId="77777777" w:rsidR="00340C91" w:rsidRPr="0076075D" w:rsidRDefault="00340C91" w:rsidP="00991F26">
      <w:pPr>
        <w:snapToGrid w:val="0"/>
        <w:rPr>
          <w:sz w:val="22"/>
          <w:szCs w:val="22"/>
        </w:rPr>
      </w:pPr>
    </w:p>
    <w:p w14:paraId="4615B663" w14:textId="0BCB3B57" w:rsidR="00991F26" w:rsidRPr="0076075D" w:rsidRDefault="00991F26" w:rsidP="00991F26">
      <w:pPr>
        <w:snapToGrid w:val="0"/>
        <w:rPr>
          <w:sz w:val="22"/>
          <w:szCs w:val="22"/>
        </w:rPr>
      </w:pPr>
      <w:r w:rsidRPr="0076075D">
        <w:rPr>
          <w:sz w:val="22"/>
          <w:szCs w:val="22"/>
        </w:rPr>
        <w:t>Ví dụ cách sử dụng token với Postman</w:t>
      </w:r>
    </w:p>
    <w:p w14:paraId="72E7FB09" w14:textId="10D0C97E" w:rsidR="00501898" w:rsidRPr="0076075D" w:rsidRDefault="00340C91">
      <w:pPr>
        <w:snapToGrid w:val="0"/>
        <w:rPr>
          <w:sz w:val="22"/>
          <w:szCs w:val="22"/>
        </w:rPr>
      </w:pPr>
      <w:r w:rsidRPr="0076075D">
        <w:rPr>
          <w:noProof/>
          <w:sz w:val="22"/>
          <w:szCs w:val="22"/>
        </w:rPr>
        <w:drawing>
          <wp:inline distT="0" distB="0" distL="0" distR="0" wp14:anchorId="3102C169" wp14:editId="231E7EC0">
            <wp:extent cx="6296025" cy="18859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6025" cy="1885950"/>
                    </a:xfrm>
                    <a:prstGeom prst="rect">
                      <a:avLst/>
                    </a:prstGeom>
                    <a:noFill/>
                    <a:ln>
                      <a:noFill/>
                    </a:ln>
                  </pic:spPr>
                </pic:pic>
              </a:graphicData>
            </a:graphic>
          </wp:inline>
        </w:drawing>
      </w:r>
    </w:p>
    <w:p w14:paraId="34CE8FE9" w14:textId="37E08206" w:rsidR="00085C4A" w:rsidRPr="0076075D" w:rsidRDefault="00085C4A">
      <w:pPr>
        <w:snapToGrid w:val="0"/>
        <w:rPr>
          <w:b/>
          <w:bCs/>
          <w:sz w:val="22"/>
          <w:szCs w:val="22"/>
        </w:rPr>
      </w:pPr>
      <w:r w:rsidRPr="0076075D">
        <w:rPr>
          <w:b/>
          <w:bCs/>
          <w:sz w:val="22"/>
          <w:szCs w:val="22"/>
        </w:rPr>
        <w:t xml:space="preserve">Các bước để ứng dụng thứ 3 tích hợp với hệ thống Hóa đơn điện tử </w:t>
      </w:r>
      <w:r w:rsidR="00934432" w:rsidRPr="0076075D">
        <w:rPr>
          <w:b/>
          <w:bCs/>
          <w:sz w:val="22"/>
          <w:szCs w:val="22"/>
        </w:rPr>
        <w:t>cấp</w:t>
      </w:r>
      <w:r w:rsidRPr="0076075D">
        <w:rPr>
          <w:b/>
          <w:bCs/>
          <w:sz w:val="22"/>
          <w:szCs w:val="22"/>
        </w:rPr>
        <w:t xml:space="preserve"> API Key</w:t>
      </w:r>
    </w:p>
    <w:tbl>
      <w:tblPr>
        <w:tblW w:w="10377" w:type="dxa"/>
        <w:tblInd w:w="-17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000" w:firstRow="0" w:lastRow="0" w:firstColumn="0" w:lastColumn="0" w:noHBand="0" w:noVBand="0"/>
      </w:tblPr>
      <w:tblGrid>
        <w:gridCol w:w="851"/>
        <w:gridCol w:w="1730"/>
        <w:gridCol w:w="7796"/>
      </w:tblGrid>
      <w:tr w:rsidR="00085C4A" w:rsidRPr="0076075D" w14:paraId="6867347B" w14:textId="77777777" w:rsidTr="002126DC">
        <w:trPr>
          <w:trHeight w:val="253"/>
          <w:tblHeader/>
        </w:trPr>
        <w:tc>
          <w:tcPr>
            <w:tcW w:w="851" w:type="dxa"/>
            <w:tcBorders>
              <w:top w:val="single" w:sz="4" w:space="0" w:color="4F81BD"/>
              <w:left w:val="single" w:sz="4" w:space="0" w:color="4F81BD"/>
              <w:bottom w:val="single" w:sz="4" w:space="0" w:color="4F81BD"/>
              <w:right w:val="nil"/>
            </w:tcBorders>
            <w:shd w:val="clear" w:color="auto" w:fill="4F81BD"/>
          </w:tcPr>
          <w:p w14:paraId="33FE8EE0" w14:textId="77777777" w:rsidR="00085C4A" w:rsidRPr="0076075D" w:rsidRDefault="00085C4A" w:rsidP="002126DC">
            <w:pPr>
              <w:spacing w:before="0"/>
              <w:ind w:left="30"/>
              <w:contextualSpacing/>
              <w:rPr>
                <w:rFonts w:eastAsia=".VnTimeH"/>
                <w:b/>
                <w:bCs/>
                <w:sz w:val="22"/>
                <w:szCs w:val="22"/>
              </w:rPr>
            </w:pPr>
            <w:r w:rsidRPr="0076075D">
              <w:rPr>
                <w:rFonts w:eastAsia=".VnTimeH"/>
                <w:b/>
                <w:bCs/>
                <w:sz w:val="22"/>
                <w:szCs w:val="22"/>
              </w:rPr>
              <w:t>Bước</w:t>
            </w:r>
          </w:p>
        </w:tc>
        <w:tc>
          <w:tcPr>
            <w:tcW w:w="1730" w:type="dxa"/>
            <w:tcBorders>
              <w:top w:val="single" w:sz="4" w:space="0" w:color="4F81BD"/>
              <w:bottom w:val="single" w:sz="4" w:space="0" w:color="4F81BD"/>
              <w:right w:val="single" w:sz="4" w:space="0" w:color="4F81BD"/>
            </w:tcBorders>
            <w:shd w:val="clear" w:color="auto" w:fill="4F81BD"/>
          </w:tcPr>
          <w:p w14:paraId="47BC0509" w14:textId="77777777" w:rsidR="00085C4A" w:rsidRPr="0076075D" w:rsidRDefault="00085C4A" w:rsidP="002126DC">
            <w:pPr>
              <w:spacing w:before="0"/>
              <w:ind w:left="0"/>
              <w:contextualSpacing/>
              <w:rPr>
                <w:rFonts w:eastAsia=".VnTimeH"/>
                <w:b/>
                <w:bCs/>
                <w:sz w:val="22"/>
                <w:szCs w:val="22"/>
                <w:lang w:val="vi-VN"/>
              </w:rPr>
            </w:pPr>
            <w:r w:rsidRPr="0076075D">
              <w:rPr>
                <w:rFonts w:eastAsia=".VnTimeH"/>
                <w:b/>
                <w:bCs/>
                <w:sz w:val="22"/>
                <w:szCs w:val="22"/>
              </w:rPr>
              <w:t>Bên thực hiện</w:t>
            </w:r>
          </w:p>
        </w:tc>
        <w:tc>
          <w:tcPr>
            <w:tcW w:w="7796" w:type="dxa"/>
            <w:tcBorders>
              <w:top w:val="single" w:sz="4" w:space="0" w:color="4F81BD"/>
              <w:bottom w:val="single" w:sz="4" w:space="0" w:color="4F81BD"/>
              <w:right w:val="single" w:sz="4" w:space="0" w:color="4F81BD"/>
            </w:tcBorders>
            <w:shd w:val="clear" w:color="auto" w:fill="4F81BD"/>
          </w:tcPr>
          <w:p w14:paraId="131A060F" w14:textId="77777777" w:rsidR="00085C4A" w:rsidRPr="0076075D" w:rsidRDefault="00085C4A" w:rsidP="002126DC">
            <w:pPr>
              <w:spacing w:before="0"/>
              <w:contextualSpacing/>
              <w:jc w:val="center"/>
              <w:rPr>
                <w:rFonts w:eastAsia=".VnTimeH"/>
                <w:b/>
                <w:bCs/>
                <w:sz w:val="22"/>
                <w:szCs w:val="22"/>
              </w:rPr>
            </w:pPr>
            <w:r w:rsidRPr="0076075D">
              <w:rPr>
                <w:rFonts w:eastAsia=".VnTimeH"/>
                <w:b/>
                <w:bCs/>
                <w:sz w:val="22"/>
                <w:szCs w:val="22"/>
              </w:rPr>
              <w:t>Nội dung công việc</w:t>
            </w:r>
          </w:p>
        </w:tc>
      </w:tr>
      <w:tr w:rsidR="00085C4A" w:rsidRPr="0076075D" w14:paraId="1BEEB7B5" w14:textId="77777777" w:rsidTr="002126DC">
        <w:trPr>
          <w:trHeight w:val="253"/>
        </w:trPr>
        <w:tc>
          <w:tcPr>
            <w:tcW w:w="851" w:type="dxa"/>
            <w:shd w:val="clear" w:color="auto" w:fill="DBE5F1"/>
          </w:tcPr>
          <w:p w14:paraId="5A553404" w14:textId="77777777" w:rsidR="00085C4A" w:rsidRPr="0076075D" w:rsidRDefault="00085C4A" w:rsidP="00085C4A">
            <w:pPr>
              <w:numPr>
                <w:ilvl w:val="0"/>
                <w:numId w:val="37"/>
              </w:numPr>
              <w:tabs>
                <w:tab w:val="center" w:pos="210"/>
              </w:tabs>
              <w:ind w:right="250"/>
              <w:contextualSpacing/>
              <w:rPr>
                <w:rFonts w:eastAsia=".VnTimeH"/>
                <w:bCs/>
                <w:sz w:val="22"/>
                <w:szCs w:val="22"/>
              </w:rPr>
            </w:pPr>
          </w:p>
        </w:tc>
        <w:tc>
          <w:tcPr>
            <w:tcW w:w="1730" w:type="dxa"/>
            <w:shd w:val="clear" w:color="auto" w:fill="DBE5F1"/>
          </w:tcPr>
          <w:p w14:paraId="11B9556C" w14:textId="74819A53" w:rsidR="00085C4A" w:rsidRPr="0076075D" w:rsidRDefault="00085C4A" w:rsidP="002126DC">
            <w:pPr>
              <w:ind w:left="0" w:right="11"/>
              <w:rPr>
                <w:rFonts w:eastAsia=".VnTimeH"/>
                <w:bCs/>
                <w:sz w:val="22"/>
                <w:szCs w:val="22"/>
              </w:rPr>
            </w:pPr>
            <w:r w:rsidRPr="0076075D">
              <w:rPr>
                <w:rFonts w:eastAsia=".VnTimeH"/>
                <w:bCs/>
                <w:sz w:val="22"/>
                <w:szCs w:val="22"/>
              </w:rPr>
              <w:t>Ứng dụng thứ 3</w:t>
            </w:r>
          </w:p>
        </w:tc>
        <w:tc>
          <w:tcPr>
            <w:tcW w:w="7796" w:type="dxa"/>
            <w:shd w:val="clear" w:color="auto" w:fill="DBE5F1"/>
          </w:tcPr>
          <w:p w14:paraId="0E0ECD28" w14:textId="77777777" w:rsidR="00085C4A" w:rsidRPr="0076075D" w:rsidRDefault="00085C4A" w:rsidP="002126DC">
            <w:pPr>
              <w:ind w:left="0" w:right="11"/>
              <w:rPr>
                <w:rFonts w:eastAsia=".VnTimeH"/>
                <w:bCs/>
                <w:sz w:val="22"/>
                <w:szCs w:val="22"/>
              </w:rPr>
            </w:pPr>
            <w:r w:rsidRPr="0076075D">
              <w:rPr>
                <w:rFonts w:eastAsia=".VnTimeH"/>
                <w:bCs/>
                <w:sz w:val="22"/>
                <w:szCs w:val="22"/>
              </w:rPr>
              <w:t>Cung cấp URL REDIRECT để nhận API-KEY mã hóa từ HDDT</w:t>
            </w:r>
          </w:p>
          <w:p w14:paraId="68E11E7E" w14:textId="77777777" w:rsidR="00085C4A" w:rsidRPr="0076075D" w:rsidRDefault="00085C4A" w:rsidP="002126DC">
            <w:pPr>
              <w:ind w:left="0" w:right="11"/>
              <w:rPr>
                <w:rFonts w:eastAsia=".VnTimeH"/>
                <w:bCs/>
                <w:sz w:val="22"/>
                <w:szCs w:val="22"/>
              </w:rPr>
            </w:pPr>
            <w:r w:rsidRPr="0076075D">
              <w:rPr>
                <w:rFonts w:eastAsia=".VnTimeH"/>
                <w:bCs/>
                <w:sz w:val="22"/>
                <w:szCs w:val="22"/>
              </w:rPr>
              <w:t>Sau khi API-KEY, HDDT sẽ gán API-KEY mã hóa vào URL REDIRECT như sau:</w:t>
            </w:r>
          </w:p>
          <w:p w14:paraId="1F5BB300" w14:textId="77777777" w:rsidR="00085C4A" w:rsidRPr="0076075D" w:rsidRDefault="00085C4A" w:rsidP="00085C4A">
            <w:pPr>
              <w:pStyle w:val="ListParagraph"/>
              <w:widowControl w:val="0"/>
              <w:numPr>
                <w:ilvl w:val="0"/>
                <w:numId w:val="36"/>
              </w:numPr>
              <w:spacing w:before="120" w:line="360" w:lineRule="auto"/>
              <w:ind w:right="11"/>
              <w:contextualSpacing/>
              <w:rPr>
                <w:rFonts w:ascii="Times New Roman" w:eastAsia=".VnTimeH" w:hAnsi="Times New Roman"/>
                <w:bCs/>
              </w:rPr>
            </w:pPr>
            <w:r w:rsidRPr="0076075D">
              <w:rPr>
                <w:rFonts w:ascii="Times New Roman" w:eastAsia=".VnTimeH" w:hAnsi="Times New Roman"/>
                <w:bCs/>
              </w:rPr>
              <w:t>{URL REDIRECT}?enterprise_integration_key={API-KEY mã hóa}</w:t>
            </w:r>
          </w:p>
        </w:tc>
      </w:tr>
      <w:tr w:rsidR="00085C4A" w:rsidRPr="0076075D" w14:paraId="3DCD3843" w14:textId="77777777" w:rsidTr="002126DC">
        <w:trPr>
          <w:trHeight w:val="253"/>
        </w:trPr>
        <w:tc>
          <w:tcPr>
            <w:tcW w:w="851" w:type="dxa"/>
            <w:shd w:val="clear" w:color="auto" w:fill="DBE5F1"/>
          </w:tcPr>
          <w:p w14:paraId="300A50C7" w14:textId="77777777" w:rsidR="00085C4A" w:rsidRPr="0076075D" w:rsidRDefault="00085C4A" w:rsidP="00085C4A">
            <w:pPr>
              <w:numPr>
                <w:ilvl w:val="0"/>
                <w:numId w:val="37"/>
              </w:numPr>
              <w:tabs>
                <w:tab w:val="center" w:pos="210"/>
              </w:tabs>
              <w:ind w:right="250"/>
              <w:contextualSpacing/>
              <w:rPr>
                <w:rFonts w:eastAsia=".VnTimeH"/>
                <w:bCs/>
                <w:sz w:val="22"/>
                <w:szCs w:val="22"/>
              </w:rPr>
            </w:pPr>
          </w:p>
        </w:tc>
        <w:tc>
          <w:tcPr>
            <w:tcW w:w="1730" w:type="dxa"/>
            <w:shd w:val="clear" w:color="auto" w:fill="DBE5F1"/>
          </w:tcPr>
          <w:p w14:paraId="16C9BAB6" w14:textId="225413E7" w:rsidR="00085C4A" w:rsidRPr="0076075D" w:rsidRDefault="00085C4A" w:rsidP="002126DC">
            <w:pPr>
              <w:ind w:left="0" w:right="11"/>
              <w:rPr>
                <w:rFonts w:eastAsia=".VnTimeH"/>
                <w:bCs/>
                <w:sz w:val="22"/>
                <w:szCs w:val="22"/>
              </w:rPr>
            </w:pPr>
            <w:r w:rsidRPr="0076075D">
              <w:rPr>
                <w:rFonts w:eastAsia=".VnTimeH"/>
                <w:bCs/>
                <w:sz w:val="22"/>
                <w:szCs w:val="22"/>
              </w:rPr>
              <w:t>Hóa đơn điện tử</w:t>
            </w:r>
          </w:p>
        </w:tc>
        <w:tc>
          <w:tcPr>
            <w:tcW w:w="7796" w:type="dxa"/>
            <w:shd w:val="clear" w:color="auto" w:fill="DBE5F1"/>
          </w:tcPr>
          <w:p w14:paraId="540C987B" w14:textId="2157449D" w:rsidR="00085C4A" w:rsidRPr="0076075D" w:rsidRDefault="00085C4A" w:rsidP="002126DC">
            <w:pPr>
              <w:ind w:left="0" w:right="11"/>
              <w:rPr>
                <w:rFonts w:eastAsia=".VnTimeH"/>
                <w:bCs/>
                <w:sz w:val="22"/>
                <w:szCs w:val="22"/>
              </w:rPr>
            </w:pPr>
            <w:r w:rsidRPr="0076075D">
              <w:rPr>
                <w:rFonts w:eastAsia=".VnTimeH"/>
                <w:bCs/>
                <w:sz w:val="22"/>
                <w:szCs w:val="22"/>
              </w:rPr>
              <w:t>Cấp mã ứng dụng và key mã hóa/giải mã cho Ứng dụng thứ 3 vào bảng APPLICATION. Lưu ý trường APPLICATION.REDIRECT_URL là giá trị URL REDIRECT ở bước 1.</w:t>
            </w:r>
          </w:p>
          <w:p w14:paraId="024281A7" w14:textId="09406579" w:rsidR="00085C4A" w:rsidRPr="0076075D" w:rsidRDefault="00085C4A" w:rsidP="002126DC">
            <w:pPr>
              <w:ind w:left="0" w:right="11"/>
              <w:rPr>
                <w:rFonts w:eastAsia=".VnTimeH"/>
                <w:bCs/>
                <w:sz w:val="22"/>
                <w:szCs w:val="22"/>
              </w:rPr>
            </w:pPr>
            <w:r w:rsidRPr="0076075D">
              <w:rPr>
                <w:rFonts w:eastAsia=".VnTimeH"/>
                <w:bCs/>
                <w:sz w:val="22"/>
                <w:szCs w:val="22"/>
              </w:rPr>
              <w:t>Gửi cho bên Ứng dụng thứ 3 các thông tin sau:</w:t>
            </w:r>
          </w:p>
          <w:p w14:paraId="4C748469" w14:textId="77777777" w:rsidR="00085C4A" w:rsidRPr="0076075D" w:rsidRDefault="00085C4A" w:rsidP="00085C4A">
            <w:pPr>
              <w:pStyle w:val="ListParagraph"/>
              <w:widowControl w:val="0"/>
              <w:numPr>
                <w:ilvl w:val="0"/>
                <w:numId w:val="36"/>
              </w:numPr>
              <w:spacing w:before="120" w:line="360" w:lineRule="auto"/>
              <w:ind w:right="11"/>
              <w:contextualSpacing/>
              <w:rPr>
                <w:rFonts w:ascii="Times New Roman" w:eastAsia=".VnTimeH" w:hAnsi="Times New Roman"/>
                <w:bCs/>
              </w:rPr>
            </w:pPr>
            <w:r w:rsidRPr="0076075D">
              <w:rPr>
                <w:rFonts w:ascii="Times New Roman" w:eastAsia=".VnTimeH" w:hAnsi="Times New Roman"/>
                <w:bCs/>
              </w:rPr>
              <w:t>Mã ứng dụng: Trường APPLICATION.APP_CODE</w:t>
            </w:r>
          </w:p>
          <w:p w14:paraId="2D089873" w14:textId="77777777" w:rsidR="00085C4A" w:rsidRPr="0076075D" w:rsidRDefault="00085C4A" w:rsidP="00085C4A">
            <w:pPr>
              <w:pStyle w:val="ListParagraph"/>
              <w:widowControl w:val="0"/>
              <w:numPr>
                <w:ilvl w:val="0"/>
                <w:numId w:val="36"/>
              </w:numPr>
              <w:spacing w:before="120" w:line="360" w:lineRule="auto"/>
              <w:ind w:right="11"/>
              <w:contextualSpacing/>
              <w:rPr>
                <w:rFonts w:ascii="Times New Roman" w:eastAsia=".VnTimeH" w:hAnsi="Times New Roman"/>
                <w:bCs/>
              </w:rPr>
            </w:pPr>
            <w:r w:rsidRPr="0076075D">
              <w:rPr>
                <w:rFonts w:ascii="Times New Roman" w:eastAsia=".VnTimeH" w:hAnsi="Times New Roman"/>
                <w:bCs/>
              </w:rPr>
              <w:lastRenderedPageBreak/>
              <w:t>Key giải mã chuỗi API-KEY mã hóa: APPLICATION.APP_SALT</w:t>
            </w:r>
          </w:p>
        </w:tc>
      </w:tr>
      <w:tr w:rsidR="00085C4A" w:rsidRPr="0076075D" w14:paraId="38EC10A8" w14:textId="77777777" w:rsidTr="002126DC">
        <w:trPr>
          <w:trHeight w:val="253"/>
        </w:trPr>
        <w:tc>
          <w:tcPr>
            <w:tcW w:w="851" w:type="dxa"/>
            <w:shd w:val="clear" w:color="auto" w:fill="DBE5F1"/>
          </w:tcPr>
          <w:p w14:paraId="04F43CEF" w14:textId="77777777" w:rsidR="00085C4A" w:rsidRPr="0076075D" w:rsidRDefault="00085C4A" w:rsidP="00085C4A">
            <w:pPr>
              <w:numPr>
                <w:ilvl w:val="0"/>
                <w:numId w:val="37"/>
              </w:numPr>
              <w:tabs>
                <w:tab w:val="center" w:pos="210"/>
              </w:tabs>
              <w:ind w:right="250"/>
              <w:contextualSpacing/>
              <w:rPr>
                <w:rFonts w:eastAsia=".VnTimeH"/>
                <w:bCs/>
                <w:sz w:val="22"/>
                <w:szCs w:val="22"/>
              </w:rPr>
            </w:pPr>
          </w:p>
        </w:tc>
        <w:tc>
          <w:tcPr>
            <w:tcW w:w="1730" w:type="dxa"/>
            <w:shd w:val="clear" w:color="auto" w:fill="DBE5F1"/>
          </w:tcPr>
          <w:p w14:paraId="28D24117" w14:textId="20F65CE4" w:rsidR="00085C4A" w:rsidRPr="0076075D" w:rsidRDefault="00085C4A" w:rsidP="002126DC">
            <w:pPr>
              <w:ind w:left="0" w:right="11"/>
              <w:rPr>
                <w:rFonts w:eastAsia=".VnTimeH"/>
                <w:bCs/>
                <w:sz w:val="22"/>
                <w:szCs w:val="22"/>
              </w:rPr>
            </w:pPr>
            <w:r w:rsidRPr="0076075D">
              <w:rPr>
                <w:rFonts w:eastAsia=".VnTimeH"/>
                <w:bCs/>
                <w:sz w:val="22"/>
                <w:szCs w:val="22"/>
              </w:rPr>
              <w:t>Ứng dụng thứ 3</w:t>
            </w:r>
          </w:p>
        </w:tc>
        <w:tc>
          <w:tcPr>
            <w:tcW w:w="7796" w:type="dxa"/>
            <w:shd w:val="clear" w:color="auto" w:fill="DBE5F1"/>
          </w:tcPr>
          <w:p w14:paraId="2517E5E6" w14:textId="0C80BAE2" w:rsidR="00085C4A" w:rsidRPr="0076075D" w:rsidRDefault="00085C4A" w:rsidP="002126DC">
            <w:pPr>
              <w:ind w:left="0" w:right="11"/>
              <w:rPr>
                <w:rFonts w:eastAsia=".VnTimeH"/>
                <w:bCs/>
                <w:sz w:val="22"/>
                <w:szCs w:val="22"/>
              </w:rPr>
            </w:pPr>
            <w:r w:rsidRPr="0076075D">
              <w:rPr>
                <w:rFonts w:eastAsia=".VnTimeH"/>
                <w:bCs/>
                <w:sz w:val="22"/>
                <w:szCs w:val="22"/>
              </w:rPr>
              <w:t>Trên Ứng dụng thứ 3 khi chọn kết nối tài khoản thì redirect đến địa chỉ sau:</w:t>
            </w:r>
          </w:p>
          <w:p w14:paraId="20DB7A87" w14:textId="77777777" w:rsidR="00085C4A" w:rsidRPr="0076075D" w:rsidRDefault="007C1895" w:rsidP="00085C4A">
            <w:pPr>
              <w:pStyle w:val="ListParagraph"/>
              <w:widowControl w:val="0"/>
              <w:numPr>
                <w:ilvl w:val="0"/>
                <w:numId w:val="36"/>
              </w:numPr>
              <w:spacing w:before="120" w:line="360" w:lineRule="auto"/>
              <w:ind w:right="11"/>
              <w:contextualSpacing/>
              <w:rPr>
                <w:rFonts w:ascii="Times New Roman" w:eastAsia=".VnTimeH" w:hAnsi="Times New Roman"/>
                <w:bCs/>
              </w:rPr>
            </w:pPr>
            <w:hyperlink r:id="rId21" w:history="1">
              <w:r w:rsidR="00085C4A" w:rsidRPr="0076075D">
                <w:rPr>
                  <w:rStyle w:val="Hyperlink"/>
                  <w:rFonts w:ascii="Times New Roman" w:eastAsia=".VnTimeH" w:hAnsi="Times New Roman"/>
                  <w:bCs/>
                  <w:sz w:val="22"/>
                </w:rPr>
                <w:t>https://vinvoice.viettel.vn/account/connect-account?partner_intergration_key={Mã</w:t>
              </w:r>
            </w:hyperlink>
            <w:r w:rsidR="00085C4A" w:rsidRPr="0076075D">
              <w:rPr>
                <w:rFonts w:ascii="Times New Roman" w:eastAsia=".VnTimeH" w:hAnsi="Times New Roman"/>
                <w:bCs/>
              </w:rPr>
              <w:t xml:space="preserve"> ứng dụng}&amp;request_id={request_id}</w:t>
            </w:r>
          </w:p>
          <w:p w14:paraId="1EF85BF2" w14:textId="12E78EAF" w:rsidR="00085C4A" w:rsidRPr="0076075D" w:rsidRDefault="00085C4A" w:rsidP="00085C4A">
            <w:pPr>
              <w:pStyle w:val="ListParagraph"/>
              <w:widowControl w:val="0"/>
              <w:numPr>
                <w:ilvl w:val="0"/>
                <w:numId w:val="36"/>
              </w:numPr>
              <w:spacing w:before="120" w:line="360" w:lineRule="auto"/>
              <w:ind w:right="11"/>
              <w:contextualSpacing/>
              <w:rPr>
                <w:rFonts w:ascii="Times New Roman" w:eastAsia=".VnTimeH" w:hAnsi="Times New Roman"/>
                <w:bCs/>
              </w:rPr>
            </w:pPr>
            <w:r w:rsidRPr="0076075D">
              <w:rPr>
                <w:rFonts w:ascii="Times New Roman" w:eastAsia=".VnTimeH" w:hAnsi="Times New Roman"/>
                <w:bCs/>
              </w:rPr>
              <w:t>{request_id}: Là request id do Ứng dụng thứ 3 sinh ra cho mỗi giao dịch liên kết tài khoản với HDDT</w:t>
            </w:r>
          </w:p>
        </w:tc>
      </w:tr>
      <w:tr w:rsidR="00085C4A" w:rsidRPr="0076075D" w14:paraId="5F411DC3" w14:textId="77777777" w:rsidTr="002126DC">
        <w:trPr>
          <w:trHeight w:val="253"/>
        </w:trPr>
        <w:tc>
          <w:tcPr>
            <w:tcW w:w="851" w:type="dxa"/>
            <w:shd w:val="clear" w:color="auto" w:fill="DBE5F1"/>
          </w:tcPr>
          <w:p w14:paraId="5347CA48" w14:textId="77777777" w:rsidR="00085C4A" w:rsidRPr="0076075D" w:rsidRDefault="00085C4A" w:rsidP="00085C4A">
            <w:pPr>
              <w:numPr>
                <w:ilvl w:val="0"/>
                <w:numId w:val="37"/>
              </w:numPr>
              <w:tabs>
                <w:tab w:val="center" w:pos="210"/>
              </w:tabs>
              <w:ind w:right="250"/>
              <w:contextualSpacing/>
              <w:rPr>
                <w:rFonts w:eastAsia=".VnTimeH"/>
                <w:bCs/>
                <w:sz w:val="22"/>
                <w:szCs w:val="22"/>
              </w:rPr>
            </w:pPr>
          </w:p>
        </w:tc>
        <w:tc>
          <w:tcPr>
            <w:tcW w:w="1730" w:type="dxa"/>
            <w:shd w:val="clear" w:color="auto" w:fill="DBE5F1"/>
          </w:tcPr>
          <w:p w14:paraId="0428106A" w14:textId="5AE4E80D" w:rsidR="00085C4A" w:rsidRPr="0076075D" w:rsidRDefault="00085C4A" w:rsidP="002126DC">
            <w:pPr>
              <w:ind w:left="0" w:right="11"/>
              <w:rPr>
                <w:rFonts w:eastAsia=".VnTimeH"/>
                <w:bCs/>
                <w:sz w:val="22"/>
                <w:szCs w:val="22"/>
              </w:rPr>
            </w:pPr>
            <w:r w:rsidRPr="0076075D">
              <w:rPr>
                <w:rFonts w:eastAsia=".VnTimeH"/>
                <w:bCs/>
                <w:sz w:val="22"/>
                <w:szCs w:val="22"/>
              </w:rPr>
              <w:t>Hóa đơn điện tử</w:t>
            </w:r>
          </w:p>
        </w:tc>
        <w:tc>
          <w:tcPr>
            <w:tcW w:w="7796" w:type="dxa"/>
            <w:shd w:val="clear" w:color="auto" w:fill="DBE5F1"/>
          </w:tcPr>
          <w:p w14:paraId="100A6756" w14:textId="77777777" w:rsidR="00085C4A" w:rsidRPr="0076075D" w:rsidRDefault="00085C4A" w:rsidP="002126DC">
            <w:pPr>
              <w:ind w:left="0" w:right="11"/>
              <w:rPr>
                <w:rFonts w:eastAsia=".VnTimeH"/>
                <w:bCs/>
                <w:sz w:val="22"/>
                <w:szCs w:val="22"/>
              </w:rPr>
            </w:pPr>
            <w:r w:rsidRPr="0076075D">
              <w:rPr>
                <w:rFonts w:eastAsia=".VnTimeH"/>
                <w:bCs/>
                <w:sz w:val="22"/>
                <w:szCs w:val="22"/>
              </w:rPr>
              <w:t>Khi người dùng xác thực thành công và cáp API KEY sẽ reriect đến URL như sau:</w:t>
            </w:r>
          </w:p>
          <w:p w14:paraId="7A2B03E3" w14:textId="77777777" w:rsidR="00085C4A" w:rsidRPr="0076075D" w:rsidRDefault="00085C4A" w:rsidP="00085C4A">
            <w:pPr>
              <w:pStyle w:val="ListParagraph"/>
              <w:widowControl w:val="0"/>
              <w:numPr>
                <w:ilvl w:val="0"/>
                <w:numId w:val="36"/>
              </w:numPr>
              <w:spacing w:before="120" w:line="360" w:lineRule="auto"/>
              <w:ind w:right="11"/>
              <w:contextualSpacing/>
              <w:rPr>
                <w:rFonts w:ascii="Times New Roman" w:eastAsia=".VnTimeH" w:hAnsi="Times New Roman"/>
                <w:bCs/>
              </w:rPr>
            </w:pPr>
            <w:r w:rsidRPr="0076075D">
              <w:rPr>
                <w:rFonts w:ascii="Times New Roman" w:eastAsia=".VnTimeH" w:hAnsi="Times New Roman"/>
                <w:bCs/>
              </w:rPr>
              <w:t>{APPLICATION.REDIRECT_URL}?enterprise_integration_key={API KEY mã hóa}&amp;request_id={request_id}&amp;x_kid={tài khoản liên kết trên HDDT}</w:t>
            </w:r>
          </w:p>
        </w:tc>
      </w:tr>
      <w:tr w:rsidR="00085C4A" w:rsidRPr="0076075D" w14:paraId="5999ABA2" w14:textId="77777777" w:rsidTr="002126DC">
        <w:trPr>
          <w:trHeight w:val="253"/>
        </w:trPr>
        <w:tc>
          <w:tcPr>
            <w:tcW w:w="851" w:type="dxa"/>
            <w:shd w:val="clear" w:color="auto" w:fill="DBE5F1"/>
          </w:tcPr>
          <w:p w14:paraId="601FBD3F" w14:textId="77777777" w:rsidR="00085C4A" w:rsidRPr="0076075D" w:rsidRDefault="00085C4A" w:rsidP="00085C4A">
            <w:pPr>
              <w:numPr>
                <w:ilvl w:val="0"/>
                <w:numId w:val="37"/>
              </w:numPr>
              <w:tabs>
                <w:tab w:val="center" w:pos="210"/>
              </w:tabs>
              <w:ind w:right="250"/>
              <w:contextualSpacing/>
              <w:rPr>
                <w:rFonts w:eastAsia=".VnTimeH"/>
                <w:bCs/>
                <w:sz w:val="22"/>
                <w:szCs w:val="22"/>
              </w:rPr>
            </w:pPr>
          </w:p>
        </w:tc>
        <w:tc>
          <w:tcPr>
            <w:tcW w:w="1730" w:type="dxa"/>
            <w:shd w:val="clear" w:color="auto" w:fill="DBE5F1"/>
          </w:tcPr>
          <w:p w14:paraId="3CABF9F2" w14:textId="32267176" w:rsidR="00085C4A" w:rsidRPr="0076075D" w:rsidRDefault="00085C4A" w:rsidP="002126DC">
            <w:pPr>
              <w:ind w:left="0" w:right="11"/>
              <w:rPr>
                <w:rFonts w:eastAsia=".VnTimeH"/>
                <w:bCs/>
                <w:sz w:val="22"/>
                <w:szCs w:val="22"/>
              </w:rPr>
            </w:pPr>
            <w:r w:rsidRPr="0076075D">
              <w:rPr>
                <w:rFonts w:eastAsia=".VnTimeH"/>
                <w:bCs/>
                <w:sz w:val="22"/>
                <w:szCs w:val="22"/>
              </w:rPr>
              <w:t>Ứng dụng thứ 3</w:t>
            </w:r>
          </w:p>
        </w:tc>
        <w:tc>
          <w:tcPr>
            <w:tcW w:w="7796" w:type="dxa"/>
            <w:shd w:val="clear" w:color="auto" w:fill="DBE5F1"/>
          </w:tcPr>
          <w:p w14:paraId="2CA08D82" w14:textId="69559F41" w:rsidR="00085C4A" w:rsidRPr="0076075D" w:rsidRDefault="00085C4A" w:rsidP="002126DC">
            <w:pPr>
              <w:ind w:left="0" w:right="11"/>
              <w:rPr>
                <w:rFonts w:eastAsia=".VnTimeH"/>
                <w:bCs/>
                <w:sz w:val="22"/>
                <w:szCs w:val="22"/>
              </w:rPr>
            </w:pPr>
            <w:r w:rsidRPr="0076075D">
              <w:rPr>
                <w:rFonts w:eastAsia=".VnTimeH"/>
                <w:bCs/>
                <w:sz w:val="22"/>
                <w:szCs w:val="22"/>
              </w:rPr>
              <w:t>Sau khi nhận được API-KEY đã mã hóa trên URL REDIRECT do HDDT trả lại thì sử dụng {Key giải mã} thực hiện giải mã lấy API-KEY. Thông tin mã hóa HDDT đã sử dụng như sau:</w:t>
            </w:r>
          </w:p>
          <w:p w14:paraId="266190D7" w14:textId="77777777" w:rsidR="00085C4A" w:rsidRPr="0076075D" w:rsidRDefault="00085C4A" w:rsidP="00085C4A">
            <w:pPr>
              <w:pStyle w:val="ListParagraph"/>
              <w:widowControl w:val="0"/>
              <w:numPr>
                <w:ilvl w:val="0"/>
                <w:numId w:val="36"/>
              </w:numPr>
              <w:spacing w:before="120" w:line="360" w:lineRule="auto"/>
              <w:ind w:right="11"/>
              <w:contextualSpacing/>
              <w:rPr>
                <w:rFonts w:ascii="Times New Roman" w:eastAsia=".VnTimeH" w:hAnsi="Times New Roman"/>
                <w:bCs/>
              </w:rPr>
            </w:pPr>
            <w:r w:rsidRPr="0076075D">
              <w:rPr>
                <w:rFonts w:ascii="Times New Roman" w:hAnsi="Times New Roman"/>
              </w:rPr>
              <w:t>Algorithm: AES-256-GCM</w:t>
            </w:r>
          </w:p>
          <w:p w14:paraId="07FE4F11" w14:textId="77777777" w:rsidR="00085C4A" w:rsidRPr="0076075D" w:rsidRDefault="00085C4A" w:rsidP="00085C4A">
            <w:pPr>
              <w:pStyle w:val="ListParagraph"/>
              <w:widowControl w:val="0"/>
              <w:numPr>
                <w:ilvl w:val="0"/>
                <w:numId w:val="36"/>
              </w:numPr>
              <w:spacing w:before="120" w:line="360" w:lineRule="auto"/>
              <w:ind w:right="11"/>
              <w:contextualSpacing/>
              <w:rPr>
                <w:rFonts w:ascii="Times New Roman" w:eastAsia=".VnTimeH" w:hAnsi="Times New Roman"/>
                <w:bCs/>
              </w:rPr>
            </w:pPr>
            <w:r w:rsidRPr="0076075D">
              <w:rPr>
                <w:rFonts w:ascii="Times New Roman" w:hAnsi="Times New Roman"/>
              </w:rPr>
              <w:t>Key: Base64 encoded (32 bytes)</w:t>
            </w:r>
          </w:p>
          <w:p w14:paraId="422BF32D" w14:textId="77777777" w:rsidR="00085C4A" w:rsidRPr="0076075D" w:rsidRDefault="00085C4A" w:rsidP="00085C4A">
            <w:pPr>
              <w:pStyle w:val="ListParagraph"/>
              <w:widowControl w:val="0"/>
              <w:numPr>
                <w:ilvl w:val="0"/>
                <w:numId w:val="36"/>
              </w:numPr>
              <w:spacing w:before="120" w:line="360" w:lineRule="auto"/>
              <w:ind w:right="11"/>
              <w:contextualSpacing/>
              <w:rPr>
                <w:rFonts w:ascii="Times New Roman" w:eastAsia=".VnTimeH" w:hAnsi="Times New Roman"/>
                <w:bCs/>
              </w:rPr>
            </w:pPr>
            <w:r w:rsidRPr="0076075D">
              <w:rPr>
                <w:rFonts w:ascii="Times New Roman" w:hAnsi="Times New Roman"/>
              </w:rPr>
              <w:t>IV: 12 bytes (random, nằm ở đầu payload)</w:t>
            </w:r>
          </w:p>
          <w:p w14:paraId="2B1CE170" w14:textId="77777777" w:rsidR="00085C4A" w:rsidRPr="0076075D" w:rsidRDefault="00085C4A" w:rsidP="00085C4A">
            <w:pPr>
              <w:pStyle w:val="ListParagraph"/>
              <w:widowControl w:val="0"/>
              <w:numPr>
                <w:ilvl w:val="0"/>
                <w:numId w:val="36"/>
              </w:numPr>
              <w:spacing w:before="120" w:line="360" w:lineRule="auto"/>
              <w:ind w:right="11"/>
              <w:contextualSpacing/>
              <w:rPr>
                <w:rFonts w:ascii="Times New Roman" w:eastAsia=".VnTimeH" w:hAnsi="Times New Roman"/>
                <w:bCs/>
              </w:rPr>
            </w:pPr>
            <w:r w:rsidRPr="0076075D">
              <w:rPr>
                <w:rFonts w:ascii="Times New Roman" w:hAnsi="Times New Roman"/>
              </w:rPr>
              <w:t>Payload format: Base64(IV + ciphertext + tag)</w:t>
            </w:r>
          </w:p>
          <w:p w14:paraId="0E01423C" w14:textId="77777777" w:rsidR="00085C4A" w:rsidRPr="0076075D" w:rsidRDefault="00085C4A" w:rsidP="00085C4A">
            <w:pPr>
              <w:pStyle w:val="ListParagraph"/>
              <w:widowControl w:val="0"/>
              <w:numPr>
                <w:ilvl w:val="0"/>
                <w:numId w:val="36"/>
              </w:numPr>
              <w:spacing w:before="120" w:line="360" w:lineRule="auto"/>
              <w:ind w:right="11"/>
              <w:contextualSpacing/>
              <w:rPr>
                <w:rFonts w:ascii="Times New Roman" w:eastAsia=".VnTimeH" w:hAnsi="Times New Roman"/>
                <w:bCs/>
              </w:rPr>
            </w:pPr>
            <w:r w:rsidRPr="0076075D">
              <w:rPr>
                <w:rFonts w:ascii="Times New Roman" w:hAnsi="Times New Roman"/>
              </w:rPr>
              <w:t>Encoding: UTF-8</w:t>
            </w:r>
          </w:p>
          <w:p w14:paraId="6156A248" w14:textId="77777777" w:rsidR="00085C4A" w:rsidRPr="0076075D" w:rsidRDefault="00085C4A" w:rsidP="002126DC">
            <w:pPr>
              <w:ind w:left="0" w:right="11"/>
              <w:rPr>
                <w:rFonts w:eastAsia=".VnTimeH"/>
                <w:b/>
                <w:sz w:val="22"/>
                <w:szCs w:val="22"/>
              </w:rPr>
            </w:pPr>
            <w:r w:rsidRPr="0076075D">
              <w:rPr>
                <w:rFonts w:eastAsia=".VnTimeH"/>
                <w:b/>
                <w:sz w:val="22"/>
                <w:szCs w:val="22"/>
              </w:rPr>
              <w:t>Code giải mã JAVA:</w:t>
            </w:r>
          </w:p>
          <w:p w14:paraId="539C7D9F" w14:textId="77777777" w:rsidR="00085C4A" w:rsidRPr="0076075D" w:rsidRDefault="00085C4A" w:rsidP="002126DC">
            <w:pPr>
              <w:ind w:left="0" w:right="11"/>
              <w:rPr>
                <w:rFonts w:eastAsia=".VnTimeH"/>
                <w:bCs/>
                <w:color w:val="002060"/>
                <w:sz w:val="22"/>
                <w:szCs w:val="22"/>
              </w:rPr>
            </w:pPr>
            <w:r w:rsidRPr="0076075D">
              <w:rPr>
                <w:rStyle w:val="8"/>
                <w:color w:val="002060"/>
                <w:sz w:val="22"/>
                <w:szCs w:val="22"/>
              </w:rPr>
              <w:t>public</w:t>
            </w:r>
            <w:r w:rsidRPr="0076075D">
              <w:rPr>
                <w:color w:val="002060"/>
                <w:sz w:val="22"/>
                <w:szCs w:val="22"/>
              </w:rPr>
              <w:t xml:space="preserve"> </w:t>
            </w:r>
            <w:r w:rsidRPr="0076075D">
              <w:rPr>
                <w:rStyle w:val="8"/>
                <w:color w:val="002060"/>
                <w:sz w:val="22"/>
                <w:szCs w:val="22"/>
              </w:rPr>
              <w:t>static</w:t>
            </w:r>
            <w:r w:rsidRPr="0076075D">
              <w:rPr>
                <w:color w:val="002060"/>
                <w:sz w:val="22"/>
                <w:szCs w:val="22"/>
              </w:rPr>
              <w:t xml:space="preserve"> </w:t>
            </w:r>
            <w:r w:rsidRPr="0076075D">
              <w:rPr>
                <w:rStyle w:val="e"/>
                <w:color w:val="002060"/>
                <w:sz w:val="22"/>
                <w:szCs w:val="22"/>
              </w:rPr>
              <w:t>SecretKey</w:t>
            </w:r>
            <w:r w:rsidRPr="0076075D">
              <w:rPr>
                <w:color w:val="002060"/>
                <w:sz w:val="22"/>
                <w:szCs w:val="22"/>
              </w:rPr>
              <w:t xml:space="preserve"> </w:t>
            </w:r>
            <w:r w:rsidRPr="0076075D">
              <w:rPr>
                <w:rStyle w:val="e"/>
                <w:color w:val="002060"/>
                <w:sz w:val="22"/>
                <w:szCs w:val="22"/>
              </w:rPr>
              <w:t>getKeyFromString</w:t>
            </w:r>
            <w:r w:rsidRPr="0076075D">
              <w:rPr>
                <w:color w:val="002060"/>
                <w:sz w:val="22"/>
                <w:szCs w:val="22"/>
              </w:rPr>
              <w:t>(</w:t>
            </w:r>
            <w:r w:rsidRPr="0076075D">
              <w:rPr>
                <w:rStyle w:val="e"/>
                <w:color w:val="002060"/>
                <w:sz w:val="22"/>
                <w:szCs w:val="22"/>
              </w:rPr>
              <w:t>String</w:t>
            </w:r>
            <w:r w:rsidRPr="0076075D">
              <w:rPr>
                <w:color w:val="002060"/>
                <w:sz w:val="22"/>
                <w:szCs w:val="22"/>
              </w:rPr>
              <w:t xml:space="preserve"> </w:t>
            </w:r>
            <w:r w:rsidRPr="0076075D">
              <w:rPr>
                <w:rStyle w:val="e"/>
                <w:color w:val="002060"/>
                <w:sz w:val="22"/>
                <w:szCs w:val="22"/>
              </w:rPr>
              <w:t>key</w:t>
            </w:r>
            <w:r w:rsidRPr="0076075D">
              <w:rPr>
                <w:color w:val="002060"/>
                <w:sz w:val="22"/>
                <w:szCs w:val="22"/>
              </w:rPr>
              <w:t xml:space="preserve">) </w:t>
            </w:r>
            <w:r w:rsidRPr="0076075D">
              <w:rPr>
                <w:rStyle w:val="8"/>
                <w:color w:val="002060"/>
                <w:sz w:val="22"/>
                <w:szCs w:val="22"/>
              </w:rPr>
              <w:t>throws</w:t>
            </w:r>
            <w:r w:rsidRPr="0076075D">
              <w:rPr>
                <w:color w:val="002060"/>
                <w:sz w:val="22"/>
                <w:szCs w:val="22"/>
              </w:rPr>
              <w:t xml:space="preserve"> Exception {</w:t>
            </w:r>
            <w:r w:rsidRPr="0076075D">
              <w:rPr>
                <w:color w:val="002060"/>
                <w:sz w:val="22"/>
                <w:szCs w:val="22"/>
              </w:rPr>
              <w:br/>
            </w:r>
            <w:r w:rsidRPr="0076075D">
              <w:rPr>
                <w:rStyle w:val="e"/>
                <w:color w:val="002060"/>
                <w:sz w:val="22"/>
                <w:szCs w:val="22"/>
              </w:rPr>
              <w:t>MessageDigest</w:t>
            </w:r>
            <w:r w:rsidRPr="0076075D">
              <w:rPr>
                <w:color w:val="002060"/>
                <w:sz w:val="22"/>
                <w:szCs w:val="22"/>
              </w:rPr>
              <w:t xml:space="preserve"> </w:t>
            </w:r>
            <w:r w:rsidRPr="0076075D">
              <w:rPr>
                <w:rStyle w:val="e"/>
                <w:color w:val="002060"/>
                <w:sz w:val="22"/>
                <w:szCs w:val="22"/>
              </w:rPr>
              <w:t>digest</w:t>
            </w:r>
            <w:r w:rsidRPr="0076075D">
              <w:rPr>
                <w:color w:val="002060"/>
                <w:sz w:val="22"/>
                <w:szCs w:val="22"/>
              </w:rPr>
              <w:t xml:space="preserve"> </w:t>
            </w:r>
            <w:r w:rsidRPr="0076075D">
              <w:rPr>
                <w:rStyle w:val="8"/>
                <w:color w:val="002060"/>
                <w:sz w:val="22"/>
                <w:szCs w:val="22"/>
              </w:rPr>
              <w:t>=</w:t>
            </w:r>
            <w:r w:rsidRPr="0076075D">
              <w:rPr>
                <w:color w:val="002060"/>
                <w:sz w:val="22"/>
                <w:szCs w:val="22"/>
              </w:rPr>
              <w:t xml:space="preserve"> </w:t>
            </w:r>
            <w:r w:rsidRPr="0076075D">
              <w:rPr>
                <w:rStyle w:val="e"/>
                <w:color w:val="002060"/>
                <w:sz w:val="22"/>
                <w:szCs w:val="22"/>
              </w:rPr>
              <w:t>MessageDigest</w:t>
            </w:r>
            <w:r w:rsidRPr="0076075D">
              <w:rPr>
                <w:rStyle w:val="8"/>
                <w:color w:val="002060"/>
                <w:sz w:val="22"/>
                <w:szCs w:val="22"/>
              </w:rPr>
              <w:t>.</w:t>
            </w:r>
            <w:r w:rsidRPr="0076075D">
              <w:rPr>
                <w:rStyle w:val="e"/>
                <w:color w:val="002060"/>
                <w:sz w:val="22"/>
                <w:szCs w:val="22"/>
              </w:rPr>
              <w:t>getInstance</w:t>
            </w:r>
            <w:r w:rsidRPr="0076075D">
              <w:rPr>
                <w:color w:val="002060"/>
                <w:sz w:val="22"/>
                <w:szCs w:val="22"/>
              </w:rPr>
              <w:t>(</w:t>
            </w:r>
            <w:r w:rsidRPr="0076075D">
              <w:rPr>
                <w:rStyle w:val="c"/>
                <w:color w:val="002060"/>
                <w:sz w:val="22"/>
                <w:szCs w:val="22"/>
              </w:rPr>
              <w:t>"SHA-256"</w:t>
            </w:r>
            <w:r w:rsidRPr="0076075D">
              <w:rPr>
                <w:color w:val="002060"/>
                <w:sz w:val="22"/>
                <w:szCs w:val="22"/>
              </w:rPr>
              <w:t>);</w:t>
            </w:r>
            <w:r w:rsidRPr="0076075D">
              <w:rPr>
                <w:color w:val="002060"/>
                <w:sz w:val="22"/>
                <w:szCs w:val="22"/>
              </w:rPr>
              <w:br/>
            </w:r>
            <w:r w:rsidRPr="0076075D">
              <w:rPr>
                <w:rStyle w:val="e"/>
                <w:color w:val="002060"/>
                <w:sz w:val="22"/>
                <w:szCs w:val="22"/>
              </w:rPr>
              <w:t>byte</w:t>
            </w:r>
            <w:r w:rsidRPr="0076075D">
              <w:rPr>
                <w:color w:val="002060"/>
                <w:sz w:val="22"/>
                <w:szCs w:val="22"/>
              </w:rPr>
              <w:t xml:space="preserve">[] </w:t>
            </w:r>
            <w:r w:rsidRPr="0076075D">
              <w:rPr>
                <w:rStyle w:val="e"/>
                <w:color w:val="002060"/>
                <w:sz w:val="22"/>
                <w:szCs w:val="22"/>
              </w:rPr>
              <w:t>keyBytes</w:t>
            </w:r>
            <w:r w:rsidRPr="0076075D">
              <w:rPr>
                <w:color w:val="002060"/>
                <w:sz w:val="22"/>
                <w:szCs w:val="22"/>
              </w:rPr>
              <w:t xml:space="preserve"> </w:t>
            </w:r>
            <w:r w:rsidRPr="0076075D">
              <w:rPr>
                <w:rStyle w:val="8"/>
                <w:color w:val="002060"/>
                <w:sz w:val="22"/>
                <w:szCs w:val="22"/>
              </w:rPr>
              <w:t>=</w:t>
            </w:r>
            <w:r w:rsidRPr="0076075D">
              <w:rPr>
                <w:color w:val="002060"/>
                <w:sz w:val="22"/>
                <w:szCs w:val="22"/>
              </w:rPr>
              <w:t xml:space="preserve"> </w:t>
            </w:r>
            <w:r w:rsidRPr="0076075D">
              <w:rPr>
                <w:rStyle w:val="e"/>
                <w:color w:val="002060"/>
                <w:sz w:val="22"/>
                <w:szCs w:val="22"/>
              </w:rPr>
              <w:t>digest</w:t>
            </w:r>
            <w:r w:rsidRPr="0076075D">
              <w:rPr>
                <w:rStyle w:val="8"/>
                <w:color w:val="002060"/>
                <w:sz w:val="22"/>
                <w:szCs w:val="22"/>
              </w:rPr>
              <w:t>.</w:t>
            </w:r>
            <w:r w:rsidRPr="0076075D">
              <w:rPr>
                <w:rStyle w:val="e"/>
                <w:color w:val="002060"/>
                <w:sz w:val="22"/>
                <w:szCs w:val="22"/>
              </w:rPr>
              <w:t>digest</w:t>
            </w:r>
            <w:r w:rsidRPr="0076075D">
              <w:rPr>
                <w:color w:val="002060"/>
                <w:sz w:val="22"/>
                <w:szCs w:val="22"/>
              </w:rPr>
              <w:t>(</w:t>
            </w:r>
            <w:r w:rsidRPr="0076075D">
              <w:rPr>
                <w:rStyle w:val="e"/>
                <w:color w:val="002060"/>
                <w:sz w:val="22"/>
                <w:szCs w:val="22"/>
              </w:rPr>
              <w:t>key</w:t>
            </w:r>
            <w:r w:rsidRPr="0076075D">
              <w:rPr>
                <w:rStyle w:val="8"/>
                <w:color w:val="002060"/>
                <w:sz w:val="22"/>
                <w:szCs w:val="22"/>
              </w:rPr>
              <w:t>.</w:t>
            </w:r>
            <w:r w:rsidRPr="0076075D">
              <w:rPr>
                <w:rStyle w:val="e"/>
                <w:color w:val="002060"/>
                <w:sz w:val="22"/>
                <w:szCs w:val="22"/>
              </w:rPr>
              <w:t>getBytes</w:t>
            </w:r>
            <w:r w:rsidRPr="0076075D">
              <w:rPr>
                <w:color w:val="002060"/>
                <w:sz w:val="22"/>
                <w:szCs w:val="22"/>
              </w:rPr>
              <w:t>(</w:t>
            </w:r>
            <w:r w:rsidRPr="0076075D">
              <w:rPr>
                <w:rStyle w:val="c"/>
                <w:color w:val="002060"/>
                <w:sz w:val="22"/>
                <w:szCs w:val="22"/>
              </w:rPr>
              <w:t>"UTF-8"</w:t>
            </w:r>
            <w:r w:rsidRPr="0076075D">
              <w:rPr>
                <w:color w:val="002060"/>
                <w:sz w:val="22"/>
                <w:szCs w:val="22"/>
              </w:rPr>
              <w:t>));</w:t>
            </w:r>
            <w:r w:rsidRPr="0076075D">
              <w:rPr>
                <w:color w:val="002060"/>
                <w:sz w:val="22"/>
                <w:szCs w:val="22"/>
              </w:rPr>
              <w:br/>
            </w:r>
            <w:r w:rsidRPr="0076075D">
              <w:rPr>
                <w:rStyle w:val="8"/>
                <w:color w:val="002060"/>
                <w:sz w:val="22"/>
                <w:szCs w:val="22"/>
              </w:rPr>
              <w:t>return</w:t>
            </w:r>
            <w:r w:rsidRPr="0076075D">
              <w:rPr>
                <w:color w:val="002060"/>
                <w:sz w:val="22"/>
                <w:szCs w:val="22"/>
              </w:rPr>
              <w:t xml:space="preserve"> </w:t>
            </w:r>
            <w:r w:rsidRPr="0076075D">
              <w:rPr>
                <w:rStyle w:val="8"/>
                <w:color w:val="002060"/>
                <w:sz w:val="22"/>
                <w:szCs w:val="22"/>
              </w:rPr>
              <w:t>new</w:t>
            </w:r>
            <w:r w:rsidRPr="0076075D">
              <w:rPr>
                <w:color w:val="002060"/>
                <w:sz w:val="22"/>
                <w:szCs w:val="22"/>
              </w:rPr>
              <w:t xml:space="preserve"> </w:t>
            </w:r>
            <w:r w:rsidRPr="0076075D">
              <w:rPr>
                <w:rStyle w:val="e"/>
                <w:color w:val="002060"/>
                <w:sz w:val="22"/>
                <w:szCs w:val="22"/>
              </w:rPr>
              <w:t>SecretKeySpec</w:t>
            </w:r>
            <w:r w:rsidRPr="0076075D">
              <w:rPr>
                <w:color w:val="002060"/>
                <w:sz w:val="22"/>
                <w:szCs w:val="22"/>
              </w:rPr>
              <w:t>(</w:t>
            </w:r>
            <w:r w:rsidRPr="0076075D">
              <w:rPr>
                <w:rStyle w:val="e"/>
                <w:color w:val="002060"/>
                <w:sz w:val="22"/>
                <w:szCs w:val="22"/>
              </w:rPr>
              <w:t>keyBytes</w:t>
            </w:r>
            <w:r w:rsidRPr="0076075D">
              <w:rPr>
                <w:color w:val="002060"/>
                <w:sz w:val="22"/>
                <w:szCs w:val="22"/>
              </w:rPr>
              <w:t xml:space="preserve">, </w:t>
            </w:r>
            <w:r w:rsidRPr="0076075D">
              <w:rPr>
                <w:rStyle w:val="c"/>
                <w:color w:val="002060"/>
                <w:sz w:val="22"/>
                <w:szCs w:val="22"/>
              </w:rPr>
              <w:t>"AES"</w:t>
            </w:r>
            <w:r w:rsidRPr="0076075D">
              <w:rPr>
                <w:color w:val="002060"/>
                <w:sz w:val="22"/>
                <w:szCs w:val="22"/>
              </w:rPr>
              <w:t xml:space="preserve">); </w:t>
            </w:r>
            <w:r w:rsidRPr="0076075D">
              <w:rPr>
                <w:rStyle w:val="6"/>
                <w:color w:val="002060"/>
                <w:sz w:val="22"/>
                <w:szCs w:val="22"/>
              </w:rPr>
              <w:t>// 256-bit key</w:t>
            </w:r>
            <w:r w:rsidRPr="0076075D">
              <w:rPr>
                <w:color w:val="002060"/>
                <w:sz w:val="22"/>
                <w:szCs w:val="22"/>
              </w:rPr>
              <w:br/>
              <w:t>}</w:t>
            </w:r>
          </w:p>
          <w:p w14:paraId="358C11F5" w14:textId="77777777" w:rsidR="00085C4A" w:rsidRPr="0076075D" w:rsidRDefault="00085C4A" w:rsidP="002126DC">
            <w:pPr>
              <w:ind w:left="0" w:right="11"/>
              <w:rPr>
                <w:rFonts w:eastAsia=".VnTimeH"/>
                <w:bCs/>
                <w:color w:val="002060"/>
                <w:sz w:val="22"/>
                <w:szCs w:val="22"/>
              </w:rPr>
            </w:pPr>
            <w:r w:rsidRPr="0076075D">
              <w:rPr>
                <w:rStyle w:val="8"/>
                <w:color w:val="002060"/>
                <w:sz w:val="22"/>
                <w:szCs w:val="22"/>
              </w:rPr>
              <w:t>public</w:t>
            </w:r>
            <w:r w:rsidRPr="0076075D">
              <w:rPr>
                <w:color w:val="002060"/>
                <w:sz w:val="22"/>
                <w:szCs w:val="22"/>
              </w:rPr>
              <w:t xml:space="preserve"> </w:t>
            </w:r>
            <w:r w:rsidRPr="0076075D">
              <w:rPr>
                <w:rStyle w:val="8"/>
                <w:color w:val="002060"/>
                <w:sz w:val="22"/>
                <w:szCs w:val="22"/>
              </w:rPr>
              <w:t>static</w:t>
            </w:r>
            <w:r w:rsidRPr="0076075D">
              <w:rPr>
                <w:color w:val="002060"/>
                <w:sz w:val="22"/>
                <w:szCs w:val="22"/>
              </w:rPr>
              <w:t xml:space="preserve"> </w:t>
            </w:r>
            <w:r w:rsidRPr="0076075D">
              <w:rPr>
                <w:rStyle w:val="e"/>
                <w:color w:val="002060"/>
                <w:sz w:val="22"/>
                <w:szCs w:val="22"/>
              </w:rPr>
              <w:t>String</w:t>
            </w:r>
            <w:r w:rsidRPr="0076075D">
              <w:rPr>
                <w:color w:val="002060"/>
                <w:sz w:val="22"/>
                <w:szCs w:val="22"/>
              </w:rPr>
              <w:t xml:space="preserve"> </w:t>
            </w:r>
            <w:r w:rsidRPr="0076075D">
              <w:rPr>
                <w:rStyle w:val="e"/>
                <w:color w:val="002060"/>
                <w:sz w:val="22"/>
                <w:szCs w:val="22"/>
              </w:rPr>
              <w:t>decrypt</w:t>
            </w:r>
            <w:r w:rsidRPr="0076075D">
              <w:rPr>
                <w:color w:val="002060"/>
                <w:sz w:val="22"/>
                <w:szCs w:val="22"/>
              </w:rPr>
              <w:t>(</w:t>
            </w:r>
            <w:r w:rsidRPr="0076075D">
              <w:rPr>
                <w:rStyle w:val="e"/>
                <w:color w:val="002060"/>
                <w:sz w:val="22"/>
                <w:szCs w:val="22"/>
              </w:rPr>
              <w:t>String</w:t>
            </w:r>
            <w:r w:rsidRPr="0076075D">
              <w:rPr>
                <w:color w:val="002060"/>
                <w:sz w:val="22"/>
                <w:szCs w:val="22"/>
              </w:rPr>
              <w:t xml:space="preserve"> </w:t>
            </w:r>
            <w:r w:rsidRPr="0076075D">
              <w:rPr>
                <w:rStyle w:val="e"/>
                <w:color w:val="002060"/>
                <w:sz w:val="22"/>
                <w:szCs w:val="22"/>
              </w:rPr>
              <w:t>encrypted</w:t>
            </w:r>
            <w:r w:rsidRPr="0076075D">
              <w:rPr>
                <w:color w:val="002060"/>
                <w:sz w:val="22"/>
                <w:szCs w:val="22"/>
              </w:rPr>
              <w:t xml:space="preserve">, </w:t>
            </w:r>
            <w:r w:rsidRPr="0076075D">
              <w:rPr>
                <w:rStyle w:val="e"/>
                <w:color w:val="002060"/>
                <w:sz w:val="22"/>
                <w:szCs w:val="22"/>
              </w:rPr>
              <w:t>String</w:t>
            </w:r>
            <w:r w:rsidRPr="0076075D">
              <w:rPr>
                <w:color w:val="002060"/>
                <w:sz w:val="22"/>
                <w:szCs w:val="22"/>
              </w:rPr>
              <w:t xml:space="preserve"> </w:t>
            </w:r>
            <w:r w:rsidRPr="0076075D">
              <w:rPr>
                <w:rStyle w:val="e"/>
                <w:color w:val="002060"/>
                <w:sz w:val="22"/>
                <w:szCs w:val="22"/>
              </w:rPr>
              <w:t>keyStr</w:t>
            </w:r>
            <w:r w:rsidRPr="0076075D">
              <w:rPr>
                <w:color w:val="002060"/>
                <w:sz w:val="22"/>
                <w:szCs w:val="22"/>
              </w:rPr>
              <w:t xml:space="preserve">) </w:t>
            </w:r>
            <w:r w:rsidRPr="0076075D">
              <w:rPr>
                <w:rStyle w:val="8"/>
                <w:color w:val="002060"/>
                <w:sz w:val="22"/>
                <w:szCs w:val="22"/>
              </w:rPr>
              <w:t>throws</w:t>
            </w:r>
            <w:r w:rsidRPr="0076075D">
              <w:rPr>
                <w:color w:val="002060"/>
                <w:sz w:val="22"/>
                <w:szCs w:val="22"/>
              </w:rPr>
              <w:t xml:space="preserve"> Exception {</w:t>
            </w:r>
            <w:r w:rsidRPr="0076075D">
              <w:rPr>
                <w:color w:val="002060"/>
                <w:sz w:val="22"/>
                <w:szCs w:val="22"/>
              </w:rPr>
              <w:br/>
            </w:r>
            <w:r w:rsidRPr="0076075D">
              <w:rPr>
                <w:rStyle w:val="e"/>
                <w:color w:val="002060"/>
                <w:sz w:val="22"/>
                <w:szCs w:val="22"/>
              </w:rPr>
              <w:t>SecretKey</w:t>
            </w:r>
            <w:r w:rsidRPr="0076075D">
              <w:rPr>
                <w:color w:val="002060"/>
                <w:sz w:val="22"/>
                <w:szCs w:val="22"/>
              </w:rPr>
              <w:t xml:space="preserve"> </w:t>
            </w:r>
            <w:r w:rsidRPr="0076075D">
              <w:rPr>
                <w:rStyle w:val="e"/>
                <w:color w:val="002060"/>
                <w:sz w:val="22"/>
                <w:szCs w:val="22"/>
              </w:rPr>
              <w:t>key</w:t>
            </w:r>
            <w:r w:rsidRPr="0076075D">
              <w:rPr>
                <w:color w:val="002060"/>
                <w:sz w:val="22"/>
                <w:szCs w:val="22"/>
              </w:rPr>
              <w:t xml:space="preserve"> </w:t>
            </w:r>
            <w:r w:rsidRPr="0076075D">
              <w:rPr>
                <w:rStyle w:val="8"/>
                <w:color w:val="002060"/>
                <w:sz w:val="22"/>
                <w:szCs w:val="22"/>
              </w:rPr>
              <w:t>=</w:t>
            </w:r>
            <w:r w:rsidRPr="0076075D">
              <w:rPr>
                <w:color w:val="002060"/>
                <w:sz w:val="22"/>
                <w:szCs w:val="22"/>
              </w:rPr>
              <w:t xml:space="preserve"> </w:t>
            </w:r>
            <w:r w:rsidRPr="0076075D">
              <w:rPr>
                <w:rStyle w:val="e"/>
                <w:color w:val="002060"/>
                <w:sz w:val="22"/>
                <w:szCs w:val="22"/>
              </w:rPr>
              <w:t>getKeyFromString</w:t>
            </w:r>
            <w:r w:rsidRPr="0076075D">
              <w:rPr>
                <w:color w:val="002060"/>
                <w:sz w:val="22"/>
                <w:szCs w:val="22"/>
              </w:rPr>
              <w:t>(</w:t>
            </w:r>
            <w:r w:rsidRPr="0076075D">
              <w:rPr>
                <w:rStyle w:val="e"/>
                <w:color w:val="002060"/>
                <w:sz w:val="22"/>
                <w:szCs w:val="22"/>
              </w:rPr>
              <w:t>keyStr</w:t>
            </w:r>
            <w:r w:rsidRPr="0076075D">
              <w:rPr>
                <w:color w:val="002060"/>
                <w:sz w:val="22"/>
                <w:szCs w:val="22"/>
              </w:rPr>
              <w:t>);</w:t>
            </w:r>
            <w:r w:rsidRPr="0076075D">
              <w:rPr>
                <w:color w:val="002060"/>
                <w:sz w:val="22"/>
                <w:szCs w:val="22"/>
              </w:rPr>
              <w:br/>
            </w:r>
            <w:r w:rsidRPr="0076075D">
              <w:rPr>
                <w:color w:val="002060"/>
                <w:sz w:val="22"/>
                <w:szCs w:val="22"/>
              </w:rPr>
              <w:br/>
            </w:r>
            <w:r w:rsidRPr="0076075D">
              <w:rPr>
                <w:rStyle w:val="e"/>
                <w:color w:val="002060"/>
                <w:sz w:val="22"/>
                <w:szCs w:val="22"/>
              </w:rPr>
              <w:t>byte</w:t>
            </w:r>
            <w:r w:rsidRPr="0076075D">
              <w:rPr>
                <w:color w:val="002060"/>
                <w:sz w:val="22"/>
                <w:szCs w:val="22"/>
              </w:rPr>
              <w:t xml:space="preserve">[] </w:t>
            </w:r>
            <w:r w:rsidRPr="0076075D">
              <w:rPr>
                <w:rStyle w:val="e"/>
                <w:color w:val="002060"/>
                <w:sz w:val="22"/>
                <w:szCs w:val="22"/>
              </w:rPr>
              <w:t>decoded</w:t>
            </w:r>
            <w:r w:rsidRPr="0076075D">
              <w:rPr>
                <w:color w:val="002060"/>
                <w:sz w:val="22"/>
                <w:szCs w:val="22"/>
              </w:rPr>
              <w:t xml:space="preserve"> </w:t>
            </w:r>
            <w:r w:rsidRPr="0076075D">
              <w:rPr>
                <w:rStyle w:val="8"/>
                <w:color w:val="002060"/>
                <w:sz w:val="22"/>
                <w:szCs w:val="22"/>
              </w:rPr>
              <w:t>=</w:t>
            </w:r>
            <w:r w:rsidRPr="0076075D">
              <w:rPr>
                <w:color w:val="002060"/>
                <w:sz w:val="22"/>
                <w:szCs w:val="22"/>
              </w:rPr>
              <w:t xml:space="preserve"> </w:t>
            </w:r>
            <w:r w:rsidRPr="0076075D">
              <w:rPr>
                <w:rStyle w:val="e"/>
                <w:color w:val="002060"/>
                <w:sz w:val="22"/>
                <w:szCs w:val="22"/>
              </w:rPr>
              <w:t>Base64</w:t>
            </w:r>
            <w:r w:rsidRPr="0076075D">
              <w:rPr>
                <w:rStyle w:val="8"/>
                <w:color w:val="002060"/>
                <w:sz w:val="22"/>
                <w:szCs w:val="22"/>
              </w:rPr>
              <w:t>.</w:t>
            </w:r>
            <w:r w:rsidRPr="0076075D">
              <w:rPr>
                <w:rStyle w:val="e"/>
                <w:color w:val="002060"/>
                <w:sz w:val="22"/>
                <w:szCs w:val="22"/>
              </w:rPr>
              <w:t>getDecoder</w:t>
            </w:r>
            <w:r w:rsidRPr="0076075D">
              <w:rPr>
                <w:color w:val="002060"/>
                <w:sz w:val="22"/>
                <w:szCs w:val="22"/>
              </w:rPr>
              <w:t>()</w:t>
            </w:r>
            <w:r w:rsidRPr="0076075D">
              <w:rPr>
                <w:rStyle w:val="8"/>
                <w:color w:val="002060"/>
                <w:sz w:val="22"/>
                <w:szCs w:val="22"/>
              </w:rPr>
              <w:t>.</w:t>
            </w:r>
            <w:r w:rsidRPr="0076075D">
              <w:rPr>
                <w:rStyle w:val="e"/>
                <w:color w:val="002060"/>
                <w:sz w:val="22"/>
                <w:szCs w:val="22"/>
              </w:rPr>
              <w:t>decode</w:t>
            </w:r>
            <w:r w:rsidRPr="0076075D">
              <w:rPr>
                <w:color w:val="002060"/>
                <w:sz w:val="22"/>
                <w:szCs w:val="22"/>
              </w:rPr>
              <w:t>(</w:t>
            </w:r>
            <w:r w:rsidRPr="0076075D">
              <w:rPr>
                <w:rStyle w:val="e"/>
                <w:color w:val="002060"/>
                <w:sz w:val="22"/>
                <w:szCs w:val="22"/>
              </w:rPr>
              <w:t>encrypted</w:t>
            </w:r>
            <w:r w:rsidRPr="0076075D">
              <w:rPr>
                <w:color w:val="002060"/>
                <w:sz w:val="22"/>
                <w:szCs w:val="22"/>
              </w:rPr>
              <w:t>);</w:t>
            </w:r>
            <w:r w:rsidRPr="0076075D">
              <w:rPr>
                <w:color w:val="002060"/>
                <w:sz w:val="22"/>
                <w:szCs w:val="22"/>
              </w:rPr>
              <w:br/>
            </w:r>
            <w:r w:rsidRPr="0076075D">
              <w:rPr>
                <w:color w:val="002060"/>
                <w:sz w:val="22"/>
                <w:szCs w:val="22"/>
              </w:rPr>
              <w:br/>
            </w:r>
            <w:r w:rsidRPr="0076075D">
              <w:rPr>
                <w:rStyle w:val="e"/>
                <w:color w:val="002060"/>
                <w:sz w:val="22"/>
                <w:szCs w:val="22"/>
              </w:rPr>
              <w:t>byte</w:t>
            </w:r>
            <w:r w:rsidRPr="0076075D">
              <w:rPr>
                <w:color w:val="002060"/>
                <w:sz w:val="22"/>
                <w:szCs w:val="22"/>
              </w:rPr>
              <w:t xml:space="preserve">[] </w:t>
            </w:r>
            <w:r w:rsidRPr="0076075D">
              <w:rPr>
                <w:rStyle w:val="e"/>
                <w:color w:val="002060"/>
                <w:sz w:val="22"/>
                <w:szCs w:val="22"/>
              </w:rPr>
              <w:t>iv</w:t>
            </w:r>
            <w:r w:rsidRPr="0076075D">
              <w:rPr>
                <w:color w:val="002060"/>
                <w:sz w:val="22"/>
                <w:szCs w:val="22"/>
              </w:rPr>
              <w:t xml:space="preserve"> </w:t>
            </w:r>
            <w:r w:rsidRPr="0076075D">
              <w:rPr>
                <w:rStyle w:val="8"/>
                <w:color w:val="002060"/>
                <w:sz w:val="22"/>
                <w:szCs w:val="22"/>
              </w:rPr>
              <w:t>=</w:t>
            </w:r>
            <w:r w:rsidRPr="0076075D">
              <w:rPr>
                <w:color w:val="002060"/>
                <w:sz w:val="22"/>
                <w:szCs w:val="22"/>
              </w:rPr>
              <w:t xml:space="preserve"> </w:t>
            </w:r>
            <w:r w:rsidRPr="0076075D">
              <w:rPr>
                <w:rStyle w:val="e"/>
                <w:color w:val="002060"/>
                <w:sz w:val="22"/>
                <w:szCs w:val="22"/>
              </w:rPr>
              <w:t>Arrays</w:t>
            </w:r>
            <w:r w:rsidRPr="0076075D">
              <w:rPr>
                <w:rStyle w:val="8"/>
                <w:color w:val="002060"/>
                <w:sz w:val="22"/>
                <w:szCs w:val="22"/>
              </w:rPr>
              <w:t>.</w:t>
            </w:r>
            <w:r w:rsidRPr="0076075D">
              <w:rPr>
                <w:rStyle w:val="e"/>
                <w:color w:val="002060"/>
                <w:sz w:val="22"/>
                <w:szCs w:val="22"/>
              </w:rPr>
              <w:t>copyOfRange</w:t>
            </w:r>
            <w:r w:rsidRPr="0076075D">
              <w:rPr>
                <w:color w:val="002060"/>
                <w:sz w:val="22"/>
                <w:szCs w:val="22"/>
              </w:rPr>
              <w:t>(</w:t>
            </w:r>
            <w:r w:rsidRPr="0076075D">
              <w:rPr>
                <w:rStyle w:val="e"/>
                <w:color w:val="002060"/>
                <w:sz w:val="22"/>
                <w:szCs w:val="22"/>
              </w:rPr>
              <w:t>decoded</w:t>
            </w:r>
            <w:r w:rsidRPr="0076075D">
              <w:rPr>
                <w:color w:val="002060"/>
                <w:sz w:val="22"/>
                <w:szCs w:val="22"/>
              </w:rPr>
              <w:t xml:space="preserve">, </w:t>
            </w:r>
            <w:r w:rsidRPr="0076075D">
              <w:rPr>
                <w:rStyle w:val="b"/>
                <w:color w:val="002060"/>
                <w:sz w:val="22"/>
                <w:szCs w:val="22"/>
              </w:rPr>
              <w:t>0</w:t>
            </w:r>
            <w:r w:rsidRPr="0076075D">
              <w:rPr>
                <w:color w:val="002060"/>
                <w:sz w:val="22"/>
                <w:szCs w:val="22"/>
              </w:rPr>
              <w:t xml:space="preserve">, </w:t>
            </w:r>
            <w:r w:rsidRPr="0076075D">
              <w:rPr>
                <w:rStyle w:val="b"/>
                <w:color w:val="002060"/>
                <w:sz w:val="22"/>
                <w:szCs w:val="22"/>
              </w:rPr>
              <w:t>12</w:t>
            </w:r>
            <w:r w:rsidRPr="0076075D">
              <w:rPr>
                <w:color w:val="002060"/>
                <w:sz w:val="22"/>
                <w:szCs w:val="22"/>
              </w:rPr>
              <w:t>);</w:t>
            </w:r>
            <w:r w:rsidRPr="0076075D">
              <w:rPr>
                <w:color w:val="002060"/>
                <w:sz w:val="22"/>
                <w:szCs w:val="22"/>
              </w:rPr>
              <w:br/>
            </w:r>
            <w:r w:rsidRPr="0076075D">
              <w:rPr>
                <w:rStyle w:val="e"/>
                <w:color w:val="002060"/>
                <w:sz w:val="22"/>
                <w:szCs w:val="22"/>
              </w:rPr>
              <w:t>byte</w:t>
            </w:r>
            <w:r w:rsidRPr="0076075D">
              <w:rPr>
                <w:color w:val="002060"/>
                <w:sz w:val="22"/>
                <w:szCs w:val="22"/>
              </w:rPr>
              <w:t xml:space="preserve">[] </w:t>
            </w:r>
            <w:r w:rsidRPr="0076075D">
              <w:rPr>
                <w:rStyle w:val="e"/>
                <w:color w:val="002060"/>
                <w:sz w:val="22"/>
                <w:szCs w:val="22"/>
              </w:rPr>
              <w:t>cipherText</w:t>
            </w:r>
            <w:r w:rsidRPr="0076075D">
              <w:rPr>
                <w:color w:val="002060"/>
                <w:sz w:val="22"/>
                <w:szCs w:val="22"/>
              </w:rPr>
              <w:t xml:space="preserve"> </w:t>
            </w:r>
            <w:r w:rsidRPr="0076075D">
              <w:rPr>
                <w:rStyle w:val="8"/>
                <w:color w:val="002060"/>
                <w:sz w:val="22"/>
                <w:szCs w:val="22"/>
              </w:rPr>
              <w:t>=</w:t>
            </w:r>
            <w:r w:rsidRPr="0076075D">
              <w:rPr>
                <w:color w:val="002060"/>
                <w:sz w:val="22"/>
                <w:szCs w:val="22"/>
              </w:rPr>
              <w:t xml:space="preserve"> </w:t>
            </w:r>
            <w:r w:rsidRPr="0076075D">
              <w:rPr>
                <w:rStyle w:val="e"/>
                <w:color w:val="002060"/>
                <w:sz w:val="22"/>
                <w:szCs w:val="22"/>
              </w:rPr>
              <w:t>Arrays</w:t>
            </w:r>
            <w:r w:rsidRPr="0076075D">
              <w:rPr>
                <w:rStyle w:val="8"/>
                <w:color w:val="002060"/>
                <w:sz w:val="22"/>
                <w:szCs w:val="22"/>
              </w:rPr>
              <w:t>.</w:t>
            </w:r>
            <w:r w:rsidRPr="0076075D">
              <w:rPr>
                <w:rStyle w:val="e"/>
                <w:color w:val="002060"/>
                <w:sz w:val="22"/>
                <w:szCs w:val="22"/>
              </w:rPr>
              <w:t>copyOfRange</w:t>
            </w:r>
            <w:r w:rsidRPr="0076075D">
              <w:rPr>
                <w:color w:val="002060"/>
                <w:sz w:val="22"/>
                <w:szCs w:val="22"/>
              </w:rPr>
              <w:t>(</w:t>
            </w:r>
            <w:r w:rsidRPr="0076075D">
              <w:rPr>
                <w:rStyle w:val="e"/>
                <w:color w:val="002060"/>
                <w:sz w:val="22"/>
                <w:szCs w:val="22"/>
              </w:rPr>
              <w:t>decoded</w:t>
            </w:r>
            <w:r w:rsidRPr="0076075D">
              <w:rPr>
                <w:color w:val="002060"/>
                <w:sz w:val="22"/>
                <w:szCs w:val="22"/>
              </w:rPr>
              <w:t xml:space="preserve">, </w:t>
            </w:r>
            <w:r w:rsidRPr="0076075D">
              <w:rPr>
                <w:rStyle w:val="b"/>
                <w:color w:val="002060"/>
                <w:sz w:val="22"/>
                <w:szCs w:val="22"/>
              </w:rPr>
              <w:t>12</w:t>
            </w:r>
            <w:r w:rsidRPr="0076075D">
              <w:rPr>
                <w:color w:val="002060"/>
                <w:sz w:val="22"/>
                <w:szCs w:val="22"/>
              </w:rPr>
              <w:t xml:space="preserve">, </w:t>
            </w:r>
            <w:r w:rsidRPr="0076075D">
              <w:rPr>
                <w:rStyle w:val="e"/>
                <w:color w:val="002060"/>
                <w:sz w:val="22"/>
                <w:szCs w:val="22"/>
              </w:rPr>
              <w:t>decoded</w:t>
            </w:r>
            <w:r w:rsidRPr="0076075D">
              <w:rPr>
                <w:rStyle w:val="8"/>
                <w:color w:val="002060"/>
                <w:sz w:val="22"/>
                <w:szCs w:val="22"/>
              </w:rPr>
              <w:t>.</w:t>
            </w:r>
            <w:r w:rsidRPr="0076075D">
              <w:rPr>
                <w:rStyle w:val="e"/>
                <w:color w:val="002060"/>
                <w:sz w:val="22"/>
                <w:szCs w:val="22"/>
              </w:rPr>
              <w:t>length</w:t>
            </w:r>
            <w:r w:rsidRPr="0076075D">
              <w:rPr>
                <w:color w:val="002060"/>
                <w:sz w:val="22"/>
                <w:szCs w:val="22"/>
              </w:rPr>
              <w:t>);</w:t>
            </w:r>
            <w:r w:rsidRPr="0076075D">
              <w:rPr>
                <w:color w:val="002060"/>
                <w:sz w:val="22"/>
                <w:szCs w:val="22"/>
              </w:rPr>
              <w:br/>
            </w:r>
            <w:r w:rsidRPr="0076075D">
              <w:rPr>
                <w:color w:val="002060"/>
                <w:sz w:val="22"/>
                <w:szCs w:val="22"/>
              </w:rPr>
              <w:br/>
            </w:r>
            <w:r w:rsidRPr="0076075D">
              <w:rPr>
                <w:rStyle w:val="e"/>
                <w:color w:val="002060"/>
                <w:sz w:val="22"/>
                <w:szCs w:val="22"/>
              </w:rPr>
              <w:lastRenderedPageBreak/>
              <w:t>Cipher</w:t>
            </w:r>
            <w:r w:rsidRPr="0076075D">
              <w:rPr>
                <w:color w:val="002060"/>
                <w:sz w:val="22"/>
                <w:szCs w:val="22"/>
              </w:rPr>
              <w:t xml:space="preserve"> </w:t>
            </w:r>
            <w:r w:rsidRPr="0076075D">
              <w:rPr>
                <w:rStyle w:val="e"/>
                <w:color w:val="002060"/>
                <w:sz w:val="22"/>
                <w:szCs w:val="22"/>
              </w:rPr>
              <w:t>cipher</w:t>
            </w:r>
            <w:r w:rsidRPr="0076075D">
              <w:rPr>
                <w:color w:val="002060"/>
                <w:sz w:val="22"/>
                <w:szCs w:val="22"/>
              </w:rPr>
              <w:t xml:space="preserve"> </w:t>
            </w:r>
            <w:r w:rsidRPr="0076075D">
              <w:rPr>
                <w:rStyle w:val="8"/>
                <w:color w:val="002060"/>
                <w:sz w:val="22"/>
                <w:szCs w:val="22"/>
              </w:rPr>
              <w:t>=</w:t>
            </w:r>
            <w:r w:rsidRPr="0076075D">
              <w:rPr>
                <w:color w:val="002060"/>
                <w:sz w:val="22"/>
                <w:szCs w:val="22"/>
              </w:rPr>
              <w:t xml:space="preserve"> </w:t>
            </w:r>
            <w:r w:rsidRPr="0076075D">
              <w:rPr>
                <w:rStyle w:val="e"/>
                <w:color w:val="002060"/>
                <w:sz w:val="22"/>
                <w:szCs w:val="22"/>
              </w:rPr>
              <w:t>Cipher</w:t>
            </w:r>
            <w:r w:rsidRPr="0076075D">
              <w:rPr>
                <w:rStyle w:val="8"/>
                <w:color w:val="002060"/>
                <w:sz w:val="22"/>
                <w:szCs w:val="22"/>
              </w:rPr>
              <w:t>.</w:t>
            </w:r>
            <w:r w:rsidRPr="0076075D">
              <w:rPr>
                <w:rStyle w:val="e"/>
                <w:color w:val="002060"/>
                <w:sz w:val="22"/>
                <w:szCs w:val="22"/>
              </w:rPr>
              <w:t>getInstance</w:t>
            </w:r>
            <w:r w:rsidRPr="0076075D">
              <w:rPr>
                <w:color w:val="002060"/>
                <w:sz w:val="22"/>
                <w:szCs w:val="22"/>
              </w:rPr>
              <w:t>(</w:t>
            </w:r>
            <w:r w:rsidRPr="0076075D">
              <w:rPr>
                <w:rStyle w:val="c"/>
                <w:color w:val="002060"/>
                <w:sz w:val="22"/>
                <w:szCs w:val="22"/>
              </w:rPr>
              <w:t>"AES/GCM/NoPadding"</w:t>
            </w:r>
            <w:r w:rsidRPr="0076075D">
              <w:rPr>
                <w:color w:val="002060"/>
                <w:sz w:val="22"/>
                <w:szCs w:val="22"/>
              </w:rPr>
              <w:t>);</w:t>
            </w:r>
            <w:r w:rsidRPr="0076075D">
              <w:rPr>
                <w:color w:val="002060"/>
                <w:sz w:val="22"/>
                <w:szCs w:val="22"/>
              </w:rPr>
              <w:br/>
            </w:r>
            <w:r w:rsidRPr="0076075D">
              <w:rPr>
                <w:rStyle w:val="e"/>
                <w:color w:val="002060"/>
                <w:sz w:val="22"/>
                <w:szCs w:val="22"/>
              </w:rPr>
              <w:t>cipher</w:t>
            </w:r>
            <w:r w:rsidRPr="0076075D">
              <w:rPr>
                <w:rStyle w:val="8"/>
                <w:color w:val="002060"/>
                <w:sz w:val="22"/>
                <w:szCs w:val="22"/>
              </w:rPr>
              <w:t>.</w:t>
            </w:r>
            <w:r w:rsidRPr="0076075D">
              <w:rPr>
                <w:rStyle w:val="e"/>
                <w:color w:val="002060"/>
                <w:sz w:val="22"/>
                <w:szCs w:val="22"/>
              </w:rPr>
              <w:t>init</w:t>
            </w:r>
            <w:r w:rsidRPr="0076075D">
              <w:rPr>
                <w:color w:val="002060"/>
                <w:sz w:val="22"/>
                <w:szCs w:val="22"/>
              </w:rPr>
              <w:t>(</w:t>
            </w:r>
            <w:r w:rsidRPr="0076075D">
              <w:rPr>
                <w:rStyle w:val="e"/>
                <w:color w:val="002060"/>
                <w:sz w:val="22"/>
                <w:szCs w:val="22"/>
              </w:rPr>
              <w:t>Cipher</w:t>
            </w:r>
            <w:r w:rsidRPr="0076075D">
              <w:rPr>
                <w:rStyle w:val="8"/>
                <w:color w:val="002060"/>
                <w:sz w:val="22"/>
                <w:szCs w:val="22"/>
              </w:rPr>
              <w:t>.</w:t>
            </w:r>
            <w:r w:rsidRPr="0076075D">
              <w:rPr>
                <w:rStyle w:val="e"/>
                <w:color w:val="002060"/>
                <w:sz w:val="22"/>
                <w:szCs w:val="22"/>
              </w:rPr>
              <w:t>DECRYPT_MODE</w:t>
            </w:r>
            <w:r w:rsidRPr="0076075D">
              <w:rPr>
                <w:color w:val="002060"/>
                <w:sz w:val="22"/>
                <w:szCs w:val="22"/>
              </w:rPr>
              <w:t xml:space="preserve">, </w:t>
            </w:r>
            <w:r w:rsidRPr="0076075D">
              <w:rPr>
                <w:rStyle w:val="e"/>
                <w:color w:val="002060"/>
                <w:sz w:val="22"/>
                <w:szCs w:val="22"/>
              </w:rPr>
              <w:t>key</w:t>
            </w:r>
            <w:r w:rsidRPr="0076075D">
              <w:rPr>
                <w:color w:val="002060"/>
                <w:sz w:val="22"/>
                <w:szCs w:val="22"/>
              </w:rPr>
              <w:t xml:space="preserve">, </w:t>
            </w:r>
            <w:r w:rsidRPr="0076075D">
              <w:rPr>
                <w:rStyle w:val="8"/>
                <w:color w:val="002060"/>
                <w:sz w:val="22"/>
                <w:szCs w:val="22"/>
              </w:rPr>
              <w:t>new</w:t>
            </w:r>
            <w:r w:rsidRPr="0076075D">
              <w:rPr>
                <w:color w:val="002060"/>
                <w:sz w:val="22"/>
                <w:szCs w:val="22"/>
              </w:rPr>
              <w:t xml:space="preserve"> </w:t>
            </w:r>
            <w:r w:rsidRPr="0076075D">
              <w:rPr>
                <w:rStyle w:val="e"/>
                <w:color w:val="002060"/>
                <w:sz w:val="22"/>
                <w:szCs w:val="22"/>
              </w:rPr>
              <w:t>GCMParameterSpec</w:t>
            </w:r>
            <w:r w:rsidRPr="0076075D">
              <w:rPr>
                <w:color w:val="002060"/>
                <w:sz w:val="22"/>
                <w:szCs w:val="22"/>
              </w:rPr>
              <w:t>(</w:t>
            </w:r>
            <w:r w:rsidRPr="0076075D">
              <w:rPr>
                <w:rStyle w:val="b"/>
                <w:color w:val="002060"/>
                <w:sz w:val="22"/>
                <w:szCs w:val="22"/>
              </w:rPr>
              <w:t>128</w:t>
            </w:r>
            <w:r w:rsidRPr="0076075D">
              <w:rPr>
                <w:color w:val="002060"/>
                <w:sz w:val="22"/>
                <w:szCs w:val="22"/>
              </w:rPr>
              <w:t xml:space="preserve">, </w:t>
            </w:r>
            <w:r w:rsidRPr="0076075D">
              <w:rPr>
                <w:rStyle w:val="e"/>
                <w:color w:val="002060"/>
                <w:sz w:val="22"/>
                <w:szCs w:val="22"/>
              </w:rPr>
              <w:t>iv</w:t>
            </w:r>
            <w:r w:rsidRPr="0076075D">
              <w:rPr>
                <w:color w:val="002060"/>
                <w:sz w:val="22"/>
                <w:szCs w:val="22"/>
              </w:rPr>
              <w:t>));</w:t>
            </w:r>
            <w:r w:rsidRPr="0076075D">
              <w:rPr>
                <w:color w:val="002060"/>
                <w:sz w:val="22"/>
                <w:szCs w:val="22"/>
              </w:rPr>
              <w:br/>
            </w:r>
            <w:r w:rsidRPr="0076075D">
              <w:rPr>
                <w:color w:val="002060"/>
                <w:sz w:val="22"/>
                <w:szCs w:val="22"/>
              </w:rPr>
              <w:br/>
            </w:r>
            <w:r w:rsidRPr="0076075D">
              <w:rPr>
                <w:rStyle w:val="8"/>
                <w:color w:val="002060"/>
                <w:sz w:val="22"/>
                <w:szCs w:val="22"/>
              </w:rPr>
              <w:t>return</w:t>
            </w:r>
            <w:r w:rsidRPr="0076075D">
              <w:rPr>
                <w:color w:val="002060"/>
                <w:sz w:val="22"/>
                <w:szCs w:val="22"/>
              </w:rPr>
              <w:t xml:space="preserve"> </w:t>
            </w:r>
            <w:r w:rsidRPr="0076075D">
              <w:rPr>
                <w:rStyle w:val="8"/>
                <w:color w:val="002060"/>
                <w:sz w:val="22"/>
                <w:szCs w:val="22"/>
              </w:rPr>
              <w:t>new</w:t>
            </w:r>
            <w:r w:rsidRPr="0076075D">
              <w:rPr>
                <w:color w:val="002060"/>
                <w:sz w:val="22"/>
                <w:szCs w:val="22"/>
              </w:rPr>
              <w:t xml:space="preserve"> </w:t>
            </w:r>
            <w:r w:rsidRPr="0076075D">
              <w:rPr>
                <w:rStyle w:val="e"/>
                <w:color w:val="002060"/>
                <w:sz w:val="22"/>
                <w:szCs w:val="22"/>
              </w:rPr>
              <w:t>String</w:t>
            </w:r>
            <w:r w:rsidRPr="0076075D">
              <w:rPr>
                <w:color w:val="002060"/>
                <w:sz w:val="22"/>
                <w:szCs w:val="22"/>
              </w:rPr>
              <w:t>(</w:t>
            </w:r>
            <w:r w:rsidRPr="0076075D">
              <w:rPr>
                <w:rStyle w:val="e"/>
                <w:color w:val="002060"/>
                <w:sz w:val="22"/>
                <w:szCs w:val="22"/>
              </w:rPr>
              <w:t>cipher</w:t>
            </w:r>
            <w:r w:rsidRPr="0076075D">
              <w:rPr>
                <w:rStyle w:val="8"/>
                <w:color w:val="002060"/>
                <w:sz w:val="22"/>
                <w:szCs w:val="22"/>
              </w:rPr>
              <w:t>.</w:t>
            </w:r>
            <w:r w:rsidRPr="0076075D">
              <w:rPr>
                <w:rStyle w:val="e"/>
                <w:color w:val="002060"/>
                <w:sz w:val="22"/>
                <w:szCs w:val="22"/>
              </w:rPr>
              <w:t>doFinal</w:t>
            </w:r>
            <w:r w:rsidRPr="0076075D">
              <w:rPr>
                <w:color w:val="002060"/>
                <w:sz w:val="22"/>
                <w:szCs w:val="22"/>
              </w:rPr>
              <w:t>(</w:t>
            </w:r>
            <w:r w:rsidRPr="0076075D">
              <w:rPr>
                <w:rStyle w:val="e"/>
                <w:color w:val="002060"/>
                <w:sz w:val="22"/>
                <w:szCs w:val="22"/>
              </w:rPr>
              <w:t>cipherText</w:t>
            </w:r>
            <w:r w:rsidRPr="0076075D">
              <w:rPr>
                <w:color w:val="002060"/>
                <w:sz w:val="22"/>
                <w:szCs w:val="22"/>
              </w:rPr>
              <w:t xml:space="preserve">), </w:t>
            </w:r>
            <w:r w:rsidRPr="0076075D">
              <w:rPr>
                <w:rStyle w:val="c"/>
                <w:color w:val="002060"/>
                <w:sz w:val="22"/>
                <w:szCs w:val="22"/>
              </w:rPr>
              <w:t>"UTF-8"</w:t>
            </w:r>
            <w:r w:rsidRPr="0076075D">
              <w:rPr>
                <w:color w:val="002060"/>
                <w:sz w:val="22"/>
                <w:szCs w:val="22"/>
              </w:rPr>
              <w:t>);</w:t>
            </w:r>
            <w:r w:rsidRPr="0076075D">
              <w:rPr>
                <w:color w:val="002060"/>
                <w:sz w:val="22"/>
                <w:szCs w:val="22"/>
              </w:rPr>
              <w:br/>
              <w:t>}</w:t>
            </w:r>
          </w:p>
        </w:tc>
      </w:tr>
      <w:tr w:rsidR="00085C4A" w:rsidRPr="0076075D" w14:paraId="7682F28C" w14:textId="77777777" w:rsidTr="002126DC">
        <w:trPr>
          <w:trHeight w:val="253"/>
        </w:trPr>
        <w:tc>
          <w:tcPr>
            <w:tcW w:w="851" w:type="dxa"/>
            <w:shd w:val="clear" w:color="auto" w:fill="DBE5F1"/>
          </w:tcPr>
          <w:p w14:paraId="775A5890" w14:textId="77777777" w:rsidR="00085C4A" w:rsidRPr="0076075D" w:rsidRDefault="00085C4A" w:rsidP="00085C4A">
            <w:pPr>
              <w:numPr>
                <w:ilvl w:val="0"/>
                <w:numId w:val="37"/>
              </w:numPr>
              <w:tabs>
                <w:tab w:val="center" w:pos="210"/>
              </w:tabs>
              <w:ind w:right="250"/>
              <w:contextualSpacing/>
              <w:rPr>
                <w:rFonts w:eastAsia=".VnTimeH"/>
                <w:bCs/>
                <w:sz w:val="22"/>
                <w:szCs w:val="22"/>
              </w:rPr>
            </w:pPr>
          </w:p>
        </w:tc>
        <w:tc>
          <w:tcPr>
            <w:tcW w:w="1730" w:type="dxa"/>
            <w:shd w:val="clear" w:color="auto" w:fill="DBE5F1"/>
          </w:tcPr>
          <w:p w14:paraId="60049009" w14:textId="41E5B1AD" w:rsidR="00085C4A" w:rsidRPr="0076075D" w:rsidRDefault="00085C4A" w:rsidP="002126DC">
            <w:pPr>
              <w:ind w:left="0" w:right="11"/>
              <w:rPr>
                <w:rFonts w:eastAsia=".VnTimeH"/>
                <w:bCs/>
                <w:sz w:val="22"/>
                <w:szCs w:val="22"/>
              </w:rPr>
            </w:pPr>
            <w:r w:rsidRPr="0076075D">
              <w:rPr>
                <w:rFonts w:eastAsia=".VnTimeH"/>
                <w:bCs/>
                <w:sz w:val="22"/>
                <w:szCs w:val="22"/>
              </w:rPr>
              <w:t>Ứng dụng thứ 3</w:t>
            </w:r>
          </w:p>
        </w:tc>
        <w:tc>
          <w:tcPr>
            <w:tcW w:w="7796" w:type="dxa"/>
            <w:shd w:val="clear" w:color="auto" w:fill="DBE5F1"/>
          </w:tcPr>
          <w:p w14:paraId="2A168FB3" w14:textId="77777777" w:rsidR="00085C4A" w:rsidRPr="0076075D" w:rsidRDefault="00085C4A" w:rsidP="002126DC">
            <w:pPr>
              <w:ind w:left="0" w:right="11"/>
              <w:rPr>
                <w:rFonts w:eastAsia=".VnTimeH"/>
                <w:bCs/>
                <w:sz w:val="22"/>
                <w:szCs w:val="22"/>
              </w:rPr>
            </w:pPr>
            <w:r w:rsidRPr="0076075D">
              <w:rPr>
                <w:rFonts w:eastAsia=".VnTimeH"/>
                <w:bCs/>
                <w:sz w:val="22"/>
                <w:szCs w:val="22"/>
              </w:rPr>
              <w:t>Để sử dụng API KEY khi gọi các API tích hợp, thì truyền các tham số sau vào HEADER REQUEST:</w:t>
            </w:r>
          </w:p>
          <w:p w14:paraId="3E93851E" w14:textId="77777777" w:rsidR="00085C4A" w:rsidRPr="0076075D" w:rsidRDefault="00085C4A" w:rsidP="00085C4A">
            <w:pPr>
              <w:numPr>
                <w:ilvl w:val="1"/>
                <w:numId w:val="36"/>
              </w:numPr>
              <w:rPr>
                <w:sz w:val="22"/>
                <w:szCs w:val="22"/>
              </w:rPr>
            </w:pPr>
            <w:r w:rsidRPr="0076075D">
              <w:rPr>
                <w:sz w:val="22"/>
                <w:szCs w:val="22"/>
              </w:rPr>
              <w:t>APP-KID: Mã ứng dụng tích hợp</w:t>
            </w:r>
          </w:p>
          <w:p w14:paraId="3C66A77D" w14:textId="77777777" w:rsidR="00085C4A" w:rsidRPr="0076075D" w:rsidRDefault="00085C4A" w:rsidP="00085C4A">
            <w:pPr>
              <w:numPr>
                <w:ilvl w:val="1"/>
                <w:numId w:val="36"/>
              </w:numPr>
              <w:rPr>
                <w:sz w:val="22"/>
                <w:szCs w:val="22"/>
              </w:rPr>
            </w:pPr>
            <w:r w:rsidRPr="0076075D">
              <w:rPr>
                <w:sz w:val="22"/>
                <w:szCs w:val="22"/>
              </w:rPr>
              <w:t>X-KID: Tài khoản người dùng</w:t>
            </w:r>
          </w:p>
          <w:p w14:paraId="49344D36" w14:textId="77777777" w:rsidR="00085C4A" w:rsidRPr="0076075D" w:rsidRDefault="00085C4A" w:rsidP="00085C4A">
            <w:pPr>
              <w:numPr>
                <w:ilvl w:val="1"/>
                <w:numId w:val="36"/>
              </w:numPr>
              <w:rPr>
                <w:sz w:val="22"/>
                <w:szCs w:val="22"/>
              </w:rPr>
            </w:pPr>
            <w:r w:rsidRPr="0076075D">
              <w:rPr>
                <w:sz w:val="22"/>
                <w:szCs w:val="22"/>
              </w:rPr>
              <w:t>X-API-KEY: API key cấp cho tài khoản người dùng tương ứng với mã ứng dụng tích hợp</w:t>
            </w:r>
          </w:p>
        </w:tc>
      </w:tr>
    </w:tbl>
    <w:p w14:paraId="0F19706F" w14:textId="77777777" w:rsidR="00085C4A" w:rsidRPr="0076075D" w:rsidRDefault="00085C4A">
      <w:pPr>
        <w:snapToGrid w:val="0"/>
        <w:rPr>
          <w:b/>
          <w:bCs/>
          <w:sz w:val="22"/>
          <w:szCs w:val="22"/>
        </w:rPr>
      </w:pPr>
    </w:p>
    <w:p w14:paraId="48967A9C" w14:textId="77777777" w:rsidR="00501898" w:rsidRPr="0076075D" w:rsidRDefault="00136181">
      <w:pPr>
        <w:pStyle w:val="StyleHeading2l2H2h21TimesNewRoman14ptJustified"/>
        <w:rPr>
          <w:sz w:val="22"/>
          <w:szCs w:val="22"/>
        </w:rPr>
      </w:pPr>
      <w:r w:rsidRPr="0076075D">
        <w:rPr>
          <w:sz w:val="22"/>
          <w:szCs w:val="22"/>
        </w:rPr>
        <w:t>T</w:t>
      </w:r>
      <w:r w:rsidRPr="0076075D">
        <w:rPr>
          <w:sz w:val="22"/>
          <w:szCs w:val="22"/>
          <w:lang w:val="en"/>
        </w:rPr>
        <w:t xml:space="preserve">ài khoản test </w:t>
      </w:r>
    </w:p>
    <w:p w14:paraId="4FEA93B4" w14:textId="77777777" w:rsidR="00501898" w:rsidRPr="0076075D" w:rsidRDefault="00136181">
      <w:pPr>
        <w:snapToGrid w:val="0"/>
        <w:ind w:left="0" w:firstLineChars="300" w:firstLine="660"/>
        <w:jc w:val="both"/>
        <w:rPr>
          <w:rFonts w:eastAsia="SimSun"/>
          <w:sz w:val="22"/>
          <w:szCs w:val="22"/>
        </w:rPr>
      </w:pPr>
      <w:r w:rsidRPr="0076075D">
        <w:rPr>
          <w:rFonts w:eastAsia="SimSun"/>
          <w:sz w:val="22"/>
          <w:szCs w:val="22"/>
          <w:lang w:val="en"/>
        </w:rPr>
        <w:t>Các đơn vị sử dụng tài khoản sau để test kết nối với phần mềm</w:t>
      </w:r>
    </w:p>
    <w:p w14:paraId="753142D8" w14:textId="77777777" w:rsidR="00501898" w:rsidRPr="0076075D" w:rsidRDefault="00136181">
      <w:pPr>
        <w:widowControl/>
        <w:shd w:val="clear" w:color="auto" w:fill="DBE5F1"/>
        <w:spacing w:before="0" w:line="240" w:lineRule="auto"/>
        <w:ind w:left="0"/>
        <w:jc w:val="both"/>
        <w:rPr>
          <w:rFonts w:eastAsia="SimSun"/>
          <w:b/>
          <w:bCs/>
          <w:snapToGrid/>
          <w:color w:val="FF0000"/>
          <w:sz w:val="22"/>
          <w:szCs w:val="22"/>
        </w:rPr>
      </w:pPr>
      <w:r w:rsidRPr="0076075D">
        <w:rPr>
          <w:rFonts w:eastAsia="SimSun"/>
          <w:b/>
          <w:bCs/>
          <w:snapToGrid/>
          <w:color w:val="FF0000"/>
          <w:sz w:val="22"/>
          <w:szCs w:val="22"/>
          <w:lang w:eastAsia="zh-CN"/>
        </w:rPr>
        <w:t>{</w:t>
      </w:r>
    </w:p>
    <w:p w14:paraId="7DDE4C3B" w14:textId="77777777" w:rsidR="00501898" w:rsidRPr="0076075D" w:rsidRDefault="00136181">
      <w:pPr>
        <w:widowControl/>
        <w:shd w:val="clear" w:color="auto" w:fill="DBE5F1"/>
        <w:spacing w:before="0" w:line="240" w:lineRule="auto"/>
        <w:ind w:left="0"/>
        <w:jc w:val="both"/>
        <w:rPr>
          <w:rFonts w:eastAsia="SimSun"/>
          <w:b/>
          <w:bCs/>
          <w:snapToGrid/>
          <w:color w:val="FF0000"/>
          <w:sz w:val="22"/>
          <w:szCs w:val="22"/>
        </w:rPr>
      </w:pPr>
      <w:r w:rsidRPr="0076075D">
        <w:rPr>
          <w:rFonts w:eastAsia="SimSun"/>
          <w:b/>
          <w:bCs/>
          <w:snapToGrid/>
          <w:color w:val="FF0000"/>
          <w:sz w:val="22"/>
          <w:szCs w:val="22"/>
          <w:lang w:eastAsia="zh-CN"/>
        </w:rPr>
        <w:t>"username":"0100109106-509",</w:t>
      </w:r>
    </w:p>
    <w:p w14:paraId="541F65B3" w14:textId="77777777" w:rsidR="00501898" w:rsidRPr="0076075D" w:rsidRDefault="00136181">
      <w:pPr>
        <w:widowControl/>
        <w:shd w:val="clear" w:color="auto" w:fill="DBE5F1"/>
        <w:spacing w:before="0" w:line="240" w:lineRule="auto"/>
        <w:ind w:left="0"/>
        <w:jc w:val="both"/>
        <w:rPr>
          <w:rFonts w:eastAsia="SimSun"/>
          <w:b/>
          <w:bCs/>
          <w:snapToGrid/>
          <w:color w:val="FF0000"/>
          <w:sz w:val="22"/>
          <w:szCs w:val="22"/>
        </w:rPr>
      </w:pPr>
      <w:r w:rsidRPr="0076075D">
        <w:rPr>
          <w:rFonts w:eastAsia="SimSun"/>
          <w:b/>
          <w:bCs/>
          <w:snapToGrid/>
          <w:color w:val="FF0000"/>
          <w:sz w:val="22"/>
          <w:szCs w:val="22"/>
          <w:lang w:eastAsia="zh-CN"/>
        </w:rPr>
        <w:t>"password":</w:t>
      </w:r>
    </w:p>
    <w:p w14:paraId="538D5E04" w14:textId="77777777" w:rsidR="00501898" w:rsidRPr="0076075D" w:rsidRDefault="00136181">
      <w:pPr>
        <w:widowControl/>
        <w:shd w:val="clear" w:color="auto" w:fill="DBE5F1"/>
        <w:spacing w:before="0" w:line="240" w:lineRule="auto"/>
        <w:ind w:left="0"/>
        <w:jc w:val="both"/>
        <w:rPr>
          <w:rFonts w:eastAsia="SimSun"/>
          <w:b/>
          <w:bCs/>
          <w:snapToGrid/>
          <w:color w:val="FF0000"/>
          <w:sz w:val="22"/>
          <w:szCs w:val="22"/>
          <w:lang w:eastAsia="zh-CN"/>
        </w:rPr>
      </w:pPr>
      <w:r w:rsidRPr="0076075D">
        <w:rPr>
          <w:rFonts w:eastAsia="SimSun"/>
          <w:b/>
          <w:bCs/>
          <w:snapToGrid/>
          <w:color w:val="FF0000"/>
          <w:sz w:val="22"/>
          <w:szCs w:val="22"/>
          <w:lang w:eastAsia="zh-CN"/>
        </w:rPr>
        <w:t>}</w:t>
      </w:r>
    </w:p>
    <w:p w14:paraId="715C9F0F" w14:textId="77777777" w:rsidR="00501898" w:rsidRPr="0076075D" w:rsidRDefault="00136181">
      <w:pPr>
        <w:widowControl/>
        <w:shd w:val="clear" w:color="auto" w:fill="DBE5F1"/>
        <w:spacing w:before="0" w:line="240" w:lineRule="auto"/>
        <w:ind w:left="0"/>
        <w:jc w:val="both"/>
        <w:rPr>
          <w:sz w:val="22"/>
          <w:szCs w:val="22"/>
        </w:rPr>
      </w:pPr>
      <w:r w:rsidRPr="0076075D">
        <w:rPr>
          <w:rFonts w:eastAsia="SimSun"/>
          <w:b/>
          <w:bCs/>
          <w:snapToGrid/>
          <w:color w:val="FF0000"/>
          <w:sz w:val="22"/>
          <w:szCs w:val="22"/>
          <w:lang w:eastAsia="zh-CN"/>
        </w:rPr>
        <w:t>Password liên hệ đầu mối hướng dẫn tích hợp</w:t>
      </w:r>
    </w:p>
    <w:p w14:paraId="094EF9F7" w14:textId="77777777" w:rsidR="00501898" w:rsidRPr="0076075D" w:rsidRDefault="00501898">
      <w:pPr>
        <w:snapToGrid w:val="0"/>
        <w:rPr>
          <w:sz w:val="22"/>
          <w:szCs w:val="22"/>
        </w:rPr>
      </w:pPr>
    </w:p>
    <w:p w14:paraId="35D8216B" w14:textId="77777777" w:rsidR="00501898" w:rsidRPr="0076075D" w:rsidRDefault="00136181">
      <w:pPr>
        <w:pStyle w:val="Heading1"/>
        <w:rPr>
          <w:sz w:val="22"/>
          <w:szCs w:val="22"/>
        </w:rPr>
      </w:pPr>
      <w:bookmarkStart w:id="14" w:name="_Toc115266169"/>
      <w:r w:rsidRPr="0076075D">
        <w:rPr>
          <w:sz w:val="22"/>
          <w:szCs w:val="22"/>
        </w:rPr>
        <w:t>Đặc tả chi tiết đầu vào lập hóa đơn</w:t>
      </w:r>
      <w:bookmarkEnd w:id="14"/>
    </w:p>
    <w:p w14:paraId="3F86D18D" w14:textId="77777777" w:rsidR="00501898" w:rsidRPr="0076075D" w:rsidRDefault="00136181">
      <w:pPr>
        <w:pStyle w:val="StyleHeading2l2H2h21TimesNewRoman14pt"/>
        <w:rPr>
          <w:sz w:val="22"/>
          <w:szCs w:val="22"/>
        </w:rPr>
      </w:pPr>
      <w:bookmarkStart w:id="15" w:name="_Toc115266170"/>
      <w:r w:rsidRPr="0076075D">
        <w:rPr>
          <w:sz w:val="22"/>
          <w:szCs w:val="22"/>
        </w:rPr>
        <w:t>Tổng quan</w:t>
      </w:r>
      <w:bookmarkEnd w:id="15"/>
    </w:p>
    <w:p w14:paraId="3221D33C" w14:textId="77777777" w:rsidR="00501898" w:rsidRPr="0076075D" w:rsidRDefault="00136181">
      <w:pPr>
        <w:snapToGrid w:val="0"/>
        <w:ind w:left="360"/>
        <w:jc w:val="both"/>
        <w:rPr>
          <w:sz w:val="22"/>
          <w:szCs w:val="22"/>
          <w:lang w:val="vi-VN"/>
        </w:rPr>
      </w:pPr>
      <w:r w:rsidRPr="0076075D">
        <w:rPr>
          <w:sz w:val="22"/>
          <w:szCs w:val="22"/>
        </w:rPr>
        <w:t>Đối với các API lập hóa đơn, điều chỉnh hóa đơn, thay thế hóa đơn, lập hóa đơn nháp, xem trước hóa đơn nháp</w:t>
      </w:r>
      <w:r w:rsidRPr="0076075D">
        <w:rPr>
          <w:sz w:val="22"/>
          <w:szCs w:val="22"/>
          <w:lang w:val="vi-VN"/>
        </w:rPr>
        <w:t>, lập hóa đơn theo lô</w:t>
      </w:r>
      <w:r w:rsidRPr="0076075D">
        <w:rPr>
          <w:sz w:val="22"/>
          <w:szCs w:val="22"/>
        </w:rPr>
        <w:t xml:space="preserve"> các trường dữ liệu truyền vào sẽ có dạng chung</w:t>
      </w:r>
      <w:r w:rsidRPr="0076075D">
        <w:rPr>
          <w:sz w:val="22"/>
          <w:szCs w:val="22"/>
          <w:lang w:val="vi-VN"/>
        </w:rPr>
        <w:t>:</w:t>
      </w:r>
    </w:p>
    <w:p w14:paraId="56B16370"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w:t>
      </w:r>
    </w:p>
    <w:p w14:paraId="6E4093D4"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"generalInvoiceInfo":{ //Thông tin chung của hóa đơn</w:t>
      </w:r>
    </w:p>
    <w:p w14:paraId="3E742B8B"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09B75355"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"buyerInfo":{      //thông tin người mua</w:t>
      </w:r>
    </w:p>
    <w:p w14:paraId="5904A391"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2203DAA7"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"sellerInfo":{      //thông tin người bán</w:t>
      </w:r>
    </w:p>
    <w:p w14:paraId="08E7FE81"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471B596E"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"payments":[</w:t>
      </w:r>
      <w:r w:rsidRPr="0076075D">
        <w:rPr>
          <w:b/>
          <w:bCs/>
          <w:snapToGrid/>
          <w:color w:val="525252"/>
          <w:sz w:val="22"/>
          <w:szCs w:val="22"/>
        </w:rPr>
        <w:tab/>
        <w:t xml:space="preserve">//thông tin thanh toán      </w:t>
      </w:r>
    </w:p>
    <w:p w14:paraId="7F429E22"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39B98200"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"itemInfo":[      //thông tin hàng hóa</w:t>
      </w:r>
    </w:p>
    <w:p w14:paraId="1CBD1963"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   </w:t>
      </w:r>
    </w:p>
    <w:p w14:paraId="1D83A736"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"metadata":[</w:t>
      </w:r>
      <w:r w:rsidRPr="0076075D">
        <w:rPr>
          <w:b/>
          <w:bCs/>
          <w:snapToGrid/>
          <w:color w:val="525252"/>
          <w:sz w:val="22"/>
          <w:szCs w:val="22"/>
        </w:rPr>
        <w:tab/>
        <w:t>//thông tin trường động</w:t>
      </w:r>
    </w:p>
    <w:p w14:paraId="5EB27797"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7FA2C5CD"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color w:val="1F497D"/>
          <w:sz w:val="22"/>
          <w:szCs w:val="22"/>
        </w:rPr>
        <w:lastRenderedPageBreak/>
        <w:t>   "</w:t>
      </w:r>
      <w:r w:rsidRPr="0076075D">
        <w:rPr>
          <w:b/>
          <w:bCs/>
          <w:snapToGrid/>
          <w:color w:val="525252"/>
          <w:sz w:val="22"/>
          <w:szCs w:val="22"/>
        </w:rPr>
        <w:t xml:space="preserve">meterReading": </w:t>
      </w:r>
      <w:r w:rsidRPr="0076075D">
        <w:rPr>
          <w:b/>
          <w:bCs/>
          <w:snapToGrid/>
          <w:color w:val="525252"/>
          <w:sz w:val="22"/>
          <w:szCs w:val="22"/>
        </w:rPr>
        <w:tab/>
        <w:t>//thông tin đặc biệt dành cho hóa đơn điện nước</w:t>
      </w:r>
    </w:p>
    <w:p w14:paraId="228B4388"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53AA8E33"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"summarizeInfo":{</w:t>
      </w:r>
      <w:r w:rsidRPr="0076075D">
        <w:rPr>
          <w:b/>
          <w:bCs/>
          <w:snapToGrid/>
          <w:color w:val="525252"/>
          <w:sz w:val="22"/>
          <w:szCs w:val="22"/>
        </w:rPr>
        <w:tab/>
        <w:t>//thông tin tổng hợp tiền của hóa đơn</w:t>
      </w:r>
    </w:p>
    <w:p w14:paraId="511E138B"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09E08D3F"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"taxBreakdowns":[</w:t>
      </w:r>
      <w:r w:rsidRPr="0076075D">
        <w:rPr>
          <w:b/>
          <w:bCs/>
          <w:snapToGrid/>
          <w:color w:val="525252"/>
          <w:sz w:val="22"/>
          <w:szCs w:val="22"/>
        </w:rPr>
        <w:tab/>
        <w:t>//thông tin gom nhóm tiền hóa đơn theo thuế suất</w:t>
      </w:r>
    </w:p>
    <w:p w14:paraId="069763E3"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78DF9F34" w14:textId="77777777" w:rsidR="00501898" w:rsidRPr="0076075D" w:rsidRDefault="00136181">
      <w:pPr>
        <w:widowControl/>
        <w:shd w:val="clear" w:color="auto" w:fill="DBE5F1"/>
        <w:spacing w:before="0" w:line="240" w:lineRule="auto"/>
        <w:ind w:left="0"/>
        <w:jc w:val="both"/>
        <w:rPr>
          <w:snapToGrid/>
          <w:color w:val="525252"/>
          <w:sz w:val="22"/>
          <w:szCs w:val="22"/>
        </w:rPr>
      </w:pPr>
      <w:r w:rsidRPr="0076075D">
        <w:rPr>
          <w:b/>
          <w:bCs/>
          <w:snapToGrid/>
          <w:color w:val="525252"/>
          <w:sz w:val="22"/>
          <w:szCs w:val="22"/>
        </w:rPr>
        <w:t>}</w:t>
      </w:r>
    </w:p>
    <w:p w14:paraId="35EB8062" w14:textId="77777777" w:rsidR="00501898" w:rsidRPr="0076075D" w:rsidRDefault="00136181">
      <w:pPr>
        <w:snapToGrid w:val="0"/>
        <w:ind w:left="360"/>
        <w:jc w:val="both"/>
        <w:rPr>
          <w:sz w:val="22"/>
          <w:szCs w:val="22"/>
        </w:rPr>
      </w:pPr>
      <w:r w:rsidRPr="0076075D">
        <w:rPr>
          <w:sz w:val="22"/>
          <w:szCs w:val="22"/>
        </w:rPr>
        <w:t>Mô tả:</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0"/>
        <w:gridCol w:w="7830"/>
      </w:tblGrid>
      <w:tr w:rsidR="00501898" w:rsidRPr="0076075D" w14:paraId="4D046CF6" w14:textId="77777777">
        <w:trPr>
          <w:trHeight w:val="350"/>
        </w:trPr>
        <w:tc>
          <w:tcPr>
            <w:tcW w:w="2070" w:type="dxa"/>
            <w:shd w:val="clear" w:color="auto" w:fill="EEECE1"/>
          </w:tcPr>
          <w:p w14:paraId="26A8F80F" w14:textId="77777777" w:rsidR="00501898" w:rsidRPr="0076075D" w:rsidRDefault="00136181">
            <w:pPr>
              <w:jc w:val="center"/>
              <w:rPr>
                <w:b/>
                <w:sz w:val="22"/>
                <w:szCs w:val="22"/>
              </w:rPr>
            </w:pPr>
            <w:r w:rsidRPr="0076075D">
              <w:rPr>
                <w:b/>
                <w:sz w:val="22"/>
                <w:szCs w:val="22"/>
              </w:rPr>
              <w:t>Tên trường</w:t>
            </w:r>
          </w:p>
        </w:tc>
        <w:tc>
          <w:tcPr>
            <w:tcW w:w="7830" w:type="dxa"/>
            <w:shd w:val="clear" w:color="auto" w:fill="EEECE1"/>
          </w:tcPr>
          <w:p w14:paraId="3B4123BA" w14:textId="77777777" w:rsidR="00501898" w:rsidRPr="0076075D" w:rsidRDefault="00136181">
            <w:pPr>
              <w:jc w:val="center"/>
              <w:rPr>
                <w:b/>
                <w:sz w:val="22"/>
                <w:szCs w:val="22"/>
              </w:rPr>
            </w:pPr>
            <w:r w:rsidRPr="0076075D">
              <w:rPr>
                <w:b/>
                <w:sz w:val="22"/>
                <w:szCs w:val="22"/>
              </w:rPr>
              <w:t>Mô tả</w:t>
            </w:r>
          </w:p>
        </w:tc>
      </w:tr>
      <w:tr w:rsidR="00501898" w:rsidRPr="0076075D" w14:paraId="49EA0C53" w14:textId="77777777">
        <w:tc>
          <w:tcPr>
            <w:tcW w:w="2070" w:type="dxa"/>
          </w:tcPr>
          <w:p w14:paraId="3DD503C4" w14:textId="77777777" w:rsidR="00501898" w:rsidRPr="0076075D" w:rsidRDefault="00136181">
            <w:pPr>
              <w:spacing w:before="0"/>
              <w:ind w:left="0"/>
              <w:jc w:val="both"/>
              <w:rPr>
                <w:sz w:val="22"/>
                <w:szCs w:val="22"/>
              </w:rPr>
            </w:pPr>
            <w:r w:rsidRPr="0076075D">
              <w:rPr>
                <w:b/>
                <w:bCs/>
                <w:snapToGrid/>
                <w:color w:val="525252"/>
                <w:sz w:val="22"/>
                <w:szCs w:val="22"/>
              </w:rPr>
              <w:t>generalInvoiceInfo</w:t>
            </w:r>
          </w:p>
        </w:tc>
        <w:tc>
          <w:tcPr>
            <w:tcW w:w="7830" w:type="dxa"/>
          </w:tcPr>
          <w:p w14:paraId="2FFE4D59" w14:textId="77777777" w:rsidR="00501898" w:rsidRPr="0076075D" w:rsidRDefault="00136181">
            <w:pPr>
              <w:spacing w:before="0"/>
              <w:ind w:left="41"/>
              <w:jc w:val="both"/>
              <w:rPr>
                <w:sz w:val="22"/>
                <w:szCs w:val="22"/>
              </w:rPr>
            </w:pPr>
            <w:r w:rsidRPr="0076075D">
              <w:rPr>
                <w:sz w:val="22"/>
                <w:szCs w:val="22"/>
              </w:rPr>
              <w:t xml:space="preserve">Đây là thông tin chung để phát hành hóa đơn, bao gồm </w:t>
            </w:r>
            <w:r w:rsidRPr="0076075D">
              <w:rPr>
                <w:sz w:val="22"/>
                <w:szCs w:val="22"/>
                <w:lang w:val="vi-VN"/>
              </w:rPr>
              <w:t xml:space="preserve">ký hiệu </w:t>
            </w:r>
            <w:r w:rsidRPr="0076075D">
              <w:rPr>
                <w:sz w:val="22"/>
                <w:szCs w:val="22"/>
              </w:rPr>
              <w:t xml:space="preserve">mẫu </w:t>
            </w:r>
            <w:r w:rsidRPr="0076075D">
              <w:rPr>
                <w:sz w:val="22"/>
                <w:szCs w:val="22"/>
                <w:lang w:val="vi-VN"/>
              </w:rPr>
              <w:t xml:space="preserve">số </w:t>
            </w:r>
            <w:r w:rsidRPr="0076075D">
              <w:rPr>
                <w:sz w:val="22"/>
                <w:szCs w:val="22"/>
              </w:rPr>
              <w:t>hóa đơn, ký hiệu hóa đơn, loại hóa đơn, ngày lập .v.v.v</w:t>
            </w:r>
          </w:p>
        </w:tc>
      </w:tr>
      <w:tr w:rsidR="00501898" w:rsidRPr="0076075D" w14:paraId="4169CB65" w14:textId="77777777">
        <w:tc>
          <w:tcPr>
            <w:tcW w:w="2070" w:type="dxa"/>
          </w:tcPr>
          <w:p w14:paraId="32E7A073" w14:textId="77777777" w:rsidR="00501898" w:rsidRPr="0076075D" w:rsidRDefault="00136181">
            <w:pPr>
              <w:spacing w:before="0"/>
              <w:ind w:left="0"/>
              <w:jc w:val="both"/>
              <w:rPr>
                <w:b/>
                <w:bCs/>
                <w:snapToGrid/>
                <w:color w:val="525252"/>
                <w:sz w:val="22"/>
                <w:szCs w:val="22"/>
              </w:rPr>
            </w:pPr>
            <w:r w:rsidRPr="0076075D">
              <w:rPr>
                <w:b/>
                <w:bCs/>
                <w:snapToGrid/>
                <w:color w:val="525252"/>
                <w:sz w:val="22"/>
                <w:szCs w:val="22"/>
              </w:rPr>
              <w:t>sellerInfo</w:t>
            </w:r>
          </w:p>
        </w:tc>
        <w:tc>
          <w:tcPr>
            <w:tcW w:w="7830" w:type="dxa"/>
          </w:tcPr>
          <w:p w14:paraId="7B031C83" w14:textId="77777777" w:rsidR="00501898" w:rsidRPr="0076075D" w:rsidRDefault="00136181">
            <w:pPr>
              <w:spacing w:before="0"/>
              <w:ind w:left="41"/>
              <w:jc w:val="both"/>
              <w:rPr>
                <w:sz w:val="22"/>
                <w:szCs w:val="22"/>
              </w:rPr>
            </w:pPr>
            <w:r w:rsidRPr="0076075D">
              <w:rPr>
                <w:sz w:val="22"/>
                <w:szCs w:val="22"/>
              </w:rPr>
              <w:t>Thông tin về bên bán trên hóa đơn. Trong trường hợp bên tích hợp gửi MST sang thì hệ thống sẽ lấy toàn bộ dữ liệu do bên tích hợp gửi sang, nếu không gửi sang thì hệ thống lấy thông tin được cấu hình trên hệ thống.</w:t>
            </w:r>
          </w:p>
        </w:tc>
      </w:tr>
      <w:tr w:rsidR="00501898" w:rsidRPr="0076075D" w14:paraId="6D123BF7" w14:textId="77777777">
        <w:tc>
          <w:tcPr>
            <w:tcW w:w="2070" w:type="dxa"/>
          </w:tcPr>
          <w:p w14:paraId="12ACBAA2" w14:textId="77777777" w:rsidR="00501898" w:rsidRPr="0076075D" w:rsidRDefault="00136181">
            <w:pPr>
              <w:spacing w:before="0"/>
              <w:ind w:left="0"/>
              <w:jc w:val="both"/>
              <w:rPr>
                <w:b/>
                <w:bCs/>
                <w:snapToGrid/>
                <w:color w:val="525252"/>
                <w:sz w:val="22"/>
                <w:szCs w:val="22"/>
              </w:rPr>
            </w:pPr>
            <w:r w:rsidRPr="0076075D">
              <w:rPr>
                <w:b/>
                <w:bCs/>
                <w:snapToGrid/>
                <w:color w:val="525252"/>
                <w:sz w:val="22"/>
                <w:szCs w:val="22"/>
              </w:rPr>
              <w:t>buyerInfo</w:t>
            </w:r>
          </w:p>
        </w:tc>
        <w:tc>
          <w:tcPr>
            <w:tcW w:w="7830" w:type="dxa"/>
          </w:tcPr>
          <w:p w14:paraId="0780A3A2" w14:textId="77777777" w:rsidR="00501898" w:rsidRPr="0076075D" w:rsidRDefault="00136181">
            <w:pPr>
              <w:spacing w:before="0"/>
              <w:ind w:left="41"/>
              <w:jc w:val="both"/>
              <w:rPr>
                <w:sz w:val="22"/>
                <w:szCs w:val="22"/>
              </w:rPr>
            </w:pPr>
            <w:r w:rsidRPr="0076075D">
              <w:rPr>
                <w:sz w:val="22"/>
                <w:szCs w:val="22"/>
              </w:rPr>
              <w:t>Thông tin về bên mua trên hóa đơn</w:t>
            </w:r>
          </w:p>
        </w:tc>
      </w:tr>
      <w:tr w:rsidR="00501898" w:rsidRPr="0076075D" w14:paraId="1AA24F1C" w14:textId="77777777">
        <w:tc>
          <w:tcPr>
            <w:tcW w:w="2070" w:type="dxa"/>
          </w:tcPr>
          <w:p w14:paraId="6F9362D2" w14:textId="77777777" w:rsidR="00501898" w:rsidRPr="0076075D" w:rsidRDefault="00136181">
            <w:pPr>
              <w:spacing w:before="0"/>
              <w:ind w:left="0"/>
              <w:jc w:val="both"/>
              <w:rPr>
                <w:b/>
                <w:bCs/>
                <w:snapToGrid/>
                <w:color w:val="525252"/>
                <w:sz w:val="22"/>
                <w:szCs w:val="22"/>
              </w:rPr>
            </w:pPr>
            <w:r w:rsidRPr="0076075D">
              <w:rPr>
                <w:b/>
                <w:bCs/>
                <w:snapToGrid/>
                <w:color w:val="525252"/>
                <w:sz w:val="22"/>
                <w:szCs w:val="22"/>
              </w:rPr>
              <w:t>extAttribute</w:t>
            </w:r>
          </w:p>
        </w:tc>
        <w:tc>
          <w:tcPr>
            <w:tcW w:w="7830" w:type="dxa"/>
          </w:tcPr>
          <w:p w14:paraId="0443084E" w14:textId="77777777" w:rsidR="00501898" w:rsidRPr="0076075D" w:rsidRDefault="00136181">
            <w:pPr>
              <w:spacing w:before="0"/>
              <w:ind w:left="41"/>
              <w:jc w:val="both"/>
              <w:rPr>
                <w:sz w:val="22"/>
                <w:szCs w:val="22"/>
              </w:rPr>
            </w:pPr>
            <w:r w:rsidRPr="0076075D">
              <w:rPr>
                <w:sz w:val="22"/>
                <w:szCs w:val="22"/>
              </w:rPr>
              <w:t xml:space="preserve">Trường dữ liệu mở rộng, để tùy biến thêm trên mẫu hóa đơn. </w:t>
            </w:r>
          </w:p>
        </w:tc>
      </w:tr>
      <w:tr w:rsidR="00501898" w:rsidRPr="0076075D" w14:paraId="7420FF95" w14:textId="77777777">
        <w:tc>
          <w:tcPr>
            <w:tcW w:w="2070" w:type="dxa"/>
          </w:tcPr>
          <w:p w14:paraId="5FC1B68B" w14:textId="77777777" w:rsidR="00501898" w:rsidRPr="0076075D" w:rsidRDefault="00136181">
            <w:pPr>
              <w:spacing w:before="0"/>
              <w:ind w:left="0"/>
              <w:jc w:val="both"/>
              <w:rPr>
                <w:b/>
                <w:bCs/>
                <w:snapToGrid/>
                <w:color w:val="525252"/>
                <w:sz w:val="22"/>
                <w:szCs w:val="22"/>
              </w:rPr>
            </w:pPr>
            <w:r w:rsidRPr="0076075D">
              <w:rPr>
                <w:b/>
                <w:bCs/>
                <w:snapToGrid/>
                <w:color w:val="525252"/>
                <w:sz w:val="22"/>
                <w:szCs w:val="22"/>
              </w:rPr>
              <w:t>payments</w:t>
            </w:r>
          </w:p>
        </w:tc>
        <w:tc>
          <w:tcPr>
            <w:tcW w:w="7830" w:type="dxa"/>
          </w:tcPr>
          <w:p w14:paraId="2584D661" w14:textId="77777777" w:rsidR="00501898" w:rsidRPr="0076075D" w:rsidRDefault="00136181">
            <w:pPr>
              <w:spacing w:before="0"/>
              <w:ind w:left="41"/>
              <w:jc w:val="both"/>
              <w:rPr>
                <w:sz w:val="22"/>
                <w:szCs w:val="22"/>
              </w:rPr>
            </w:pPr>
            <w:r w:rsidRPr="0076075D">
              <w:rPr>
                <w:sz w:val="22"/>
                <w:szCs w:val="22"/>
              </w:rPr>
              <w:t xml:space="preserve">Tên phương thức thanh toán của hóa đơn. </w:t>
            </w:r>
          </w:p>
        </w:tc>
      </w:tr>
      <w:tr w:rsidR="00501898" w:rsidRPr="0076075D" w14:paraId="6DE95639" w14:textId="77777777">
        <w:tc>
          <w:tcPr>
            <w:tcW w:w="2070" w:type="dxa"/>
          </w:tcPr>
          <w:p w14:paraId="30F9E7BF" w14:textId="77777777" w:rsidR="00501898" w:rsidRPr="0076075D" w:rsidRDefault="00136181">
            <w:pPr>
              <w:spacing w:before="0"/>
              <w:ind w:left="0"/>
              <w:jc w:val="both"/>
              <w:rPr>
                <w:b/>
                <w:bCs/>
                <w:snapToGrid/>
                <w:color w:val="525252"/>
                <w:sz w:val="22"/>
                <w:szCs w:val="22"/>
              </w:rPr>
            </w:pPr>
            <w:r w:rsidRPr="0076075D">
              <w:rPr>
                <w:b/>
                <w:bCs/>
                <w:snapToGrid/>
                <w:color w:val="525252"/>
                <w:sz w:val="22"/>
                <w:szCs w:val="22"/>
              </w:rPr>
              <w:t>itemInfo</w:t>
            </w:r>
          </w:p>
        </w:tc>
        <w:tc>
          <w:tcPr>
            <w:tcW w:w="7830" w:type="dxa"/>
          </w:tcPr>
          <w:p w14:paraId="7E3C6486" w14:textId="77777777" w:rsidR="00501898" w:rsidRPr="0076075D" w:rsidRDefault="00136181">
            <w:pPr>
              <w:spacing w:before="0"/>
              <w:ind w:left="41"/>
              <w:jc w:val="both"/>
              <w:rPr>
                <w:sz w:val="22"/>
                <w:szCs w:val="22"/>
              </w:rPr>
            </w:pPr>
            <w:r w:rsidRPr="0076075D">
              <w:rPr>
                <w:sz w:val="22"/>
                <w:szCs w:val="22"/>
              </w:rPr>
              <w:t>Thông tin chi tiết hàng hóa của hóa đơn.</w:t>
            </w:r>
          </w:p>
        </w:tc>
      </w:tr>
      <w:tr w:rsidR="00501898" w:rsidRPr="0076075D" w14:paraId="0748892E" w14:textId="77777777">
        <w:tc>
          <w:tcPr>
            <w:tcW w:w="2070" w:type="dxa"/>
          </w:tcPr>
          <w:p w14:paraId="2B9DB821" w14:textId="77777777" w:rsidR="00501898" w:rsidRPr="0076075D" w:rsidRDefault="00136181">
            <w:pPr>
              <w:spacing w:before="0"/>
              <w:ind w:left="0"/>
              <w:jc w:val="both"/>
              <w:rPr>
                <w:b/>
                <w:bCs/>
                <w:snapToGrid/>
                <w:color w:val="525252"/>
                <w:sz w:val="22"/>
                <w:szCs w:val="22"/>
              </w:rPr>
            </w:pPr>
            <w:r w:rsidRPr="0076075D">
              <w:rPr>
                <w:b/>
                <w:bCs/>
                <w:snapToGrid/>
                <w:color w:val="525252"/>
                <w:sz w:val="22"/>
                <w:szCs w:val="22"/>
              </w:rPr>
              <w:t>taxBreakdowns</w:t>
            </w:r>
          </w:p>
        </w:tc>
        <w:tc>
          <w:tcPr>
            <w:tcW w:w="7830" w:type="dxa"/>
          </w:tcPr>
          <w:p w14:paraId="5CAD815C" w14:textId="77777777" w:rsidR="00501898" w:rsidRPr="0076075D" w:rsidRDefault="00136181">
            <w:pPr>
              <w:spacing w:before="0"/>
              <w:ind w:left="0"/>
              <w:jc w:val="both"/>
              <w:rPr>
                <w:sz w:val="22"/>
                <w:szCs w:val="22"/>
              </w:rPr>
            </w:pPr>
            <w:r w:rsidRPr="0076075D">
              <w:rPr>
                <w:sz w:val="22"/>
                <w:szCs w:val="22"/>
              </w:rPr>
              <w:t xml:space="preserve">Tổng hợp thông tin thuế suất của hóa đơn theo mức thuế suất, ví dụ -2, -1, 0, 5, </w:t>
            </w:r>
            <w:r w:rsidRPr="0076075D">
              <w:rPr>
                <w:sz w:val="22"/>
                <w:szCs w:val="22"/>
                <w:lang w:val="vi-VN"/>
              </w:rPr>
              <w:t xml:space="preserve">8, </w:t>
            </w:r>
            <w:r w:rsidRPr="0076075D">
              <w:rPr>
                <w:sz w:val="22"/>
                <w:szCs w:val="22"/>
              </w:rPr>
              <w:t>10</w:t>
            </w:r>
          </w:p>
        </w:tc>
      </w:tr>
      <w:tr w:rsidR="00501898" w:rsidRPr="0076075D" w14:paraId="027E5D0B" w14:textId="77777777">
        <w:tc>
          <w:tcPr>
            <w:tcW w:w="2070" w:type="dxa"/>
          </w:tcPr>
          <w:p w14:paraId="04C36CA0" w14:textId="77777777" w:rsidR="00501898" w:rsidRPr="0076075D" w:rsidRDefault="00136181">
            <w:pPr>
              <w:spacing w:before="0"/>
              <w:ind w:left="0"/>
              <w:jc w:val="both"/>
              <w:rPr>
                <w:b/>
                <w:bCs/>
                <w:snapToGrid/>
                <w:color w:val="525252"/>
                <w:sz w:val="22"/>
                <w:szCs w:val="22"/>
              </w:rPr>
            </w:pPr>
            <w:r w:rsidRPr="0076075D">
              <w:rPr>
                <w:b/>
                <w:bCs/>
                <w:snapToGrid/>
                <w:color w:val="525252"/>
                <w:sz w:val="22"/>
                <w:szCs w:val="22"/>
              </w:rPr>
              <w:t>summarizeInfo</w:t>
            </w:r>
          </w:p>
        </w:tc>
        <w:tc>
          <w:tcPr>
            <w:tcW w:w="7830" w:type="dxa"/>
          </w:tcPr>
          <w:p w14:paraId="582AF178" w14:textId="77777777" w:rsidR="00501898" w:rsidRPr="0076075D" w:rsidRDefault="00136181">
            <w:pPr>
              <w:spacing w:before="0"/>
              <w:ind w:left="41"/>
              <w:jc w:val="both"/>
              <w:rPr>
                <w:sz w:val="22"/>
                <w:szCs w:val="22"/>
              </w:rPr>
            </w:pPr>
            <w:r w:rsidRPr="0076075D">
              <w:rPr>
                <w:sz w:val="22"/>
                <w:szCs w:val="22"/>
              </w:rPr>
              <w:t>Tổng hợp tiền hàng của cả hóa đơn</w:t>
            </w:r>
          </w:p>
        </w:tc>
      </w:tr>
      <w:tr w:rsidR="00501898" w:rsidRPr="0076075D" w14:paraId="0792682D" w14:textId="77777777">
        <w:tc>
          <w:tcPr>
            <w:tcW w:w="2070" w:type="dxa"/>
          </w:tcPr>
          <w:p w14:paraId="44C4174F" w14:textId="77777777" w:rsidR="00501898" w:rsidRPr="0076075D" w:rsidRDefault="00136181">
            <w:pPr>
              <w:spacing w:before="0"/>
              <w:ind w:left="0"/>
              <w:jc w:val="both"/>
              <w:rPr>
                <w:b/>
                <w:bCs/>
                <w:snapToGrid/>
                <w:color w:val="525252"/>
                <w:sz w:val="22"/>
                <w:szCs w:val="22"/>
              </w:rPr>
            </w:pPr>
            <w:r w:rsidRPr="0076075D">
              <w:rPr>
                <w:b/>
                <w:bCs/>
                <w:snapToGrid/>
                <w:color w:val="525252"/>
                <w:sz w:val="22"/>
                <w:szCs w:val="22"/>
              </w:rPr>
              <w:t>metadata</w:t>
            </w:r>
          </w:p>
        </w:tc>
        <w:tc>
          <w:tcPr>
            <w:tcW w:w="7830" w:type="dxa"/>
          </w:tcPr>
          <w:p w14:paraId="31BF00E7" w14:textId="77777777" w:rsidR="00501898" w:rsidRPr="0076075D" w:rsidRDefault="00136181">
            <w:pPr>
              <w:spacing w:before="0"/>
              <w:ind w:left="41"/>
              <w:jc w:val="both"/>
              <w:rPr>
                <w:sz w:val="22"/>
                <w:szCs w:val="22"/>
              </w:rPr>
            </w:pPr>
            <w:r w:rsidRPr="0076075D">
              <w:rPr>
                <w:sz w:val="22"/>
                <w:szCs w:val="22"/>
              </w:rPr>
              <w:t>Thông tin trường động của hóa đơn</w:t>
            </w:r>
          </w:p>
        </w:tc>
      </w:tr>
      <w:tr w:rsidR="00501898" w:rsidRPr="0076075D" w14:paraId="087DF838" w14:textId="77777777">
        <w:tc>
          <w:tcPr>
            <w:tcW w:w="2070" w:type="dxa"/>
          </w:tcPr>
          <w:p w14:paraId="16B33A0D" w14:textId="77777777" w:rsidR="00501898" w:rsidRPr="0076075D" w:rsidRDefault="00136181">
            <w:pPr>
              <w:spacing w:before="0"/>
              <w:ind w:left="0"/>
              <w:jc w:val="both"/>
              <w:rPr>
                <w:b/>
                <w:bCs/>
                <w:snapToGrid/>
                <w:color w:val="525252"/>
                <w:sz w:val="22"/>
                <w:szCs w:val="22"/>
              </w:rPr>
            </w:pPr>
            <w:r w:rsidRPr="0076075D">
              <w:rPr>
                <w:b/>
                <w:bCs/>
                <w:snapToGrid/>
                <w:color w:val="525252"/>
                <w:sz w:val="22"/>
                <w:szCs w:val="22"/>
              </w:rPr>
              <w:t>meterReading</w:t>
            </w:r>
          </w:p>
        </w:tc>
        <w:tc>
          <w:tcPr>
            <w:tcW w:w="7830" w:type="dxa"/>
          </w:tcPr>
          <w:p w14:paraId="74C6C4EF" w14:textId="77777777" w:rsidR="00501898" w:rsidRPr="0076075D" w:rsidRDefault="00136181">
            <w:pPr>
              <w:spacing w:before="0"/>
              <w:ind w:left="41"/>
              <w:jc w:val="both"/>
              <w:rPr>
                <w:sz w:val="22"/>
                <w:szCs w:val="22"/>
              </w:rPr>
            </w:pPr>
            <w:r w:rsidRPr="0076075D">
              <w:rPr>
                <w:sz w:val="22"/>
                <w:szCs w:val="22"/>
              </w:rPr>
              <w:t>Thông tin đặc biệt, dùng cho hóa đơn điện/nước.</w:t>
            </w:r>
          </w:p>
        </w:tc>
      </w:tr>
    </w:tbl>
    <w:p w14:paraId="63A82554" w14:textId="77777777" w:rsidR="00501898" w:rsidRPr="0076075D" w:rsidRDefault="00136181">
      <w:pPr>
        <w:pStyle w:val="StyleHeading2l2H2h21TimesNewRoman14pt"/>
        <w:rPr>
          <w:sz w:val="22"/>
          <w:szCs w:val="22"/>
        </w:rPr>
      </w:pPr>
      <w:bookmarkStart w:id="16" w:name="_Toc115266171"/>
      <w:r w:rsidRPr="0076075D">
        <w:rPr>
          <w:sz w:val="22"/>
          <w:szCs w:val="22"/>
        </w:rPr>
        <w:t>generalInvoiceInfo</w:t>
      </w:r>
      <w:bookmarkEnd w:id="16"/>
    </w:p>
    <w:p w14:paraId="44ACEF11" w14:textId="77777777" w:rsidR="00501898" w:rsidRPr="0076075D" w:rsidRDefault="00136181">
      <w:pPr>
        <w:pStyle w:val="NormalIndent"/>
        <w:rPr>
          <w:sz w:val="22"/>
          <w:szCs w:val="22"/>
        </w:rPr>
      </w:pPr>
      <w:r w:rsidRPr="0076075D">
        <w:rPr>
          <w:sz w:val="22"/>
          <w:szCs w:val="22"/>
        </w:rPr>
        <w:t xml:space="preserve">Chứa thông tin cơ bản của hóa đơn, </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0"/>
        <w:gridCol w:w="2466"/>
        <w:gridCol w:w="5364"/>
      </w:tblGrid>
      <w:tr w:rsidR="00501898" w:rsidRPr="0076075D" w14:paraId="5DFDDB84" w14:textId="77777777">
        <w:trPr>
          <w:trHeight w:val="395"/>
        </w:trPr>
        <w:tc>
          <w:tcPr>
            <w:tcW w:w="2070" w:type="dxa"/>
            <w:shd w:val="clear" w:color="auto" w:fill="EEECE1"/>
          </w:tcPr>
          <w:p w14:paraId="395C3A11" w14:textId="77777777" w:rsidR="00501898" w:rsidRPr="0076075D" w:rsidRDefault="00136181">
            <w:pPr>
              <w:jc w:val="center"/>
              <w:rPr>
                <w:b/>
                <w:sz w:val="22"/>
                <w:szCs w:val="22"/>
              </w:rPr>
            </w:pPr>
            <w:r w:rsidRPr="0076075D">
              <w:rPr>
                <w:b/>
                <w:sz w:val="22"/>
                <w:szCs w:val="22"/>
              </w:rPr>
              <w:t>Tên trường</w:t>
            </w:r>
          </w:p>
        </w:tc>
        <w:tc>
          <w:tcPr>
            <w:tcW w:w="2466" w:type="dxa"/>
            <w:shd w:val="clear" w:color="auto" w:fill="EEECE1"/>
          </w:tcPr>
          <w:p w14:paraId="222C5E51" w14:textId="77777777" w:rsidR="00501898" w:rsidRPr="0076075D" w:rsidRDefault="00136181">
            <w:pPr>
              <w:jc w:val="center"/>
              <w:rPr>
                <w:b/>
                <w:sz w:val="22"/>
                <w:szCs w:val="22"/>
              </w:rPr>
            </w:pPr>
            <w:r w:rsidRPr="0076075D">
              <w:rPr>
                <w:b/>
                <w:sz w:val="22"/>
                <w:szCs w:val="22"/>
              </w:rPr>
              <w:t>Kiểu dữ liệu</w:t>
            </w:r>
          </w:p>
        </w:tc>
        <w:tc>
          <w:tcPr>
            <w:tcW w:w="5364" w:type="dxa"/>
            <w:shd w:val="clear" w:color="auto" w:fill="EEECE1"/>
          </w:tcPr>
          <w:p w14:paraId="1B2B0F7C" w14:textId="77777777" w:rsidR="00501898" w:rsidRPr="0076075D" w:rsidRDefault="00136181">
            <w:pPr>
              <w:jc w:val="center"/>
              <w:rPr>
                <w:b/>
                <w:sz w:val="22"/>
                <w:szCs w:val="22"/>
              </w:rPr>
            </w:pPr>
            <w:r w:rsidRPr="0076075D">
              <w:rPr>
                <w:b/>
                <w:sz w:val="22"/>
                <w:szCs w:val="22"/>
              </w:rPr>
              <w:t>Mô tả</w:t>
            </w:r>
          </w:p>
        </w:tc>
      </w:tr>
      <w:tr w:rsidR="00501898" w:rsidRPr="0076075D" w14:paraId="1013B6B1" w14:textId="77777777">
        <w:tc>
          <w:tcPr>
            <w:tcW w:w="2070" w:type="dxa"/>
          </w:tcPr>
          <w:p w14:paraId="6EDB3E20" w14:textId="77777777" w:rsidR="00501898" w:rsidRPr="0076075D" w:rsidRDefault="00136181">
            <w:pPr>
              <w:spacing w:before="0"/>
              <w:ind w:left="0"/>
              <w:jc w:val="both"/>
              <w:rPr>
                <w:sz w:val="22"/>
                <w:szCs w:val="22"/>
              </w:rPr>
            </w:pPr>
            <w:r w:rsidRPr="0076075D">
              <w:rPr>
                <w:sz w:val="22"/>
                <w:szCs w:val="22"/>
              </w:rPr>
              <w:t>invoiceType</w:t>
            </w:r>
          </w:p>
        </w:tc>
        <w:tc>
          <w:tcPr>
            <w:tcW w:w="2466" w:type="dxa"/>
          </w:tcPr>
          <w:p w14:paraId="6BEB5665" w14:textId="77777777" w:rsidR="00501898" w:rsidRPr="0076075D" w:rsidRDefault="00136181">
            <w:pPr>
              <w:spacing w:before="0"/>
              <w:ind w:left="0"/>
              <w:jc w:val="both"/>
              <w:rPr>
                <w:sz w:val="22"/>
                <w:szCs w:val="22"/>
              </w:rPr>
            </w:pPr>
            <w:r w:rsidRPr="0076075D">
              <w:rPr>
                <w:sz w:val="22"/>
                <w:szCs w:val="22"/>
              </w:rPr>
              <w:t>Required: false</w:t>
            </w:r>
          </w:p>
          <w:p w14:paraId="3E5E5BCD" w14:textId="77777777" w:rsidR="00501898" w:rsidRPr="0076075D" w:rsidRDefault="00136181">
            <w:pPr>
              <w:spacing w:before="0"/>
              <w:ind w:left="0"/>
              <w:jc w:val="both"/>
              <w:rPr>
                <w:sz w:val="22"/>
                <w:szCs w:val="22"/>
              </w:rPr>
            </w:pPr>
            <w:r w:rsidRPr="0076075D">
              <w:rPr>
                <w:sz w:val="22"/>
                <w:szCs w:val="22"/>
              </w:rPr>
              <w:t>DataType: String</w:t>
            </w:r>
          </w:p>
          <w:p w14:paraId="44F48BBB" w14:textId="77777777" w:rsidR="00501898" w:rsidRPr="0076075D" w:rsidRDefault="00136181">
            <w:pPr>
              <w:spacing w:before="0"/>
              <w:ind w:left="0"/>
              <w:jc w:val="both"/>
              <w:rPr>
                <w:sz w:val="22"/>
                <w:szCs w:val="22"/>
              </w:rPr>
            </w:pPr>
            <w:r w:rsidRPr="0076075D">
              <w:rPr>
                <w:sz w:val="22"/>
                <w:szCs w:val="22"/>
              </w:rPr>
              <w:t xml:space="preserve">Minlength: </w:t>
            </w:r>
          </w:p>
          <w:p w14:paraId="74A170FA" w14:textId="77777777" w:rsidR="00501898" w:rsidRPr="0076075D" w:rsidRDefault="00136181">
            <w:pPr>
              <w:spacing w:before="0"/>
              <w:ind w:left="0"/>
              <w:jc w:val="both"/>
              <w:rPr>
                <w:sz w:val="22"/>
                <w:szCs w:val="22"/>
              </w:rPr>
            </w:pPr>
            <w:r w:rsidRPr="0076075D">
              <w:rPr>
                <w:sz w:val="22"/>
                <w:szCs w:val="22"/>
              </w:rPr>
              <w:t xml:space="preserve">Maxlength: </w:t>
            </w:r>
          </w:p>
          <w:p w14:paraId="7078242C" w14:textId="77777777" w:rsidR="00501898" w:rsidRPr="0076075D" w:rsidRDefault="00136181">
            <w:pPr>
              <w:spacing w:before="0"/>
              <w:ind w:left="0"/>
              <w:jc w:val="both"/>
              <w:rPr>
                <w:sz w:val="22"/>
                <w:szCs w:val="22"/>
              </w:rPr>
            </w:pPr>
            <w:r w:rsidRPr="0076075D">
              <w:rPr>
                <w:sz w:val="22"/>
                <w:szCs w:val="22"/>
              </w:rPr>
              <w:t xml:space="preserve">Format: </w:t>
            </w:r>
          </w:p>
        </w:tc>
        <w:tc>
          <w:tcPr>
            <w:tcW w:w="5364" w:type="dxa"/>
          </w:tcPr>
          <w:p w14:paraId="4C10A7D7" w14:textId="77777777" w:rsidR="00501898" w:rsidRPr="0076075D" w:rsidRDefault="00136181">
            <w:pPr>
              <w:spacing w:before="0"/>
              <w:ind w:left="41"/>
              <w:jc w:val="both"/>
              <w:rPr>
                <w:sz w:val="22"/>
                <w:szCs w:val="22"/>
              </w:rPr>
            </w:pPr>
            <w:r w:rsidRPr="0076075D">
              <w:rPr>
                <w:sz w:val="22"/>
                <w:szCs w:val="22"/>
              </w:rPr>
              <w:t xml:space="preserve">Mã loại hóa đơn chỉ nhận các giá trị sau: </w:t>
            </w:r>
          </w:p>
          <w:p w14:paraId="3603C6B0" w14:textId="77777777" w:rsidR="00501898" w:rsidRPr="0076075D" w:rsidRDefault="00136181">
            <w:pPr>
              <w:spacing w:before="0"/>
              <w:ind w:left="0"/>
              <w:jc w:val="both"/>
              <w:rPr>
                <w:i/>
                <w:sz w:val="22"/>
                <w:szCs w:val="22"/>
              </w:rPr>
            </w:pPr>
            <w:r w:rsidRPr="0076075D">
              <w:rPr>
                <w:b/>
                <w:sz w:val="22"/>
                <w:szCs w:val="22"/>
              </w:rPr>
              <w:t>Thông tư 32</w:t>
            </w:r>
            <w:r w:rsidRPr="0076075D">
              <w:rPr>
                <w:sz w:val="22"/>
                <w:szCs w:val="22"/>
              </w:rPr>
              <w:t xml:space="preserve">: 01GTKT, 02GTTT, 07KPTQ, 03XKNB, 04HGDL, 01BLP. Tuân thủ theo quy định ký hiệu loại hóa đơn của Thông tư hướng dẫn thi hành nghị định số 51/2010/NĐ-CP. </w:t>
            </w:r>
            <w:r w:rsidRPr="0076075D">
              <w:rPr>
                <w:i/>
                <w:sz w:val="22"/>
                <w:szCs w:val="22"/>
              </w:rPr>
              <w:t xml:space="preserve">Chi tiết xem PL1 Thông tư 39/2014/TT-BTC. </w:t>
            </w:r>
          </w:p>
          <w:p w14:paraId="49EA10C6" w14:textId="77777777" w:rsidR="00501898" w:rsidRPr="0076075D" w:rsidRDefault="00136181">
            <w:pPr>
              <w:spacing w:before="0"/>
              <w:ind w:left="41"/>
              <w:jc w:val="both"/>
              <w:rPr>
                <w:sz w:val="22"/>
                <w:szCs w:val="22"/>
              </w:rPr>
            </w:pPr>
            <w:r w:rsidRPr="0076075D">
              <w:rPr>
                <w:b/>
                <w:sz w:val="22"/>
                <w:szCs w:val="22"/>
              </w:rPr>
              <w:t>Thông tư 78:</w:t>
            </w:r>
            <w:r w:rsidRPr="0076075D">
              <w:rPr>
                <w:sz w:val="22"/>
                <w:szCs w:val="22"/>
              </w:rPr>
              <w:t xml:space="preserve"> 1, 2, 3, 4</w:t>
            </w:r>
            <w:r w:rsidRPr="0076075D">
              <w:rPr>
                <w:sz w:val="22"/>
                <w:szCs w:val="22"/>
                <w:lang w:val="vi-VN"/>
              </w:rPr>
              <w:t>, 5, 6</w:t>
            </w:r>
            <w:r w:rsidRPr="0076075D">
              <w:rPr>
                <w:sz w:val="22"/>
                <w:szCs w:val="22"/>
              </w:rPr>
              <w:t>. Tuân thủ theo đúng Thông tư 78/2021/TT-BTC</w:t>
            </w:r>
          </w:p>
          <w:p w14:paraId="339256AB" w14:textId="77777777" w:rsidR="00501898" w:rsidRPr="0076075D" w:rsidRDefault="00136181">
            <w:pPr>
              <w:spacing w:before="0"/>
              <w:ind w:left="41"/>
              <w:jc w:val="both"/>
              <w:rPr>
                <w:bCs/>
                <w:sz w:val="22"/>
                <w:szCs w:val="22"/>
              </w:rPr>
            </w:pPr>
            <w:r w:rsidRPr="0076075D">
              <w:rPr>
                <w:b/>
                <w:sz w:val="22"/>
                <w:szCs w:val="22"/>
              </w:rPr>
              <w:t>Lưu ý:</w:t>
            </w:r>
            <w:r w:rsidRPr="0076075D">
              <w:rPr>
                <w:sz w:val="22"/>
                <w:szCs w:val="22"/>
              </w:rPr>
              <w:t xml:space="preserve"> tại một thời điểm, doanh nghiệp có thể sử dụng nhiều loại hóa đơn.</w:t>
            </w:r>
          </w:p>
        </w:tc>
      </w:tr>
      <w:tr w:rsidR="00501898" w:rsidRPr="0076075D" w14:paraId="372148AF" w14:textId="77777777">
        <w:tc>
          <w:tcPr>
            <w:tcW w:w="2070" w:type="dxa"/>
          </w:tcPr>
          <w:p w14:paraId="5F544C3C" w14:textId="77777777" w:rsidR="00501898" w:rsidRPr="0076075D" w:rsidRDefault="00136181">
            <w:pPr>
              <w:spacing w:before="0"/>
              <w:ind w:left="0"/>
              <w:jc w:val="both"/>
              <w:rPr>
                <w:sz w:val="22"/>
                <w:szCs w:val="22"/>
              </w:rPr>
            </w:pPr>
            <w:r w:rsidRPr="0076075D">
              <w:rPr>
                <w:sz w:val="22"/>
                <w:szCs w:val="22"/>
              </w:rPr>
              <w:t>templateCode</w:t>
            </w:r>
          </w:p>
        </w:tc>
        <w:tc>
          <w:tcPr>
            <w:tcW w:w="2466" w:type="dxa"/>
          </w:tcPr>
          <w:p w14:paraId="3FFD92E2" w14:textId="77777777" w:rsidR="00501898" w:rsidRPr="0076075D" w:rsidRDefault="00136181">
            <w:pPr>
              <w:spacing w:before="0"/>
              <w:ind w:left="0"/>
              <w:jc w:val="both"/>
              <w:rPr>
                <w:sz w:val="22"/>
                <w:szCs w:val="22"/>
              </w:rPr>
            </w:pPr>
            <w:r w:rsidRPr="0076075D">
              <w:rPr>
                <w:sz w:val="22"/>
                <w:szCs w:val="22"/>
              </w:rPr>
              <w:t>Required: true</w:t>
            </w:r>
          </w:p>
          <w:p w14:paraId="7DF8AFF4" w14:textId="77777777" w:rsidR="00501898" w:rsidRPr="0076075D" w:rsidRDefault="00136181">
            <w:pPr>
              <w:spacing w:before="0"/>
              <w:ind w:left="0"/>
              <w:jc w:val="both"/>
              <w:rPr>
                <w:sz w:val="22"/>
                <w:szCs w:val="22"/>
              </w:rPr>
            </w:pPr>
            <w:r w:rsidRPr="0076075D">
              <w:rPr>
                <w:sz w:val="22"/>
                <w:szCs w:val="22"/>
              </w:rPr>
              <w:t>DataType: String</w:t>
            </w:r>
          </w:p>
          <w:p w14:paraId="48832B43" w14:textId="77777777" w:rsidR="00501898" w:rsidRPr="0076075D" w:rsidRDefault="00136181">
            <w:pPr>
              <w:spacing w:before="0"/>
              <w:ind w:left="0"/>
              <w:jc w:val="both"/>
              <w:rPr>
                <w:sz w:val="22"/>
                <w:szCs w:val="22"/>
              </w:rPr>
            </w:pPr>
            <w:r w:rsidRPr="0076075D">
              <w:rPr>
                <w:sz w:val="22"/>
                <w:szCs w:val="22"/>
              </w:rPr>
              <w:lastRenderedPageBreak/>
              <w:t>Minlength: N/A</w:t>
            </w:r>
          </w:p>
          <w:p w14:paraId="6B1F7A7C" w14:textId="77777777" w:rsidR="00501898" w:rsidRPr="0076075D" w:rsidRDefault="00136181">
            <w:pPr>
              <w:spacing w:before="0"/>
              <w:ind w:left="0"/>
              <w:jc w:val="both"/>
              <w:rPr>
                <w:sz w:val="22"/>
                <w:szCs w:val="22"/>
              </w:rPr>
            </w:pPr>
            <w:r w:rsidRPr="0076075D">
              <w:rPr>
                <w:sz w:val="22"/>
                <w:szCs w:val="22"/>
              </w:rPr>
              <w:t>Maxlength: 20</w:t>
            </w:r>
          </w:p>
          <w:p w14:paraId="31AADC63" w14:textId="77777777" w:rsidR="00501898" w:rsidRPr="0076075D" w:rsidRDefault="00136181">
            <w:pPr>
              <w:spacing w:before="0"/>
              <w:ind w:left="0"/>
              <w:jc w:val="both"/>
              <w:rPr>
                <w:sz w:val="22"/>
                <w:szCs w:val="22"/>
              </w:rPr>
            </w:pPr>
            <w:r w:rsidRPr="0076075D">
              <w:rPr>
                <w:sz w:val="22"/>
                <w:szCs w:val="22"/>
              </w:rPr>
              <w:t xml:space="preserve">Format: </w:t>
            </w:r>
          </w:p>
        </w:tc>
        <w:tc>
          <w:tcPr>
            <w:tcW w:w="5364" w:type="dxa"/>
          </w:tcPr>
          <w:p w14:paraId="02D586D4" w14:textId="77777777" w:rsidR="00501898" w:rsidRPr="0076075D" w:rsidRDefault="00136181">
            <w:pPr>
              <w:spacing w:before="0"/>
              <w:ind w:left="41"/>
              <w:jc w:val="both"/>
              <w:rPr>
                <w:sz w:val="22"/>
                <w:szCs w:val="22"/>
              </w:rPr>
            </w:pPr>
            <w:r w:rsidRPr="0076075D">
              <w:rPr>
                <w:sz w:val="22"/>
                <w:szCs w:val="22"/>
              </w:rPr>
              <w:lastRenderedPageBreak/>
              <w:t>Ký hiệu mẫu hóa đơn, tuân thủ theo quy định ký hiệu mẫu hóa đơn của Thông tư hướng dẫn thi hành</w:t>
            </w:r>
          </w:p>
          <w:p w14:paraId="54A223B8" w14:textId="77777777" w:rsidR="00501898" w:rsidRPr="0076075D" w:rsidRDefault="00136181">
            <w:pPr>
              <w:spacing w:before="0"/>
              <w:ind w:left="41"/>
              <w:jc w:val="both"/>
              <w:rPr>
                <w:sz w:val="22"/>
                <w:szCs w:val="22"/>
              </w:rPr>
            </w:pPr>
            <w:r w:rsidRPr="0076075D">
              <w:rPr>
                <w:b/>
                <w:sz w:val="22"/>
                <w:szCs w:val="22"/>
              </w:rPr>
              <w:lastRenderedPageBreak/>
              <w:t>Thông tư 32:</w:t>
            </w:r>
            <w:r w:rsidRPr="0076075D">
              <w:rPr>
                <w:sz w:val="22"/>
                <w:szCs w:val="22"/>
              </w:rPr>
              <w:t xml:space="preserve"> Nghị định số 51/2010/NĐ-CP</w:t>
            </w:r>
          </w:p>
          <w:p w14:paraId="6B41263B" w14:textId="77777777" w:rsidR="00501898" w:rsidRPr="0076075D" w:rsidRDefault="00136181">
            <w:pPr>
              <w:spacing w:before="0"/>
              <w:ind w:left="41"/>
              <w:jc w:val="both"/>
              <w:rPr>
                <w:sz w:val="22"/>
                <w:szCs w:val="22"/>
              </w:rPr>
            </w:pPr>
            <w:r w:rsidRPr="0076075D">
              <w:rPr>
                <w:sz w:val="22"/>
                <w:szCs w:val="22"/>
              </w:rPr>
              <w:t xml:space="preserve">Ví dụ 01GTKT0/001, trong đó </w:t>
            </w:r>
          </w:p>
          <w:p w14:paraId="3D6494DA" w14:textId="77777777" w:rsidR="00501898" w:rsidRPr="0076075D" w:rsidRDefault="00136181">
            <w:pPr>
              <w:spacing w:before="0"/>
              <w:ind w:left="41"/>
              <w:jc w:val="both"/>
              <w:rPr>
                <w:sz w:val="22"/>
                <w:szCs w:val="22"/>
              </w:rPr>
            </w:pPr>
            <w:r w:rsidRPr="0076075D">
              <w:rPr>
                <w:sz w:val="22"/>
                <w:szCs w:val="22"/>
              </w:rPr>
              <w:t>01GTKT: ký hiệu loại hóa đơn</w:t>
            </w:r>
          </w:p>
          <w:p w14:paraId="56AF4CEE" w14:textId="77777777" w:rsidR="00501898" w:rsidRPr="0076075D" w:rsidRDefault="00136181">
            <w:pPr>
              <w:spacing w:before="0"/>
              <w:ind w:left="41"/>
              <w:jc w:val="both"/>
              <w:rPr>
                <w:sz w:val="22"/>
                <w:szCs w:val="22"/>
              </w:rPr>
            </w:pPr>
            <w:r w:rsidRPr="0076075D">
              <w:rPr>
                <w:sz w:val="22"/>
                <w:szCs w:val="22"/>
              </w:rPr>
              <w:t>0: số liên, đối với hóa đơn điện tử luôn là 0</w:t>
            </w:r>
          </w:p>
          <w:p w14:paraId="1E272938" w14:textId="77777777" w:rsidR="00501898" w:rsidRPr="0076075D" w:rsidRDefault="00136181">
            <w:pPr>
              <w:spacing w:before="0"/>
              <w:ind w:left="41"/>
              <w:jc w:val="both"/>
              <w:rPr>
                <w:sz w:val="22"/>
                <w:szCs w:val="22"/>
              </w:rPr>
            </w:pPr>
            <w:r w:rsidRPr="0076075D">
              <w:rPr>
                <w:sz w:val="22"/>
                <w:szCs w:val="22"/>
              </w:rPr>
              <w:t>001: số thứ tự tăng dần theo số lượng mẫu DN đăng ký với cơ quan thuế</w:t>
            </w:r>
          </w:p>
          <w:p w14:paraId="5F650C41" w14:textId="77777777" w:rsidR="00501898" w:rsidRPr="0076075D" w:rsidRDefault="00136181">
            <w:pPr>
              <w:spacing w:before="0"/>
              <w:ind w:left="41"/>
              <w:jc w:val="both"/>
              <w:rPr>
                <w:i/>
                <w:sz w:val="22"/>
                <w:szCs w:val="22"/>
              </w:rPr>
            </w:pPr>
            <w:r w:rsidRPr="0076075D">
              <w:rPr>
                <w:i/>
                <w:sz w:val="22"/>
                <w:szCs w:val="22"/>
              </w:rPr>
              <w:t>Chi tiết xem PL1 Thông tư 39/2014/TT-BTC</w:t>
            </w:r>
          </w:p>
          <w:p w14:paraId="4293FB52" w14:textId="77777777" w:rsidR="00501898" w:rsidRPr="0076075D" w:rsidRDefault="00136181">
            <w:pPr>
              <w:spacing w:before="0"/>
              <w:ind w:left="0"/>
              <w:jc w:val="both"/>
              <w:rPr>
                <w:sz w:val="22"/>
                <w:szCs w:val="22"/>
              </w:rPr>
            </w:pPr>
            <w:r w:rsidRPr="0076075D">
              <w:rPr>
                <w:b/>
                <w:sz w:val="22"/>
                <w:szCs w:val="22"/>
              </w:rPr>
              <w:t>Thông tư 78:</w:t>
            </w:r>
            <w:r w:rsidRPr="0076075D">
              <w:rPr>
                <w:sz w:val="22"/>
                <w:szCs w:val="22"/>
              </w:rPr>
              <w:t xml:space="preserve"> Ví dụ: 1/001 trong đó</w:t>
            </w:r>
          </w:p>
          <w:p w14:paraId="421D4D3C" w14:textId="77777777" w:rsidR="00501898" w:rsidRPr="0076075D" w:rsidRDefault="00136181">
            <w:pPr>
              <w:spacing w:before="0"/>
              <w:ind w:left="0"/>
              <w:jc w:val="both"/>
              <w:rPr>
                <w:sz w:val="22"/>
                <w:szCs w:val="22"/>
              </w:rPr>
            </w:pPr>
            <w:r w:rsidRPr="0076075D">
              <w:rPr>
                <w:sz w:val="22"/>
                <w:szCs w:val="22"/>
              </w:rPr>
              <w:t>1: Ký hiệu loại hóa đơn</w:t>
            </w:r>
          </w:p>
          <w:p w14:paraId="7928C578" w14:textId="77777777" w:rsidR="00501898" w:rsidRPr="0076075D" w:rsidRDefault="00136181">
            <w:pPr>
              <w:spacing w:before="0"/>
              <w:ind w:left="0"/>
              <w:jc w:val="both"/>
              <w:rPr>
                <w:sz w:val="22"/>
                <w:szCs w:val="22"/>
              </w:rPr>
            </w:pPr>
            <w:r w:rsidRPr="0076075D">
              <w:rPr>
                <w:sz w:val="22"/>
                <w:szCs w:val="22"/>
              </w:rPr>
              <w:t>001: Thứ tự tăng dần theo số lượng mẫu DN đăng ký với cơ quan thuế</w:t>
            </w:r>
          </w:p>
          <w:p w14:paraId="2C2C8228" w14:textId="77777777" w:rsidR="00501898" w:rsidRPr="0076075D" w:rsidRDefault="00136181">
            <w:pPr>
              <w:spacing w:before="0"/>
              <w:ind w:left="0"/>
              <w:jc w:val="both"/>
              <w:rPr>
                <w:sz w:val="22"/>
                <w:szCs w:val="22"/>
              </w:rPr>
            </w:pPr>
            <w:r w:rsidRPr="0076075D">
              <w:rPr>
                <w:i/>
                <w:sz w:val="22"/>
                <w:szCs w:val="22"/>
              </w:rPr>
              <w:t xml:space="preserve">Chi tiết tại khoản 1, Điều 3 Thông tư </w:t>
            </w:r>
            <w:r w:rsidRPr="0076075D">
              <w:rPr>
                <w:i/>
                <w:sz w:val="22"/>
                <w:szCs w:val="22"/>
                <w:lang w:val="en"/>
              </w:rPr>
              <w:t>78</w:t>
            </w:r>
            <w:r w:rsidRPr="0076075D">
              <w:rPr>
                <w:i/>
                <w:sz w:val="22"/>
                <w:szCs w:val="22"/>
              </w:rPr>
              <w:t>/2019/TT-BTC</w:t>
            </w:r>
          </w:p>
          <w:p w14:paraId="428A1238" w14:textId="77777777" w:rsidR="00501898" w:rsidRPr="0076075D" w:rsidRDefault="00136181">
            <w:pPr>
              <w:spacing w:before="0"/>
              <w:ind w:left="41"/>
              <w:jc w:val="both"/>
              <w:rPr>
                <w:sz w:val="22"/>
                <w:szCs w:val="22"/>
              </w:rPr>
            </w:pPr>
            <w:r w:rsidRPr="0076075D">
              <w:rPr>
                <w:b/>
                <w:sz w:val="22"/>
                <w:szCs w:val="22"/>
              </w:rPr>
              <w:t>Lưu ý:</w:t>
            </w:r>
            <w:r w:rsidRPr="0076075D">
              <w:rPr>
                <w:sz w:val="22"/>
                <w:szCs w:val="22"/>
              </w:rPr>
              <w:t xml:space="preserve"> tại một thời điểm, doanh nghiệp có thể có nhiều mẫu hóa đơn.</w:t>
            </w:r>
          </w:p>
          <w:p w14:paraId="45E9D871" w14:textId="77777777" w:rsidR="00501898" w:rsidRPr="0076075D" w:rsidRDefault="00501898">
            <w:pPr>
              <w:spacing w:before="0"/>
              <w:ind w:left="41"/>
              <w:jc w:val="both"/>
              <w:rPr>
                <w:bCs/>
                <w:sz w:val="22"/>
                <w:szCs w:val="22"/>
              </w:rPr>
            </w:pPr>
          </w:p>
        </w:tc>
      </w:tr>
      <w:tr w:rsidR="00501898" w:rsidRPr="0076075D" w14:paraId="3D4268DB" w14:textId="77777777">
        <w:tc>
          <w:tcPr>
            <w:tcW w:w="2070" w:type="dxa"/>
          </w:tcPr>
          <w:p w14:paraId="12EE2F0E" w14:textId="77777777" w:rsidR="00501898" w:rsidRPr="0076075D" w:rsidRDefault="00136181">
            <w:pPr>
              <w:spacing w:before="0"/>
              <w:ind w:left="0"/>
              <w:jc w:val="both"/>
              <w:rPr>
                <w:sz w:val="22"/>
                <w:szCs w:val="22"/>
              </w:rPr>
            </w:pPr>
            <w:r w:rsidRPr="0076075D">
              <w:rPr>
                <w:sz w:val="22"/>
                <w:szCs w:val="22"/>
              </w:rPr>
              <w:lastRenderedPageBreak/>
              <w:t>invoiceSeries</w:t>
            </w:r>
          </w:p>
        </w:tc>
        <w:tc>
          <w:tcPr>
            <w:tcW w:w="2466" w:type="dxa"/>
          </w:tcPr>
          <w:p w14:paraId="568FD884" w14:textId="77777777" w:rsidR="00501898" w:rsidRPr="0076075D" w:rsidRDefault="00136181">
            <w:pPr>
              <w:spacing w:before="0"/>
              <w:ind w:left="0"/>
              <w:jc w:val="both"/>
              <w:rPr>
                <w:sz w:val="22"/>
                <w:szCs w:val="22"/>
              </w:rPr>
            </w:pPr>
            <w:r w:rsidRPr="0076075D">
              <w:rPr>
                <w:sz w:val="22"/>
                <w:szCs w:val="22"/>
              </w:rPr>
              <w:t>Required : true</w:t>
            </w:r>
          </w:p>
          <w:p w14:paraId="67723524" w14:textId="77777777" w:rsidR="00501898" w:rsidRPr="0076075D" w:rsidRDefault="00136181">
            <w:pPr>
              <w:spacing w:before="0"/>
              <w:ind w:left="0"/>
              <w:jc w:val="both"/>
              <w:rPr>
                <w:sz w:val="22"/>
                <w:szCs w:val="22"/>
              </w:rPr>
            </w:pPr>
            <w:r w:rsidRPr="0076075D">
              <w:rPr>
                <w:sz w:val="22"/>
                <w:szCs w:val="22"/>
              </w:rPr>
              <w:t>DataType: String</w:t>
            </w:r>
          </w:p>
          <w:p w14:paraId="236D8337" w14:textId="77777777" w:rsidR="00501898" w:rsidRPr="0076075D" w:rsidRDefault="00136181">
            <w:pPr>
              <w:spacing w:before="0"/>
              <w:ind w:left="0"/>
              <w:jc w:val="both"/>
              <w:rPr>
                <w:sz w:val="22"/>
                <w:szCs w:val="22"/>
              </w:rPr>
            </w:pPr>
            <w:r w:rsidRPr="0076075D">
              <w:rPr>
                <w:sz w:val="22"/>
                <w:szCs w:val="22"/>
              </w:rPr>
              <w:t>Minlength : NA</w:t>
            </w:r>
          </w:p>
          <w:p w14:paraId="3B4FA65A" w14:textId="77777777" w:rsidR="00501898" w:rsidRPr="0076075D" w:rsidRDefault="00136181">
            <w:pPr>
              <w:spacing w:before="0"/>
              <w:ind w:left="0"/>
              <w:jc w:val="both"/>
              <w:rPr>
                <w:sz w:val="22"/>
                <w:szCs w:val="22"/>
              </w:rPr>
            </w:pPr>
            <w:r w:rsidRPr="0076075D">
              <w:rPr>
                <w:sz w:val="22"/>
                <w:szCs w:val="22"/>
              </w:rPr>
              <w:t>Maxlength : 25</w:t>
            </w:r>
          </w:p>
          <w:p w14:paraId="79ADAE92" w14:textId="77777777" w:rsidR="00501898" w:rsidRPr="0076075D" w:rsidRDefault="00136181">
            <w:pPr>
              <w:spacing w:before="0"/>
              <w:ind w:left="0"/>
              <w:jc w:val="both"/>
              <w:rPr>
                <w:sz w:val="22"/>
                <w:szCs w:val="22"/>
              </w:rPr>
            </w:pPr>
            <w:r w:rsidRPr="0076075D">
              <w:rPr>
                <w:sz w:val="22"/>
                <w:szCs w:val="22"/>
              </w:rPr>
              <w:t>Format : ^[a-zA-Z0-9/]*$</w:t>
            </w:r>
          </w:p>
        </w:tc>
        <w:tc>
          <w:tcPr>
            <w:tcW w:w="5364" w:type="dxa"/>
          </w:tcPr>
          <w:p w14:paraId="170F1C1D" w14:textId="77777777" w:rsidR="00501898" w:rsidRPr="0076075D" w:rsidRDefault="00136181">
            <w:pPr>
              <w:spacing w:before="0"/>
              <w:ind w:left="41"/>
              <w:jc w:val="both"/>
              <w:rPr>
                <w:sz w:val="22"/>
                <w:szCs w:val="22"/>
              </w:rPr>
            </w:pPr>
            <w:r w:rsidRPr="0076075D">
              <w:rPr>
                <w:sz w:val="22"/>
                <w:szCs w:val="22"/>
              </w:rPr>
              <w:t>Là “Ký hiệu hóa đơn” tuân thủ theo quy tắc tạo ký hiệu hóa đơn của Thông tư hướng dẫn thi hành</w:t>
            </w:r>
          </w:p>
          <w:p w14:paraId="39B64ECA" w14:textId="77777777" w:rsidR="00501898" w:rsidRPr="0076075D" w:rsidRDefault="00136181">
            <w:pPr>
              <w:spacing w:before="0"/>
              <w:ind w:left="41"/>
              <w:jc w:val="both"/>
              <w:rPr>
                <w:sz w:val="22"/>
                <w:szCs w:val="22"/>
              </w:rPr>
            </w:pPr>
            <w:r w:rsidRPr="0076075D">
              <w:rPr>
                <w:b/>
                <w:sz w:val="22"/>
                <w:szCs w:val="22"/>
              </w:rPr>
              <w:t>Thông tư 32:</w:t>
            </w:r>
            <w:r w:rsidRPr="0076075D">
              <w:rPr>
                <w:sz w:val="22"/>
                <w:szCs w:val="22"/>
              </w:rPr>
              <w:t xml:space="preserve"> Nghị định số 51/2010/NĐ-CP. </w:t>
            </w:r>
          </w:p>
          <w:p w14:paraId="21F97573" w14:textId="77777777" w:rsidR="00501898" w:rsidRPr="0076075D" w:rsidRDefault="00136181">
            <w:pPr>
              <w:spacing w:before="0"/>
              <w:ind w:left="41"/>
              <w:jc w:val="both"/>
              <w:rPr>
                <w:sz w:val="22"/>
                <w:szCs w:val="22"/>
              </w:rPr>
            </w:pPr>
            <w:r w:rsidRPr="0076075D">
              <w:rPr>
                <w:sz w:val="22"/>
                <w:szCs w:val="22"/>
              </w:rPr>
              <w:t>Ví dụ AA/20E.</w:t>
            </w:r>
          </w:p>
          <w:p w14:paraId="7A1B7CFD" w14:textId="77777777" w:rsidR="00501898" w:rsidRPr="0076075D" w:rsidRDefault="00136181">
            <w:pPr>
              <w:spacing w:before="0"/>
              <w:ind w:left="41"/>
              <w:jc w:val="both"/>
              <w:rPr>
                <w:i/>
                <w:sz w:val="22"/>
                <w:szCs w:val="22"/>
              </w:rPr>
            </w:pPr>
            <w:r w:rsidRPr="0076075D">
              <w:rPr>
                <w:i/>
                <w:sz w:val="22"/>
                <w:szCs w:val="22"/>
              </w:rPr>
              <w:t>Chi tiết xem PL1 Thông tư 39/2014/TT-BTC</w:t>
            </w:r>
          </w:p>
          <w:p w14:paraId="0B96E94E" w14:textId="77777777" w:rsidR="00501898" w:rsidRPr="0076075D" w:rsidRDefault="00136181">
            <w:pPr>
              <w:spacing w:before="0"/>
              <w:ind w:left="41"/>
              <w:jc w:val="both"/>
              <w:rPr>
                <w:sz w:val="22"/>
                <w:szCs w:val="22"/>
              </w:rPr>
            </w:pPr>
            <w:r w:rsidRPr="0076075D">
              <w:rPr>
                <w:b/>
                <w:sz w:val="22"/>
                <w:szCs w:val="22"/>
              </w:rPr>
              <w:t xml:space="preserve">Thông tư </w:t>
            </w:r>
            <w:r w:rsidRPr="0076075D">
              <w:rPr>
                <w:b/>
                <w:sz w:val="22"/>
                <w:szCs w:val="22"/>
                <w:lang w:val="en"/>
              </w:rPr>
              <w:t>7</w:t>
            </w:r>
            <w:r w:rsidRPr="0076075D">
              <w:rPr>
                <w:b/>
                <w:sz w:val="22"/>
                <w:szCs w:val="22"/>
              </w:rPr>
              <w:t>8:</w:t>
            </w:r>
            <w:r w:rsidRPr="0076075D">
              <w:rPr>
                <w:sz w:val="22"/>
                <w:szCs w:val="22"/>
              </w:rPr>
              <w:t xml:space="preserve"> Ví dụ: K20TYY</w:t>
            </w:r>
          </w:p>
          <w:p w14:paraId="3780FE53" w14:textId="77777777" w:rsidR="00501898" w:rsidRPr="0076075D" w:rsidRDefault="00136181">
            <w:pPr>
              <w:spacing w:before="0"/>
              <w:ind w:left="41"/>
              <w:jc w:val="both"/>
              <w:rPr>
                <w:sz w:val="22"/>
                <w:szCs w:val="22"/>
              </w:rPr>
            </w:pPr>
            <w:r w:rsidRPr="0076075D">
              <w:rPr>
                <w:i/>
                <w:sz w:val="22"/>
                <w:szCs w:val="22"/>
              </w:rPr>
              <w:t xml:space="preserve">Chi tiết tại khoản 1, Điều 3 Thông tư </w:t>
            </w:r>
            <w:r w:rsidRPr="0076075D">
              <w:rPr>
                <w:i/>
                <w:sz w:val="22"/>
                <w:szCs w:val="22"/>
                <w:lang w:val="en"/>
              </w:rPr>
              <w:t>78</w:t>
            </w:r>
            <w:r w:rsidRPr="0076075D">
              <w:rPr>
                <w:i/>
                <w:sz w:val="22"/>
                <w:szCs w:val="22"/>
              </w:rPr>
              <w:t>/2019/TT-BTC</w:t>
            </w:r>
          </w:p>
          <w:p w14:paraId="6AA97756" w14:textId="77777777" w:rsidR="00501898" w:rsidRPr="0076075D" w:rsidRDefault="00136181">
            <w:pPr>
              <w:spacing w:before="0"/>
              <w:ind w:left="41"/>
              <w:jc w:val="both"/>
              <w:rPr>
                <w:sz w:val="22"/>
                <w:szCs w:val="22"/>
              </w:rPr>
            </w:pPr>
            <w:r w:rsidRPr="0076075D">
              <w:rPr>
                <w:b/>
                <w:sz w:val="22"/>
                <w:szCs w:val="22"/>
              </w:rPr>
              <w:t xml:space="preserve">Lưu ý: </w:t>
            </w:r>
            <w:r w:rsidRPr="0076075D">
              <w:rPr>
                <w:sz w:val="22"/>
                <w:szCs w:val="22"/>
              </w:rPr>
              <w:t>Tại một thời điểm, doanh nghiệp có thể có nhiều ký hiệu hóa đơn.</w:t>
            </w:r>
          </w:p>
          <w:p w14:paraId="02541F7F" w14:textId="77777777" w:rsidR="00501898" w:rsidRPr="0076075D" w:rsidRDefault="00136181">
            <w:pPr>
              <w:spacing w:before="0"/>
              <w:ind w:left="41"/>
              <w:jc w:val="both"/>
              <w:rPr>
                <w:bCs/>
                <w:sz w:val="22"/>
                <w:szCs w:val="22"/>
              </w:rPr>
            </w:pPr>
            <w:r w:rsidRPr="0076075D">
              <w:rPr>
                <w:bCs/>
                <w:sz w:val="22"/>
                <w:szCs w:val="22"/>
              </w:rPr>
              <w:t xml:space="preserve">Đối với hóa đơn theo TT78, người dùng không bắt buộc phải truyền đúng hai chữ số trong ký hiệu theo đúng năm phát hành hóa đơn. Trường hợp người dùng truyền sai (năm quá khứ hoặc tương lai), hệ thống vẫn lưu ký hiệu theo năm </w:t>
            </w:r>
          </w:p>
          <w:p w14:paraId="70490B46" w14:textId="77777777" w:rsidR="00501898" w:rsidRPr="0076075D" w:rsidRDefault="00136181">
            <w:pPr>
              <w:spacing w:before="0"/>
              <w:ind w:left="41"/>
              <w:jc w:val="both"/>
              <w:rPr>
                <w:bCs/>
                <w:sz w:val="22"/>
                <w:szCs w:val="22"/>
              </w:rPr>
            </w:pPr>
            <w:r w:rsidRPr="0076075D">
              <w:rPr>
                <w:b/>
                <w:sz w:val="22"/>
                <w:szCs w:val="22"/>
              </w:rPr>
              <w:t>Ví dụ</w:t>
            </w:r>
            <w:r w:rsidRPr="0076075D">
              <w:rPr>
                <w:bCs/>
                <w:sz w:val="22"/>
                <w:szCs w:val="22"/>
              </w:rPr>
              <w:t>: Người dùng lập hóa đơn với ký hiệu K18TAA, có ngày phát hành trong năm 2023, nếu truyền giá trị K50TAA, hệ thống vẫn sẽ lưu ký hiệu hóa đơn sau khi lập là K23TAA.</w:t>
            </w:r>
          </w:p>
        </w:tc>
      </w:tr>
      <w:tr w:rsidR="00501898" w:rsidRPr="0076075D" w14:paraId="400774A2" w14:textId="77777777">
        <w:trPr>
          <w:trHeight w:val="3140"/>
        </w:trPr>
        <w:tc>
          <w:tcPr>
            <w:tcW w:w="2070" w:type="dxa"/>
          </w:tcPr>
          <w:p w14:paraId="37BD5DAB" w14:textId="77777777" w:rsidR="00501898" w:rsidRPr="0076075D" w:rsidRDefault="00136181">
            <w:pPr>
              <w:spacing w:before="0"/>
              <w:ind w:left="0"/>
              <w:jc w:val="both"/>
              <w:rPr>
                <w:sz w:val="22"/>
                <w:szCs w:val="22"/>
              </w:rPr>
            </w:pPr>
            <w:r w:rsidRPr="0076075D">
              <w:rPr>
                <w:sz w:val="22"/>
                <w:szCs w:val="22"/>
              </w:rPr>
              <w:lastRenderedPageBreak/>
              <w:t>invoiceIssuedDate</w:t>
            </w:r>
          </w:p>
        </w:tc>
        <w:tc>
          <w:tcPr>
            <w:tcW w:w="2466" w:type="dxa"/>
          </w:tcPr>
          <w:p w14:paraId="76BF473A" w14:textId="77777777" w:rsidR="00501898" w:rsidRPr="0076075D" w:rsidRDefault="00136181">
            <w:pPr>
              <w:spacing w:before="0"/>
              <w:ind w:left="0"/>
              <w:jc w:val="both"/>
              <w:rPr>
                <w:sz w:val="22"/>
                <w:szCs w:val="22"/>
              </w:rPr>
            </w:pPr>
            <w:r w:rsidRPr="0076075D">
              <w:rPr>
                <w:sz w:val="22"/>
                <w:szCs w:val="22"/>
              </w:rPr>
              <w:t>Required: false</w:t>
            </w:r>
          </w:p>
          <w:p w14:paraId="231C81AB" w14:textId="77777777" w:rsidR="00501898" w:rsidRPr="0076075D" w:rsidRDefault="00136181">
            <w:pPr>
              <w:spacing w:before="0"/>
              <w:ind w:left="0"/>
              <w:jc w:val="both"/>
              <w:rPr>
                <w:sz w:val="22"/>
                <w:szCs w:val="22"/>
              </w:rPr>
            </w:pPr>
            <w:r w:rsidRPr="0076075D">
              <w:rPr>
                <w:sz w:val="22"/>
                <w:szCs w:val="22"/>
              </w:rPr>
              <w:t>DataType: Datetime</w:t>
            </w:r>
          </w:p>
          <w:p w14:paraId="17A751DE" w14:textId="77777777" w:rsidR="00501898" w:rsidRPr="0076075D" w:rsidRDefault="00136181">
            <w:pPr>
              <w:spacing w:before="0"/>
              <w:ind w:left="0"/>
              <w:jc w:val="both"/>
              <w:rPr>
                <w:sz w:val="22"/>
                <w:szCs w:val="22"/>
              </w:rPr>
            </w:pPr>
            <w:r w:rsidRPr="0076075D">
              <w:rPr>
                <w:sz w:val="22"/>
                <w:szCs w:val="22"/>
              </w:rPr>
              <w:t>Minlength: N/A</w:t>
            </w:r>
          </w:p>
          <w:p w14:paraId="08FC75D6" w14:textId="77777777" w:rsidR="00501898" w:rsidRPr="0076075D" w:rsidRDefault="00136181">
            <w:pPr>
              <w:spacing w:before="0"/>
              <w:ind w:left="0"/>
              <w:jc w:val="both"/>
              <w:rPr>
                <w:sz w:val="22"/>
                <w:szCs w:val="22"/>
              </w:rPr>
            </w:pPr>
            <w:r w:rsidRPr="0076075D">
              <w:rPr>
                <w:sz w:val="22"/>
                <w:szCs w:val="22"/>
              </w:rPr>
              <w:t>Maxlength: 50</w:t>
            </w:r>
          </w:p>
          <w:p w14:paraId="58415175" w14:textId="77777777" w:rsidR="00501898" w:rsidRPr="0076075D" w:rsidRDefault="00136181">
            <w:pPr>
              <w:spacing w:before="0"/>
              <w:ind w:left="0"/>
              <w:jc w:val="both"/>
              <w:rPr>
                <w:sz w:val="22"/>
                <w:szCs w:val="22"/>
              </w:rPr>
            </w:pPr>
            <w:r w:rsidRPr="0076075D">
              <w:rPr>
                <w:sz w:val="22"/>
                <w:szCs w:val="22"/>
              </w:rPr>
              <w:t xml:space="preserve">Format: Mục 4.1  </w:t>
            </w:r>
          </w:p>
        </w:tc>
        <w:tc>
          <w:tcPr>
            <w:tcW w:w="5364" w:type="dxa"/>
          </w:tcPr>
          <w:p w14:paraId="5CDED09E" w14:textId="77777777" w:rsidR="00501898" w:rsidRPr="0076075D" w:rsidRDefault="00136181">
            <w:pPr>
              <w:spacing w:before="0"/>
              <w:ind w:left="0"/>
              <w:jc w:val="both"/>
              <w:rPr>
                <w:sz w:val="22"/>
                <w:szCs w:val="22"/>
              </w:rPr>
            </w:pPr>
            <w:r w:rsidRPr="0076075D">
              <w:rPr>
                <w:sz w:val="22"/>
                <w:szCs w:val="22"/>
              </w:rPr>
              <w:t>Ngày lập hóa đơn, tuân theo nguyên tắc đảm bảo về trình tự thời gian trong 1 ký hiệu hóa đơn của một mẫu hóa đơn với một mã số thuế cụ thể: số hóa đơn sau phải được lập với thời gian lớn hơn hoặc bằng số hóa đơn trước.</w:t>
            </w:r>
          </w:p>
          <w:p w14:paraId="6AF61271" w14:textId="77777777" w:rsidR="00501898" w:rsidRPr="0076075D" w:rsidRDefault="00136181">
            <w:pPr>
              <w:ind w:left="41"/>
              <w:jc w:val="both"/>
              <w:rPr>
                <w:b/>
                <w:sz w:val="22"/>
                <w:szCs w:val="22"/>
              </w:rPr>
            </w:pPr>
            <w:r w:rsidRPr="0076075D">
              <w:rPr>
                <w:b/>
                <w:sz w:val="22"/>
                <w:szCs w:val="22"/>
              </w:rPr>
              <w:t>Lưu ý:</w:t>
            </w:r>
          </w:p>
          <w:p w14:paraId="7D2E591B" w14:textId="77777777" w:rsidR="00501898" w:rsidRPr="0076075D" w:rsidRDefault="00136181">
            <w:pPr>
              <w:numPr>
                <w:ilvl w:val="0"/>
                <w:numId w:val="17"/>
              </w:numPr>
              <w:jc w:val="both"/>
              <w:rPr>
                <w:b/>
                <w:sz w:val="22"/>
                <w:szCs w:val="22"/>
              </w:rPr>
            </w:pPr>
            <w:r w:rsidRPr="0076075D">
              <w:rPr>
                <w:b/>
                <w:sz w:val="22"/>
                <w:szCs w:val="22"/>
              </w:rPr>
              <w:t xml:space="preserve"> T</w:t>
            </w:r>
            <w:r w:rsidRPr="0076075D">
              <w:rPr>
                <w:bCs/>
                <w:sz w:val="22"/>
                <w:szCs w:val="22"/>
              </w:rPr>
              <w:t>hời gian chính xác đến giờ phút giây</w:t>
            </w:r>
          </w:p>
          <w:p w14:paraId="761D5BEA" w14:textId="77777777" w:rsidR="00501898" w:rsidRPr="0076075D" w:rsidRDefault="00136181">
            <w:pPr>
              <w:numPr>
                <w:ilvl w:val="0"/>
                <w:numId w:val="17"/>
              </w:numPr>
              <w:jc w:val="both"/>
              <w:rPr>
                <w:sz w:val="22"/>
                <w:szCs w:val="22"/>
              </w:rPr>
            </w:pPr>
            <w:r w:rsidRPr="0076075D">
              <w:rPr>
                <w:sz w:val="22"/>
                <w:szCs w:val="22"/>
              </w:rPr>
              <w:t>Trong trường hợp không gửi ngày lập sang, hệ thống tự động lấy theo thời gian hiện tại trên hệ thống với múi giờ GMT+7.</w:t>
            </w:r>
          </w:p>
          <w:p w14:paraId="5F5C0AA1" w14:textId="77777777" w:rsidR="00501898" w:rsidRPr="0076075D" w:rsidRDefault="00136181">
            <w:pPr>
              <w:ind w:left="0"/>
              <w:jc w:val="both"/>
              <w:rPr>
                <w:sz w:val="22"/>
                <w:szCs w:val="22"/>
              </w:rPr>
            </w:pPr>
            <w:r w:rsidRPr="0076075D">
              <w:rPr>
                <w:sz w:val="22"/>
                <w:szCs w:val="22"/>
              </w:rPr>
              <w:t xml:space="preserve">- Dữ liệu truyền vào là thời gian dạng milliseconds kiểu long trong mục </w:t>
            </w:r>
            <w:r w:rsidRPr="0076075D">
              <w:rPr>
                <w:sz w:val="22"/>
                <w:szCs w:val="22"/>
                <w:lang w:val="en"/>
              </w:rPr>
              <w:t>5</w:t>
            </w:r>
            <w:r w:rsidRPr="0076075D">
              <w:rPr>
                <w:sz w:val="22"/>
                <w:szCs w:val="22"/>
              </w:rPr>
              <w:t>.1</w:t>
            </w:r>
          </w:p>
          <w:p w14:paraId="6910AE9C" w14:textId="77777777" w:rsidR="00501898" w:rsidRPr="0076075D" w:rsidRDefault="00136181">
            <w:pPr>
              <w:ind w:left="0"/>
              <w:jc w:val="both"/>
              <w:rPr>
                <w:sz w:val="22"/>
                <w:szCs w:val="22"/>
              </w:rPr>
            </w:pPr>
            <w:r w:rsidRPr="0076075D">
              <w:rPr>
                <w:sz w:val="22"/>
                <w:szCs w:val="22"/>
              </w:rPr>
              <w:t xml:space="preserve">Hệ thống ghi nhận đến chỉ số giây. Có thể tham khảo công thức tính tại: </w:t>
            </w:r>
            <w:hyperlink r:id="rId22" w:history="1">
              <w:r w:rsidRPr="0076075D">
                <w:rPr>
                  <w:rStyle w:val="Hyperlink"/>
                  <w:sz w:val="22"/>
                  <w:szCs w:val="22"/>
                </w:rPr>
                <w:t>https://currentmillis.com/</w:t>
              </w:r>
            </w:hyperlink>
          </w:p>
        </w:tc>
      </w:tr>
      <w:tr w:rsidR="00501898" w:rsidRPr="0076075D" w14:paraId="25BA4617" w14:textId="77777777">
        <w:tc>
          <w:tcPr>
            <w:tcW w:w="2070" w:type="dxa"/>
          </w:tcPr>
          <w:p w14:paraId="79123C25" w14:textId="0DE25D61" w:rsidR="00501898" w:rsidRPr="0076075D" w:rsidRDefault="00CE0695">
            <w:pPr>
              <w:spacing w:before="0"/>
              <w:ind w:left="0"/>
              <w:jc w:val="both"/>
              <w:rPr>
                <w:sz w:val="22"/>
                <w:szCs w:val="22"/>
                <w:highlight w:val="yellow"/>
              </w:rPr>
            </w:pPr>
            <w:r w:rsidRPr="0076075D">
              <w:rPr>
                <w:sz w:val="22"/>
                <w:szCs w:val="22"/>
                <w:highlight w:val="yellow"/>
              </w:rPr>
              <w:t>d</w:t>
            </w:r>
            <w:r w:rsidR="00136181" w:rsidRPr="0076075D">
              <w:rPr>
                <w:sz w:val="22"/>
                <w:szCs w:val="22"/>
                <w:highlight w:val="yellow"/>
              </w:rPr>
              <w:t>etailedListNo</w:t>
            </w:r>
          </w:p>
        </w:tc>
        <w:tc>
          <w:tcPr>
            <w:tcW w:w="2466" w:type="dxa"/>
          </w:tcPr>
          <w:p w14:paraId="4B9A5AB7" w14:textId="77777777" w:rsidR="00501898" w:rsidRPr="0076075D" w:rsidRDefault="00136181">
            <w:pPr>
              <w:spacing w:before="0"/>
              <w:ind w:left="0"/>
              <w:jc w:val="both"/>
              <w:rPr>
                <w:sz w:val="22"/>
                <w:szCs w:val="22"/>
                <w:highlight w:val="yellow"/>
              </w:rPr>
            </w:pPr>
            <w:r w:rsidRPr="0076075D">
              <w:rPr>
                <w:sz w:val="22"/>
                <w:szCs w:val="22"/>
                <w:highlight w:val="yellow"/>
              </w:rPr>
              <w:t>Required: false</w:t>
            </w:r>
          </w:p>
          <w:p w14:paraId="7B97014F" w14:textId="77777777" w:rsidR="00501898" w:rsidRPr="0076075D" w:rsidRDefault="00136181">
            <w:pPr>
              <w:spacing w:before="0"/>
              <w:ind w:left="0"/>
              <w:jc w:val="both"/>
              <w:rPr>
                <w:sz w:val="22"/>
                <w:szCs w:val="22"/>
                <w:highlight w:val="yellow"/>
              </w:rPr>
            </w:pPr>
            <w:r w:rsidRPr="0076075D">
              <w:rPr>
                <w:sz w:val="22"/>
                <w:szCs w:val="22"/>
                <w:highlight w:val="yellow"/>
              </w:rPr>
              <w:t>DataType: String</w:t>
            </w:r>
          </w:p>
          <w:p w14:paraId="6B1A23F1" w14:textId="77777777" w:rsidR="00501898" w:rsidRPr="0076075D" w:rsidRDefault="00136181">
            <w:pPr>
              <w:spacing w:before="0"/>
              <w:ind w:left="0"/>
              <w:jc w:val="both"/>
              <w:rPr>
                <w:sz w:val="22"/>
                <w:szCs w:val="22"/>
                <w:highlight w:val="yellow"/>
              </w:rPr>
            </w:pPr>
            <w:r w:rsidRPr="0076075D">
              <w:rPr>
                <w:sz w:val="22"/>
                <w:szCs w:val="22"/>
                <w:highlight w:val="yellow"/>
              </w:rPr>
              <w:t xml:space="preserve">Minlength: </w:t>
            </w:r>
          </w:p>
          <w:p w14:paraId="64E1B249" w14:textId="77777777" w:rsidR="00501898" w:rsidRPr="0076075D" w:rsidRDefault="00136181">
            <w:pPr>
              <w:spacing w:before="0"/>
              <w:ind w:left="0"/>
              <w:jc w:val="both"/>
              <w:rPr>
                <w:sz w:val="22"/>
                <w:szCs w:val="22"/>
                <w:highlight w:val="yellow"/>
              </w:rPr>
            </w:pPr>
            <w:r w:rsidRPr="0076075D">
              <w:rPr>
                <w:sz w:val="22"/>
                <w:szCs w:val="22"/>
                <w:highlight w:val="yellow"/>
              </w:rPr>
              <w:t>Maxlength: 50</w:t>
            </w:r>
          </w:p>
          <w:p w14:paraId="41817D5A" w14:textId="77777777" w:rsidR="00501898" w:rsidRPr="0076075D" w:rsidRDefault="00501898">
            <w:pPr>
              <w:spacing w:before="0"/>
              <w:ind w:left="0"/>
              <w:jc w:val="both"/>
              <w:rPr>
                <w:sz w:val="22"/>
                <w:szCs w:val="22"/>
                <w:highlight w:val="yellow"/>
              </w:rPr>
            </w:pPr>
          </w:p>
        </w:tc>
        <w:tc>
          <w:tcPr>
            <w:tcW w:w="5364" w:type="dxa"/>
          </w:tcPr>
          <w:p w14:paraId="250677FD" w14:textId="57B1A104" w:rsidR="00501898" w:rsidRPr="0076075D" w:rsidRDefault="00136181">
            <w:pPr>
              <w:spacing w:before="0"/>
              <w:ind w:left="0"/>
              <w:jc w:val="both"/>
              <w:rPr>
                <w:sz w:val="22"/>
                <w:szCs w:val="22"/>
                <w:highlight w:val="yellow"/>
              </w:rPr>
            </w:pPr>
            <w:r w:rsidRPr="0076075D">
              <w:rPr>
                <w:sz w:val="22"/>
                <w:szCs w:val="22"/>
                <w:highlight w:val="yellow"/>
              </w:rPr>
              <w:t>Số bảng kê (Số của bảng kê các loại hàng hóa, dịch vụ đã bán kèm theo hóa đơn hoặc hóa đơn chiết khấu thương mại)</w:t>
            </w:r>
          </w:p>
          <w:p w14:paraId="2DD0A2E5" w14:textId="77777777" w:rsidR="00501898" w:rsidRPr="0076075D" w:rsidRDefault="00136181">
            <w:pPr>
              <w:spacing w:before="0"/>
              <w:ind w:left="0"/>
              <w:jc w:val="both"/>
              <w:rPr>
                <w:sz w:val="22"/>
                <w:szCs w:val="22"/>
              </w:rPr>
            </w:pPr>
            <w:r w:rsidRPr="0076075D">
              <w:rPr>
                <w:sz w:val="22"/>
                <w:szCs w:val="22"/>
                <w:highlight w:val="yellow"/>
              </w:rPr>
              <w:t>Sin</w:t>
            </w:r>
            <w:r w:rsidR="002506D4" w:rsidRPr="0076075D">
              <w:rPr>
                <w:sz w:val="22"/>
                <w:szCs w:val="22"/>
                <w:highlight w:val="yellow"/>
                <w:lang w:val="vi-VN"/>
              </w:rPr>
              <w:t>h</w:t>
            </w:r>
            <w:r w:rsidRPr="0076075D">
              <w:rPr>
                <w:sz w:val="22"/>
                <w:szCs w:val="22"/>
                <w:highlight w:val="yellow"/>
              </w:rPr>
              <w:t xml:space="preserve"> thẻ </w:t>
            </w:r>
            <w:r w:rsidRPr="0076075D">
              <w:rPr>
                <w:sz w:val="22"/>
                <w:szCs w:val="22"/>
              </w:rPr>
              <w:t>SBKe</w:t>
            </w:r>
          </w:p>
          <w:p w14:paraId="0435F9BC" w14:textId="623C9F3F" w:rsidR="002506D4" w:rsidRPr="0076075D" w:rsidRDefault="002506D4">
            <w:pPr>
              <w:spacing w:before="0"/>
              <w:ind w:left="0"/>
              <w:jc w:val="both"/>
              <w:rPr>
                <w:sz w:val="22"/>
                <w:szCs w:val="22"/>
                <w:highlight w:val="yellow"/>
              </w:rPr>
            </w:pPr>
            <w:r w:rsidRPr="0076075D">
              <w:rPr>
                <w:sz w:val="22"/>
                <w:szCs w:val="22"/>
                <w:highlight w:val="yellow"/>
              </w:rPr>
              <w:t>Bắt buộc nếu adjustmentType = 11</w:t>
            </w:r>
          </w:p>
        </w:tc>
      </w:tr>
      <w:tr w:rsidR="00501898" w:rsidRPr="0076075D" w14:paraId="73DD777A" w14:textId="77777777">
        <w:tc>
          <w:tcPr>
            <w:tcW w:w="2070" w:type="dxa"/>
          </w:tcPr>
          <w:p w14:paraId="761F9AF2" w14:textId="034DB674" w:rsidR="00501898" w:rsidRPr="0076075D" w:rsidRDefault="00CE0695">
            <w:pPr>
              <w:spacing w:before="0"/>
              <w:ind w:left="0"/>
              <w:jc w:val="both"/>
              <w:rPr>
                <w:sz w:val="22"/>
                <w:szCs w:val="22"/>
                <w:highlight w:val="yellow"/>
              </w:rPr>
            </w:pPr>
            <w:r w:rsidRPr="0076075D">
              <w:rPr>
                <w:sz w:val="22"/>
                <w:szCs w:val="22"/>
                <w:highlight w:val="yellow"/>
              </w:rPr>
              <w:t>de</w:t>
            </w:r>
            <w:r w:rsidR="00136181" w:rsidRPr="0076075D">
              <w:rPr>
                <w:sz w:val="22"/>
                <w:szCs w:val="22"/>
                <w:highlight w:val="yellow"/>
              </w:rPr>
              <w:t>tailedListDate</w:t>
            </w:r>
          </w:p>
        </w:tc>
        <w:tc>
          <w:tcPr>
            <w:tcW w:w="2466" w:type="dxa"/>
          </w:tcPr>
          <w:p w14:paraId="358837C4" w14:textId="77777777" w:rsidR="00501898" w:rsidRPr="0076075D" w:rsidRDefault="00136181">
            <w:pPr>
              <w:spacing w:before="0"/>
              <w:ind w:left="0"/>
              <w:jc w:val="both"/>
              <w:rPr>
                <w:sz w:val="22"/>
                <w:szCs w:val="22"/>
                <w:highlight w:val="yellow"/>
              </w:rPr>
            </w:pPr>
            <w:r w:rsidRPr="0076075D">
              <w:rPr>
                <w:sz w:val="22"/>
                <w:szCs w:val="22"/>
                <w:highlight w:val="yellow"/>
              </w:rPr>
              <w:t>Required: false</w:t>
            </w:r>
          </w:p>
          <w:p w14:paraId="45D02BCD" w14:textId="77777777" w:rsidR="00501898" w:rsidRPr="0076075D" w:rsidRDefault="00136181">
            <w:pPr>
              <w:spacing w:before="0"/>
              <w:ind w:left="0"/>
              <w:jc w:val="both"/>
              <w:rPr>
                <w:sz w:val="22"/>
                <w:szCs w:val="22"/>
                <w:highlight w:val="yellow"/>
              </w:rPr>
            </w:pPr>
            <w:r w:rsidRPr="0076075D">
              <w:rPr>
                <w:sz w:val="22"/>
                <w:szCs w:val="22"/>
                <w:highlight w:val="yellow"/>
              </w:rPr>
              <w:t>DataType: date</w:t>
            </w:r>
          </w:p>
          <w:p w14:paraId="5E2D29E4" w14:textId="77777777" w:rsidR="00501898" w:rsidRPr="0076075D" w:rsidRDefault="00136181">
            <w:pPr>
              <w:spacing w:before="0"/>
              <w:ind w:left="0"/>
              <w:jc w:val="both"/>
              <w:rPr>
                <w:sz w:val="22"/>
                <w:szCs w:val="22"/>
                <w:highlight w:val="yellow"/>
              </w:rPr>
            </w:pPr>
            <w:r w:rsidRPr="0076075D">
              <w:rPr>
                <w:sz w:val="22"/>
                <w:szCs w:val="22"/>
                <w:highlight w:val="yellow"/>
              </w:rPr>
              <w:t xml:space="preserve">Minlength: </w:t>
            </w:r>
          </w:p>
          <w:p w14:paraId="05AD088B" w14:textId="77777777" w:rsidR="00501898" w:rsidRPr="0076075D" w:rsidRDefault="00136181">
            <w:pPr>
              <w:spacing w:before="0"/>
              <w:ind w:left="0"/>
              <w:jc w:val="both"/>
              <w:rPr>
                <w:sz w:val="22"/>
                <w:szCs w:val="22"/>
                <w:highlight w:val="yellow"/>
              </w:rPr>
            </w:pPr>
            <w:r w:rsidRPr="0076075D">
              <w:rPr>
                <w:sz w:val="22"/>
                <w:szCs w:val="22"/>
                <w:highlight w:val="yellow"/>
              </w:rPr>
              <w:t>Maxlength: 50</w:t>
            </w:r>
          </w:p>
          <w:p w14:paraId="5A2D6182" w14:textId="77777777" w:rsidR="00501898" w:rsidRPr="0076075D" w:rsidRDefault="00501898">
            <w:pPr>
              <w:spacing w:before="0"/>
              <w:ind w:left="0"/>
              <w:jc w:val="both"/>
              <w:rPr>
                <w:sz w:val="22"/>
                <w:szCs w:val="22"/>
                <w:highlight w:val="yellow"/>
              </w:rPr>
            </w:pPr>
          </w:p>
        </w:tc>
        <w:tc>
          <w:tcPr>
            <w:tcW w:w="5364" w:type="dxa"/>
          </w:tcPr>
          <w:p w14:paraId="5DB90DD9" w14:textId="77777777" w:rsidR="002506D4" w:rsidRPr="0076075D" w:rsidRDefault="00136181">
            <w:pPr>
              <w:spacing w:before="0"/>
              <w:ind w:left="0"/>
              <w:jc w:val="both"/>
              <w:rPr>
                <w:sz w:val="22"/>
                <w:szCs w:val="22"/>
              </w:rPr>
            </w:pPr>
            <w:r w:rsidRPr="0076075D">
              <w:rPr>
                <w:sz w:val="22"/>
                <w:szCs w:val="22"/>
                <w:highlight w:val="yellow"/>
              </w:rPr>
              <w:t xml:space="preserve">Ngày bảng kê (Ngày của bảng kê các loại hàng hóa, dịch vụ đã bán kèm theo hóa đơn hoặc hóa đơn chiết khấu thương mại) </w:t>
            </w:r>
          </w:p>
          <w:p w14:paraId="134891D4" w14:textId="77777777" w:rsidR="00501898" w:rsidRPr="0076075D" w:rsidRDefault="002506D4">
            <w:pPr>
              <w:spacing w:before="0"/>
              <w:ind w:left="0"/>
              <w:jc w:val="both"/>
              <w:rPr>
                <w:sz w:val="22"/>
                <w:szCs w:val="22"/>
              </w:rPr>
            </w:pPr>
            <w:r w:rsidRPr="0076075D">
              <w:rPr>
                <w:sz w:val="22"/>
                <w:szCs w:val="22"/>
                <w:highlight w:val="yellow"/>
              </w:rPr>
              <w:t>Sin</w:t>
            </w:r>
            <w:r w:rsidRPr="0076075D">
              <w:rPr>
                <w:sz w:val="22"/>
                <w:szCs w:val="22"/>
                <w:highlight w:val="yellow"/>
                <w:lang w:val="vi-VN"/>
              </w:rPr>
              <w:t>h</w:t>
            </w:r>
            <w:r w:rsidRPr="0076075D">
              <w:rPr>
                <w:sz w:val="22"/>
                <w:szCs w:val="22"/>
                <w:highlight w:val="yellow"/>
              </w:rPr>
              <w:t xml:space="preserve"> thẻ </w:t>
            </w:r>
            <w:r w:rsidR="00136181" w:rsidRPr="0076075D">
              <w:rPr>
                <w:sz w:val="22"/>
                <w:szCs w:val="22"/>
              </w:rPr>
              <w:t>NBKe</w:t>
            </w:r>
          </w:p>
          <w:p w14:paraId="1A02AE17" w14:textId="448966CC" w:rsidR="002506D4" w:rsidRPr="0076075D" w:rsidRDefault="002506D4">
            <w:pPr>
              <w:spacing w:before="0"/>
              <w:ind w:left="0"/>
              <w:jc w:val="both"/>
              <w:rPr>
                <w:sz w:val="22"/>
                <w:szCs w:val="22"/>
                <w:highlight w:val="yellow"/>
              </w:rPr>
            </w:pPr>
            <w:r w:rsidRPr="0076075D">
              <w:rPr>
                <w:sz w:val="22"/>
                <w:szCs w:val="22"/>
                <w:highlight w:val="yellow"/>
              </w:rPr>
              <w:t>Bắt buộc nếu adjustmentType = 11</w:t>
            </w:r>
          </w:p>
        </w:tc>
      </w:tr>
      <w:tr w:rsidR="00501898" w:rsidRPr="0076075D" w14:paraId="7023E365" w14:textId="77777777">
        <w:tc>
          <w:tcPr>
            <w:tcW w:w="2070" w:type="dxa"/>
          </w:tcPr>
          <w:p w14:paraId="123D7C55" w14:textId="77777777" w:rsidR="00501898" w:rsidRPr="0076075D" w:rsidRDefault="00136181">
            <w:pPr>
              <w:spacing w:before="0"/>
              <w:ind w:left="0"/>
              <w:jc w:val="both"/>
              <w:rPr>
                <w:sz w:val="22"/>
                <w:szCs w:val="22"/>
              </w:rPr>
            </w:pPr>
            <w:r w:rsidRPr="0076075D">
              <w:rPr>
                <w:sz w:val="22"/>
                <w:szCs w:val="22"/>
              </w:rPr>
              <w:t>currencyCode</w:t>
            </w:r>
          </w:p>
        </w:tc>
        <w:tc>
          <w:tcPr>
            <w:tcW w:w="2466" w:type="dxa"/>
          </w:tcPr>
          <w:p w14:paraId="5BD789D7" w14:textId="77777777" w:rsidR="00501898" w:rsidRPr="0076075D" w:rsidRDefault="00136181">
            <w:pPr>
              <w:spacing w:before="0"/>
              <w:ind w:left="0"/>
              <w:jc w:val="both"/>
              <w:rPr>
                <w:sz w:val="22"/>
                <w:szCs w:val="22"/>
              </w:rPr>
            </w:pPr>
            <w:r w:rsidRPr="0076075D">
              <w:rPr>
                <w:sz w:val="22"/>
                <w:szCs w:val="22"/>
              </w:rPr>
              <w:t>Required: true</w:t>
            </w:r>
          </w:p>
          <w:p w14:paraId="76CFE973" w14:textId="77777777" w:rsidR="00501898" w:rsidRPr="0076075D" w:rsidRDefault="00136181">
            <w:pPr>
              <w:spacing w:before="0"/>
              <w:ind w:left="0"/>
              <w:jc w:val="both"/>
              <w:rPr>
                <w:sz w:val="22"/>
                <w:szCs w:val="22"/>
              </w:rPr>
            </w:pPr>
            <w:r w:rsidRPr="0076075D">
              <w:rPr>
                <w:sz w:val="22"/>
                <w:szCs w:val="22"/>
              </w:rPr>
              <w:t>DataType: String</w:t>
            </w:r>
          </w:p>
          <w:p w14:paraId="213BD3A5" w14:textId="77777777" w:rsidR="00501898" w:rsidRPr="0076075D" w:rsidRDefault="00136181">
            <w:pPr>
              <w:spacing w:before="0"/>
              <w:ind w:left="0"/>
              <w:jc w:val="both"/>
              <w:rPr>
                <w:sz w:val="22"/>
                <w:szCs w:val="22"/>
              </w:rPr>
            </w:pPr>
            <w:r w:rsidRPr="0076075D">
              <w:rPr>
                <w:sz w:val="22"/>
                <w:szCs w:val="22"/>
              </w:rPr>
              <w:t>Minlength: 3</w:t>
            </w:r>
          </w:p>
          <w:p w14:paraId="0F3325F4" w14:textId="77777777" w:rsidR="00501898" w:rsidRPr="0076075D" w:rsidRDefault="00136181">
            <w:pPr>
              <w:spacing w:before="0"/>
              <w:ind w:left="0"/>
              <w:jc w:val="both"/>
              <w:rPr>
                <w:sz w:val="22"/>
                <w:szCs w:val="22"/>
              </w:rPr>
            </w:pPr>
            <w:r w:rsidRPr="0076075D">
              <w:rPr>
                <w:sz w:val="22"/>
                <w:szCs w:val="22"/>
              </w:rPr>
              <w:t>Maxlength: 3</w:t>
            </w:r>
          </w:p>
          <w:p w14:paraId="3843C048" w14:textId="77777777" w:rsidR="00501898" w:rsidRPr="0076075D" w:rsidRDefault="00136181">
            <w:pPr>
              <w:spacing w:before="0"/>
              <w:ind w:left="0"/>
              <w:jc w:val="both"/>
              <w:rPr>
                <w:sz w:val="22"/>
                <w:szCs w:val="22"/>
              </w:rPr>
            </w:pPr>
            <w:r w:rsidRPr="0076075D">
              <w:rPr>
                <w:sz w:val="22"/>
                <w:szCs w:val="22"/>
              </w:rPr>
              <w:t>Format: [A-Z]+</w:t>
            </w:r>
          </w:p>
        </w:tc>
        <w:tc>
          <w:tcPr>
            <w:tcW w:w="5364" w:type="dxa"/>
          </w:tcPr>
          <w:p w14:paraId="1A345E4E" w14:textId="77777777" w:rsidR="00501898" w:rsidRPr="0076075D" w:rsidRDefault="00136181">
            <w:pPr>
              <w:spacing w:before="0"/>
              <w:ind w:left="0"/>
              <w:jc w:val="both"/>
              <w:rPr>
                <w:sz w:val="22"/>
                <w:szCs w:val="22"/>
              </w:rPr>
            </w:pPr>
            <w:r w:rsidRPr="0076075D">
              <w:rPr>
                <w:sz w:val="22"/>
                <w:szCs w:val="22"/>
              </w:rPr>
              <w:t>Mã tiền tệ dùng cho hóa đơn có chiều dài 3 ký tự theo quy định của ngân hàng nhà nước Việt Nam. Ví dụ: USD, VND, EUR…</w:t>
            </w:r>
          </w:p>
          <w:p w14:paraId="66128923" w14:textId="77777777" w:rsidR="00501898" w:rsidRPr="0076075D" w:rsidRDefault="00501898">
            <w:pPr>
              <w:spacing w:before="0"/>
              <w:ind w:left="0"/>
              <w:jc w:val="both"/>
              <w:rPr>
                <w:sz w:val="22"/>
                <w:szCs w:val="22"/>
              </w:rPr>
            </w:pPr>
          </w:p>
        </w:tc>
      </w:tr>
      <w:tr w:rsidR="00501898" w:rsidRPr="0076075D" w14:paraId="16A7526D" w14:textId="77777777">
        <w:tc>
          <w:tcPr>
            <w:tcW w:w="2070" w:type="dxa"/>
          </w:tcPr>
          <w:p w14:paraId="2BD7982C" w14:textId="77777777" w:rsidR="00501898" w:rsidRPr="0076075D" w:rsidRDefault="00136181">
            <w:pPr>
              <w:spacing w:before="0"/>
              <w:ind w:left="0"/>
              <w:jc w:val="both"/>
              <w:rPr>
                <w:sz w:val="22"/>
                <w:szCs w:val="22"/>
              </w:rPr>
            </w:pPr>
            <w:r w:rsidRPr="0076075D">
              <w:rPr>
                <w:sz w:val="22"/>
                <w:szCs w:val="22"/>
              </w:rPr>
              <w:t xml:space="preserve">adjustmentType </w:t>
            </w:r>
          </w:p>
        </w:tc>
        <w:tc>
          <w:tcPr>
            <w:tcW w:w="2466" w:type="dxa"/>
          </w:tcPr>
          <w:p w14:paraId="08F59AD7" w14:textId="77777777" w:rsidR="00501898" w:rsidRPr="0076075D" w:rsidRDefault="00136181">
            <w:pPr>
              <w:spacing w:before="0"/>
              <w:ind w:left="0"/>
              <w:jc w:val="both"/>
              <w:rPr>
                <w:sz w:val="22"/>
                <w:szCs w:val="22"/>
              </w:rPr>
            </w:pPr>
            <w:r w:rsidRPr="0076075D">
              <w:rPr>
                <w:sz w:val="22"/>
                <w:szCs w:val="22"/>
              </w:rPr>
              <w:t>Required: false</w:t>
            </w:r>
          </w:p>
          <w:p w14:paraId="5141EF30" w14:textId="77777777" w:rsidR="00501898" w:rsidRPr="0076075D" w:rsidRDefault="00136181">
            <w:pPr>
              <w:spacing w:before="0"/>
              <w:ind w:left="0"/>
              <w:jc w:val="both"/>
              <w:rPr>
                <w:sz w:val="22"/>
                <w:szCs w:val="22"/>
              </w:rPr>
            </w:pPr>
            <w:r w:rsidRPr="0076075D">
              <w:rPr>
                <w:sz w:val="22"/>
                <w:szCs w:val="22"/>
              </w:rPr>
              <w:t>DataType: String</w:t>
            </w:r>
          </w:p>
          <w:p w14:paraId="6981F068" w14:textId="77777777" w:rsidR="00501898" w:rsidRPr="0076075D" w:rsidRDefault="00136181">
            <w:pPr>
              <w:spacing w:before="0"/>
              <w:ind w:left="0"/>
              <w:jc w:val="both"/>
              <w:rPr>
                <w:sz w:val="22"/>
                <w:szCs w:val="22"/>
              </w:rPr>
            </w:pPr>
            <w:r w:rsidRPr="0076075D">
              <w:rPr>
                <w:sz w:val="22"/>
                <w:szCs w:val="22"/>
              </w:rPr>
              <w:t xml:space="preserve">Minlength: </w:t>
            </w:r>
          </w:p>
          <w:p w14:paraId="38F0BC2B" w14:textId="77777777" w:rsidR="00501898" w:rsidRPr="0076075D" w:rsidRDefault="00136181">
            <w:pPr>
              <w:spacing w:before="0"/>
              <w:ind w:left="0"/>
              <w:jc w:val="both"/>
              <w:rPr>
                <w:sz w:val="22"/>
                <w:szCs w:val="22"/>
              </w:rPr>
            </w:pPr>
            <w:r w:rsidRPr="0076075D">
              <w:rPr>
                <w:sz w:val="22"/>
                <w:szCs w:val="22"/>
              </w:rPr>
              <w:t>Maxlength: 1</w:t>
            </w:r>
          </w:p>
          <w:p w14:paraId="066F972A"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0206DC0F" w14:textId="77777777" w:rsidR="00501898" w:rsidRPr="0076075D" w:rsidRDefault="00136181">
            <w:pPr>
              <w:spacing w:before="0"/>
              <w:ind w:left="0"/>
              <w:jc w:val="both"/>
              <w:rPr>
                <w:sz w:val="22"/>
                <w:szCs w:val="22"/>
              </w:rPr>
            </w:pPr>
            <w:r w:rsidRPr="0076075D">
              <w:rPr>
                <w:sz w:val="22"/>
                <w:szCs w:val="22"/>
              </w:rPr>
              <w:t xml:space="preserve">Trạng thái điều chỉnh hóa đơn: </w:t>
            </w:r>
          </w:p>
          <w:p w14:paraId="5C34EEF5" w14:textId="77777777" w:rsidR="00501898" w:rsidRPr="0076075D" w:rsidRDefault="00136181">
            <w:pPr>
              <w:spacing w:before="0"/>
              <w:ind w:left="0"/>
              <w:jc w:val="both"/>
              <w:rPr>
                <w:sz w:val="22"/>
                <w:szCs w:val="22"/>
                <w:lang w:val="vi-VN"/>
              </w:rPr>
            </w:pPr>
            <w:r w:rsidRPr="0076075D">
              <w:rPr>
                <w:sz w:val="22"/>
                <w:szCs w:val="22"/>
              </w:rPr>
              <w:t xml:space="preserve">1: Hóa đơn gốc </w:t>
            </w:r>
            <w:r w:rsidRPr="0076075D">
              <w:rPr>
                <w:sz w:val="22"/>
                <w:szCs w:val="22"/>
                <w:lang w:val="vi-VN"/>
              </w:rPr>
              <w:t>(hóa đơn đã phát hành, hóa đơn bị điều chỉnh, hóa đơn bị thay thế)</w:t>
            </w:r>
          </w:p>
          <w:p w14:paraId="75C02018" w14:textId="77777777" w:rsidR="00501898" w:rsidRPr="0076075D" w:rsidRDefault="00136181">
            <w:pPr>
              <w:spacing w:before="0"/>
              <w:ind w:left="0"/>
              <w:jc w:val="both"/>
              <w:rPr>
                <w:sz w:val="22"/>
                <w:szCs w:val="22"/>
                <w:lang w:val="vi-VN"/>
              </w:rPr>
            </w:pPr>
            <w:r w:rsidRPr="0076075D">
              <w:rPr>
                <w:sz w:val="22"/>
                <w:szCs w:val="22"/>
                <w:lang w:val="vi-VN"/>
              </w:rPr>
              <w:t xml:space="preserve">3: Hóa đơn thay thế </w:t>
            </w:r>
          </w:p>
          <w:p w14:paraId="669C298F" w14:textId="36C9FC3C" w:rsidR="00501898" w:rsidRPr="0076075D" w:rsidRDefault="00136181">
            <w:pPr>
              <w:spacing w:before="0"/>
              <w:ind w:left="0"/>
              <w:jc w:val="both"/>
              <w:rPr>
                <w:sz w:val="22"/>
                <w:szCs w:val="22"/>
                <w:lang w:val="vi-VN"/>
              </w:rPr>
            </w:pPr>
            <w:r w:rsidRPr="0076075D">
              <w:rPr>
                <w:sz w:val="22"/>
                <w:szCs w:val="22"/>
                <w:lang w:val="vi-VN"/>
              </w:rPr>
              <w:t xml:space="preserve">5: Hóa đơn điều chỉnh </w:t>
            </w:r>
          </w:p>
          <w:p w14:paraId="7DDE5E9D" w14:textId="36B2EA5F" w:rsidR="002506D4" w:rsidRPr="0076075D" w:rsidRDefault="002506D4">
            <w:pPr>
              <w:spacing w:before="0"/>
              <w:ind w:left="0"/>
              <w:jc w:val="both"/>
              <w:rPr>
                <w:sz w:val="22"/>
                <w:szCs w:val="22"/>
              </w:rPr>
            </w:pPr>
            <w:r w:rsidRPr="0076075D">
              <w:rPr>
                <w:sz w:val="22"/>
                <w:szCs w:val="22"/>
                <w:highlight w:val="yellow"/>
              </w:rPr>
              <w:t>11: Hóa đơn chiết khấu thương mại</w:t>
            </w:r>
          </w:p>
          <w:p w14:paraId="0FF34212" w14:textId="77777777" w:rsidR="00501898" w:rsidRPr="0076075D" w:rsidRDefault="00136181">
            <w:pPr>
              <w:spacing w:before="0"/>
              <w:ind w:left="0"/>
              <w:jc w:val="both"/>
              <w:rPr>
                <w:sz w:val="22"/>
                <w:szCs w:val="22"/>
                <w:lang w:val="vi-VN"/>
              </w:rPr>
            </w:pPr>
            <w:r w:rsidRPr="0076075D">
              <w:rPr>
                <w:sz w:val="22"/>
                <w:szCs w:val="22"/>
                <w:lang w:val="vi-VN"/>
              </w:rPr>
              <w:t>Không truyền sẽ mặc định là 1</w:t>
            </w:r>
            <w:r w:rsidR="0048538B" w:rsidRPr="0076075D">
              <w:rPr>
                <w:sz w:val="22"/>
                <w:szCs w:val="22"/>
                <w:lang w:val="vi-VN"/>
              </w:rPr>
              <w:t>.</w:t>
            </w:r>
          </w:p>
          <w:p w14:paraId="4FEA894D" w14:textId="77777777" w:rsidR="00136181" w:rsidRPr="0076075D" w:rsidRDefault="0048538B" w:rsidP="0048538B">
            <w:pPr>
              <w:ind w:left="0"/>
              <w:jc w:val="both"/>
              <w:rPr>
                <w:sz w:val="22"/>
                <w:szCs w:val="22"/>
                <w:lang w:val="vi-VN"/>
              </w:rPr>
            </w:pPr>
            <w:r w:rsidRPr="0076075D">
              <w:rPr>
                <w:sz w:val="22"/>
                <w:szCs w:val="22"/>
                <w:highlight w:val="yellow"/>
                <w:lang w:val="vi-VN"/>
              </w:rPr>
              <w:lastRenderedPageBreak/>
              <w:t>Chỉ được thao tác xử lý sai sót khi hóa đơn gốc (Có mã/ Không mã) có trạng thái được CQT chấp nhận</w:t>
            </w:r>
          </w:p>
          <w:p w14:paraId="398EBD9A" w14:textId="77777777" w:rsidR="002506D4" w:rsidRPr="0076075D" w:rsidRDefault="002506D4" w:rsidP="002506D4">
            <w:pPr>
              <w:ind w:left="0"/>
              <w:jc w:val="both"/>
              <w:rPr>
                <w:sz w:val="22"/>
                <w:szCs w:val="22"/>
                <w:highlight w:val="yellow"/>
              </w:rPr>
            </w:pPr>
            <w:r w:rsidRPr="0076075D">
              <w:rPr>
                <w:sz w:val="22"/>
                <w:szCs w:val="22"/>
                <w:highlight w:val="yellow"/>
              </w:rPr>
              <w:t xml:space="preserve">Hóa đơn chiết khấu thương mại: chỉ lập được với các hóa đơn loại sau: </w:t>
            </w:r>
          </w:p>
          <w:p w14:paraId="340C81CE" w14:textId="77777777" w:rsidR="002506D4" w:rsidRPr="0076075D" w:rsidRDefault="002506D4" w:rsidP="002506D4">
            <w:pPr>
              <w:pStyle w:val="ListParagraph"/>
              <w:widowControl w:val="0"/>
              <w:numPr>
                <w:ilvl w:val="0"/>
                <w:numId w:val="36"/>
              </w:numPr>
              <w:spacing w:before="120" w:line="360" w:lineRule="auto"/>
              <w:contextualSpacing/>
              <w:rPr>
                <w:rFonts w:ascii="Times New Roman" w:hAnsi="Times New Roman"/>
                <w:highlight w:val="yellow"/>
              </w:rPr>
            </w:pPr>
            <w:r w:rsidRPr="0076075D">
              <w:rPr>
                <w:rFonts w:ascii="Times New Roman" w:hAnsi="Times New Roman"/>
                <w:highlight w:val="yellow"/>
              </w:rPr>
              <w:t>Hóa đơn giá trị gia tăng</w:t>
            </w:r>
          </w:p>
          <w:p w14:paraId="5EDC92E7" w14:textId="77777777" w:rsidR="002506D4" w:rsidRPr="0076075D" w:rsidRDefault="002506D4" w:rsidP="002506D4">
            <w:pPr>
              <w:pStyle w:val="ListParagraph"/>
              <w:widowControl w:val="0"/>
              <w:numPr>
                <w:ilvl w:val="0"/>
                <w:numId w:val="36"/>
              </w:numPr>
              <w:spacing w:before="120" w:line="360" w:lineRule="auto"/>
              <w:contextualSpacing/>
              <w:rPr>
                <w:rFonts w:ascii="Times New Roman" w:hAnsi="Times New Roman"/>
                <w:highlight w:val="yellow"/>
              </w:rPr>
            </w:pPr>
            <w:r w:rsidRPr="0076075D">
              <w:rPr>
                <w:rFonts w:ascii="Times New Roman" w:hAnsi="Times New Roman"/>
                <w:highlight w:val="yellow"/>
              </w:rPr>
              <w:t>Hóa đơn giá trị gia tăng khởi tạo từ máy tính tiền</w:t>
            </w:r>
          </w:p>
          <w:p w14:paraId="4EFC844E" w14:textId="77777777" w:rsidR="002506D4" w:rsidRPr="0076075D" w:rsidRDefault="002506D4" w:rsidP="002506D4">
            <w:pPr>
              <w:pStyle w:val="ListParagraph"/>
              <w:widowControl w:val="0"/>
              <w:numPr>
                <w:ilvl w:val="0"/>
                <w:numId w:val="36"/>
              </w:numPr>
              <w:spacing w:before="120" w:line="360" w:lineRule="auto"/>
              <w:contextualSpacing/>
              <w:rPr>
                <w:rFonts w:ascii="Times New Roman" w:hAnsi="Times New Roman"/>
                <w:highlight w:val="yellow"/>
              </w:rPr>
            </w:pPr>
            <w:r w:rsidRPr="0076075D">
              <w:rPr>
                <w:rFonts w:ascii="Times New Roman" w:hAnsi="Times New Roman"/>
                <w:highlight w:val="yellow"/>
              </w:rPr>
              <w:t>Hóa đơn bán hàng</w:t>
            </w:r>
          </w:p>
          <w:p w14:paraId="023A6E55" w14:textId="486C7CC0" w:rsidR="002506D4" w:rsidRPr="0076075D" w:rsidRDefault="002506D4" w:rsidP="002506D4">
            <w:pPr>
              <w:ind w:left="0"/>
              <w:jc w:val="both"/>
              <w:rPr>
                <w:sz w:val="22"/>
                <w:szCs w:val="22"/>
                <w:lang w:val="vi-VN"/>
              </w:rPr>
            </w:pPr>
            <w:r w:rsidRPr="0076075D">
              <w:rPr>
                <w:sz w:val="22"/>
                <w:szCs w:val="22"/>
                <w:highlight w:val="yellow"/>
              </w:rPr>
              <w:t>Hóa đơn bán hàng khởi tạo tù máy tính tiền</w:t>
            </w:r>
          </w:p>
        </w:tc>
      </w:tr>
      <w:tr w:rsidR="00501898" w:rsidRPr="0076075D" w14:paraId="2B82E710" w14:textId="77777777">
        <w:tc>
          <w:tcPr>
            <w:tcW w:w="2070" w:type="dxa"/>
          </w:tcPr>
          <w:p w14:paraId="2C11E523" w14:textId="77777777" w:rsidR="00501898" w:rsidRPr="0076075D" w:rsidRDefault="00136181">
            <w:pPr>
              <w:spacing w:before="0"/>
              <w:ind w:left="0"/>
              <w:jc w:val="both"/>
              <w:rPr>
                <w:sz w:val="22"/>
                <w:szCs w:val="22"/>
              </w:rPr>
            </w:pPr>
            <w:r w:rsidRPr="0076075D">
              <w:rPr>
                <w:sz w:val="22"/>
                <w:szCs w:val="22"/>
              </w:rPr>
              <w:lastRenderedPageBreak/>
              <w:t>adjustedNote</w:t>
            </w:r>
          </w:p>
        </w:tc>
        <w:tc>
          <w:tcPr>
            <w:tcW w:w="2466" w:type="dxa"/>
          </w:tcPr>
          <w:p w14:paraId="45902969" w14:textId="77777777" w:rsidR="00501898" w:rsidRPr="0076075D" w:rsidRDefault="00136181">
            <w:pPr>
              <w:spacing w:before="0"/>
              <w:ind w:left="0"/>
              <w:jc w:val="both"/>
              <w:rPr>
                <w:sz w:val="22"/>
                <w:szCs w:val="22"/>
              </w:rPr>
            </w:pPr>
            <w:r w:rsidRPr="0076075D">
              <w:rPr>
                <w:sz w:val="22"/>
                <w:szCs w:val="22"/>
              </w:rPr>
              <w:t>Required:</w:t>
            </w:r>
            <w:r w:rsidRPr="0076075D">
              <w:rPr>
                <w:sz w:val="22"/>
                <w:szCs w:val="22"/>
                <w:lang w:val="vi-VN"/>
              </w:rPr>
              <w:t xml:space="preserve"> </w:t>
            </w:r>
            <w:r w:rsidRPr="0076075D">
              <w:rPr>
                <w:sz w:val="22"/>
                <w:szCs w:val="22"/>
              </w:rPr>
              <w:t>false</w:t>
            </w:r>
          </w:p>
          <w:p w14:paraId="469175BD" w14:textId="77777777" w:rsidR="00501898" w:rsidRPr="0076075D" w:rsidRDefault="00136181">
            <w:pPr>
              <w:spacing w:before="0"/>
              <w:ind w:left="0"/>
              <w:jc w:val="both"/>
              <w:rPr>
                <w:sz w:val="22"/>
                <w:szCs w:val="22"/>
              </w:rPr>
            </w:pPr>
            <w:r w:rsidRPr="0076075D">
              <w:rPr>
                <w:sz w:val="22"/>
                <w:szCs w:val="22"/>
              </w:rPr>
              <w:t>DataType: String</w:t>
            </w:r>
          </w:p>
          <w:p w14:paraId="555EB045" w14:textId="77777777" w:rsidR="00501898" w:rsidRPr="0076075D" w:rsidRDefault="00136181">
            <w:pPr>
              <w:spacing w:before="0"/>
              <w:ind w:left="0"/>
              <w:jc w:val="both"/>
              <w:rPr>
                <w:sz w:val="22"/>
                <w:szCs w:val="22"/>
              </w:rPr>
            </w:pPr>
            <w:r w:rsidRPr="0076075D">
              <w:rPr>
                <w:sz w:val="22"/>
                <w:szCs w:val="22"/>
              </w:rPr>
              <w:t>Minlength: N/A</w:t>
            </w:r>
          </w:p>
          <w:p w14:paraId="2C9D3463" w14:textId="77777777" w:rsidR="00501898" w:rsidRPr="0076075D" w:rsidRDefault="00136181">
            <w:pPr>
              <w:spacing w:before="0"/>
              <w:ind w:left="0"/>
              <w:jc w:val="both"/>
              <w:rPr>
                <w:sz w:val="22"/>
                <w:szCs w:val="22"/>
              </w:rPr>
            </w:pPr>
            <w:r w:rsidRPr="0076075D">
              <w:rPr>
                <w:sz w:val="22"/>
                <w:szCs w:val="22"/>
              </w:rPr>
              <w:t>Maxlength: 255</w:t>
            </w:r>
          </w:p>
          <w:p w14:paraId="25EF9455"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731A369A" w14:textId="77777777" w:rsidR="00501898" w:rsidRPr="0076075D" w:rsidRDefault="00136181">
            <w:pPr>
              <w:spacing w:before="0"/>
              <w:ind w:left="41"/>
              <w:jc w:val="both"/>
              <w:rPr>
                <w:bCs/>
                <w:sz w:val="22"/>
                <w:szCs w:val="22"/>
              </w:rPr>
            </w:pPr>
            <w:r w:rsidRPr="0076075D">
              <w:rPr>
                <w:bCs/>
                <w:sz w:val="22"/>
                <w:szCs w:val="22"/>
              </w:rPr>
              <w:t xml:space="preserve">Lý do sai sót </w:t>
            </w:r>
          </w:p>
          <w:p w14:paraId="4FAD94DA" w14:textId="77777777" w:rsidR="00501898" w:rsidRPr="0076075D" w:rsidRDefault="00136181">
            <w:pPr>
              <w:spacing w:before="0"/>
              <w:ind w:left="41"/>
              <w:jc w:val="both"/>
              <w:rPr>
                <w:bCs/>
                <w:sz w:val="22"/>
                <w:szCs w:val="22"/>
              </w:rPr>
            </w:pPr>
            <w:r w:rsidRPr="0076075D">
              <w:rPr>
                <w:bCs/>
                <w:sz w:val="22"/>
                <w:szCs w:val="22"/>
              </w:rPr>
              <w:t xml:space="preserve">Cho phép nhập chuỗi ký tự tối đa 255 ký tự. </w:t>
            </w:r>
          </w:p>
          <w:p w14:paraId="5134400B" w14:textId="77777777" w:rsidR="00501898" w:rsidRPr="0076075D" w:rsidRDefault="00136181">
            <w:pPr>
              <w:spacing w:before="0"/>
              <w:ind w:left="41"/>
              <w:jc w:val="both"/>
              <w:rPr>
                <w:bCs/>
                <w:sz w:val="22"/>
                <w:szCs w:val="22"/>
              </w:rPr>
            </w:pPr>
            <w:r w:rsidRPr="0076075D">
              <w:rPr>
                <w:bCs/>
                <w:sz w:val="22"/>
                <w:szCs w:val="22"/>
              </w:rPr>
              <w:t>Không bắt buộc truyền.</w:t>
            </w:r>
          </w:p>
          <w:p w14:paraId="5C89BF76" w14:textId="77777777" w:rsidR="00501898" w:rsidRPr="0076075D" w:rsidRDefault="00136181">
            <w:pPr>
              <w:spacing w:before="0"/>
              <w:ind w:left="41"/>
              <w:jc w:val="both"/>
              <w:rPr>
                <w:bCs/>
                <w:sz w:val="22"/>
                <w:szCs w:val="22"/>
              </w:rPr>
            </w:pPr>
            <w:r w:rsidRPr="0076075D">
              <w:rPr>
                <w:bCs/>
                <w:sz w:val="22"/>
                <w:szCs w:val="22"/>
              </w:rPr>
              <w:t>Đặt trong generalInvoiceInfo</w:t>
            </w:r>
          </w:p>
        </w:tc>
      </w:tr>
      <w:tr w:rsidR="00501898" w:rsidRPr="0076075D" w14:paraId="4E3120D2" w14:textId="77777777">
        <w:tc>
          <w:tcPr>
            <w:tcW w:w="2070" w:type="dxa"/>
          </w:tcPr>
          <w:p w14:paraId="57E71871" w14:textId="77777777" w:rsidR="00501898" w:rsidRPr="0076075D" w:rsidRDefault="00136181">
            <w:pPr>
              <w:spacing w:before="0"/>
              <w:ind w:left="0"/>
              <w:jc w:val="both"/>
              <w:rPr>
                <w:sz w:val="22"/>
                <w:szCs w:val="22"/>
              </w:rPr>
            </w:pPr>
            <w:r w:rsidRPr="0076075D">
              <w:rPr>
                <w:sz w:val="22"/>
                <w:szCs w:val="22"/>
              </w:rPr>
              <w:t>adjustmentInvoiceType</w:t>
            </w:r>
          </w:p>
        </w:tc>
        <w:tc>
          <w:tcPr>
            <w:tcW w:w="2466" w:type="dxa"/>
          </w:tcPr>
          <w:p w14:paraId="57A199C4" w14:textId="77777777" w:rsidR="00501898" w:rsidRPr="0076075D" w:rsidRDefault="00136181">
            <w:pPr>
              <w:spacing w:before="0"/>
              <w:ind w:left="0"/>
              <w:jc w:val="both"/>
              <w:rPr>
                <w:sz w:val="22"/>
                <w:szCs w:val="22"/>
              </w:rPr>
            </w:pPr>
            <w:r w:rsidRPr="0076075D">
              <w:rPr>
                <w:sz w:val="22"/>
                <w:szCs w:val="22"/>
              </w:rPr>
              <w:t>Required: false</w:t>
            </w:r>
          </w:p>
          <w:p w14:paraId="6D94D190" w14:textId="77777777" w:rsidR="00501898" w:rsidRPr="0076075D" w:rsidRDefault="00136181">
            <w:pPr>
              <w:spacing w:before="0"/>
              <w:ind w:left="0"/>
              <w:jc w:val="both"/>
              <w:rPr>
                <w:sz w:val="22"/>
                <w:szCs w:val="22"/>
              </w:rPr>
            </w:pPr>
            <w:r w:rsidRPr="0076075D">
              <w:rPr>
                <w:sz w:val="22"/>
                <w:szCs w:val="22"/>
              </w:rPr>
              <w:t>DataType: String</w:t>
            </w:r>
          </w:p>
          <w:p w14:paraId="01386798" w14:textId="77777777" w:rsidR="00501898" w:rsidRPr="0076075D" w:rsidRDefault="00136181">
            <w:pPr>
              <w:spacing w:before="0"/>
              <w:ind w:left="0"/>
              <w:jc w:val="both"/>
              <w:rPr>
                <w:sz w:val="22"/>
                <w:szCs w:val="22"/>
              </w:rPr>
            </w:pPr>
            <w:r w:rsidRPr="0076075D">
              <w:rPr>
                <w:sz w:val="22"/>
                <w:szCs w:val="22"/>
              </w:rPr>
              <w:t xml:space="preserve">Minlength: </w:t>
            </w:r>
          </w:p>
          <w:p w14:paraId="6BEAE372" w14:textId="77777777" w:rsidR="00501898" w:rsidRPr="0076075D" w:rsidRDefault="00136181">
            <w:pPr>
              <w:spacing w:before="0"/>
              <w:ind w:left="0"/>
              <w:jc w:val="both"/>
              <w:rPr>
                <w:sz w:val="22"/>
                <w:szCs w:val="22"/>
              </w:rPr>
            </w:pPr>
            <w:r w:rsidRPr="0076075D">
              <w:rPr>
                <w:sz w:val="22"/>
                <w:szCs w:val="22"/>
              </w:rPr>
              <w:t>Maxlength: 1</w:t>
            </w:r>
          </w:p>
          <w:p w14:paraId="2D247338"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6A64F273" w14:textId="77777777" w:rsidR="00501898" w:rsidRPr="0076075D" w:rsidRDefault="00136181">
            <w:pPr>
              <w:spacing w:before="0"/>
              <w:ind w:left="0"/>
              <w:jc w:val="both"/>
              <w:rPr>
                <w:sz w:val="22"/>
                <w:szCs w:val="22"/>
              </w:rPr>
            </w:pPr>
            <w:r w:rsidRPr="0076075D">
              <w:rPr>
                <w:sz w:val="22"/>
                <w:szCs w:val="22"/>
              </w:rPr>
              <w:t>Loại điều chỉnh đối với hóa đơn điều chỉnh</w:t>
            </w:r>
          </w:p>
          <w:p w14:paraId="3DB60E14" w14:textId="77777777" w:rsidR="00501898" w:rsidRPr="0076075D" w:rsidRDefault="00136181">
            <w:pPr>
              <w:spacing w:before="0"/>
              <w:ind w:left="0"/>
              <w:jc w:val="both"/>
              <w:rPr>
                <w:sz w:val="22"/>
                <w:szCs w:val="22"/>
              </w:rPr>
            </w:pPr>
            <w:r w:rsidRPr="0076075D">
              <w:rPr>
                <w:sz w:val="22"/>
                <w:szCs w:val="22"/>
              </w:rPr>
              <w:t xml:space="preserve">1: Hóa đơn điều chỉnh tiền </w:t>
            </w:r>
          </w:p>
          <w:p w14:paraId="0C46E91D" w14:textId="77777777" w:rsidR="00501898" w:rsidRPr="0076075D" w:rsidRDefault="00136181">
            <w:pPr>
              <w:spacing w:before="0"/>
              <w:ind w:left="0"/>
              <w:jc w:val="both"/>
              <w:rPr>
                <w:sz w:val="22"/>
                <w:szCs w:val="22"/>
              </w:rPr>
            </w:pPr>
            <w:r w:rsidRPr="0076075D">
              <w:rPr>
                <w:sz w:val="22"/>
                <w:szCs w:val="22"/>
              </w:rPr>
              <w:t xml:space="preserve">2: Hóa đơn điều chỉnh thông tin </w:t>
            </w:r>
          </w:p>
          <w:p w14:paraId="1769BAD4" w14:textId="77777777" w:rsidR="00501898" w:rsidRPr="0076075D" w:rsidRDefault="00136181">
            <w:pPr>
              <w:spacing w:before="0"/>
              <w:ind w:left="0"/>
              <w:jc w:val="both"/>
              <w:rPr>
                <w:sz w:val="22"/>
                <w:szCs w:val="22"/>
              </w:rPr>
            </w:pPr>
            <w:r w:rsidRPr="0076075D">
              <w:rPr>
                <w:sz w:val="22"/>
                <w:szCs w:val="22"/>
              </w:rPr>
              <w:t>Bắt buộc nhập nếu adjustmentType = 5</w:t>
            </w:r>
          </w:p>
        </w:tc>
      </w:tr>
      <w:tr w:rsidR="00501898" w:rsidRPr="0076075D" w14:paraId="0C6029C3" w14:textId="77777777">
        <w:tc>
          <w:tcPr>
            <w:tcW w:w="2070" w:type="dxa"/>
          </w:tcPr>
          <w:p w14:paraId="4DC4EEE8" w14:textId="77777777" w:rsidR="00501898" w:rsidRPr="0076075D" w:rsidRDefault="00136181">
            <w:pPr>
              <w:spacing w:before="0"/>
              <w:ind w:left="0"/>
              <w:jc w:val="both"/>
              <w:rPr>
                <w:sz w:val="22"/>
                <w:szCs w:val="22"/>
              </w:rPr>
            </w:pPr>
            <w:r w:rsidRPr="0076075D">
              <w:rPr>
                <w:sz w:val="22"/>
                <w:szCs w:val="22"/>
              </w:rPr>
              <w:t>originalInvoiceId</w:t>
            </w:r>
          </w:p>
        </w:tc>
        <w:tc>
          <w:tcPr>
            <w:tcW w:w="2466" w:type="dxa"/>
          </w:tcPr>
          <w:p w14:paraId="170E1339" w14:textId="77777777" w:rsidR="00501898" w:rsidRPr="0076075D" w:rsidRDefault="00136181">
            <w:pPr>
              <w:spacing w:before="0"/>
              <w:ind w:left="0"/>
              <w:jc w:val="both"/>
              <w:rPr>
                <w:sz w:val="22"/>
                <w:szCs w:val="22"/>
              </w:rPr>
            </w:pPr>
            <w:r w:rsidRPr="0076075D">
              <w:rPr>
                <w:sz w:val="22"/>
                <w:szCs w:val="22"/>
              </w:rPr>
              <w:t>Required: false</w:t>
            </w:r>
          </w:p>
          <w:p w14:paraId="12043C7D" w14:textId="77777777" w:rsidR="00501898" w:rsidRPr="0076075D" w:rsidRDefault="00136181">
            <w:pPr>
              <w:spacing w:before="0"/>
              <w:ind w:left="0"/>
              <w:jc w:val="both"/>
              <w:rPr>
                <w:sz w:val="22"/>
                <w:szCs w:val="22"/>
              </w:rPr>
            </w:pPr>
            <w:r w:rsidRPr="0076075D">
              <w:rPr>
                <w:sz w:val="22"/>
                <w:szCs w:val="22"/>
              </w:rPr>
              <w:t>DataType: String</w:t>
            </w:r>
          </w:p>
          <w:p w14:paraId="47914587" w14:textId="77777777" w:rsidR="00501898" w:rsidRPr="0076075D" w:rsidRDefault="00136181">
            <w:pPr>
              <w:spacing w:before="0"/>
              <w:ind w:left="0"/>
              <w:jc w:val="both"/>
              <w:rPr>
                <w:sz w:val="22"/>
                <w:szCs w:val="22"/>
              </w:rPr>
            </w:pPr>
            <w:r w:rsidRPr="0076075D">
              <w:rPr>
                <w:sz w:val="22"/>
                <w:szCs w:val="22"/>
              </w:rPr>
              <w:t>Minlength: 7</w:t>
            </w:r>
          </w:p>
          <w:p w14:paraId="2B2515C6" w14:textId="77777777" w:rsidR="00501898" w:rsidRPr="0076075D" w:rsidRDefault="00136181">
            <w:pPr>
              <w:spacing w:before="0"/>
              <w:ind w:left="0"/>
              <w:jc w:val="both"/>
              <w:rPr>
                <w:sz w:val="22"/>
                <w:szCs w:val="22"/>
              </w:rPr>
            </w:pPr>
            <w:r w:rsidRPr="0076075D">
              <w:rPr>
                <w:sz w:val="22"/>
                <w:szCs w:val="22"/>
              </w:rPr>
              <w:t>Maxlength: 15</w:t>
            </w:r>
          </w:p>
          <w:p w14:paraId="48C11C94" w14:textId="77777777" w:rsidR="00501898" w:rsidRPr="0076075D" w:rsidRDefault="00136181">
            <w:pPr>
              <w:spacing w:before="0"/>
              <w:ind w:left="0"/>
              <w:jc w:val="both"/>
              <w:rPr>
                <w:sz w:val="22"/>
                <w:szCs w:val="22"/>
              </w:rPr>
            </w:pPr>
            <w:r w:rsidRPr="0076075D">
              <w:rPr>
                <w:sz w:val="22"/>
                <w:szCs w:val="22"/>
              </w:rPr>
              <w:t>Format: ^[a-zA-Z0-9]*$</w:t>
            </w:r>
          </w:p>
        </w:tc>
        <w:tc>
          <w:tcPr>
            <w:tcW w:w="5364" w:type="dxa"/>
          </w:tcPr>
          <w:p w14:paraId="337236D4" w14:textId="77777777" w:rsidR="00501898" w:rsidRPr="0076075D" w:rsidRDefault="00136181">
            <w:pPr>
              <w:spacing w:before="0"/>
              <w:ind w:left="0"/>
              <w:jc w:val="both"/>
              <w:rPr>
                <w:sz w:val="22"/>
                <w:szCs w:val="22"/>
              </w:rPr>
            </w:pPr>
            <w:r w:rsidRPr="0076075D">
              <w:rPr>
                <w:sz w:val="22"/>
                <w:szCs w:val="22"/>
              </w:rPr>
              <w:t xml:space="preserve">Số hóa đơn của hóa đơn gốc trong trường hợp lập hóa đơn là: </w:t>
            </w:r>
          </w:p>
          <w:p w14:paraId="3FAE2D6B" w14:textId="77777777" w:rsidR="00501898" w:rsidRPr="0076075D" w:rsidRDefault="00136181">
            <w:pPr>
              <w:spacing w:before="0"/>
              <w:ind w:left="0"/>
              <w:jc w:val="both"/>
              <w:rPr>
                <w:sz w:val="22"/>
                <w:szCs w:val="22"/>
              </w:rPr>
            </w:pPr>
            <w:r w:rsidRPr="0076075D">
              <w:rPr>
                <w:sz w:val="22"/>
                <w:szCs w:val="22"/>
              </w:rPr>
              <w:t xml:space="preserve">    Hóa đơn thay thế</w:t>
            </w:r>
          </w:p>
          <w:p w14:paraId="181149E0" w14:textId="77777777" w:rsidR="00501898" w:rsidRPr="0076075D" w:rsidRDefault="00136181">
            <w:pPr>
              <w:spacing w:before="0"/>
              <w:ind w:left="0"/>
              <w:jc w:val="both"/>
              <w:rPr>
                <w:sz w:val="22"/>
                <w:szCs w:val="22"/>
              </w:rPr>
            </w:pPr>
            <w:r w:rsidRPr="0076075D">
              <w:rPr>
                <w:sz w:val="22"/>
                <w:szCs w:val="22"/>
              </w:rPr>
              <w:t xml:space="preserve">    Hóa đơn điều chỉnh</w:t>
            </w:r>
          </w:p>
          <w:p w14:paraId="6A4BCE58" w14:textId="77777777" w:rsidR="00501898" w:rsidRPr="0076075D" w:rsidRDefault="00136181">
            <w:pPr>
              <w:spacing w:before="0"/>
              <w:ind w:left="0"/>
              <w:jc w:val="both"/>
              <w:rPr>
                <w:sz w:val="22"/>
                <w:szCs w:val="22"/>
              </w:rPr>
            </w:pPr>
            <w:r w:rsidRPr="0076075D">
              <w:rPr>
                <w:sz w:val="22"/>
                <w:szCs w:val="22"/>
              </w:rPr>
              <w:t>Số hóa đơn có dạng AA20E00000001, trong đó</w:t>
            </w:r>
          </w:p>
          <w:p w14:paraId="7937FA1B" w14:textId="77777777" w:rsidR="00501898" w:rsidRPr="0076075D" w:rsidRDefault="00136181">
            <w:pPr>
              <w:spacing w:before="0"/>
              <w:ind w:left="0"/>
              <w:jc w:val="both"/>
              <w:rPr>
                <w:sz w:val="22"/>
                <w:szCs w:val="22"/>
              </w:rPr>
            </w:pPr>
            <w:r w:rsidRPr="0076075D">
              <w:rPr>
                <w:sz w:val="22"/>
                <w:szCs w:val="22"/>
              </w:rPr>
              <w:t xml:space="preserve">    AA20E: ký hiệu hóa đơn</w:t>
            </w:r>
          </w:p>
          <w:p w14:paraId="7382CC7A" w14:textId="77777777" w:rsidR="00501898" w:rsidRPr="0076075D" w:rsidRDefault="00136181">
            <w:pPr>
              <w:spacing w:before="0"/>
              <w:ind w:left="0"/>
              <w:jc w:val="both"/>
              <w:rPr>
                <w:sz w:val="22"/>
                <w:szCs w:val="22"/>
              </w:rPr>
            </w:pPr>
            <w:r w:rsidRPr="0076075D">
              <w:rPr>
                <w:sz w:val="22"/>
                <w:szCs w:val="22"/>
              </w:rPr>
              <w:t xml:space="preserve">    00000001: số thứ tự tăng dần</w:t>
            </w:r>
          </w:p>
          <w:p w14:paraId="7BEB4918" w14:textId="77777777" w:rsidR="00501898" w:rsidRPr="0076075D" w:rsidRDefault="00136181">
            <w:pPr>
              <w:pStyle w:val="NormalIndent"/>
              <w:rPr>
                <w:sz w:val="22"/>
                <w:szCs w:val="22"/>
              </w:rPr>
            </w:pPr>
            <w:r w:rsidRPr="0076075D">
              <w:rPr>
                <w:sz w:val="22"/>
                <w:szCs w:val="22"/>
              </w:rPr>
              <w:t>Chi tiết xem PL1 Thông tư 39/2014/TT-BTC</w:t>
            </w:r>
          </w:p>
        </w:tc>
      </w:tr>
      <w:tr w:rsidR="00501898" w:rsidRPr="0076075D" w14:paraId="3DDC701B" w14:textId="77777777">
        <w:tc>
          <w:tcPr>
            <w:tcW w:w="2070" w:type="dxa"/>
          </w:tcPr>
          <w:p w14:paraId="602EE40C" w14:textId="77777777" w:rsidR="00501898" w:rsidRPr="0076075D" w:rsidRDefault="00136181">
            <w:pPr>
              <w:spacing w:before="0"/>
              <w:ind w:left="0"/>
              <w:jc w:val="both"/>
              <w:rPr>
                <w:sz w:val="22"/>
                <w:szCs w:val="22"/>
              </w:rPr>
            </w:pPr>
            <w:r w:rsidRPr="0076075D">
              <w:rPr>
                <w:sz w:val="22"/>
                <w:szCs w:val="22"/>
              </w:rPr>
              <w:t>originalInvoiceIssueDate</w:t>
            </w:r>
          </w:p>
        </w:tc>
        <w:tc>
          <w:tcPr>
            <w:tcW w:w="2466" w:type="dxa"/>
          </w:tcPr>
          <w:p w14:paraId="01EF81C5" w14:textId="77777777" w:rsidR="00501898" w:rsidRPr="0076075D" w:rsidRDefault="00136181">
            <w:pPr>
              <w:spacing w:before="0"/>
              <w:ind w:left="41"/>
              <w:jc w:val="both"/>
              <w:rPr>
                <w:sz w:val="22"/>
                <w:szCs w:val="22"/>
              </w:rPr>
            </w:pPr>
            <w:r w:rsidRPr="0076075D">
              <w:rPr>
                <w:sz w:val="22"/>
                <w:szCs w:val="22"/>
              </w:rPr>
              <w:t>Required: false</w:t>
            </w:r>
          </w:p>
          <w:p w14:paraId="5C521B23" w14:textId="77777777" w:rsidR="00501898" w:rsidRPr="0076075D" w:rsidRDefault="00136181">
            <w:pPr>
              <w:spacing w:before="0"/>
              <w:ind w:left="41"/>
              <w:jc w:val="both"/>
              <w:rPr>
                <w:sz w:val="22"/>
                <w:szCs w:val="22"/>
              </w:rPr>
            </w:pPr>
            <w:r w:rsidRPr="0076075D">
              <w:rPr>
                <w:sz w:val="22"/>
                <w:szCs w:val="22"/>
              </w:rPr>
              <w:t>DataType: Date</w:t>
            </w:r>
          </w:p>
          <w:p w14:paraId="54E7ECE0" w14:textId="77777777" w:rsidR="00501898" w:rsidRPr="0076075D" w:rsidRDefault="00136181">
            <w:pPr>
              <w:spacing w:before="0"/>
              <w:ind w:left="41"/>
              <w:jc w:val="both"/>
              <w:rPr>
                <w:sz w:val="22"/>
                <w:szCs w:val="22"/>
              </w:rPr>
            </w:pPr>
            <w:r w:rsidRPr="0076075D">
              <w:rPr>
                <w:sz w:val="22"/>
                <w:szCs w:val="22"/>
              </w:rPr>
              <w:t>Minlength: N/A</w:t>
            </w:r>
          </w:p>
          <w:p w14:paraId="60773214" w14:textId="77777777" w:rsidR="00501898" w:rsidRPr="0076075D" w:rsidRDefault="00136181">
            <w:pPr>
              <w:spacing w:before="0"/>
              <w:ind w:left="41"/>
              <w:jc w:val="both"/>
              <w:rPr>
                <w:sz w:val="22"/>
                <w:szCs w:val="22"/>
              </w:rPr>
            </w:pPr>
            <w:r w:rsidRPr="0076075D">
              <w:rPr>
                <w:sz w:val="22"/>
                <w:szCs w:val="22"/>
              </w:rPr>
              <w:t>Maxlength: 50</w:t>
            </w:r>
          </w:p>
          <w:p w14:paraId="57C907E6" w14:textId="77777777" w:rsidR="00501898" w:rsidRPr="0076075D" w:rsidRDefault="00136181">
            <w:pPr>
              <w:spacing w:before="0"/>
              <w:ind w:left="41"/>
              <w:jc w:val="both"/>
              <w:rPr>
                <w:sz w:val="22"/>
                <w:szCs w:val="22"/>
              </w:rPr>
            </w:pPr>
            <w:r w:rsidRPr="0076075D">
              <w:rPr>
                <w:sz w:val="22"/>
                <w:szCs w:val="22"/>
              </w:rPr>
              <w:t xml:space="preserve">Format: </w:t>
            </w:r>
            <w:r w:rsidRPr="0076075D">
              <w:rPr>
                <w:sz w:val="22"/>
                <w:szCs w:val="22"/>
                <w:lang w:val="vi-VN"/>
              </w:rPr>
              <w:t>unix timestamp</w:t>
            </w:r>
            <w:r w:rsidRPr="0076075D">
              <w:rPr>
                <w:sz w:val="22"/>
                <w:szCs w:val="22"/>
              </w:rPr>
              <w:t xml:space="preserve">  </w:t>
            </w:r>
          </w:p>
        </w:tc>
        <w:tc>
          <w:tcPr>
            <w:tcW w:w="5364" w:type="dxa"/>
          </w:tcPr>
          <w:p w14:paraId="5640EC34" w14:textId="77777777" w:rsidR="00501898" w:rsidRPr="0076075D" w:rsidRDefault="00136181">
            <w:pPr>
              <w:spacing w:before="0"/>
              <w:ind w:left="0"/>
              <w:jc w:val="both"/>
              <w:rPr>
                <w:sz w:val="22"/>
                <w:szCs w:val="22"/>
              </w:rPr>
            </w:pPr>
            <w:r w:rsidRPr="0076075D">
              <w:rPr>
                <w:sz w:val="22"/>
                <w:szCs w:val="22"/>
              </w:rPr>
              <w:t>Thời gian lập hóa đơn gốc, bắt buộc trong trường hợp lập hóa đơn thay thế và hóa đơn điều chỉnh. Dùng để tìm kiếm hóa đơn gốc của hóa đơn thay thế, điều chỉnh</w:t>
            </w:r>
          </w:p>
          <w:p w14:paraId="13B26514" w14:textId="77777777" w:rsidR="00501898" w:rsidRPr="0076075D" w:rsidRDefault="00501898">
            <w:pPr>
              <w:spacing w:before="0"/>
              <w:ind w:left="0"/>
              <w:jc w:val="both"/>
              <w:rPr>
                <w:sz w:val="22"/>
                <w:szCs w:val="22"/>
              </w:rPr>
            </w:pPr>
          </w:p>
        </w:tc>
      </w:tr>
      <w:tr w:rsidR="00501898" w:rsidRPr="0076075D" w14:paraId="4048A2E4" w14:textId="77777777">
        <w:tc>
          <w:tcPr>
            <w:tcW w:w="2070" w:type="dxa"/>
          </w:tcPr>
          <w:p w14:paraId="4CC58C5B" w14:textId="77777777" w:rsidR="00501898" w:rsidRPr="0076075D" w:rsidRDefault="00136181">
            <w:pPr>
              <w:spacing w:before="0"/>
              <w:ind w:left="0"/>
              <w:jc w:val="both"/>
              <w:rPr>
                <w:sz w:val="22"/>
                <w:szCs w:val="22"/>
              </w:rPr>
            </w:pPr>
            <w:r w:rsidRPr="0076075D">
              <w:rPr>
                <w:sz w:val="22"/>
                <w:szCs w:val="22"/>
              </w:rPr>
              <w:t xml:space="preserve">additionalReferenceDesc </w:t>
            </w:r>
          </w:p>
        </w:tc>
        <w:tc>
          <w:tcPr>
            <w:tcW w:w="2466" w:type="dxa"/>
          </w:tcPr>
          <w:p w14:paraId="51A66303" w14:textId="77777777" w:rsidR="00501898" w:rsidRPr="0076075D" w:rsidRDefault="00136181">
            <w:pPr>
              <w:spacing w:before="0"/>
              <w:ind w:left="0"/>
              <w:jc w:val="both"/>
              <w:rPr>
                <w:sz w:val="22"/>
                <w:szCs w:val="22"/>
              </w:rPr>
            </w:pPr>
            <w:r w:rsidRPr="0076075D">
              <w:rPr>
                <w:sz w:val="22"/>
                <w:szCs w:val="22"/>
              </w:rPr>
              <w:t>Required : false</w:t>
            </w:r>
          </w:p>
          <w:p w14:paraId="77314FC4" w14:textId="77777777" w:rsidR="00501898" w:rsidRPr="0076075D" w:rsidRDefault="00136181">
            <w:pPr>
              <w:spacing w:before="0"/>
              <w:ind w:left="0"/>
              <w:jc w:val="both"/>
              <w:rPr>
                <w:sz w:val="22"/>
                <w:szCs w:val="22"/>
              </w:rPr>
            </w:pPr>
            <w:r w:rsidRPr="0076075D">
              <w:rPr>
                <w:sz w:val="22"/>
                <w:szCs w:val="22"/>
              </w:rPr>
              <w:t>DataType: String</w:t>
            </w:r>
          </w:p>
          <w:p w14:paraId="39CDFEB3" w14:textId="77777777" w:rsidR="00501898" w:rsidRPr="0076075D" w:rsidRDefault="00136181">
            <w:pPr>
              <w:spacing w:before="0"/>
              <w:ind w:left="0"/>
              <w:jc w:val="both"/>
              <w:rPr>
                <w:sz w:val="22"/>
                <w:szCs w:val="22"/>
              </w:rPr>
            </w:pPr>
            <w:r w:rsidRPr="0076075D">
              <w:rPr>
                <w:sz w:val="22"/>
                <w:szCs w:val="22"/>
              </w:rPr>
              <w:t xml:space="preserve">Minlength : </w:t>
            </w:r>
          </w:p>
          <w:p w14:paraId="2EB0F378" w14:textId="77777777" w:rsidR="00501898" w:rsidRPr="0076075D" w:rsidRDefault="00136181">
            <w:pPr>
              <w:spacing w:before="0"/>
              <w:ind w:left="0"/>
              <w:jc w:val="both"/>
              <w:rPr>
                <w:sz w:val="22"/>
                <w:szCs w:val="22"/>
              </w:rPr>
            </w:pPr>
            <w:r w:rsidRPr="0076075D">
              <w:rPr>
                <w:sz w:val="22"/>
                <w:szCs w:val="22"/>
              </w:rPr>
              <w:lastRenderedPageBreak/>
              <w:t>Maxlength : 225</w:t>
            </w:r>
          </w:p>
          <w:p w14:paraId="5578FF49" w14:textId="77777777" w:rsidR="00501898" w:rsidRPr="0076075D" w:rsidRDefault="00136181">
            <w:pPr>
              <w:spacing w:before="0"/>
              <w:ind w:left="0"/>
              <w:jc w:val="both"/>
              <w:rPr>
                <w:sz w:val="22"/>
                <w:szCs w:val="22"/>
              </w:rPr>
            </w:pPr>
            <w:r w:rsidRPr="0076075D">
              <w:rPr>
                <w:sz w:val="22"/>
                <w:szCs w:val="22"/>
              </w:rPr>
              <w:t>Format :</w:t>
            </w:r>
          </w:p>
        </w:tc>
        <w:tc>
          <w:tcPr>
            <w:tcW w:w="5364" w:type="dxa"/>
          </w:tcPr>
          <w:p w14:paraId="1DE6724E" w14:textId="77777777" w:rsidR="00501898" w:rsidRPr="0076075D" w:rsidRDefault="00136181">
            <w:pPr>
              <w:spacing w:before="0"/>
              <w:ind w:left="0"/>
              <w:jc w:val="both"/>
              <w:rPr>
                <w:sz w:val="22"/>
                <w:szCs w:val="22"/>
              </w:rPr>
            </w:pPr>
            <w:r w:rsidRPr="0076075D">
              <w:rPr>
                <w:sz w:val="22"/>
                <w:szCs w:val="22"/>
              </w:rPr>
              <w:lastRenderedPageBreak/>
              <w:t xml:space="preserve">Thông tin tham khảo nếu có kèm theo của hóa đơn: văn bản thỏa thuận giữa bên mua và bên bán về việc thay thế, điều chỉnh hóa đơn. Bắt buộc khi lập hóa đơn thay thế, hóa đơn </w:t>
            </w:r>
            <w:r w:rsidRPr="0076075D">
              <w:rPr>
                <w:sz w:val="22"/>
                <w:szCs w:val="22"/>
              </w:rPr>
              <w:lastRenderedPageBreak/>
              <w:t>điều chỉnh.</w:t>
            </w:r>
          </w:p>
          <w:p w14:paraId="2CBBEB8F" w14:textId="77777777" w:rsidR="00501898" w:rsidRPr="0076075D" w:rsidRDefault="00501898">
            <w:pPr>
              <w:spacing w:before="0"/>
              <w:ind w:left="0"/>
              <w:jc w:val="both"/>
              <w:rPr>
                <w:sz w:val="22"/>
                <w:szCs w:val="22"/>
              </w:rPr>
            </w:pPr>
          </w:p>
        </w:tc>
      </w:tr>
      <w:tr w:rsidR="00501898" w:rsidRPr="0076075D" w14:paraId="28435D5F" w14:textId="77777777">
        <w:tc>
          <w:tcPr>
            <w:tcW w:w="2070" w:type="dxa"/>
          </w:tcPr>
          <w:p w14:paraId="3D9DEBC8" w14:textId="77777777" w:rsidR="00501898" w:rsidRPr="0076075D" w:rsidRDefault="00136181">
            <w:pPr>
              <w:spacing w:before="0"/>
              <w:ind w:left="0"/>
              <w:jc w:val="both"/>
              <w:rPr>
                <w:sz w:val="22"/>
                <w:szCs w:val="22"/>
              </w:rPr>
            </w:pPr>
            <w:r w:rsidRPr="0076075D">
              <w:rPr>
                <w:sz w:val="22"/>
                <w:szCs w:val="22"/>
              </w:rPr>
              <w:lastRenderedPageBreak/>
              <w:t>additionalReferenceDate</w:t>
            </w:r>
          </w:p>
        </w:tc>
        <w:tc>
          <w:tcPr>
            <w:tcW w:w="2466" w:type="dxa"/>
          </w:tcPr>
          <w:p w14:paraId="6E6B2129" w14:textId="77777777" w:rsidR="00501898" w:rsidRPr="0076075D" w:rsidRDefault="00136181">
            <w:pPr>
              <w:spacing w:before="0"/>
              <w:ind w:left="0"/>
              <w:jc w:val="both"/>
              <w:rPr>
                <w:sz w:val="22"/>
                <w:szCs w:val="22"/>
              </w:rPr>
            </w:pPr>
            <w:r w:rsidRPr="0076075D">
              <w:rPr>
                <w:sz w:val="22"/>
                <w:szCs w:val="22"/>
              </w:rPr>
              <w:t>Required: false</w:t>
            </w:r>
          </w:p>
          <w:p w14:paraId="1EE40301" w14:textId="77777777" w:rsidR="00501898" w:rsidRPr="0076075D" w:rsidRDefault="00136181">
            <w:pPr>
              <w:spacing w:before="0"/>
              <w:ind w:left="0"/>
              <w:jc w:val="both"/>
              <w:rPr>
                <w:sz w:val="22"/>
                <w:szCs w:val="22"/>
              </w:rPr>
            </w:pPr>
            <w:r w:rsidRPr="0076075D">
              <w:rPr>
                <w:sz w:val="22"/>
                <w:szCs w:val="22"/>
              </w:rPr>
              <w:t>DataType: Date</w:t>
            </w:r>
          </w:p>
          <w:p w14:paraId="2C54006D" w14:textId="77777777" w:rsidR="00501898" w:rsidRPr="0076075D" w:rsidRDefault="00136181">
            <w:pPr>
              <w:spacing w:before="0"/>
              <w:ind w:left="0"/>
              <w:jc w:val="both"/>
              <w:rPr>
                <w:sz w:val="22"/>
                <w:szCs w:val="22"/>
              </w:rPr>
            </w:pPr>
            <w:r w:rsidRPr="0076075D">
              <w:rPr>
                <w:sz w:val="22"/>
                <w:szCs w:val="22"/>
              </w:rPr>
              <w:t>Minlength: N/A</w:t>
            </w:r>
          </w:p>
          <w:p w14:paraId="2DA11EE1" w14:textId="77777777" w:rsidR="00501898" w:rsidRPr="0076075D" w:rsidRDefault="00136181">
            <w:pPr>
              <w:spacing w:before="0"/>
              <w:ind w:left="0"/>
              <w:jc w:val="both"/>
              <w:rPr>
                <w:sz w:val="22"/>
                <w:szCs w:val="22"/>
              </w:rPr>
            </w:pPr>
            <w:r w:rsidRPr="0076075D">
              <w:rPr>
                <w:sz w:val="22"/>
                <w:szCs w:val="22"/>
              </w:rPr>
              <w:t>Maxlength: 50</w:t>
            </w:r>
          </w:p>
          <w:p w14:paraId="192A69F1" w14:textId="77777777" w:rsidR="00501898" w:rsidRPr="0076075D" w:rsidRDefault="00136181">
            <w:pPr>
              <w:spacing w:before="0"/>
              <w:ind w:left="0"/>
              <w:jc w:val="both"/>
              <w:rPr>
                <w:sz w:val="22"/>
                <w:szCs w:val="22"/>
              </w:rPr>
            </w:pPr>
            <w:r w:rsidRPr="0076075D">
              <w:rPr>
                <w:sz w:val="22"/>
                <w:szCs w:val="22"/>
              </w:rPr>
              <w:t xml:space="preserve">Format: Mục 4.1  </w:t>
            </w:r>
          </w:p>
        </w:tc>
        <w:tc>
          <w:tcPr>
            <w:tcW w:w="5364" w:type="dxa"/>
          </w:tcPr>
          <w:p w14:paraId="0B2F11FA" w14:textId="77777777" w:rsidR="00501898" w:rsidRPr="0076075D" w:rsidRDefault="00136181">
            <w:pPr>
              <w:spacing w:before="0"/>
              <w:ind w:left="0"/>
              <w:jc w:val="both"/>
              <w:rPr>
                <w:sz w:val="22"/>
                <w:szCs w:val="22"/>
              </w:rPr>
            </w:pPr>
            <w:r w:rsidRPr="0076075D">
              <w:rPr>
                <w:sz w:val="22"/>
                <w:szCs w:val="22"/>
              </w:rPr>
              <w:t>Thời gian phát sinh văn bản thỏa thuận giữa bên mua và bên bán, bắt buộc khi lập hóa đơn thay thế, hóa đơn điều chỉnh.</w:t>
            </w:r>
          </w:p>
          <w:p w14:paraId="27D16BFA" w14:textId="77777777" w:rsidR="00501898" w:rsidRPr="0076075D" w:rsidRDefault="00136181">
            <w:pPr>
              <w:ind w:left="41"/>
              <w:jc w:val="both"/>
              <w:rPr>
                <w:sz w:val="22"/>
                <w:szCs w:val="22"/>
              </w:rPr>
            </w:pPr>
            <w:r w:rsidRPr="0076075D">
              <w:rPr>
                <w:sz w:val="22"/>
                <w:szCs w:val="22"/>
              </w:rPr>
              <w:t xml:space="preserve">- Dữ liệu truyền vào là thời gian dạng milisecond kiểu long trong mục </w:t>
            </w:r>
            <w:r w:rsidRPr="0076075D">
              <w:rPr>
                <w:sz w:val="22"/>
                <w:szCs w:val="22"/>
                <w:lang w:val="en"/>
              </w:rPr>
              <w:t>5</w:t>
            </w:r>
            <w:r w:rsidRPr="0076075D">
              <w:rPr>
                <w:sz w:val="22"/>
                <w:szCs w:val="22"/>
              </w:rPr>
              <w:t>.1</w:t>
            </w:r>
          </w:p>
          <w:p w14:paraId="28282C97" w14:textId="77777777" w:rsidR="00501898" w:rsidRPr="0076075D" w:rsidRDefault="00501898">
            <w:pPr>
              <w:ind w:left="41"/>
              <w:jc w:val="both"/>
              <w:rPr>
                <w:sz w:val="22"/>
                <w:szCs w:val="22"/>
              </w:rPr>
            </w:pPr>
          </w:p>
        </w:tc>
      </w:tr>
      <w:tr w:rsidR="00501898" w:rsidRPr="0076075D" w14:paraId="7CC65B69" w14:textId="77777777">
        <w:tc>
          <w:tcPr>
            <w:tcW w:w="2070" w:type="dxa"/>
          </w:tcPr>
          <w:p w14:paraId="3B61C80C" w14:textId="77777777" w:rsidR="00501898" w:rsidRPr="0076075D" w:rsidRDefault="00136181">
            <w:pPr>
              <w:spacing w:before="0"/>
              <w:ind w:left="0"/>
              <w:jc w:val="both"/>
              <w:rPr>
                <w:sz w:val="22"/>
                <w:szCs w:val="22"/>
              </w:rPr>
            </w:pPr>
            <w:r w:rsidRPr="0076075D">
              <w:rPr>
                <w:sz w:val="22"/>
                <w:szCs w:val="22"/>
              </w:rPr>
              <w:t>paymentStatus</w:t>
            </w:r>
          </w:p>
        </w:tc>
        <w:tc>
          <w:tcPr>
            <w:tcW w:w="2466" w:type="dxa"/>
          </w:tcPr>
          <w:p w14:paraId="31445997" w14:textId="77777777" w:rsidR="00501898" w:rsidRPr="0076075D" w:rsidRDefault="00136181">
            <w:pPr>
              <w:spacing w:before="0"/>
              <w:ind w:left="0"/>
              <w:jc w:val="both"/>
              <w:rPr>
                <w:sz w:val="22"/>
                <w:szCs w:val="22"/>
              </w:rPr>
            </w:pPr>
            <w:r w:rsidRPr="0076075D">
              <w:rPr>
                <w:sz w:val="22"/>
                <w:szCs w:val="22"/>
              </w:rPr>
              <w:t>Required: true</w:t>
            </w:r>
          </w:p>
          <w:p w14:paraId="262DB88B" w14:textId="77777777" w:rsidR="00501898" w:rsidRPr="0076075D" w:rsidRDefault="00136181">
            <w:pPr>
              <w:spacing w:before="0"/>
              <w:ind w:left="0"/>
              <w:jc w:val="both"/>
              <w:rPr>
                <w:sz w:val="22"/>
                <w:szCs w:val="22"/>
              </w:rPr>
            </w:pPr>
            <w:r w:rsidRPr="0076075D">
              <w:rPr>
                <w:sz w:val="22"/>
                <w:szCs w:val="22"/>
              </w:rPr>
              <w:t>DataType: Boolean</w:t>
            </w:r>
          </w:p>
          <w:p w14:paraId="430D794C" w14:textId="77777777" w:rsidR="00501898" w:rsidRPr="0076075D" w:rsidRDefault="00136181">
            <w:pPr>
              <w:spacing w:before="0"/>
              <w:ind w:left="0"/>
              <w:jc w:val="both"/>
              <w:rPr>
                <w:sz w:val="22"/>
                <w:szCs w:val="22"/>
              </w:rPr>
            </w:pPr>
            <w:r w:rsidRPr="0076075D">
              <w:rPr>
                <w:sz w:val="22"/>
                <w:szCs w:val="22"/>
              </w:rPr>
              <w:t xml:space="preserve">Minlength: </w:t>
            </w:r>
          </w:p>
          <w:p w14:paraId="76F3396A" w14:textId="77777777" w:rsidR="00501898" w:rsidRPr="0076075D" w:rsidRDefault="00136181">
            <w:pPr>
              <w:spacing w:before="0"/>
              <w:ind w:left="0"/>
              <w:jc w:val="both"/>
              <w:rPr>
                <w:sz w:val="22"/>
                <w:szCs w:val="22"/>
              </w:rPr>
            </w:pPr>
            <w:r w:rsidRPr="0076075D">
              <w:rPr>
                <w:sz w:val="22"/>
                <w:szCs w:val="22"/>
              </w:rPr>
              <w:t>Maxlength: 1</w:t>
            </w:r>
          </w:p>
          <w:p w14:paraId="6BEE8B6B"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39678813" w14:textId="77777777" w:rsidR="00501898" w:rsidRPr="0076075D" w:rsidRDefault="00136181">
            <w:pPr>
              <w:spacing w:before="0"/>
              <w:ind w:left="0"/>
              <w:jc w:val="both"/>
              <w:rPr>
                <w:sz w:val="22"/>
                <w:szCs w:val="22"/>
              </w:rPr>
            </w:pPr>
            <w:r w:rsidRPr="0076075D">
              <w:rPr>
                <w:sz w:val="22"/>
                <w:szCs w:val="22"/>
              </w:rPr>
              <w:t>Trạng thái thanh toán của hóa đơn</w:t>
            </w:r>
          </w:p>
          <w:p w14:paraId="53DC12A6" w14:textId="77777777" w:rsidR="00501898" w:rsidRPr="0076075D" w:rsidRDefault="00136181">
            <w:pPr>
              <w:spacing w:before="0"/>
              <w:ind w:left="0"/>
              <w:jc w:val="both"/>
              <w:rPr>
                <w:sz w:val="22"/>
                <w:szCs w:val="22"/>
              </w:rPr>
            </w:pPr>
            <w:r w:rsidRPr="0076075D">
              <w:rPr>
                <w:sz w:val="22"/>
                <w:szCs w:val="22"/>
              </w:rPr>
              <w:t>True: Đã thanh toán</w:t>
            </w:r>
          </w:p>
          <w:p w14:paraId="3CC44AAA" w14:textId="77777777" w:rsidR="00501898" w:rsidRPr="0076075D" w:rsidRDefault="00136181">
            <w:pPr>
              <w:spacing w:before="0"/>
              <w:ind w:left="0"/>
              <w:jc w:val="both"/>
              <w:rPr>
                <w:sz w:val="22"/>
                <w:szCs w:val="22"/>
              </w:rPr>
            </w:pPr>
            <w:r w:rsidRPr="0076075D">
              <w:rPr>
                <w:sz w:val="22"/>
                <w:szCs w:val="22"/>
              </w:rPr>
              <w:t>False: Chưa thanh toán</w:t>
            </w:r>
          </w:p>
          <w:p w14:paraId="517125DC" w14:textId="77777777" w:rsidR="00501898" w:rsidRPr="0076075D" w:rsidRDefault="00501898">
            <w:pPr>
              <w:ind w:left="41"/>
              <w:jc w:val="both"/>
              <w:rPr>
                <w:sz w:val="22"/>
                <w:szCs w:val="22"/>
              </w:rPr>
            </w:pPr>
          </w:p>
        </w:tc>
      </w:tr>
      <w:tr w:rsidR="00501898" w:rsidRPr="0076075D" w14:paraId="22AB2C86" w14:textId="77777777">
        <w:tc>
          <w:tcPr>
            <w:tcW w:w="2070" w:type="dxa"/>
          </w:tcPr>
          <w:p w14:paraId="60ADB9F6" w14:textId="77777777" w:rsidR="00501898" w:rsidRPr="0076075D" w:rsidRDefault="00136181">
            <w:pPr>
              <w:spacing w:before="0"/>
              <w:ind w:left="0"/>
              <w:jc w:val="both"/>
              <w:rPr>
                <w:sz w:val="22"/>
                <w:szCs w:val="22"/>
              </w:rPr>
            </w:pPr>
            <w:r w:rsidRPr="0076075D">
              <w:rPr>
                <w:sz w:val="22"/>
                <w:szCs w:val="22"/>
              </w:rPr>
              <w:t>cusGetInvoiceRight</w:t>
            </w:r>
          </w:p>
        </w:tc>
        <w:tc>
          <w:tcPr>
            <w:tcW w:w="2466" w:type="dxa"/>
          </w:tcPr>
          <w:p w14:paraId="03C40516" w14:textId="77777777" w:rsidR="00501898" w:rsidRPr="0076075D" w:rsidRDefault="00136181">
            <w:pPr>
              <w:spacing w:before="0"/>
              <w:ind w:left="0"/>
              <w:jc w:val="both"/>
              <w:rPr>
                <w:sz w:val="22"/>
                <w:szCs w:val="22"/>
              </w:rPr>
            </w:pPr>
            <w:r w:rsidRPr="0076075D">
              <w:rPr>
                <w:sz w:val="22"/>
                <w:szCs w:val="22"/>
              </w:rPr>
              <w:t>Required: false</w:t>
            </w:r>
          </w:p>
          <w:p w14:paraId="1203D3FE" w14:textId="77777777" w:rsidR="00501898" w:rsidRPr="0076075D" w:rsidRDefault="00136181">
            <w:pPr>
              <w:spacing w:before="0"/>
              <w:ind w:left="0"/>
              <w:jc w:val="both"/>
              <w:rPr>
                <w:sz w:val="22"/>
                <w:szCs w:val="22"/>
              </w:rPr>
            </w:pPr>
            <w:r w:rsidRPr="0076075D">
              <w:rPr>
                <w:sz w:val="22"/>
                <w:szCs w:val="22"/>
              </w:rPr>
              <w:t>DataType: Boolean</w:t>
            </w:r>
          </w:p>
          <w:p w14:paraId="37E87730" w14:textId="77777777" w:rsidR="00501898" w:rsidRPr="0076075D" w:rsidRDefault="00136181">
            <w:pPr>
              <w:spacing w:before="0"/>
              <w:ind w:left="0"/>
              <w:jc w:val="both"/>
              <w:rPr>
                <w:sz w:val="22"/>
                <w:szCs w:val="22"/>
              </w:rPr>
            </w:pPr>
            <w:r w:rsidRPr="0076075D">
              <w:rPr>
                <w:sz w:val="22"/>
                <w:szCs w:val="22"/>
              </w:rPr>
              <w:t xml:space="preserve">Minlength: </w:t>
            </w:r>
          </w:p>
          <w:p w14:paraId="6C3143F4" w14:textId="77777777" w:rsidR="00501898" w:rsidRPr="0076075D" w:rsidRDefault="00136181">
            <w:pPr>
              <w:spacing w:before="0"/>
              <w:ind w:left="0"/>
              <w:jc w:val="both"/>
              <w:rPr>
                <w:sz w:val="22"/>
                <w:szCs w:val="22"/>
              </w:rPr>
            </w:pPr>
            <w:r w:rsidRPr="0076075D">
              <w:rPr>
                <w:sz w:val="22"/>
                <w:szCs w:val="22"/>
              </w:rPr>
              <w:t>Maxlength: 1</w:t>
            </w:r>
          </w:p>
          <w:p w14:paraId="3908C77A"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20D95316" w14:textId="77777777" w:rsidR="00501898" w:rsidRPr="0076075D" w:rsidRDefault="00136181">
            <w:pPr>
              <w:spacing w:before="0"/>
              <w:ind w:left="0"/>
              <w:jc w:val="both"/>
              <w:rPr>
                <w:sz w:val="22"/>
                <w:szCs w:val="22"/>
              </w:rPr>
            </w:pPr>
            <w:r w:rsidRPr="0076075D">
              <w:rPr>
                <w:sz w:val="22"/>
                <w:szCs w:val="22"/>
              </w:rPr>
              <w:t>Cho phép người dùng tra cứu hóa đơn hay không.</w:t>
            </w:r>
          </w:p>
          <w:p w14:paraId="4C553C92" w14:textId="77777777" w:rsidR="00501898" w:rsidRPr="0076075D" w:rsidRDefault="00136181">
            <w:pPr>
              <w:spacing w:before="0"/>
              <w:ind w:left="0"/>
              <w:jc w:val="both"/>
              <w:rPr>
                <w:sz w:val="22"/>
                <w:szCs w:val="22"/>
              </w:rPr>
            </w:pPr>
            <w:r w:rsidRPr="0076075D">
              <w:rPr>
                <w:sz w:val="22"/>
                <w:szCs w:val="22"/>
              </w:rPr>
              <w:t>Mặc định true.</w:t>
            </w:r>
          </w:p>
          <w:p w14:paraId="7D01951C" w14:textId="77777777" w:rsidR="00501898" w:rsidRPr="0076075D" w:rsidRDefault="00136181">
            <w:pPr>
              <w:spacing w:before="0"/>
              <w:ind w:left="0"/>
              <w:jc w:val="both"/>
              <w:rPr>
                <w:sz w:val="22"/>
                <w:szCs w:val="22"/>
              </w:rPr>
            </w:pPr>
            <w:r w:rsidRPr="0076075D">
              <w:rPr>
                <w:sz w:val="22"/>
                <w:szCs w:val="22"/>
              </w:rPr>
              <w:t>Nếu để giá trị false thì sẽ không view được hóa đơn lên</w:t>
            </w:r>
          </w:p>
          <w:p w14:paraId="40C25ED7" w14:textId="77777777" w:rsidR="00501898" w:rsidRPr="0076075D" w:rsidRDefault="00501898">
            <w:pPr>
              <w:spacing w:before="0"/>
              <w:ind w:left="0"/>
              <w:jc w:val="both"/>
              <w:rPr>
                <w:sz w:val="22"/>
                <w:szCs w:val="22"/>
              </w:rPr>
            </w:pPr>
          </w:p>
          <w:p w14:paraId="7BBD27C2" w14:textId="77777777" w:rsidR="00501898" w:rsidRPr="0076075D" w:rsidRDefault="00501898">
            <w:pPr>
              <w:spacing w:before="0"/>
              <w:ind w:left="0"/>
              <w:jc w:val="both"/>
              <w:rPr>
                <w:sz w:val="22"/>
                <w:szCs w:val="22"/>
              </w:rPr>
            </w:pPr>
          </w:p>
        </w:tc>
      </w:tr>
      <w:tr w:rsidR="00501898" w:rsidRPr="0076075D" w14:paraId="275368DC" w14:textId="77777777">
        <w:tc>
          <w:tcPr>
            <w:tcW w:w="2070" w:type="dxa"/>
          </w:tcPr>
          <w:p w14:paraId="1BD7CBA7" w14:textId="77777777" w:rsidR="00501898" w:rsidRPr="0076075D" w:rsidRDefault="00136181">
            <w:pPr>
              <w:spacing w:before="0"/>
              <w:ind w:left="0"/>
              <w:jc w:val="both"/>
              <w:rPr>
                <w:sz w:val="22"/>
                <w:szCs w:val="22"/>
              </w:rPr>
            </w:pPr>
            <w:r w:rsidRPr="0076075D">
              <w:rPr>
                <w:sz w:val="22"/>
                <w:szCs w:val="22"/>
              </w:rPr>
              <w:t>exchangeRate</w:t>
            </w:r>
          </w:p>
        </w:tc>
        <w:tc>
          <w:tcPr>
            <w:tcW w:w="2466" w:type="dxa"/>
          </w:tcPr>
          <w:p w14:paraId="40AC7745" w14:textId="77777777" w:rsidR="00501898" w:rsidRPr="0076075D" w:rsidRDefault="00136181">
            <w:pPr>
              <w:spacing w:before="0"/>
              <w:ind w:left="0"/>
              <w:jc w:val="both"/>
              <w:rPr>
                <w:sz w:val="22"/>
                <w:szCs w:val="22"/>
              </w:rPr>
            </w:pPr>
            <w:r w:rsidRPr="0076075D">
              <w:rPr>
                <w:sz w:val="22"/>
                <w:szCs w:val="22"/>
              </w:rPr>
              <w:t>Required: false</w:t>
            </w:r>
          </w:p>
          <w:p w14:paraId="33687559" w14:textId="77777777" w:rsidR="00501898" w:rsidRPr="0076075D" w:rsidRDefault="00136181">
            <w:pPr>
              <w:spacing w:before="0"/>
              <w:ind w:left="0"/>
              <w:jc w:val="both"/>
              <w:rPr>
                <w:sz w:val="22"/>
                <w:szCs w:val="22"/>
              </w:rPr>
            </w:pPr>
            <w:r w:rsidRPr="0076075D">
              <w:rPr>
                <w:sz w:val="22"/>
                <w:szCs w:val="22"/>
              </w:rPr>
              <w:t>DataType: BigDecimal</w:t>
            </w:r>
          </w:p>
          <w:p w14:paraId="496AA4A8" w14:textId="77777777" w:rsidR="00501898" w:rsidRPr="0076075D" w:rsidRDefault="00136181">
            <w:pPr>
              <w:spacing w:before="0"/>
              <w:ind w:left="0"/>
              <w:jc w:val="both"/>
              <w:rPr>
                <w:sz w:val="22"/>
                <w:szCs w:val="22"/>
              </w:rPr>
            </w:pPr>
            <w:r w:rsidRPr="0076075D">
              <w:rPr>
                <w:sz w:val="22"/>
                <w:szCs w:val="22"/>
              </w:rPr>
              <w:t xml:space="preserve">Minlength: </w:t>
            </w:r>
          </w:p>
          <w:p w14:paraId="1B3BAC42" w14:textId="77777777" w:rsidR="00501898" w:rsidRPr="0076075D" w:rsidRDefault="00136181">
            <w:pPr>
              <w:spacing w:before="0"/>
              <w:ind w:left="0"/>
              <w:jc w:val="both"/>
              <w:rPr>
                <w:sz w:val="22"/>
                <w:szCs w:val="22"/>
              </w:rPr>
            </w:pPr>
            <w:r w:rsidRPr="0076075D">
              <w:rPr>
                <w:sz w:val="22"/>
                <w:szCs w:val="22"/>
              </w:rPr>
              <w:t>Maxlength: 13</w:t>
            </w:r>
          </w:p>
          <w:p w14:paraId="5B4C10AE"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1028BF9A" w14:textId="77777777" w:rsidR="00501898" w:rsidRPr="0076075D" w:rsidRDefault="00136181">
            <w:pPr>
              <w:spacing w:before="0"/>
              <w:ind w:left="0"/>
              <w:jc w:val="both"/>
              <w:rPr>
                <w:sz w:val="22"/>
                <w:szCs w:val="22"/>
              </w:rPr>
            </w:pPr>
            <w:r w:rsidRPr="0076075D">
              <w:rPr>
                <w:sz w:val="22"/>
                <w:szCs w:val="22"/>
              </w:rPr>
              <w:t>Tỷ giá ngoại tệ tại thời điểm lập hóa đơn quy đổi ra VND</w:t>
            </w:r>
          </w:p>
          <w:p w14:paraId="064B2900" w14:textId="77777777" w:rsidR="00501898" w:rsidRPr="0076075D" w:rsidRDefault="00136181">
            <w:pPr>
              <w:spacing w:before="0"/>
              <w:ind w:left="0"/>
              <w:jc w:val="both"/>
              <w:rPr>
                <w:sz w:val="22"/>
                <w:szCs w:val="22"/>
              </w:rPr>
            </w:pPr>
            <w:r w:rsidRPr="0076075D">
              <w:rPr>
                <w:sz w:val="22"/>
                <w:szCs w:val="22"/>
              </w:rPr>
              <w:t xml:space="preserve">Lưu ý: </w:t>
            </w:r>
          </w:p>
          <w:p w14:paraId="0C70A55E" w14:textId="77777777" w:rsidR="00501898" w:rsidRPr="0076075D" w:rsidRDefault="00136181">
            <w:pPr>
              <w:spacing w:before="0"/>
              <w:ind w:left="0"/>
              <w:jc w:val="both"/>
              <w:rPr>
                <w:sz w:val="22"/>
                <w:szCs w:val="22"/>
              </w:rPr>
            </w:pPr>
            <w:r w:rsidRPr="0076075D">
              <w:rPr>
                <w:sz w:val="22"/>
                <w:szCs w:val="22"/>
                <w:lang w:val="vi-VN"/>
              </w:rPr>
              <w:t xml:space="preserve">- </w:t>
            </w:r>
            <w:r w:rsidRPr="0076075D">
              <w:rPr>
                <w:sz w:val="22"/>
                <w:szCs w:val="22"/>
              </w:rPr>
              <w:t>Phần nguyên được nhập tối đa 11 chữ số, phần thập phân tối đa là 2 chữ số</w:t>
            </w:r>
          </w:p>
          <w:p w14:paraId="5884BBBF" w14:textId="77777777" w:rsidR="00501898" w:rsidRPr="0076075D" w:rsidRDefault="00136181">
            <w:pPr>
              <w:spacing w:before="0"/>
              <w:ind w:left="0"/>
              <w:jc w:val="both"/>
              <w:rPr>
                <w:sz w:val="22"/>
                <w:szCs w:val="22"/>
              </w:rPr>
            </w:pPr>
            <w:r w:rsidRPr="0076075D">
              <w:rPr>
                <w:sz w:val="22"/>
                <w:szCs w:val="22"/>
                <w:lang w:val="vi-VN"/>
              </w:rPr>
              <w:t>- B</w:t>
            </w:r>
            <w:r w:rsidRPr="0076075D">
              <w:rPr>
                <w:sz w:val="22"/>
                <w:szCs w:val="22"/>
              </w:rPr>
              <w:t>ắt buộc truyền nếu lập hóa đơn ngoại tệ, nếu không truyền mặc định =1</w:t>
            </w:r>
          </w:p>
          <w:p w14:paraId="77237BDB" w14:textId="77777777" w:rsidR="00501898" w:rsidRPr="0076075D" w:rsidRDefault="00136181">
            <w:pPr>
              <w:spacing w:before="0"/>
              <w:ind w:left="0"/>
              <w:jc w:val="both"/>
              <w:rPr>
                <w:sz w:val="22"/>
                <w:szCs w:val="22"/>
                <w:lang w:val="en"/>
              </w:rPr>
            </w:pPr>
            <w:r w:rsidRPr="0076075D">
              <w:rPr>
                <w:b/>
                <w:sz w:val="22"/>
                <w:szCs w:val="22"/>
                <w:lang w:val="en"/>
              </w:rPr>
              <w:t xml:space="preserve">Lưu ý: </w:t>
            </w:r>
            <w:r w:rsidRPr="0076075D">
              <w:rPr>
                <w:sz w:val="22"/>
                <w:szCs w:val="22"/>
                <w:lang w:val="en"/>
              </w:rPr>
              <w:t xml:space="preserve">Trường hợp truyền giá trị 0 hoặc “0” cho trường validation thì bắt buộc truyền </w:t>
            </w:r>
            <w:r w:rsidRPr="0076075D">
              <w:rPr>
                <w:sz w:val="22"/>
                <w:szCs w:val="22"/>
              </w:rPr>
              <w:t>exchangeRate</w:t>
            </w:r>
          </w:p>
        </w:tc>
      </w:tr>
      <w:tr w:rsidR="00501898" w:rsidRPr="0076075D" w14:paraId="7FCD0913" w14:textId="77777777">
        <w:tc>
          <w:tcPr>
            <w:tcW w:w="2070" w:type="dxa"/>
          </w:tcPr>
          <w:p w14:paraId="45EA93C4" w14:textId="77777777" w:rsidR="00501898" w:rsidRPr="0076075D" w:rsidRDefault="00136181">
            <w:pPr>
              <w:spacing w:before="0"/>
              <w:ind w:left="0"/>
              <w:jc w:val="both"/>
              <w:rPr>
                <w:sz w:val="22"/>
                <w:szCs w:val="22"/>
              </w:rPr>
            </w:pPr>
            <w:r w:rsidRPr="0076075D">
              <w:rPr>
                <w:sz w:val="22"/>
                <w:szCs w:val="22"/>
              </w:rPr>
              <w:t>transactionUuid</w:t>
            </w:r>
          </w:p>
        </w:tc>
        <w:tc>
          <w:tcPr>
            <w:tcW w:w="2466" w:type="dxa"/>
          </w:tcPr>
          <w:p w14:paraId="5333A9DB" w14:textId="77777777" w:rsidR="00501898" w:rsidRPr="0076075D" w:rsidRDefault="00136181">
            <w:pPr>
              <w:spacing w:before="0"/>
              <w:ind w:left="0"/>
              <w:jc w:val="both"/>
              <w:rPr>
                <w:sz w:val="22"/>
                <w:szCs w:val="22"/>
              </w:rPr>
            </w:pPr>
            <w:r w:rsidRPr="0076075D">
              <w:rPr>
                <w:sz w:val="22"/>
                <w:szCs w:val="22"/>
              </w:rPr>
              <w:t>Required: true, Không được trùng</w:t>
            </w:r>
          </w:p>
          <w:p w14:paraId="000826BB" w14:textId="77777777" w:rsidR="00501898" w:rsidRPr="0076075D" w:rsidRDefault="00136181">
            <w:pPr>
              <w:spacing w:before="0"/>
              <w:ind w:left="0"/>
              <w:jc w:val="both"/>
              <w:rPr>
                <w:sz w:val="22"/>
                <w:szCs w:val="22"/>
              </w:rPr>
            </w:pPr>
            <w:r w:rsidRPr="0076075D">
              <w:rPr>
                <w:sz w:val="22"/>
                <w:szCs w:val="22"/>
              </w:rPr>
              <w:t>DataType: String</w:t>
            </w:r>
          </w:p>
          <w:p w14:paraId="53C28430" w14:textId="77777777" w:rsidR="00501898" w:rsidRPr="0076075D" w:rsidRDefault="00136181">
            <w:pPr>
              <w:spacing w:before="0"/>
              <w:ind w:left="0"/>
              <w:jc w:val="both"/>
              <w:rPr>
                <w:sz w:val="22"/>
                <w:szCs w:val="22"/>
              </w:rPr>
            </w:pPr>
            <w:r w:rsidRPr="0076075D">
              <w:rPr>
                <w:sz w:val="22"/>
                <w:szCs w:val="22"/>
              </w:rPr>
              <w:t>Minlength: 10</w:t>
            </w:r>
          </w:p>
          <w:p w14:paraId="6855FE60" w14:textId="77777777" w:rsidR="00501898" w:rsidRPr="0076075D" w:rsidRDefault="00136181">
            <w:pPr>
              <w:spacing w:before="0"/>
              <w:ind w:left="0"/>
              <w:jc w:val="both"/>
              <w:rPr>
                <w:sz w:val="22"/>
                <w:szCs w:val="22"/>
              </w:rPr>
            </w:pPr>
            <w:r w:rsidRPr="0076075D">
              <w:rPr>
                <w:sz w:val="22"/>
                <w:szCs w:val="22"/>
              </w:rPr>
              <w:t>Maxlength: 36</w:t>
            </w:r>
          </w:p>
          <w:p w14:paraId="460CA7A7" w14:textId="77777777" w:rsidR="00501898" w:rsidRPr="0076075D" w:rsidRDefault="00136181">
            <w:pPr>
              <w:spacing w:before="0"/>
              <w:ind w:left="0"/>
              <w:jc w:val="both"/>
              <w:rPr>
                <w:sz w:val="22"/>
                <w:szCs w:val="22"/>
              </w:rPr>
            </w:pPr>
            <w:r w:rsidRPr="0076075D">
              <w:rPr>
                <w:sz w:val="22"/>
                <w:szCs w:val="22"/>
              </w:rPr>
              <w:t>Format:</w:t>
            </w:r>
          </w:p>
          <w:p w14:paraId="6E889864" w14:textId="77777777" w:rsidR="00501898" w:rsidRPr="0076075D" w:rsidRDefault="00501898">
            <w:pPr>
              <w:spacing w:before="0"/>
              <w:ind w:left="0"/>
              <w:jc w:val="both"/>
              <w:rPr>
                <w:sz w:val="22"/>
                <w:szCs w:val="22"/>
              </w:rPr>
            </w:pPr>
          </w:p>
        </w:tc>
        <w:tc>
          <w:tcPr>
            <w:tcW w:w="5364" w:type="dxa"/>
          </w:tcPr>
          <w:p w14:paraId="094B35A8" w14:textId="77777777" w:rsidR="00501898" w:rsidRPr="0076075D" w:rsidRDefault="00136181">
            <w:pPr>
              <w:spacing w:before="0"/>
              <w:ind w:left="0"/>
              <w:rPr>
                <w:sz w:val="22"/>
                <w:szCs w:val="22"/>
              </w:rPr>
            </w:pPr>
            <w:r w:rsidRPr="0076075D">
              <w:rPr>
                <w:sz w:val="22"/>
                <w:szCs w:val="22"/>
              </w:rPr>
              <w:t xml:space="preserve">transactionUuid để kiểm trùng giao dịch lập hóa đơn, được sinh ra từ hệ thống của bên đối tác, là duy nhất với mỗi hóa đơn. Trong trường hợp gửi transactionUuid thì bên hệ thống đối tác sẽ tự quản lý để đảm bảo tính duy nhất của transactionUuid. Với mỗi transactionUuid, khi đã gửi một transactionUuid với một hóa đơn A thì mọi request lập hóa đơn với cùng transactionUuid sẽ trả về hóa đơn A chứ không lập hóa đơn khác. </w:t>
            </w:r>
          </w:p>
          <w:p w14:paraId="2556354A" w14:textId="77777777" w:rsidR="00501898" w:rsidRPr="0076075D" w:rsidRDefault="00136181">
            <w:pPr>
              <w:spacing w:before="0"/>
              <w:ind w:left="0"/>
              <w:jc w:val="both"/>
              <w:rPr>
                <w:sz w:val="22"/>
                <w:szCs w:val="22"/>
              </w:rPr>
            </w:pPr>
            <w:r w:rsidRPr="0076075D">
              <w:rPr>
                <w:sz w:val="22"/>
                <w:szCs w:val="22"/>
              </w:rPr>
              <w:t xml:space="preserve">Khuyến cáo: sử dụng UUID V4 để tránh bị trùng số. </w:t>
            </w:r>
          </w:p>
          <w:p w14:paraId="774727C1" w14:textId="77777777" w:rsidR="00501898" w:rsidRPr="0076075D" w:rsidRDefault="00136181">
            <w:pPr>
              <w:spacing w:before="0"/>
              <w:ind w:left="0"/>
              <w:rPr>
                <w:sz w:val="22"/>
                <w:szCs w:val="22"/>
              </w:rPr>
            </w:pPr>
            <w:r w:rsidRPr="0076075D">
              <w:rPr>
                <w:sz w:val="22"/>
                <w:szCs w:val="22"/>
              </w:rPr>
              <w:t xml:space="preserve">Tham khảo: </w:t>
            </w:r>
            <w:hyperlink r:id="rId23" w:history="1">
              <w:r w:rsidRPr="0076075D">
                <w:rPr>
                  <w:rStyle w:val="Hyperlink"/>
                  <w:sz w:val="22"/>
                  <w:szCs w:val="22"/>
                </w:rPr>
                <w:t>https://en.wikipedia.org/wiki/Universally_unique_identifier</w:t>
              </w:r>
            </w:hyperlink>
          </w:p>
        </w:tc>
      </w:tr>
      <w:tr w:rsidR="00501898" w:rsidRPr="0076075D" w14:paraId="633F5512" w14:textId="77777777">
        <w:tc>
          <w:tcPr>
            <w:tcW w:w="2070" w:type="dxa"/>
          </w:tcPr>
          <w:p w14:paraId="77E228BE" w14:textId="77777777" w:rsidR="00501898" w:rsidRPr="0076075D" w:rsidRDefault="00136181">
            <w:pPr>
              <w:spacing w:before="0"/>
              <w:ind w:left="0"/>
              <w:jc w:val="both"/>
              <w:rPr>
                <w:sz w:val="22"/>
                <w:szCs w:val="22"/>
              </w:rPr>
            </w:pPr>
            <w:r w:rsidRPr="0076075D">
              <w:rPr>
                <w:sz w:val="22"/>
                <w:szCs w:val="22"/>
              </w:rPr>
              <w:lastRenderedPageBreak/>
              <w:t>certificateSerial</w:t>
            </w:r>
          </w:p>
        </w:tc>
        <w:tc>
          <w:tcPr>
            <w:tcW w:w="2466" w:type="dxa"/>
          </w:tcPr>
          <w:p w14:paraId="3A41F131" w14:textId="77777777" w:rsidR="00501898" w:rsidRPr="0076075D" w:rsidRDefault="00136181">
            <w:pPr>
              <w:spacing w:before="0"/>
              <w:ind w:left="0"/>
              <w:jc w:val="both"/>
              <w:rPr>
                <w:sz w:val="22"/>
                <w:szCs w:val="22"/>
              </w:rPr>
            </w:pPr>
            <w:r w:rsidRPr="0076075D">
              <w:rPr>
                <w:sz w:val="22"/>
                <w:szCs w:val="22"/>
              </w:rPr>
              <w:t>Required: false</w:t>
            </w:r>
          </w:p>
          <w:p w14:paraId="0ECEBB7F" w14:textId="77777777" w:rsidR="00501898" w:rsidRPr="0076075D" w:rsidRDefault="00136181">
            <w:pPr>
              <w:spacing w:before="0"/>
              <w:ind w:left="0"/>
              <w:jc w:val="both"/>
              <w:rPr>
                <w:sz w:val="22"/>
                <w:szCs w:val="22"/>
              </w:rPr>
            </w:pPr>
            <w:r w:rsidRPr="0076075D">
              <w:rPr>
                <w:sz w:val="22"/>
                <w:szCs w:val="22"/>
              </w:rPr>
              <w:t>DataType: String</w:t>
            </w:r>
          </w:p>
          <w:p w14:paraId="2BFBB0AF" w14:textId="77777777" w:rsidR="00501898" w:rsidRPr="0076075D" w:rsidRDefault="00136181">
            <w:pPr>
              <w:spacing w:before="0"/>
              <w:ind w:left="0"/>
              <w:jc w:val="both"/>
              <w:rPr>
                <w:sz w:val="22"/>
                <w:szCs w:val="22"/>
              </w:rPr>
            </w:pPr>
            <w:r w:rsidRPr="0076075D">
              <w:rPr>
                <w:sz w:val="22"/>
                <w:szCs w:val="22"/>
              </w:rPr>
              <w:t xml:space="preserve">Minlength: </w:t>
            </w:r>
          </w:p>
          <w:p w14:paraId="71B5F03B" w14:textId="77777777" w:rsidR="00501898" w:rsidRPr="0076075D" w:rsidRDefault="00136181">
            <w:pPr>
              <w:spacing w:before="0"/>
              <w:ind w:left="0"/>
              <w:jc w:val="both"/>
              <w:rPr>
                <w:sz w:val="22"/>
                <w:szCs w:val="22"/>
              </w:rPr>
            </w:pPr>
            <w:r w:rsidRPr="0076075D">
              <w:rPr>
                <w:sz w:val="22"/>
                <w:szCs w:val="22"/>
              </w:rPr>
              <w:t>Maxlength: 100</w:t>
            </w:r>
          </w:p>
          <w:p w14:paraId="6BCDEC49"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55EE993D" w14:textId="77777777" w:rsidR="00501898" w:rsidRPr="0076075D" w:rsidRDefault="00136181">
            <w:pPr>
              <w:spacing w:before="0"/>
              <w:ind w:left="0"/>
              <w:jc w:val="both"/>
              <w:rPr>
                <w:sz w:val="22"/>
                <w:szCs w:val="22"/>
              </w:rPr>
            </w:pPr>
            <w:r w:rsidRPr="0076075D">
              <w:rPr>
                <w:sz w:val="22"/>
                <w:szCs w:val="22"/>
              </w:rPr>
              <w:t>Được sử dụng khi lập hóa đơn sử dụng USB Token.</w:t>
            </w:r>
          </w:p>
          <w:p w14:paraId="3D79A894" w14:textId="77777777" w:rsidR="00501898" w:rsidRPr="0076075D" w:rsidRDefault="00136181">
            <w:pPr>
              <w:spacing w:before="0"/>
              <w:ind w:left="0"/>
              <w:jc w:val="both"/>
              <w:rPr>
                <w:sz w:val="22"/>
                <w:szCs w:val="22"/>
              </w:rPr>
            </w:pPr>
            <w:r w:rsidRPr="0076075D">
              <w:rPr>
                <w:sz w:val="22"/>
                <w:szCs w:val="22"/>
              </w:rPr>
              <w:t>Serial Number của chứng thư số của doanh nghiệp, chứng thư số này đã được doanh nghiệp đẩy lên trên hệ thống khi đăng ký sử dụng USB Token.</w:t>
            </w:r>
          </w:p>
          <w:p w14:paraId="7F45136C" w14:textId="77777777" w:rsidR="00501898" w:rsidRPr="0076075D" w:rsidRDefault="00136181">
            <w:pPr>
              <w:spacing w:before="0"/>
              <w:ind w:left="0"/>
              <w:jc w:val="both"/>
              <w:rPr>
                <w:sz w:val="22"/>
                <w:szCs w:val="22"/>
              </w:rPr>
            </w:pPr>
            <w:r w:rsidRPr="0076075D">
              <w:rPr>
                <w:sz w:val="22"/>
                <w:szCs w:val="22"/>
              </w:rPr>
              <w:t>Định dạng Hex.</w:t>
            </w:r>
          </w:p>
          <w:p w14:paraId="18071863" w14:textId="77777777" w:rsidR="00501898" w:rsidRPr="0076075D" w:rsidRDefault="00136181">
            <w:pPr>
              <w:spacing w:before="0"/>
              <w:ind w:left="0"/>
              <w:jc w:val="both"/>
              <w:rPr>
                <w:sz w:val="22"/>
                <w:szCs w:val="22"/>
              </w:rPr>
            </w:pPr>
            <w:r w:rsidRPr="0076075D">
              <w:rPr>
                <w:sz w:val="22"/>
                <w:szCs w:val="22"/>
              </w:rPr>
              <w:t>Ví dụ: 5404FFFEB7033FB316D672201B7BA4FE</w:t>
            </w:r>
          </w:p>
        </w:tc>
      </w:tr>
      <w:tr w:rsidR="00501898" w:rsidRPr="0076075D" w14:paraId="28C356D3" w14:textId="77777777">
        <w:tc>
          <w:tcPr>
            <w:tcW w:w="2070" w:type="dxa"/>
          </w:tcPr>
          <w:p w14:paraId="0FAF7BD8" w14:textId="77777777" w:rsidR="00501898" w:rsidRPr="0076075D" w:rsidRDefault="00136181">
            <w:pPr>
              <w:spacing w:before="0"/>
              <w:ind w:left="0"/>
              <w:jc w:val="both"/>
              <w:rPr>
                <w:sz w:val="22"/>
                <w:szCs w:val="22"/>
              </w:rPr>
            </w:pPr>
            <w:r w:rsidRPr="0076075D">
              <w:rPr>
                <w:sz w:val="22"/>
                <w:szCs w:val="22"/>
              </w:rPr>
              <w:t>originalInvoiceType</w:t>
            </w:r>
          </w:p>
        </w:tc>
        <w:tc>
          <w:tcPr>
            <w:tcW w:w="2466" w:type="dxa"/>
          </w:tcPr>
          <w:p w14:paraId="5A2EBAF3" w14:textId="77777777" w:rsidR="00501898" w:rsidRPr="0076075D" w:rsidRDefault="00136181">
            <w:pPr>
              <w:spacing w:before="0"/>
              <w:ind w:left="0"/>
              <w:jc w:val="both"/>
              <w:rPr>
                <w:sz w:val="22"/>
                <w:szCs w:val="22"/>
              </w:rPr>
            </w:pPr>
            <w:r w:rsidRPr="0076075D">
              <w:rPr>
                <w:sz w:val="22"/>
                <w:szCs w:val="22"/>
              </w:rPr>
              <w:t>Required:</w:t>
            </w:r>
            <w:r w:rsidRPr="0076075D">
              <w:rPr>
                <w:sz w:val="22"/>
                <w:szCs w:val="22"/>
                <w:lang w:val="vi-VN"/>
              </w:rPr>
              <w:t xml:space="preserve"> </w:t>
            </w:r>
            <w:r w:rsidRPr="0076075D">
              <w:rPr>
                <w:sz w:val="22"/>
                <w:szCs w:val="22"/>
              </w:rPr>
              <w:t>false</w:t>
            </w:r>
          </w:p>
          <w:p w14:paraId="4DC6DFEE" w14:textId="77777777" w:rsidR="00501898" w:rsidRPr="0076075D" w:rsidRDefault="00136181">
            <w:pPr>
              <w:spacing w:before="0"/>
              <w:ind w:left="0"/>
              <w:jc w:val="both"/>
              <w:rPr>
                <w:sz w:val="22"/>
                <w:szCs w:val="22"/>
              </w:rPr>
            </w:pPr>
            <w:r w:rsidRPr="0076075D">
              <w:rPr>
                <w:sz w:val="22"/>
                <w:szCs w:val="22"/>
              </w:rPr>
              <w:t>DataType: String</w:t>
            </w:r>
          </w:p>
          <w:p w14:paraId="61899DA0" w14:textId="77777777" w:rsidR="00501898" w:rsidRPr="0076075D" w:rsidRDefault="00136181">
            <w:pPr>
              <w:spacing w:before="0"/>
              <w:ind w:left="0"/>
              <w:jc w:val="both"/>
              <w:rPr>
                <w:sz w:val="22"/>
                <w:szCs w:val="22"/>
              </w:rPr>
            </w:pPr>
            <w:r w:rsidRPr="0076075D">
              <w:rPr>
                <w:sz w:val="22"/>
                <w:szCs w:val="22"/>
              </w:rPr>
              <w:t>Minlength: N/A</w:t>
            </w:r>
          </w:p>
          <w:p w14:paraId="7771001A" w14:textId="77777777" w:rsidR="00501898" w:rsidRPr="0076075D" w:rsidRDefault="00136181">
            <w:pPr>
              <w:spacing w:before="0"/>
              <w:ind w:left="0"/>
              <w:jc w:val="both"/>
              <w:rPr>
                <w:sz w:val="22"/>
                <w:szCs w:val="22"/>
              </w:rPr>
            </w:pPr>
            <w:r w:rsidRPr="0076075D">
              <w:rPr>
                <w:sz w:val="22"/>
                <w:szCs w:val="22"/>
              </w:rPr>
              <w:t xml:space="preserve">Maxlength: </w:t>
            </w:r>
          </w:p>
          <w:p w14:paraId="451DE4C0"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26DD649B" w14:textId="77777777" w:rsidR="00501898" w:rsidRPr="0076075D" w:rsidRDefault="00136181">
            <w:pPr>
              <w:spacing w:before="0"/>
              <w:ind w:left="41"/>
              <w:jc w:val="both"/>
              <w:rPr>
                <w:bCs/>
                <w:sz w:val="22"/>
                <w:szCs w:val="22"/>
              </w:rPr>
            </w:pPr>
            <w:r w:rsidRPr="0076075D">
              <w:rPr>
                <w:bCs/>
                <w:sz w:val="22"/>
                <w:szCs w:val="22"/>
              </w:rPr>
              <w:t>Loại hóa đơn gốc</w:t>
            </w:r>
          </w:p>
          <w:p w14:paraId="16695365" w14:textId="77777777" w:rsidR="00501898" w:rsidRPr="0076075D" w:rsidRDefault="00136181">
            <w:pPr>
              <w:spacing w:before="0"/>
              <w:ind w:left="41"/>
              <w:jc w:val="both"/>
              <w:rPr>
                <w:bCs/>
                <w:sz w:val="22"/>
                <w:szCs w:val="22"/>
              </w:rPr>
            </w:pPr>
            <w:r w:rsidRPr="0076075D">
              <w:rPr>
                <w:bCs/>
                <w:sz w:val="22"/>
                <w:szCs w:val="22"/>
              </w:rPr>
              <w:t xml:space="preserve">Truyền giá trị số với ý nghĩa như sau </w:t>
            </w:r>
          </w:p>
          <w:p w14:paraId="61B10F4C" w14:textId="77777777" w:rsidR="00501898" w:rsidRPr="0076075D" w:rsidRDefault="00136181">
            <w:pPr>
              <w:spacing w:before="0"/>
              <w:ind w:left="41"/>
              <w:jc w:val="both"/>
              <w:rPr>
                <w:bCs/>
                <w:sz w:val="22"/>
                <w:szCs w:val="22"/>
              </w:rPr>
            </w:pPr>
            <w:r w:rsidRPr="0076075D">
              <w:rPr>
                <w:bCs/>
                <w:sz w:val="22"/>
                <w:szCs w:val="22"/>
              </w:rPr>
              <w:t xml:space="preserve">0- Không phải hóa đơn giấy/hóa đơn không tồn tại trên hệ thống </w:t>
            </w:r>
          </w:p>
          <w:p w14:paraId="60A4CCFF" w14:textId="77777777" w:rsidR="00501898" w:rsidRPr="0076075D" w:rsidRDefault="00136181">
            <w:pPr>
              <w:spacing w:before="0"/>
              <w:ind w:left="41"/>
              <w:jc w:val="both"/>
              <w:rPr>
                <w:bCs/>
                <w:sz w:val="22"/>
                <w:szCs w:val="22"/>
              </w:rPr>
            </w:pPr>
            <w:r w:rsidRPr="0076075D">
              <w:rPr>
                <w:bCs/>
                <w:sz w:val="22"/>
                <w:szCs w:val="22"/>
              </w:rPr>
              <w:t xml:space="preserve">1-Hóa đơn TT78 </w:t>
            </w:r>
          </w:p>
          <w:p w14:paraId="2D592C2D" w14:textId="77777777" w:rsidR="00501898" w:rsidRPr="0076075D" w:rsidRDefault="00136181">
            <w:pPr>
              <w:spacing w:before="0"/>
              <w:ind w:left="41"/>
              <w:jc w:val="both"/>
              <w:rPr>
                <w:bCs/>
                <w:sz w:val="22"/>
                <w:szCs w:val="22"/>
              </w:rPr>
            </w:pPr>
            <w:r w:rsidRPr="0076075D">
              <w:rPr>
                <w:bCs/>
                <w:sz w:val="22"/>
                <w:szCs w:val="22"/>
              </w:rPr>
              <w:t xml:space="preserve">2-Hóa đơn theo QĐ 1209 </w:t>
            </w:r>
          </w:p>
          <w:p w14:paraId="51009682" w14:textId="77777777" w:rsidR="00501898" w:rsidRPr="0076075D" w:rsidRDefault="00136181">
            <w:pPr>
              <w:spacing w:before="0"/>
              <w:ind w:left="41"/>
              <w:jc w:val="both"/>
              <w:rPr>
                <w:bCs/>
                <w:sz w:val="22"/>
                <w:szCs w:val="22"/>
              </w:rPr>
            </w:pPr>
            <w:r w:rsidRPr="0076075D">
              <w:rPr>
                <w:bCs/>
                <w:sz w:val="22"/>
                <w:szCs w:val="22"/>
              </w:rPr>
              <w:t>3-Hóa đơn điện tử/giấy TT32</w:t>
            </w:r>
          </w:p>
          <w:p w14:paraId="1E9AE31A" w14:textId="77777777" w:rsidR="00501898" w:rsidRPr="0076075D" w:rsidRDefault="00136181">
            <w:pPr>
              <w:spacing w:before="0"/>
              <w:ind w:left="0"/>
              <w:jc w:val="both"/>
              <w:rPr>
                <w:bCs/>
                <w:sz w:val="22"/>
                <w:szCs w:val="22"/>
              </w:rPr>
            </w:pPr>
            <w:r w:rsidRPr="0076075D">
              <w:rPr>
                <w:bCs/>
                <w:sz w:val="22"/>
                <w:szCs w:val="22"/>
              </w:rPr>
              <w:t>4-Hóa đơn giấy TT 78</w:t>
            </w:r>
          </w:p>
          <w:p w14:paraId="3707292C" w14:textId="77777777" w:rsidR="00501898" w:rsidRPr="0076075D" w:rsidRDefault="00136181">
            <w:pPr>
              <w:spacing w:before="0"/>
              <w:ind w:left="0"/>
              <w:jc w:val="both"/>
              <w:rPr>
                <w:bCs/>
                <w:sz w:val="22"/>
                <w:szCs w:val="22"/>
              </w:rPr>
            </w:pPr>
            <w:r w:rsidRPr="0076075D">
              <w:rPr>
                <w:bCs/>
                <w:sz w:val="22"/>
                <w:szCs w:val="22"/>
                <w:lang w:val="en"/>
              </w:rPr>
              <w:t>Không truyền thì mặc định sẽ là 0</w:t>
            </w:r>
          </w:p>
        </w:tc>
      </w:tr>
      <w:tr w:rsidR="00501898" w:rsidRPr="0076075D" w14:paraId="1E70D8D9" w14:textId="77777777">
        <w:tc>
          <w:tcPr>
            <w:tcW w:w="2070" w:type="dxa"/>
          </w:tcPr>
          <w:p w14:paraId="68E6AE52" w14:textId="77777777" w:rsidR="00501898" w:rsidRPr="0076075D" w:rsidRDefault="00136181">
            <w:pPr>
              <w:spacing w:before="0"/>
              <w:ind w:left="0"/>
              <w:jc w:val="both"/>
              <w:rPr>
                <w:sz w:val="22"/>
                <w:szCs w:val="22"/>
              </w:rPr>
            </w:pPr>
            <w:r w:rsidRPr="0076075D">
              <w:rPr>
                <w:sz w:val="22"/>
                <w:szCs w:val="22"/>
              </w:rPr>
              <w:t>originalTemplateCode</w:t>
            </w:r>
          </w:p>
        </w:tc>
        <w:tc>
          <w:tcPr>
            <w:tcW w:w="2466" w:type="dxa"/>
          </w:tcPr>
          <w:p w14:paraId="74BA7F8A" w14:textId="77777777" w:rsidR="00501898" w:rsidRPr="0076075D" w:rsidRDefault="00136181">
            <w:pPr>
              <w:spacing w:before="0"/>
              <w:ind w:left="0"/>
              <w:jc w:val="both"/>
              <w:rPr>
                <w:sz w:val="22"/>
                <w:szCs w:val="22"/>
              </w:rPr>
            </w:pPr>
            <w:r w:rsidRPr="0076075D">
              <w:rPr>
                <w:sz w:val="22"/>
                <w:szCs w:val="22"/>
              </w:rPr>
              <w:t xml:space="preserve">Required: </w:t>
            </w:r>
          </w:p>
          <w:p w14:paraId="31BBC5B9" w14:textId="77777777" w:rsidR="00501898" w:rsidRPr="0076075D" w:rsidRDefault="00136181">
            <w:pPr>
              <w:spacing w:before="0"/>
              <w:ind w:left="0"/>
              <w:jc w:val="both"/>
              <w:rPr>
                <w:sz w:val="22"/>
                <w:szCs w:val="22"/>
              </w:rPr>
            </w:pPr>
            <w:r w:rsidRPr="0076075D">
              <w:rPr>
                <w:sz w:val="22"/>
                <w:szCs w:val="22"/>
              </w:rPr>
              <w:t>DataType: String</w:t>
            </w:r>
          </w:p>
          <w:p w14:paraId="0B9D15F7" w14:textId="77777777" w:rsidR="00501898" w:rsidRPr="0076075D" w:rsidRDefault="00136181">
            <w:pPr>
              <w:spacing w:before="0"/>
              <w:ind w:left="0"/>
              <w:jc w:val="both"/>
              <w:rPr>
                <w:sz w:val="22"/>
                <w:szCs w:val="22"/>
              </w:rPr>
            </w:pPr>
            <w:r w:rsidRPr="0076075D">
              <w:rPr>
                <w:sz w:val="22"/>
                <w:szCs w:val="22"/>
              </w:rPr>
              <w:t>Minlength: N/A</w:t>
            </w:r>
          </w:p>
          <w:p w14:paraId="24604A59" w14:textId="77777777" w:rsidR="00501898" w:rsidRPr="0076075D" w:rsidRDefault="00136181">
            <w:pPr>
              <w:spacing w:before="0"/>
              <w:ind w:left="0"/>
              <w:jc w:val="both"/>
              <w:rPr>
                <w:sz w:val="22"/>
                <w:szCs w:val="22"/>
              </w:rPr>
            </w:pPr>
            <w:r w:rsidRPr="0076075D">
              <w:rPr>
                <w:sz w:val="22"/>
                <w:szCs w:val="22"/>
              </w:rPr>
              <w:t>Maxlength: 20</w:t>
            </w:r>
          </w:p>
          <w:p w14:paraId="1D10F2DA"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2E4169B7" w14:textId="77777777" w:rsidR="00501898" w:rsidRPr="0076075D" w:rsidRDefault="00136181">
            <w:pPr>
              <w:spacing w:before="0"/>
              <w:ind w:left="41"/>
              <w:jc w:val="both"/>
              <w:rPr>
                <w:bCs/>
                <w:sz w:val="22"/>
                <w:szCs w:val="22"/>
                <w:lang w:val="fr-FR"/>
              </w:rPr>
            </w:pPr>
            <w:r w:rsidRPr="0076075D">
              <w:rPr>
                <w:bCs/>
                <w:sz w:val="22"/>
                <w:szCs w:val="22"/>
                <w:lang w:val="fr-FR"/>
              </w:rPr>
              <w:t>Bắt buộc truyền nếu originalInvoiceType là 1, 2, 3 hoặc 4</w:t>
            </w:r>
          </w:p>
          <w:p w14:paraId="1E816720" w14:textId="77777777" w:rsidR="00501898" w:rsidRPr="0076075D" w:rsidRDefault="00136181">
            <w:pPr>
              <w:spacing w:before="0"/>
              <w:ind w:left="0"/>
              <w:jc w:val="both"/>
              <w:rPr>
                <w:bCs/>
                <w:sz w:val="22"/>
                <w:szCs w:val="22"/>
                <w:lang w:val="fr-FR"/>
              </w:rPr>
            </w:pPr>
            <w:r w:rsidRPr="0076075D">
              <w:rPr>
                <w:bCs/>
                <w:sz w:val="22"/>
                <w:szCs w:val="22"/>
                <w:lang w:val="vi-VN"/>
              </w:rPr>
              <w:t>Ví dụ mẫu TT32: 01GTKT0/001</w:t>
            </w:r>
          </w:p>
          <w:p w14:paraId="655E01B4" w14:textId="77777777" w:rsidR="00501898" w:rsidRPr="0076075D" w:rsidRDefault="00136181">
            <w:pPr>
              <w:spacing w:before="0"/>
              <w:ind w:left="0"/>
              <w:jc w:val="both"/>
              <w:rPr>
                <w:bCs/>
                <w:sz w:val="22"/>
                <w:szCs w:val="22"/>
                <w:lang w:val="fr-FR"/>
              </w:rPr>
            </w:pPr>
            <w:r w:rsidRPr="0076075D">
              <w:rPr>
                <w:bCs/>
                <w:sz w:val="22"/>
                <w:szCs w:val="22"/>
                <w:lang w:val="vi-VN"/>
              </w:rPr>
              <w:t>Ví dụ mẫu TT78: 1/0224</w:t>
            </w:r>
            <w:r w:rsidRPr="0076075D">
              <w:rPr>
                <w:bCs/>
                <w:sz w:val="22"/>
                <w:szCs w:val="22"/>
                <w:lang w:val="fr-FR"/>
              </w:rPr>
              <w:t xml:space="preserve"> sẽ truyền là 1</w:t>
            </w:r>
          </w:p>
          <w:p w14:paraId="62743061" w14:textId="77777777" w:rsidR="00501898" w:rsidRPr="0076075D" w:rsidRDefault="00136181">
            <w:pPr>
              <w:spacing w:before="0"/>
              <w:ind w:left="0"/>
              <w:jc w:val="both"/>
              <w:rPr>
                <w:sz w:val="22"/>
                <w:szCs w:val="22"/>
                <w:lang w:val="fr-FR"/>
              </w:rPr>
            </w:pPr>
            <w:r w:rsidRPr="0076075D">
              <w:rPr>
                <w:bCs/>
                <w:sz w:val="22"/>
                <w:szCs w:val="22"/>
                <w:lang w:val="fr-FR"/>
              </w:rPr>
              <w:t>2/001 sẽ truyền là 2.... tương tự các loại hóa đơn khác ( đối với tt78 sẽ truyền theo invoiceType )</w:t>
            </w:r>
          </w:p>
        </w:tc>
      </w:tr>
      <w:tr w:rsidR="00501898" w:rsidRPr="0076075D" w14:paraId="4EC42CFA" w14:textId="77777777">
        <w:tc>
          <w:tcPr>
            <w:tcW w:w="2070" w:type="dxa"/>
          </w:tcPr>
          <w:p w14:paraId="6A3BCDFA" w14:textId="77777777" w:rsidR="00501898" w:rsidRPr="0076075D" w:rsidRDefault="00136181">
            <w:pPr>
              <w:spacing w:before="0"/>
              <w:ind w:left="0"/>
              <w:jc w:val="both"/>
              <w:rPr>
                <w:sz w:val="22"/>
                <w:szCs w:val="22"/>
                <w:lang w:val="vi-VN"/>
              </w:rPr>
            </w:pPr>
            <w:r w:rsidRPr="0076075D">
              <w:rPr>
                <w:sz w:val="22"/>
                <w:szCs w:val="22"/>
                <w:lang w:val="vi-VN"/>
              </w:rPr>
              <w:t>reservationCode</w:t>
            </w:r>
          </w:p>
        </w:tc>
        <w:tc>
          <w:tcPr>
            <w:tcW w:w="2466" w:type="dxa"/>
          </w:tcPr>
          <w:p w14:paraId="1359E529" w14:textId="77777777" w:rsidR="00501898" w:rsidRPr="0076075D" w:rsidRDefault="00136181">
            <w:pPr>
              <w:spacing w:before="0"/>
              <w:ind w:left="0"/>
              <w:jc w:val="both"/>
              <w:rPr>
                <w:sz w:val="22"/>
                <w:szCs w:val="22"/>
              </w:rPr>
            </w:pPr>
            <w:r w:rsidRPr="0076075D">
              <w:rPr>
                <w:sz w:val="22"/>
                <w:szCs w:val="22"/>
              </w:rPr>
              <w:t>Required: true</w:t>
            </w:r>
          </w:p>
          <w:p w14:paraId="7AB91A9A" w14:textId="77777777" w:rsidR="00501898" w:rsidRPr="0076075D" w:rsidRDefault="00136181">
            <w:pPr>
              <w:spacing w:before="0"/>
              <w:ind w:left="0"/>
              <w:jc w:val="both"/>
              <w:rPr>
                <w:sz w:val="22"/>
                <w:szCs w:val="22"/>
              </w:rPr>
            </w:pPr>
            <w:r w:rsidRPr="0076075D">
              <w:rPr>
                <w:sz w:val="22"/>
                <w:szCs w:val="22"/>
              </w:rPr>
              <w:t>DataType: String</w:t>
            </w:r>
          </w:p>
          <w:p w14:paraId="2A3E7571" w14:textId="77777777" w:rsidR="00501898" w:rsidRPr="0076075D" w:rsidRDefault="00136181">
            <w:pPr>
              <w:spacing w:before="0"/>
              <w:ind w:left="0"/>
              <w:jc w:val="both"/>
              <w:rPr>
                <w:sz w:val="22"/>
                <w:szCs w:val="22"/>
              </w:rPr>
            </w:pPr>
            <w:r w:rsidRPr="0076075D">
              <w:rPr>
                <w:sz w:val="22"/>
                <w:szCs w:val="22"/>
              </w:rPr>
              <w:t xml:space="preserve">Minlength: </w:t>
            </w:r>
          </w:p>
          <w:p w14:paraId="392C2E51" w14:textId="77777777" w:rsidR="00501898" w:rsidRPr="0076075D" w:rsidRDefault="00136181">
            <w:pPr>
              <w:spacing w:before="0"/>
              <w:ind w:left="0"/>
              <w:jc w:val="both"/>
              <w:rPr>
                <w:sz w:val="22"/>
                <w:szCs w:val="22"/>
              </w:rPr>
            </w:pPr>
            <w:r w:rsidRPr="0076075D">
              <w:rPr>
                <w:sz w:val="22"/>
                <w:szCs w:val="22"/>
              </w:rPr>
              <w:t>Maxlength: 100</w:t>
            </w:r>
          </w:p>
          <w:p w14:paraId="6EF9B117"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7C0BAD1F" w14:textId="77777777" w:rsidR="00501898" w:rsidRPr="0076075D" w:rsidRDefault="00136181">
            <w:pPr>
              <w:spacing w:before="0"/>
              <w:ind w:left="41"/>
              <w:jc w:val="both"/>
              <w:rPr>
                <w:sz w:val="22"/>
                <w:szCs w:val="22"/>
                <w:lang w:val="vi-VN"/>
              </w:rPr>
            </w:pPr>
            <w:r w:rsidRPr="0076075D">
              <w:rPr>
                <w:sz w:val="22"/>
                <w:szCs w:val="22"/>
              </w:rPr>
              <w:t xml:space="preserve">- </w:t>
            </w:r>
            <w:r w:rsidRPr="0076075D">
              <w:rPr>
                <w:sz w:val="22"/>
                <w:szCs w:val="22"/>
                <w:lang w:val="vi-VN"/>
              </w:rPr>
              <w:t xml:space="preserve">Mã bí mật đã được cấp cho MST </w:t>
            </w:r>
          </w:p>
          <w:p w14:paraId="66FD8282" w14:textId="77777777" w:rsidR="00501898" w:rsidRPr="0076075D" w:rsidRDefault="00136181">
            <w:pPr>
              <w:spacing w:before="0"/>
              <w:ind w:left="41"/>
              <w:jc w:val="both"/>
              <w:rPr>
                <w:color w:val="FF0000"/>
                <w:sz w:val="22"/>
                <w:szCs w:val="22"/>
                <w:lang w:val="vi-VN"/>
              </w:rPr>
            </w:pPr>
            <w:r w:rsidRPr="0076075D">
              <w:rPr>
                <w:color w:val="FF0000"/>
                <w:sz w:val="22"/>
                <w:szCs w:val="22"/>
                <w:lang w:val="vi-VN"/>
              </w:rPr>
              <w:t>- Yêu cầu này thực hiện thêm mới API phát hành hóa đơn có mã bí mật sử dụng chữ ký server</w:t>
            </w:r>
          </w:p>
          <w:p w14:paraId="2684A5FF" w14:textId="77777777" w:rsidR="00501898" w:rsidRPr="0076075D" w:rsidRDefault="00136181">
            <w:pPr>
              <w:ind w:left="0"/>
              <w:rPr>
                <w:sz w:val="22"/>
                <w:szCs w:val="22"/>
                <w:lang w:val="vi-VN"/>
              </w:rPr>
            </w:pPr>
            <w:r w:rsidRPr="0076075D">
              <w:rPr>
                <w:sz w:val="22"/>
                <w:szCs w:val="22"/>
                <w:lang w:val="vi-VN"/>
              </w:rPr>
              <w:t xml:space="preserve">- Thông tin đầu ra tương tự như API createInvoice/{supplierTaxCode}, trong đó reservationCode trong response chính là reservationCode trong Input. </w:t>
            </w:r>
          </w:p>
          <w:p w14:paraId="546200C3" w14:textId="0F53EA3C" w:rsidR="00501898" w:rsidRPr="0076075D" w:rsidRDefault="00136181" w:rsidP="004E3C34">
            <w:pPr>
              <w:ind w:left="0"/>
              <w:rPr>
                <w:sz w:val="22"/>
                <w:szCs w:val="22"/>
                <w:lang w:val="vi-VN"/>
              </w:rPr>
            </w:pPr>
            <w:r w:rsidRPr="0076075D">
              <w:rPr>
                <w:color w:val="FF0000"/>
                <w:sz w:val="22"/>
                <w:szCs w:val="22"/>
                <w:lang w:val="vi-VN"/>
              </w:rPr>
              <w:t xml:space="preserve">- </w:t>
            </w:r>
            <w:r w:rsidRPr="0076075D">
              <w:rPr>
                <w:bCs/>
                <w:color w:val="FF0000"/>
                <w:sz w:val="22"/>
                <w:szCs w:val="22"/>
                <w:lang w:val="vi-VN"/>
              </w:rPr>
              <w:t>Trong trường hợp hệ thống gặp lỗi/chậm không thế trả kết quả ngay thì trả kết quả sau 10s.</w:t>
            </w:r>
          </w:p>
        </w:tc>
      </w:tr>
      <w:tr w:rsidR="00501898" w:rsidRPr="0076075D" w14:paraId="7DF6CB4D" w14:textId="77777777">
        <w:tc>
          <w:tcPr>
            <w:tcW w:w="2070" w:type="dxa"/>
          </w:tcPr>
          <w:p w14:paraId="56FE617D" w14:textId="77777777" w:rsidR="00501898" w:rsidRPr="0076075D" w:rsidRDefault="00136181">
            <w:pPr>
              <w:spacing w:before="0"/>
              <w:ind w:left="0"/>
              <w:jc w:val="both"/>
              <w:rPr>
                <w:sz w:val="22"/>
                <w:szCs w:val="22"/>
                <w:lang w:val="vi-VN"/>
              </w:rPr>
            </w:pPr>
            <w:r w:rsidRPr="0076075D">
              <w:rPr>
                <w:sz w:val="22"/>
                <w:szCs w:val="22"/>
              </w:rPr>
              <w:t>adjustAmount20</w:t>
            </w:r>
          </w:p>
        </w:tc>
        <w:tc>
          <w:tcPr>
            <w:tcW w:w="2466" w:type="dxa"/>
          </w:tcPr>
          <w:p w14:paraId="77EEDD1C" w14:textId="77777777" w:rsidR="00501898" w:rsidRPr="0076075D" w:rsidRDefault="00136181">
            <w:pPr>
              <w:spacing w:before="0"/>
              <w:ind w:left="0"/>
              <w:rPr>
                <w:sz w:val="22"/>
                <w:szCs w:val="22"/>
                <w:lang w:val="en"/>
              </w:rPr>
            </w:pPr>
            <w:r w:rsidRPr="0076075D">
              <w:rPr>
                <w:sz w:val="22"/>
                <w:szCs w:val="22"/>
              </w:rPr>
              <w:t xml:space="preserve">Required: </w:t>
            </w:r>
            <w:r w:rsidRPr="0076075D">
              <w:rPr>
                <w:sz w:val="22"/>
                <w:szCs w:val="22"/>
                <w:lang w:val="en"/>
              </w:rPr>
              <w:t>false</w:t>
            </w:r>
            <w:r w:rsidRPr="0076075D">
              <w:rPr>
                <w:sz w:val="22"/>
                <w:szCs w:val="22"/>
                <w:lang w:val="en"/>
              </w:rPr>
              <w:br/>
            </w:r>
            <w:r w:rsidRPr="0076075D">
              <w:rPr>
                <w:sz w:val="22"/>
                <w:szCs w:val="22"/>
              </w:rPr>
              <w:t xml:space="preserve">DataType: </w:t>
            </w:r>
            <w:r w:rsidRPr="0076075D">
              <w:rPr>
                <w:sz w:val="22"/>
                <w:szCs w:val="22"/>
                <w:lang w:val="en"/>
              </w:rPr>
              <w:t>Number</w:t>
            </w:r>
          </w:p>
        </w:tc>
        <w:tc>
          <w:tcPr>
            <w:tcW w:w="5364" w:type="dxa"/>
          </w:tcPr>
          <w:p w14:paraId="21A5802C" w14:textId="77777777" w:rsidR="00501898" w:rsidRPr="0076075D" w:rsidRDefault="00136181">
            <w:pPr>
              <w:spacing w:before="0"/>
              <w:ind w:left="0"/>
              <w:jc w:val="both"/>
              <w:rPr>
                <w:bCs/>
                <w:sz w:val="22"/>
                <w:szCs w:val="22"/>
                <w:lang w:val="vi-VN"/>
              </w:rPr>
            </w:pPr>
            <w:r w:rsidRPr="0076075D">
              <w:rPr>
                <w:bCs/>
                <w:sz w:val="22"/>
                <w:szCs w:val="22"/>
                <w:lang w:val="vi-VN"/>
              </w:rPr>
              <w:t>T</w:t>
            </w:r>
            <w:r w:rsidRPr="0076075D">
              <w:rPr>
                <w:bCs/>
                <w:sz w:val="22"/>
                <w:szCs w:val="22"/>
                <w:lang w:val="en"/>
              </w:rPr>
              <w:t>rường giảm giá 20% đối với hóa đơn bán hàng</w:t>
            </w:r>
            <w:r w:rsidRPr="0076075D">
              <w:rPr>
                <w:bCs/>
                <w:sz w:val="22"/>
                <w:szCs w:val="22"/>
                <w:lang w:val="vi-VN"/>
              </w:rPr>
              <w:t>: Trường nhận giá trị “Tỷ lệ % theo doanh thu”.</w:t>
            </w:r>
          </w:p>
          <w:p w14:paraId="6532DB58" w14:textId="77777777" w:rsidR="00501898" w:rsidRPr="0076075D" w:rsidRDefault="00136181">
            <w:pPr>
              <w:spacing w:before="0"/>
              <w:ind w:left="0"/>
              <w:jc w:val="both"/>
              <w:rPr>
                <w:bCs/>
                <w:sz w:val="22"/>
                <w:szCs w:val="22"/>
                <w:lang w:val="vi-VN"/>
              </w:rPr>
            </w:pPr>
            <w:r w:rsidRPr="0076075D">
              <w:rPr>
                <w:bCs/>
                <w:sz w:val="22"/>
                <w:szCs w:val="22"/>
                <w:lang w:val="vi-VN"/>
              </w:rPr>
              <w:t>Giá trị truyền vào thuộc một trong các giá trị “0, 1, 2, 3, 5”.</w:t>
            </w:r>
          </w:p>
          <w:p w14:paraId="6B15A41F" w14:textId="77777777" w:rsidR="00501898" w:rsidRPr="0076075D" w:rsidRDefault="00136181">
            <w:pPr>
              <w:spacing w:before="0"/>
              <w:ind w:left="0"/>
              <w:jc w:val="both"/>
              <w:rPr>
                <w:bCs/>
                <w:sz w:val="22"/>
                <w:szCs w:val="22"/>
                <w:lang w:val="vi-VN"/>
              </w:rPr>
            </w:pPr>
            <w:r w:rsidRPr="0076075D">
              <w:rPr>
                <w:bCs/>
                <w:sz w:val="22"/>
                <w:szCs w:val="22"/>
                <w:lang w:val="vi-VN"/>
              </w:rPr>
              <w:t>Ví dụ: “adjustAmount20”: “2”</w:t>
            </w:r>
          </w:p>
          <w:p w14:paraId="38461B58" w14:textId="77777777" w:rsidR="00501898" w:rsidRPr="0076075D" w:rsidRDefault="00136181">
            <w:pPr>
              <w:spacing w:before="0"/>
              <w:ind w:left="0"/>
              <w:jc w:val="both"/>
              <w:rPr>
                <w:b/>
                <w:sz w:val="22"/>
                <w:szCs w:val="22"/>
              </w:rPr>
            </w:pPr>
            <w:r w:rsidRPr="0076075D">
              <w:rPr>
                <w:b/>
                <w:sz w:val="22"/>
                <w:szCs w:val="22"/>
              </w:rPr>
              <w:t xml:space="preserve">Lưu ý: </w:t>
            </w:r>
          </w:p>
          <w:p w14:paraId="7493CFF7" w14:textId="77777777" w:rsidR="00501898" w:rsidRPr="0076075D" w:rsidRDefault="00136181">
            <w:pPr>
              <w:spacing w:before="0"/>
              <w:ind w:left="0"/>
              <w:jc w:val="both"/>
              <w:rPr>
                <w:sz w:val="22"/>
                <w:szCs w:val="22"/>
                <w:lang w:val="vi-VN"/>
              </w:rPr>
            </w:pPr>
            <w:r w:rsidRPr="0076075D">
              <w:rPr>
                <w:sz w:val="22"/>
                <w:szCs w:val="22"/>
                <w:lang w:val="vi-VN"/>
              </w:rPr>
              <w:lastRenderedPageBreak/>
              <w:t>Giá trị “0” đối với trường hợp giảm trên từng hàng hóa.</w:t>
            </w:r>
          </w:p>
          <w:p w14:paraId="659E1E21" w14:textId="77777777" w:rsidR="00501898" w:rsidRPr="0076075D" w:rsidRDefault="00136181">
            <w:pPr>
              <w:spacing w:before="0"/>
              <w:ind w:left="0"/>
              <w:jc w:val="both"/>
              <w:rPr>
                <w:sz w:val="22"/>
                <w:szCs w:val="22"/>
                <w:lang w:val="vi-VN"/>
              </w:rPr>
            </w:pPr>
            <w:r w:rsidRPr="0076075D">
              <w:rPr>
                <w:sz w:val="22"/>
                <w:szCs w:val="22"/>
                <w:lang w:val="vi-VN"/>
              </w:rPr>
              <w:t>Khi truyền giá trị “0” thì phải truyền tham số adjustRatio hợp lệ cho ít nhất một hàng hóa có tính chất khác ghi chú.</w:t>
            </w:r>
          </w:p>
        </w:tc>
      </w:tr>
      <w:tr w:rsidR="00501898" w:rsidRPr="0076075D" w14:paraId="1164B4FC" w14:textId="77777777">
        <w:tc>
          <w:tcPr>
            <w:tcW w:w="2070" w:type="dxa"/>
          </w:tcPr>
          <w:p w14:paraId="7FE237B7" w14:textId="77777777" w:rsidR="00501898" w:rsidRPr="0076075D" w:rsidRDefault="00136181">
            <w:pPr>
              <w:spacing w:before="0"/>
              <w:ind w:left="0"/>
              <w:jc w:val="both"/>
              <w:rPr>
                <w:sz w:val="22"/>
                <w:szCs w:val="22"/>
                <w:lang w:val="vi-VN"/>
              </w:rPr>
            </w:pPr>
            <w:r w:rsidRPr="0076075D">
              <w:rPr>
                <w:sz w:val="22"/>
                <w:szCs w:val="22"/>
                <w:lang w:val="en"/>
              </w:rPr>
              <w:lastRenderedPageBreak/>
              <w:t>invoiceNote</w:t>
            </w:r>
          </w:p>
        </w:tc>
        <w:tc>
          <w:tcPr>
            <w:tcW w:w="2466" w:type="dxa"/>
          </w:tcPr>
          <w:p w14:paraId="2480534E" w14:textId="77777777" w:rsidR="00501898" w:rsidRPr="0076075D" w:rsidRDefault="00136181">
            <w:pPr>
              <w:spacing w:before="0"/>
              <w:ind w:left="0"/>
              <w:jc w:val="both"/>
              <w:rPr>
                <w:sz w:val="22"/>
                <w:szCs w:val="22"/>
                <w:lang w:val="en"/>
              </w:rPr>
            </w:pPr>
            <w:r w:rsidRPr="0076075D">
              <w:rPr>
                <w:sz w:val="22"/>
                <w:szCs w:val="22"/>
              </w:rPr>
              <w:t xml:space="preserve">Required: </w:t>
            </w:r>
            <w:r w:rsidRPr="0076075D">
              <w:rPr>
                <w:sz w:val="22"/>
                <w:szCs w:val="22"/>
                <w:lang w:val="en"/>
              </w:rPr>
              <w:t>false</w:t>
            </w:r>
          </w:p>
          <w:p w14:paraId="6A08997F" w14:textId="77777777" w:rsidR="00501898" w:rsidRPr="0076075D" w:rsidRDefault="00136181">
            <w:pPr>
              <w:spacing w:before="0"/>
              <w:ind w:left="0"/>
              <w:jc w:val="both"/>
              <w:rPr>
                <w:sz w:val="22"/>
                <w:szCs w:val="22"/>
              </w:rPr>
            </w:pPr>
            <w:r w:rsidRPr="0076075D">
              <w:rPr>
                <w:sz w:val="22"/>
                <w:szCs w:val="22"/>
              </w:rPr>
              <w:t>DataType: String</w:t>
            </w:r>
          </w:p>
          <w:p w14:paraId="66F585E2" w14:textId="77777777" w:rsidR="00501898" w:rsidRPr="0076075D" w:rsidRDefault="00136181">
            <w:pPr>
              <w:spacing w:before="0"/>
              <w:ind w:left="0"/>
              <w:jc w:val="both"/>
              <w:rPr>
                <w:sz w:val="22"/>
                <w:szCs w:val="22"/>
              </w:rPr>
            </w:pPr>
            <w:r w:rsidRPr="0076075D">
              <w:rPr>
                <w:sz w:val="22"/>
                <w:szCs w:val="22"/>
              </w:rPr>
              <w:t>Minlength: N/A</w:t>
            </w:r>
          </w:p>
          <w:p w14:paraId="741E2CC1" w14:textId="77777777" w:rsidR="00501898" w:rsidRPr="0076075D" w:rsidRDefault="00136181">
            <w:pPr>
              <w:spacing w:before="0"/>
              <w:ind w:left="0"/>
              <w:jc w:val="both"/>
              <w:rPr>
                <w:sz w:val="22"/>
                <w:szCs w:val="22"/>
                <w:lang w:val="vi-VN"/>
              </w:rPr>
            </w:pPr>
            <w:r w:rsidRPr="0076075D">
              <w:rPr>
                <w:sz w:val="22"/>
                <w:szCs w:val="22"/>
              </w:rPr>
              <w:t xml:space="preserve">Maxlength: </w:t>
            </w:r>
            <w:r w:rsidRPr="0076075D">
              <w:rPr>
                <w:sz w:val="22"/>
                <w:szCs w:val="22"/>
                <w:lang w:val="vi-VN"/>
              </w:rPr>
              <w:t>500</w:t>
            </w:r>
          </w:p>
          <w:p w14:paraId="44A7D968" w14:textId="77777777" w:rsidR="00501898" w:rsidRPr="0076075D" w:rsidRDefault="00136181">
            <w:pPr>
              <w:spacing w:before="0"/>
              <w:ind w:left="0"/>
              <w:jc w:val="both"/>
              <w:rPr>
                <w:sz w:val="22"/>
                <w:szCs w:val="22"/>
                <w:lang w:val="en"/>
              </w:rPr>
            </w:pPr>
            <w:r w:rsidRPr="0076075D">
              <w:rPr>
                <w:sz w:val="22"/>
                <w:szCs w:val="22"/>
              </w:rPr>
              <w:t>Format:</w:t>
            </w:r>
          </w:p>
        </w:tc>
        <w:tc>
          <w:tcPr>
            <w:tcW w:w="5364" w:type="dxa"/>
          </w:tcPr>
          <w:p w14:paraId="764C36D5" w14:textId="77777777" w:rsidR="00501898" w:rsidRPr="0076075D" w:rsidRDefault="00136181">
            <w:pPr>
              <w:spacing w:before="0"/>
              <w:ind w:left="0"/>
              <w:jc w:val="both"/>
              <w:rPr>
                <w:bCs/>
                <w:sz w:val="22"/>
                <w:szCs w:val="22"/>
                <w:lang w:val="en"/>
              </w:rPr>
            </w:pPr>
            <w:r w:rsidRPr="0076075D">
              <w:rPr>
                <w:bCs/>
                <w:sz w:val="22"/>
                <w:szCs w:val="22"/>
                <w:lang w:val="en"/>
              </w:rPr>
              <w:t xml:space="preserve">Được sử dụng như là 1 dòng ghi chú ở dưới danh sách hàng hóa, khi thay thế điều chỉnh hệ thống sẽ tự sinh ra dòng “ Điều chỉnh / thay thế cho hóa đơn ... ngày .... “ . Khi điều chỉnh trên web sẽ tự sinh còn api thì phải truyền vào </w:t>
            </w:r>
          </w:p>
          <w:p w14:paraId="64E0713A" w14:textId="77777777" w:rsidR="00501898" w:rsidRPr="0076075D" w:rsidRDefault="00136181">
            <w:pPr>
              <w:spacing w:before="0"/>
              <w:ind w:left="0"/>
              <w:jc w:val="both"/>
              <w:rPr>
                <w:bCs/>
                <w:sz w:val="22"/>
                <w:szCs w:val="22"/>
                <w:lang w:val="vi-VN"/>
              </w:rPr>
            </w:pPr>
            <w:r w:rsidRPr="0076075D">
              <w:rPr>
                <w:b/>
                <w:bCs/>
                <w:sz w:val="22"/>
                <w:szCs w:val="22"/>
                <w:lang w:val="en"/>
              </w:rPr>
              <w:t>Lưu ý</w:t>
            </w:r>
            <w:r w:rsidRPr="0076075D">
              <w:rPr>
                <w:bCs/>
                <w:sz w:val="22"/>
                <w:szCs w:val="22"/>
                <w:lang w:val="en"/>
              </w:rPr>
              <w:t>: Không tự sinh nếu bỏ kiểm tra dữ liệu đầu vào</w:t>
            </w:r>
          </w:p>
        </w:tc>
      </w:tr>
      <w:tr w:rsidR="00501898" w:rsidRPr="0076075D" w14:paraId="3790D27D" w14:textId="77777777">
        <w:tc>
          <w:tcPr>
            <w:tcW w:w="2070" w:type="dxa"/>
          </w:tcPr>
          <w:p w14:paraId="5F7FE523" w14:textId="77777777" w:rsidR="00501898" w:rsidRPr="0076075D" w:rsidRDefault="00136181">
            <w:pPr>
              <w:spacing w:before="0"/>
              <w:ind w:left="0"/>
              <w:jc w:val="both"/>
              <w:rPr>
                <w:sz w:val="22"/>
                <w:szCs w:val="22"/>
                <w:lang w:val="en"/>
              </w:rPr>
            </w:pPr>
            <w:r w:rsidRPr="0076075D">
              <w:rPr>
                <w:sz w:val="22"/>
                <w:szCs w:val="22"/>
                <w:lang w:val="en"/>
              </w:rPr>
              <w:t>validation</w:t>
            </w:r>
          </w:p>
        </w:tc>
        <w:tc>
          <w:tcPr>
            <w:tcW w:w="2466" w:type="dxa"/>
          </w:tcPr>
          <w:p w14:paraId="48865564" w14:textId="77777777" w:rsidR="00501898" w:rsidRPr="0076075D" w:rsidRDefault="00136181">
            <w:pPr>
              <w:spacing w:before="0"/>
              <w:ind w:left="0"/>
              <w:jc w:val="both"/>
              <w:rPr>
                <w:sz w:val="22"/>
                <w:szCs w:val="22"/>
                <w:lang w:val="en"/>
              </w:rPr>
            </w:pPr>
            <w:r w:rsidRPr="0076075D">
              <w:rPr>
                <w:sz w:val="22"/>
                <w:szCs w:val="22"/>
              </w:rPr>
              <w:t xml:space="preserve">Required: </w:t>
            </w:r>
            <w:r w:rsidRPr="0076075D">
              <w:rPr>
                <w:sz w:val="22"/>
                <w:szCs w:val="22"/>
                <w:lang w:val="en"/>
              </w:rPr>
              <w:t>false</w:t>
            </w:r>
          </w:p>
          <w:p w14:paraId="6486C9D3" w14:textId="77777777" w:rsidR="00501898" w:rsidRPr="0076075D" w:rsidRDefault="00136181">
            <w:pPr>
              <w:spacing w:before="0"/>
              <w:ind w:left="0"/>
              <w:jc w:val="both"/>
              <w:rPr>
                <w:sz w:val="22"/>
                <w:szCs w:val="22"/>
              </w:rPr>
            </w:pPr>
            <w:r w:rsidRPr="0076075D">
              <w:rPr>
                <w:sz w:val="22"/>
                <w:szCs w:val="22"/>
              </w:rPr>
              <w:t>DataType: Number</w:t>
            </w:r>
          </w:p>
          <w:p w14:paraId="21F97E18" w14:textId="77777777" w:rsidR="00501898" w:rsidRPr="0076075D" w:rsidRDefault="00136181">
            <w:pPr>
              <w:spacing w:before="0"/>
              <w:ind w:left="0"/>
              <w:jc w:val="both"/>
              <w:rPr>
                <w:sz w:val="22"/>
                <w:szCs w:val="22"/>
              </w:rPr>
            </w:pPr>
            <w:r w:rsidRPr="0076075D">
              <w:rPr>
                <w:sz w:val="22"/>
                <w:szCs w:val="22"/>
              </w:rPr>
              <w:t>Minlength: N/A</w:t>
            </w:r>
          </w:p>
          <w:p w14:paraId="7B671B68" w14:textId="77777777" w:rsidR="00501898" w:rsidRPr="0076075D" w:rsidRDefault="00136181">
            <w:pPr>
              <w:spacing w:before="0"/>
              <w:ind w:left="0"/>
              <w:jc w:val="both"/>
              <w:rPr>
                <w:sz w:val="22"/>
                <w:szCs w:val="22"/>
              </w:rPr>
            </w:pPr>
            <w:r w:rsidRPr="0076075D">
              <w:rPr>
                <w:sz w:val="22"/>
                <w:szCs w:val="22"/>
              </w:rPr>
              <w:t xml:space="preserve">Maxlength: </w:t>
            </w:r>
          </w:p>
          <w:p w14:paraId="3D9369EE"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5B53A0C2" w14:textId="77777777" w:rsidR="00501898" w:rsidRPr="0076075D" w:rsidRDefault="00136181">
            <w:pPr>
              <w:spacing w:before="0"/>
              <w:ind w:left="0"/>
              <w:jc w:val="both"/>
              <w:rPr>
                <w:bCs/>
                <w:sz w:val="22"/>
                <w:szCs w:val="22"/>
                <w:lang w:val="en"/>
              </w:rPr>
            </w:pPr>
            <w:r w:rsidRPr="0076075D">
              <w:rPr>
                <w:bCs/>
                <w:sz w:val="22"/>
                <w:szCs w:val="22"/>
                <w:lang w:val="en"/>
              </w:rPr>
              <w:t>Được sử dụng để điều hướng bỏ qua việc kiểm tra ràng buộc và tính toán lại các trường thông tin tiền của hàng hóa và hóa đơn:</w:t>
            </w:r>
          </w:p>
          <w:p w14:paraId="324B0F64" w14:textId="77777777" w:rsidR="00501898" w:rsidRPr="0076075D" w:rsidRDefault="00136181">
            <w:pPr>
              <w:numPr>
                <w:ilvl w:val="0"/>
                <w:numId w:val="17"/>
              </w:numPr>
              <w:spacing w:before="0"/>
              <w:ind w:left="481"/>
              <w:jc w:val="both"/>
              <w:rPr>
                <w:bCs/>
                <w:sz w:val="22"/>
                <w:szCs w:val="22"/>
                <w:lang w:val="en"/>
              </w:rPr>
            </w:pPr>
            <w:r w:rsidRPr="0076075D">
              <w:rPr>
                <w:bCs/>
                <w:sz w:val="22"/>
                <w:szCs w:val="22"/>
                <w:lang w:val="en"/>
              </w:rPr>
              <w:t>Trường hợp truyền giá trị 0 hoặc “0” thì các thông tin được truyền trong phần itemInfo, taxBreakdowns, summarizeInfo sẽ được giữ nguyên mà không thực hiện kiểm tra ràng buộc và tính toán lại.</w:t>
            </w:r>
          </w:p>
          <w:p w14:paraId="049A2BCD" w14:textId="77777777" w:rsidR="00501898" w:rsidRPr="0076075D" w:rsidRDefault="00136181">
            <w:pPr>
              <w:numPr>
                <w:ilvl w:val="0"/>
                <w:numId w:val="17"/>
              </w:numPr>
              <w:spacing w:before="0"/>
              <w:ind w:left="481"/>
              <w:jc w:val="both"/>
              <w:rPr>
                <w:bCs/>
                <w:sz w:val="22"/>
                <w:szCs w:val="22"/>
                <w:lang w:val="en"/>
              </w:rPr>
            </w:pPr>
            <w:r w:rsidRPr="0076075D">
              <w:rPr>
                <w:bCs/>
                <w:sz w:val="22"/>
                <w:szCs w:val="22"/>
                <w:lang w:val="en"/>
              </w:rPr>
              <w:t>Các trường hợp khác thì xử lý theo nguyên tắc hiện tại.</w:t>
            </w:r>
          </w:p>
          <w:p w14:paraId="298EFAFE" w14:textId="77777777" w:rsidR="00501898" w:rsidRPr="0076075D" w:rsidRDefault="00136181">
            <w:pPr>
              <w:spacing w:before="0"/>
              <w:ind w:left="0"/>
              <w:jc w:val="both"/>
              <w:rPr>
                <w:sz w:val="22"/>
                <w:szCs w:val="22"/>
                <w:lang w:val="en"/>
              </w:rPr>
            </w:pPr>
            <w:r w:rsidRPr="0076075D">
              <w:rPr>
                <w:b/>
                <w:sz w:val="22"/>
                <w:szCs w:val="22"/>
                <w:lang w:val="en"/>
              </w:rPr>
              <w:t xml:space="preserve">Lưu ý: </w:t>
            </w:r>
            <w:r w:rsidRPr="0076075D">
              <w:rPr>
                <w:sz w:val="22"/>
                <w:szCs w:val="22"/>
                <w:lang w:val="en"/>
              </w:rPr>
              <w:t>Trường hợp truyền giá trị 0 hoặc “0” cho trường validation:</w:t>
            </w:r>
          </w:p>
          <w:p w14:paraId="6D3F997E" w14:textId="77777777" w:rsidR="00501898" w:rsidRPr="0076075D" w:rsidRDefault="00136181">
            <w:pPr>
              <w:numPr>
                <w:ilvl w:val="0"/>
                <w:numId w:val="17"/>
              </w:numPr>
              <w:spacing w:before="0"/>
              <w:ind w:left="481"/>
              <w:jc w:val="both"/>
              <w:rPr>
                <w:sz w:val="22"/>
                <w:szCs w:val="22"/>
                <w:lang w:val="en"/>
              </w:rPr>
            </w:pPr>
            <w:r w:rsidRPr="0076075D">
              <w:rPr>
                <w:sz w:val="22"/>
                <w:szCs w:val="22"/>
                <w:lang w:val="en"/>
              </w:rPr>
              <w:t xml:space="preserve">Bắt buộc phải truyền giá trị khác null cho trường </w:t>
            </w:r>
            <w:r w:rsidRPr="0076075D">
              <w:rPr>
                <w:sz w:val="22"/>
                <w:szCs w:val="22"/>
              </w:rPr>
              <w:t>totalAmountAfterDiscount trong phần summarizeInfo nếu không trong XML hóa đơn sẽ không có thẻ TgTCThue</w:t>
            </w:r>
          </w:p>
          <w:p w14:paraId="3BF071F5" w14:textId="77777777" w:rsidR="00501898" w:rsidRPr="0076075D" w:rsidRDefault="00136181">
            <w:pPr>
              <w:numPr>
                <w:ilvl w:val="0"/>
                <w:numId w:val="17"/>
              </w:numPr>
              <w:spacing w:before="0"/>
              <w:ind w:left="481"/>
              <w:jc w:val="both"/>
              <w:rPr>
                <w:b/>
                <w:sz w:val="22"/>
                <w:szCs w:val="22"/>
                <w:lang w:val="en"/>
              </w:rPr>
            </w:pPr>
            <w:r w:rsidRPr="0076075D">
              <w:rPr>
                <w:sz w:val="22"/>
                <w:szCs w:val="22"/>
                <w:lang w:val="en"/>
              </w:rPr>
              <w:t>Bắt buộc phải truyền giá trị khác null cho trường itemT</w:t>
            </w:r>
            <w:r w:rsidRPr="0076075D">
              <w:rPr>
                <w:sz w:val="22"/>
                <w:szCs w:val="22"/>
              </w:rPr>
              <w:t>otalAmountAfterDiscount trong phần itemInfo nếu không trong XML hóa đơn thông tin hàng hóa tương ứng sẽ không có thẻ TTien</w:t>
            </w:r>
            <w:r w:rsidRPr="0076075D">
              <w:rPr>
                <w:b/>
                <w:sz w:val="22"/>
                <w:szCs w:val="22"/>
              </w:rPr>
              <w:t xml:space="preserve"> </w:t>
            </w:r>
          </w:p>
          <w:p w14:paraId="12508F29" w14:textId="77777777" w:rsidR="00501898" w:rsidRPr="0076075D" w:rsidRDefault="00136181">
            <w:pPr>
              <w:numPr>
                <w:ilvl w:val="0"/>
                <w:numId w:val="17"/>
              </w:numPr>
              <w:spacing w:before="0"/>
              <w:ind w:left="481"/>
              <w:jc w:val="both"/>
              <w:rPr>
                <w:b/>
                <w:sz w:val="22"/>
                <w:szCs w:val="22"/>
                <w:lang w:val="en"/>
              </w:rPr>
            </w:pPr>
            <w:r w:rsidRPr="0076075D">
              <w:rPr>
                <w:sz w:val="22"/>
                <w:szCs w:val="22"/>
                <w:lang w:val="vi-VN"/>
              </w:rPr>
              <w:t>B</w:t>
            </w:r>
            <w:r w:rsidRPr="0076075D">
              <w:rPr>
                <w:sz w:val="22"/>
                <w:szCs w:val="22"/>
              </w:rPr>
              <w:t>ắt buộc truyền exchangeRate nếu không xml sẽ bị null exchangeRate</w:t>
            </w:r>
          </w:p>
        </w:tc>
      </w:tr>
      <w:tr w:rsidR="00501898" w:rsidRPr="0076075D" w14:paraId="0277EB3B" w14:textId="77777777">
        <w:tc>
          <w:tcPr>
            <w:tcW w:w="2070" w:type="dxa"/>
          </w:tcPr>
          <w:p w14:paraId="49E7E0E6" w14:textId="77777777" w:rsidR="00501898" w:rsidRPr="0076075D" w:rsidRDefault="00136181">
            <w:pPr>
              <w:widowControl/>
              <w:shd w:val="clear" w:color="auto" w:fill="FFFFFE"/>
              <w:spacing w:before="0" w:line="270" w:lineRule="atLeast"/>
              <w:ind w:left="0"/>
              <w:rPr>
                <w:snapToGrid/>
                <w:sz w:val="22"/>
                <w:szCs w:val="22"/>
              </w:rPr>
            </w:pPr>
            <w:r w:rsidRPr="0076075D">
              <w:rPr>
                <w:snapToGrid/>
                <w:sz w:val="22"/>
                <w:szCs w:val="22"/>
              </w:rPr>
              <w:t>qrCode</w:t>
            </w:r>
          </w:p>
        </w:tc>
        <w:tc>
          <w:tcPr>
            <w:tcW w:w="2466" w:type="dxa"/>
          </w:tcPr>
          <w:p w14:paraId="5FABA913" w14:textId="77777777" w:rsidR="00501898" w:rsidRPr="0076075D" w:rsidRDefault="00136181">
            <w:pPr>
              <w:spacing w:before="0"/>
              <w:ind w:left="0"/>
              <w:jc w:val="both"/>
              <w:rPr>
                <w:sz w:val="22"/>
                <w:szCs w:val="22"/>
                <w:lang w:val="en"/>
              </w:rPr>
            </w:pPr>
            <w:r w:rsidRPr="0076075D">
              <w:rPr>
                <w:sz w:val="22"/>
                <w:szCs w:val="22"/>
              </w:rPr>
              <w:t xml:space="preserve">Required: </w:t>
            </w:r>
            <w:r w:rsidRPr="0076075D">
              <w:rPr>
                <w:sz w:val="22"/>
                <w:szCs w:val="22"/>
                <w:lang w:val="en"/>
              </w:rPr>
              <w:t>false</w:t>
            </w:r>
          </w:p>
          <w:p w14:paraId="57822FB8" w14:textId="77777777" w:rsidR="00501898" w:rsidRPr="0076075D" w:rsidRDefault="00136181">
            <w:pPr>
              <w:spacing w:before="0"/>
              <w:ind w:left="0"/>
              <w:jc w:val="both"/>
              <w:rPr>
                <w:sz w:val="22"/>
                <w:szCs w:val="22"/>
              </w:rPr>
            </w:pPr>
            <w:r w:rsidRPr="0076075D">
              <w:rPr>
                <w:sz w:val="22"/>
                <w:szCs w:val="22"/>
              </w:rPr>
              <w:t>DataType: String</w:t>
            </w:r>
          </w:p>
          <w:p w14:paraId="386D7C50" w14:textId="77777777" w:rsidR="00501898" w:rsidRPr="0076075D" w:rsidRDefault="00136181">
            <w:pPr>
              <w:spacing w:before="0"/>
              <w:ind w:left="0"/>
              <w:jc w:val="both"/>
              <w:rPr>
                <w:sz w:val="22"/>
                <w:szCs w:val="22"/>
              </w:rPr>
            </w:pPr>
            <w:r w:rsidRPr="0076075D">
              <w:rPr>
                <w:sz w:val="22"/>
                <w:szCs w:val="22"/>
              </w:rPr>
              <w:t>Minlength: N/A</w:t>
            </w:r>
          </w:p>
          <w:p w14:paraId="5B46D410" w14:textId="77777777" w:rsidR="00501898" w:rsidRPr="0076075D" w:rsidRDefault="00136181">
            <w:pPr>
              <w:spacing w:before="0"/>
              <w:ind w:left="0"/>
              <w:jc w:val="both"/>
              <w:rPr>
                <w:sz w:val="22"/>
                <w:szCs w:val="22"/>
              </w:rPr>
            </w:pPr>
            <w:r w:rsidRPr="0076075D">
              <w:rPr>
                <w:sz w:val="22"/>
                <w:szCs w:val="22"/>
              </w:rPr>
              <w:t>Maxlength: 500</w:t>
            </w:r>
          </w:p>
          <w:p w14:paraId="47426332"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58E458E4" w14:textId="77777777" w:rsidR="00501898" w:rsidRPr="0076075D" w:rsidRDefault="00136181">
            <w:pPr>
              <w:spacing w:before="0"/>
              <w:ind w:left="0"/>
              <w:jc w:val="both"/>
              <w:rPr>
                <w:sz w:val="22"/>
                <w:szCs w:val="22"/>
                <w:lang w:val="en"/>
              </w:rPr>
            </w:pPr>
            <w:r w:rsidRPr="0076075D">
              <w:rPr>
                <w:sz w:val="22"/>
                <w:szCs w:val="22"/>
                <w:lang w:val="en"/>
              </w:rPr>
              <w:t>Nếu truyền qrCode thì khi lập hóa đơn thành công sẽ lưu giá trị vào cột QR_CODE trong bảng invoice.</w:t>
            </w:r>
          </w:p>
          <w:p w14:paraId="4B3319F7" w14:textId="77777777" w:rsidR="00501898" w:rsidRPr="0076075D" w:rsidRDefault="00136181">
            <w:pPr>
              <w:spacing w:before="0"/>
              <w:ind w:left="0"/>
              <w:jc w:val="both"/>
              <w:rPr>
                <w:bCs/>
                <w:sz w:val="22"/>
                <w:szCs w:val="22"/>
                <w:lang w:val="en"/>
              </w:rPr>
            </w:pPr>
            <w:r w:rsidRPr="0076075D">
              <w:rPr>
                <w:sz w:val="22"/>
                <w:szCs w:val="22"/>
                <w:lang w:val="en"/>
              </w:rPr>
              <w:t>Thực hiện view hóa đơn, quét QR bằng các phần mềm quét QR  thì sẽ gen đúng chuỗi khai báo giá trị cho qrCode</w:t>
            </w:r>
          </w:p>
        </w:tc>
      </w:tr>
      <w:tr w:rsidR="00501898" w:rsidRPr="0076075D" w14:paraId="52745545" w14:textId="77777777">
        <w:tc>
          <w:tcPr>
            <w:tcW w:w="2070" w:type="dxa"/>
          </w:tcPr>
          <w:p w14:paraId="4D87E962" w14:textId="77777777" w:rsidR="00501898" w:rsidRPr="0076075D" w:rsidRDefault="00136181">
            <w:pPr>
              <w:widowControl/>
              <w:shd w:val="clear" w:color="auto" w:fill="FFFFFE"/>
              <w:spacing w:before="0" w:line="270" w:lineRule="atLeast"/>
              <w:ind w:left="0"/>
              <w:rPr>
                <w:snapToGrid/>
                <w:sz w:val="22"/>
                <w:szCs w:val="22"/>
              </w:rPr>
            </w:pPr>
            <w:r w:rsidRPr="0076075D">
              <w:rPr>
                <w:snapToGrid/>
                <w:sz w:val="22"/>
                <w:szCs w:val="22"/>
              </w:rPr>
              <w:t>otherTax</w:t>
            </w:r>
          </w:p>
        </w:tc>
        <w:tc>
          <w:tcPr>
            <w:tcW w:w="2466" w:type="dxa"/>
          </w:tcPr>
          <w:p w14:paraId="72114239" w14:textId="77777777" w:rsidR="00501898" w:rsidRPr="0076075D" w:rsidRDefault="00136181">
            <w:pPr>
              <w:spacing w:before="0"/>
              <w:ind w:left="0"/>
              <w:jc w:val="both"/>
              <w:rPr>
                <w:sz w:val="22"/>
                <w:szCs w:val="22"/>
                <w:lang w:val="en"/>
              </w:rPr>
            </w:pPr>
            <w:r w:rsidRPr="0076075D">
              <w:rPr>
                <w:sz w:val="22"/>
                <w:szCs w:val="22"/>
              </w:rPr>
              <w:t xml:space="preserve">Required: </w:t>
            </w:r>
            <w:r w:rsidRPr="0076075D">
              <w:rPr>
                <w:sz w:val="22"/>
                <w:szCs w:val="22"/>
                <w:lang w:val="en"/>
              </w:rPr>
              <w:t>false</w:t>
            </w:r>
          </w:p>
          <w:p w14:paraId="1B266B96" w14:textId="77777777" w:rsidR="00501898" w:rsidRPr="0076075D" w:rsidRDefault="00136181">
            <w:pPr>
              <w:spacing w:before="0"/>
              <w:ind w:left="0"/>
              <w:jc w:val="both"/>
              <w:rPr>
                <w:sz w:val="22"/>
                <w:szCs w:val="22"/>
              </w:rPr>
            </w:pPr>
            <w:r w:rsidRPr="0076075D">
              <w:rPr>
                <w:sz w:val="22"/>
                <w:szCs w:val="22"/>
              </w:rPr>
              <w:t>DataType: String</w:t>
            </w:r>
          </w:p>
          <w:p w14:paraId="2BFA1C1B" w14:textId="77777777" w:rsidR="00501898" w:rsidRPr="0076075D" w:rsidRDefault="00136181">
            <w:pPr>
              <w:spacing w:before="0"/>
              <w:ind w:left="0"/>
              <w:jc w:val="both"/>
              <w:rPr>
                <w:sz w:val="22"/>
                <w:szCs w:val="22"/>
              </w:rPr>
            </w:pPr>
            <w:r w:rsidRPr="0076075D">
              <w:rPr>
                <w:sz w:val="22"/>
                <w:szCs w:val="22"/>
              </w:rPr>
              <w:t>Minlength: N/A</w:t>
            </w:r>
          </w:p>
          <w:p w14:paraId="3514FDA5" w14:textId="77777777" w:rsidR="00501898" w:rsidRPr="0076075D" w:rsidRDefault="00136181">
            <w:pPr>
              <w:spacing w:before="0"/>
              <w:ind w:left="0"/>
              <w:jc w:val="both"/>
              <w:rPr>
                <w:sz w:val="22"/>
                <w:szCs w:val="22"/>
              </w:rPr>
            </w:pPr>
            <w:r w:rsidRPr="0076075D">
              <w:rPr>
                <w:sz w:val="22"/>
                <w:szCs w:val="22"/>
              </w:rPr>
              <w:lastRenderedPageBreak/>
              <w:t xml:space="preserve">Maxlength: </w:t>
            </w:r>
          </w:p>
          <w:p w14:paraId="01536183"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76D08566" w14:textId="77777777" w:rsidR="00501898" w:rsidRPr="0076075D" w:rsidRDefault="00136181">
            <w:pPr>
              <w:spacing w:before="0"/>
              <w:ind w:left="0"/>
              <w:jc w:val="both"/>
              <w:rPr>
                <w:sz w:val="22"/>
                <w:szCs w:val="22"/>
                <w:lang w:val="en"/>
              </w:rPr>
            </w:pPr>
            <w:r w:rsidRPr="0076075D">
              <w:rPr>
                <w:sz w:val="22"/>
                <w:szCs w:val="22"/>
                <w:lang w:val="en"/>
              </w:rPr>
              <w:lastRenderedPageBreak/>
              <w:t xml:space="preserve">Nếu truyền otherTax = 1 là truyền thuế suất khác theo </w:t>
            </w:r>
            <w:r w:rsidRPr="0076075D">
              <w:rPr>
                <w:sz w:val="22"/>
                <w:szCs w:val="22"/>
                <w:shd w:val="clear" w:color="auto" w:fill="FFFFFF"/>
              </w:rPr>
              <w:t>TT103/2014 thì</w:t>
            </w:r>
          </w:p>
          <w:p w14:paraId="389A9DB5" w14:textId="77777777" w:rsidR="00501898" w:rsidRPr="0076075D" w:rsidRDefault="00136181">
            <w:pPr>
              <w:spacing w:before="0"/>
              <w:ind w:left="481"/>
              <w:jc w:val="both"/>
              <w:rPr>
                <w:sz w:val="22"/>
                <w:szCs w:val="22"/>
                <w:lang w:val="en"/>
              </w:rPr>
            </w:pPr>
            <w:r w:rsidRPr="0076075D">
              <w:rPr>
                <w:sz w:val="22"/>
                <w:szCs w:val="22"/>
                <w:lang w:val="en"/>
              </w:rPr>
              <w:t xml:space="preserve">+ Tại bước sinh file xml, lưu thẻ &lt;TSuat&gt; là KHAC </w:t>
            </w:r>
            <w:r w:rsidRPr="0076075D">
              <w:rPr>
                <w:sz w:val="22"/>
                <w:szCs w:val="22"/>
                <w:lang w:val="en"/>
              </w:rPr>
              <w:lastRenderedPageBreak/>
              <w:t>đối với % thuế truyền vào khác các giá trị sau: {-2, -1, 0, 5, 8, 10}</w:t>
            </w:r>
          </w:p>
          <w:p w14:paraId="1EA0ED51" w14:textId="77777777" w:rsidR="00501898" w:rsidRPr="0076075D" w:rsidRDefault="00136181">
            <w:pPr>
              <w:spacing w:before="0"/>
              <w:ind w:left="0"/>
              <w:jc w:val="both"/>
              <w:rPr>
                <w:sz w:val="22"/>
                <w:szCs w:val="22"/>
                <w:lang w:val="en"/>
              </w:rPr>
            </w:pPr>
            <w:r w:rsidRPr="0076075D">
              <w:rPr>
                <w:sz w:val="22"/>
                <w:szCs w:val="22"/>
                <w:lang w:val="en"/>
              </w:rPr>
              <w:t>Nếu truyền otherTax khác 1 thì:</w:t>
            </w:r>
          </w:p>
          <w:p w14:paraId="1EBCF79F" w14:textId="77777777" w:rsidR="00501898" w:rsidRPr="0076075D" w:rsidRDefault="00136181">
            <w:pPr>
              <w:spacing w:before="0"/>
              <w:ind w:left="481"/>
              <w:jc w:val="both"/>
              <w:rPr>
                <w:bCs/>
                <w:sz w:val="22"/>
                <w:szCs w:val="22"/>
                <w:lang w:val="en"/>
              </w:rPr>
            </w:pPr>
            <w:r w:rsidRPr="0076075D">
              <w:rPr>
                <w:sz w:val="22"/>
                <w:szCs w:val="22"/>
                <w:lang w:val="en"/>
              </w:rPr>
              <w:t>+ Tại bước sinh file xml, lưu thẻ &lt;TSuat&gt; là KHAC:AB.CD% đối với % thuế truyền vào khác các giá trị sau: {-2, -1, 0, 5, 8, 10}</w:t>
            </w:r>
          </w:p>
        </w:tc>
      </w:tr>
      <w:tr w:rsidR="003F65AF" w:rsidRPr="0076075D" w14:paraId="4F7403C6" w14:textId="77777777">
        <w:tc>
          <w:tcPr>
            <w:tcW w:w="2070" w:type="dxa"/>
          </w:tcPr>
          <w:p w14:paraId="53F80EFB" w14:textId="77777777" w:rsidR="003F65AF" w:rsidRPr="0076075D" w:rsidRDefault="003F65AF">
            <w:pPr>
              <w:widowControl/>
              <w:shd w:val="clear" w:color="auto" w:fill="FFFFFE"/>
              <w:spacing w:before="0" w:line="270" w:lineRule="atLeast"/>
              <w:ind w:left="0"/>
              <w:rPr>
                <w:snapToGrid/>
                <w:sz w:val="22"/>
                <w:szCs w:val="22"/>
              </w:rPr>
            </w:pPr>
            <w:r w:rsidRPr="0076075D">
              <w:rPr>
                <w:rFonts w:eastAsia=".VnTimeH"/>
                <w:bCs/>
                <w:sz w:val="22"/>
                <w:szCs w:val="22"/>
              </w:rPr>
              <w:lastRenderedPageBreak/>
              <w:t>source</w:t>
            </w:r>
          </w:p>
        </w:tc>
        <w:tc>
          <w:tcPr>
            <w:tcW w:w="2466" w:type="dxa"/>
          </w:tcPr>
          <w:p w14:paraId="6E63A7FF" w14:textId="77777777" w:rsidR="003F65AF" w:rsidRPr="0076075D" w:rsidRDefault="003F65AF" w:rsidP="003F65AF">
            <w:pPr>
              <w:spacing w:before="0"/>
              <w:ind w:left="0"/>
              <w:jc w:val="both"/>
              <w:rPr>
                <w:sz w:val="22"/>
                <w:szCs w:val="22"/>
                <w:lang w:val="en"/>
              </w:rPr>
            </w:pPr>
            <w:r w:rsidRPr="0076075D">
              <w:rPr>
                <w:sz w:val="22"/>
                <w:szCs w:val="22"/>
              </w:rPr>
              <w:t xml:space="preserve">Required: </w:t>
            </w:r>
            <w:r w:rsidRPr="0076075D">
              <w:rPr>
                <w:sz w:val="22"/>
                <w:szCs w:val="22"/>
                <w:lang w:val="en"/>
              </w:rPr>
              <w:t>false</w:t>
            </w:r>
          </w:p>
          <w:p w14:paraId="0030C24C" w14:textId="77777777" w:rsidR="003F65AF" w:rsidRPr="0076075D" w:rsidRDefault="003F65AF" w:rsidP="003F65AF">
            <w:pPr>
              <w:spacing w:before="0"/>
              <w:ind w:left="0"/>
              <w:jc w:val="both"/>
              <w:rPr>
                <w:sz w:val="22"/>
                <w:szCs w:val="22"/>
              </w:rPr>
            </w:pPr>
            <w:r w:rsidRPr="0076075D">
              <w:rPr>
                <w:sz w:val="22"/>
                <w:szCs w:val="22"/>
              </w:rPr>
              <w:t>DataType: String</w:t>
            </w:r>
          </w:p>
          <w:p w14:paraId="699A9D5F" w14:textId="77777777" w:rsidR="003F65AF" w:rsidRPr="0076075D" w:rsidRDefault="003F65AF" w:rsidP="003F65AF">
            <w:pPr>
              <w:spacing w:before="0"/>
              <w:ind w:left="0"/>
              <w:jc w:val="both"/>
              <w:rPr>
                <w:sz w:val="22"/>
                <w:szCs w:val="22"/>
              </w:rPr>
            </w:pPr>
            <w:r w:rsidRPr="0076075D">
              <w:rPr>
                <w:sz w:val="22"/>
                <w:szCs w:val="22"/>
              </w:rPr>
              <w:t>Minlength: N/A</w:t>
            </w:r>
          </w:p>
          <w:p w14:paraId="6B943574" w14:textId="77777777" w:rsidR="003F65AF" w:rsidRPr="0076075D" w:rsidRDefault="003F65AF" w:rsidP="003F65AF">
            <w:pPr>
              <w:spacing w:before="0"/>
              <w:ind w:left="0"/>
              <w:jc w:val="both"/>
              <w:rPr>
                <w:sz w:val="22"/>
                <w:szCs w:val="22"/>
              </w:rPr>
            </w:pPr>
            <w:r w:rsidRPr="0076075D">
              <w:rPr>
                <w:sz w:val="22"/>
                <w:szCs w:val="22"/>
              </w:rPr>
              <w:t xml:space="preserve">Maxlength: </w:t>
            </w:r>
            <w:r w:rsidRPr="0076075D">
              <w:rPr>
                <w:rFonts w:eastAsia=".VnTimeH"/>
                <w:bCs/>
                <w:sz w:val="22"/>
                <w:szCs w:val="22"/>
              </w:rPr>
              <w:t>50</w:t>
            </w:r>
          </w:p>
          <w:p w14:paraId="2FD3999B" w14:textId="77777777" w:rsidR="003F65AF" w:rsidRPr="0076075D" w:rsidRDefault="003F65AF" w:rsidP="003F65AF">
            <w:pPr>
              <w:spacing w:before="0"/>
              <w:ind w:left="0"/>
              <w:jc w:val="both"/>
              <w:rPr>
                <w:sz w:val="22"/>
                <w:szCs w:val="22"/>
              </w:rPr>
            </w:pPr>
            <w:r w:rsidRPr="0076075D">
              <w:rPr>
                <w:sz w:val="22"/>
                <w:szCs w:val="22"/>
              </w:rPr>
              <w:t>Format:</w:t>
            </w:r>
          </w:p>
        </w:tc>
        <w:tc>
          <w:tcPr>
            <w:tcW w:w="5364" w:type="dxa"/>
          </w:tcPr>
          <w:p w14:paraId="63B88987" w14:textId="77777777" w:rsidR="00066804" w:rsidRPr="0076075D" w:rsidRDefault="00066804">
            <w:pPr>
              <w:spacing w:before="0"/>
              <w:ind w:left="0"/>
              <w:jc w:val="both"/>
              <w:rPr>
                <w:sz w:val="22"/>
                <w:szCs w:val="22"/>
                <w:lang w:val="en"/>
              </w:rPr>
            </w:pPr>
            <w:r w:rsidRPr="0076075D">
              <w:rPr>
                <w:sz w:val="22"/>
                <w:szCs w:val="22"/>
                <w:lang w:val="en"/>
              </w:rPr>
              <w:t>Truyền nguồn xuất hoá đơn</w:t>
            </w:r>
          </w:p>
          <w:p w14:paraId="3980DF0E" w14:textId="77777777" w:rsidR="003F65AF" w:rsidRPr="0076075D" w:rsidRDefault="003F65AF">
            <w:pPr>
              <w:spacing w:before="0"/>
              <w:ind w:left="0"/>
              <w:jc w:val="both"/>
              <w:rPr>
                <w:rFonts w:eastAsia=".VnTimeH"/>
                <w:bCs/>
                <w:sz w:val="22"/>
                <w:szCs w:val="22"/>
              </w:rPr>
            </w:pPr>
            <w:r w:rsidRPr="0076075D">
              <w:rPr>
                <w:sz w:val="22"/>
                <w:szCs w:val="22"/>
                <w:lang w:val="en"/>
              </w:rPr>
              <w:t xml:space="preserve">Nếu truyền </w:t>
            </w:r>
            <w:r w:rsidRPr="0076075D">
              <w:rPr>
                <w:rFonts w:eastAsia=".VnTimeH"/>
                <w:bCs/>
                <w:sz w:val="22"/>
                <w:szCs w:val="22"/>
              </w:rPr>
              <w:t xml:space="preserve">source = null hệ thống sẽ lưu giá trị API </w:t>
            </w:r>
          </w:p>
          <w:p w14:paraId="1FF9DBDA" w14:textId="77777777" w:rsidR="003F65AF" w:rsidRPr="0076075D" w:rsidRDefault="003F65AF">
            <w:pPr>
              <w:spacing w:before="0"/>
              <w:ind w:left="0"/>
              <w:jc w:val="both"/>
              <w:rPr>
                <w:sz w:val="22"/>
                <w:szCs w:val="22"/>
                <w:lang w:val="en"/>
              </w:rPr>
            </w:pPr>
            <w:r w:rsidRPr="0076075D">
              <w:rPr>
                <w:rFonts w:eastAsia=".VnTimeH"/>
                <w:bCs/>
                <w:sz w:val="22"/>
                <w:szCs w:val="22"/>
              </w:rPr>
              <w:t xml:space="preserve">Nếu truyền source != null hệ thống sẽ lưu giá trị source truyền vào </w:t>
            </w:r>
          </w:p>
        </w:tc>
      </w:tr>
    </w:tbl>
    <w:p w14:paraId="30C1AB02" w14:textId="77777777" w:rsidR="00501898" w:rsidRPr="0076075D" w:rsidRDefault="00501898">
      <w:pPr>
        <w:ind w:left="0"/>
        <w:jc w:val="both"/>
        <w:rPr>
          <w:sz w:val="22"/>
          <w:szCs w:val="22"/>
        </w:rPr>
      </w:pPr>
    </w:p>
    <w:p w14:paraId="10CA2AAB" w14:textId="77777777" w:rsidR="00501898" w:rsidRPr="0076075D" w:rsidRDefault="00136181">
      <w:pPr>
        <w:jc w:val="both"/>
        <w:rPr>
          <w:sz w:val="22"/>
          <w:szCs w:val="22"/>
        </w:rPr>
      </w:pPr>
      <w:r w:rsidRPr="0076075D">
        <w:rPr>
          <w:sz w:val="22"/>
          <w:szCs w:val="22"/>
        </w:rPr>
        <w:t>Dữ liệu mẫu</w:t>
      </w:r>
    </w:p>
    <w:p w14:paraId="36D3ABC7" w14:textId="77777777" w:rsidR="00501898" w:rsidRPr="0076075D" w:rsidRDefault="00136181">
      <w:pPr>
        <w:jc w:val="both"/>
        <w:rPr>
          <w:sz w:val="22"/>
          <w:szCs w:val="22"/>
        </w:rPr>
      </w:pPr>
      <w:r w:rsidRPr="0076075D">
        <w:rPr>
          <w:sz w:val="22"/>
          <w:szCs w:val="22"/>
        </w:rPr>
        <w:t>Hóa đơn thường</w:t>
      </w:r>
    </w:p>
    <w:p w14:paraId="7171B9F9" w14:textId="77777777" w:rsidR="00501898" w:rsidRPr="0076075D" w:rsidRDefault="00136181">
      <w:pPr>
        <w:widowControl/>
        <w:shd w:val="clear" w:color="auto" w:fill="DBE5F1"/>
        <w:spacing w:before="0" w:line="240" w:lineRule="auto"/>
        <w:ind w:left="567"/>
        <w:jc w:val="both"/>
        <w:rPr>
          <w:bCs/>
          <w:snapToGrid/>
          <w:color w:val="8000FF"/>
          <w:sz w:val="22"/>
          <w:szCs w:val="22"/>
          <w:lang w:val="pt-PT"/>
        </w:rPr>
      </w:pPr>
      <w:r w:rsidRPr="0076075D">
        <w:rPr>
          <w:sz w:val="22"/>
          <w:szCs w:val="22"/>
        </w:rPr>
        <w:t xml:space="preserve">    </w:t>
      </w:r>
      <w:r w:rsidRPr="0076075D">
        <w:rPr>
          <w:bCs/>
          <w:snapToGrid/>
          <w:color w:val="8000FF"/>
          <w:sz w:val="22"/>
          <w:szCs w:val="22"/>
          <w:lang w:val="pt-PT"/>
        </w:rPr>
        <w:t>"generalInvoiceInfo": {</w:t>
      </w:r>
    </w:p>
    <w:p w14:paraId="32F866A4" w14:textId="77777777" w:rsidR="00501898" w:rsidRPr="0076075D" w:rsidRDefault="00136181">
      <w:pPr>
        <w:widowControl/>
        <w:shd w:val="clear" w:color="auto" w:fill="DBE5F1"/>
        <w:spacing w:before="0" w:line="240" w:lineRule="auto"/>
        <w:ind w:left="567"/>
        <w:jc w:val="both"/>
        <w:rPr>
          <w:bCs/>
          <w:snapToGrid/>
          <w:color w:val="8000FF"/>
          <w:sz w:val="22"/>
          <w:szCs w:val="22"/>
          <w:lang w:val="pt-PT"/>
        </w:rPr>
      </w:pPr>
      <w:r w:rsidRPr="0076075D">
        <w:rPr>
          <w:bCs/>
          <w:snapToGrid/>
          <w:color w:val="8000FF"/>
          <w:sz w:val="22"/>
          <w:szCs w:val="22"/>
          <w:lang w:val="pt-PT"/>
        </w:rPr>
        <w:t xml:space="preserve">    "transactionUuid": "859f390a-1e59-4a05-9663-1e9ec7afdb8f",</w:t>
      </w:r>
    </w:p>
    <w:p w14:paraId="7E866BA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lang w:val="pt-PT"/>
        </w:rPr>
        <w:t xml:space="preserve">    </w:t>
      </w:r>
      <w:r w:rsidRPr="0076075D">
        <w:rPr>
          <w:bCs/>
          <w:snapToGrid/>
          <w:color w:val="8000FF"/>
          <w:sz w:val="22"/>
          <w:szCs w:val="22"/>
        </w:rPr>
        <w:t>"invoiceType": "</w:t>
      </w:r>
      <w:r w:rsidRPr="0076075D">
        <w:rPr>
          <w:bCs/>
          <w:snapToGrid/>
          <w:color w:val="8000FF"/>
          <w:sz w:val="22"/>
          <w:szCs w:val="22"/>
          <w:lang w:val="vi-VN"/>
        </w:rPr>
        <w:t>1</w:t>
      </w:r>
      <w:r w:rsidRPr="0076075D">
        <w:rPr>
          <w:bCs/>
          <w:snapToGrid/>
          <w:color w:val="8000FF"/>
          <w:sz w:val="22"/>
          <w:szCs w:val="22"/>
        </w:rPr>
        <w:t>",</w:t>
      </w:r>
    </w:p>
    <w:p w14:paraId="05DDE4B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"templateCode": "</w:t>
      </w:r>
      <w:r w:rsidRPr="0076075D">
        <w:rPr>
          <w:bCs/>
          <w:snapToGrid/>
          <w:color w:val="8000FF"/>
          <w:sz w:val="22"/>
          <w:szCs w:val="22"/>
          <w:lang w:val="vi-VN"/>
        </w:rPr>
        <w:t>1</w:t>
      </w:r>
      <w:r w:rsidRPr="0076075D">
        <w:rPr>
          <w:bCs/>
          <w:snapToGrid/>
          <w:color w:val="8000FF"/>
          <w:sz w:val="22"/>
          <w:szCs w:val="22"/>
        </w:rPr>
        <w:t>/001",</w:t>
      </w:r>
    </w:p>
    <w:p w14:paraId="2C9B95D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"invoiceSeries": "</w:t>
      </w:r>
      <w:r w:rsidRPr="0076075D">
        <w:rPr>
          <w:bCs/>
          <w:snapToGrid/>
          <w:color w:val="8000FF"/>
          <w:sz w:val="22"/>
          <w:szCs w:val="22"/>
          <w:lang w:val="vi-VN"/>
        </w:rPr>
        <w:t>C24AAA</w:t>
      </w:r>
      <w:r w:rsidRPr="0076075D">
        <w:rPr>
          <w:bCs/>
          <w:snapToGrid/>
          <w:color w:val="8000FF"/>
          <w:sz w:val="22"/>
          <w:szCs w:val="22"/>
        </w:rPr>
        <w:t>",</w:t>
      </w:r>
    </w:p>
    <w:p w14:paraId="67D0721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"invoiceIssuedDate": 1605027600000,</w:t>
      </w:r>
    </w:p>
    <w:p w14:paraId="42B67290" w14:textId="77777777" w:rsidR="00501898" w:rsidRPr="0076075D" w:rsidRDefault="00136181">
      <w:pPr>
        <w:widowControl/>
        <w:shd w:val="clear" w:color="auto" w:fill="DBE5F1"/>
        <w:spacing w:before="0" w:line="240" w:lineRule="auto"/>
        <w:ind w:left="567" w:firstLine="200"/>
        <w:jc w:val="both"/>
        <w:rPr>
          <w:bCs/>
          <w:snapToGrid/>
          <w:color w:val="8000FF"/>
          <w:sz w:val="22"/>
          <w:szCs w:val="22"/>
        </w:rPr>
      </w:pPr>
      <w:r w:rsidRPr="0076075D">
        <w:rPr>
          <w:bCs/>
          <w:snapToGrid/>
          <w:color w:val="8000FF"/>
          <w:sz w:val="22"/>
          <w:szCs w:val="22"/>
        </w:rPr>
        <w:t>"currencyCode": "VND",</w:t>
      </w:r>
    </w:p>
    <w:p w14:paraId="6C55E8B5" w14:textId="77777777" w:rsidR="00501898" w:rsidRPr="0076075D" w:rsidRDefault="00136181">
      <w:pPr>
        <w:widowControl/>
        <w:shd w:val="clear" w:color="auto" w:fill="DBE5F1"/>
        <w:spacing w:before="0" w:line="240" w:lineRule="auto"/>
        <w:ind w:left="567" w:firstLine="200"/>
        <w:jc w:val="both"/>
        <w:rPr>
          <w:bCs/>
          <w:snapToGrid/>
          <w:color w:val="8000FF"/>
          <w:sz w:val="22"/>
          <w:szCs w:val="22"/>
          <w:lang w:val="vi-VN"/>
        </w:rPr>
      </w:pPr>
      <w:r w:rsidRPr="0076075D">
        <w:rPr>
          <w:bCs/>
          <w:snapToGrid/>
          <w:color w:val="8000FF"/>
          <w:sz w:val="22"/>
          <w:szCs w:val="22"/>
          <w:lang w:val="vi-VN"/>
        </w:rPr>
        <w:t>“exchangeRate”: 1,</w:t>
      </w:r>
    </w:p>
    <w:p w14:paraId="36CD6542" w14:textId="77777777" w:rsidR="00501898" w:rsidRPr="0076075D" w:rsidRDefault="00136181">
      <w:pPr>
        <w:widowControl/>
        <w:shd w:val="clear" w:color="auto" w:fill="DBE5F1"/>
        <w:spacing w:before="0" w:line="240" w:lineRule="auto"/>
        <w:ind w:left="567" w:firstLine="200"/>
        <w:jc w:val="both"/>
        <w:rPr>
          <w:bCs/>
          <w:snapToGrid/>
          <w:color w:val="8000FF"/>
          <w:sz w:val="22"/>
          <w:szCs w:val="22"/>
          <w:shd w:val="clear" w:color="auto" w:fill="FFFFFF"/>
        </w:rPr>
      </w:pPr>
      <w:r w:rsidRPr="0076075D">
        <w:rPr>
          <w:bCs/>
          <w:snapToGrid/>
          <w:color w:val="8000FF"/>
          <w:sz w:val="22"/>
          <w:szCs w:val="22"/>
          <w:shd w:val="clear" w:color="auto" w:fill="FFFFFF"/>
        </w:rPr>
        <w:t>"adjustmentType": "1",</w:t>
      </w:r>
    </w:p>
    <w:p w14:paraId="00B2786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"paymentStatus": true,</w:t>
      </w:r>
    </w:p>
    <w:p w14:paraId="59C2090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"cusGetInvoiceRight": true</w:t>
      </w:r>
    </w:p>
    <w:p w14:paraId="03E1CDF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w:t>
      </w:r>
    </w:p>
    <w:p w14:paraId="08A7D31B" w14:textId="77777777" w:rsidR="00501898" w:rsidRPr="0076075D" w:rsidRDefault="00136181">
      <w:pPr>
        <w:jc w:val="both"/>
        <w:rPr>
          <w:sz w:val="22"/>
          <w:szCs w:val="22"/>
        </w:rPr>
      </w:pPr>
      <w:r w:rsidRPr="0076075D">
        <w:rPr>
          <w:sz w:val="22"/>
          <w:szCs w:val="22"/>
        </w:rPr>
        <w:t>Hóa đơn điều chỉnh tiền</w:t>
      </w:r>
    </w:p>
    <w:p w14:paraId="295A59C6" w14:textId="77777777" w:rsidR="00501898" w:rsidRPr="0076075D" w:rsidRDefault="00136181">
      <w:pPr>
        <w:widowControl/>
        <w:shd w:val="clear" w:color="auto" w:fill="DBE5F1"/>
        <w:spacing w:before="0" w:line="240" w:lineRule="auto"/>
        <w:ind w:left="567"/>
        <w:jc w:val="both"/>
        <w:rPr>
          <w:bCs/>
          <w:snapToGrid/>
          <w:color w:val="8000FF"/>
          <w:sz w:val="22"/>
          <w:szCs w:val="22"/>
          <w:lang w:val="pt-PT"/>
        </w:rPr>
      </w:pPr>
      <w:r w:rsidRPr="0076075D">
        <w:rPr>
          <w:bCs/>
          <w:snapToGrid/>
          <w:color w:val="8000FF"/>
          <w:sz w:val="22"/>
          <w:szCs w:val="22"/>
          <w:lang w:val="pt-PT"/>
        </w:rPr>
        <w:t>"generalInvoiceInfo": {</w:t>
      </w:r>
    </w:p>
    <w:p w14:paraId="0A32C5CB" w14:textId="77777777" w:rsidR="00501898" w:rsidRPr="0076075D" w:rsidRDefault="00136181">
      <w:pPr>
        <w:widowControl/>
        <w:shd w:val="clear" w:color="auto" w:fill="DBE5F1"/>
        <w:spacing w:before="0" w:line="240" w:lineRule="auto"/>
        <w:ind w:left="567"/>
        <w:jc w:val="both"/>
        <w:rPr>
          <w:bCs/>
          <w:snapToGrid/>
          <w:color w:val="8000FF"/>
          <w:sz w:val="22"/>
          <w:szCs w:val="22"/>
          <w:lang w:val="pt-PT"/>
        </w:rPr>
      </w:pPr>
      <w:r w:rsidRPr="0076075D">
        <w:rPr>
          <w:bCs/>
          <w:snapToGrid/>
          <w:color w:val="8000FF"/>
          <w:sz w:val="22"/>
          <w:szCs w:val="22"/>
          <w:lang w:val="pt-PT"/>
        </w:rPr>
        <w:t xml:space="preserve">    "transactionUuid": "859f390a-1e59-4a05-9663-1e9ec7afdb8f",</w:t>
      </w:r>
    </w:p>
    <w:p w14:paraId="58DAAD7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lang w:val="pt-PT"/>
        </w:rPr>
        <w:t xml:space="preserve">    </w:t>
      </w:r>
      <w:r w:rsidRPr="0076075D">
        <w:rPr>
          <w:bCs/>
          <w:snapToGrid/>
          <w:color w:val="8000FF"/>
          <w:sz w:val="22"/>
          <w:szCs w:val="22"/>
        </w:rPr>
        <w:t>"invoiceType": "</w:t>
      </w:r>
      <w:r w:rsidRPr="0076075D">
        <w:rPr>
          <w:bCs/>
          <w:snapToGrid/>
          <w:color w:val="8000FF"/>
          <w:sz w:val="22"/>
          <w:szCs w:val="22"/>
          <w:lang w:val="vi-VN"/>
        </w:rPr>
        <w:t>1</w:t>
      </w:r>
      <w:r w:rsidRPr="0076075D">
        <w:rPr>
          <w:bCs/>
          <w:snapToGrid/>
          <w:color w:val="8000FF"/>
          <w:sz w:val="22"/>
          <w:szCs w:val="22"/>
        </w:rPr>
        <w:t>",</w:t>
      </w:r>
    </w:p>
    <w:p w14:paraId="583CF12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"templateCode": "</w:t>
      </w:r>
      <w:r w:rsidRPr="0076075D">
        <w:rPr>
          <w:bCs/>
          <w:snapToGrid/>
          <w:color w:val="8000FF"/>
          <w:sz w:val="22"/>
          <w:szCs w:val="22"/>
          <w:lang w:val="vi-VN"/>
        </w:rPr>
        <w:t>1</w:t>
      </w:r>
      <w:r w:rsidRPr="0076075D">
        <w:rPr>
          <w:bCs/>
          <w:snapToGrid/>
          <w:color w:val="8000FF"/>
          <w:sz w:val="22"/>
          <w:szCs w:val="22"/>
        </w:rPr>
        <w:t>/001",</w:t>
      </w:r>
    </w:p>
    <w:p w14:paraId="34FCB0A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"invoiceSeries": "</w:t>
      </w:r>
      <w:r w:rsidRPr="0076075D">
        <w:rPr>
          <w:bCs/>
          <w:snapToGrid/>
          <w:color w:val="8000FF"/>
          <w:sz w:val="22"/>
          <w:szCs w:val="22"/>
          <w:lang w:val="vi-VN"/>
        </w:rPr>
        <w:t>C24AAA</w:t>
      </w:r>
      <w:r w:rsidRPr="0076075D">
        <w:rPr>
          <w:bCs/>
          <w:snapToGrid/>
          <w:color w:val="8000FF"/>
          <w:sz w:val="22"/>
          <w:szCs w:val="22"/>
        </w:rPr>
        <w:t>",</w:t>
      </w:r>
    </w:p>
    <w:p w14:paraId="5D129D3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"invoiceIssuedDate": 1605027600000,</w:t>
      </w:r>
    </w:p>
    <w:p w14:paraId="2E25FB95" w14:textId="77777777" w:rsidR="00501898" w:rsidRPr="0076075D" w:rsidRDefault="00136181">
      <w:pPr>
        <w:widowControl/>
        <w:shd w:val="clear" w:color="auto" w:fill="DBE5F1"/>
        <w:spacing w:before="0" w:line="240" w:lineRule="auto"/>
        <w:ind w:left="567" w:firstLine="200"/>
        <w:jc w:val="both"/>
        <w:rPr>
          <w:bCs/>
          <w:snapToGrid/>
          <w:color w:val="8000FF"/>
          <w:sz w:val="22"/>
          <w:szCs w:val="22"/>
        </w:rPr>
      </w:pPr>
      <w:r w:rsidRPr="0076075D">
        <w:rPr>
          <w:bCs/>
          <w:snapToGrid/>
          <w:color w:val="8000FF"/>
          <w:sz w:val="22"/>
          <w:szCs w:val="22"/>
        </w:rPr>
        <w:t>"currencyCode": "VND",</w:t>
      </w:r>
    </w:p>
    <w:p w14:paraId="02314A3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"adjustmentType": "5",</w:t>
      </w:r>
    </w:p>
    <w:p w14:paraId="37F9C819" w14:textId="77777777" w:rsidR="00501898" w:rsidRPr="0076075D" w:rsidRDefault="00136181">
      <w:pPr>
        <w:widowControl/>
        <w:shd w:val="clear" w:color="auto" w:fill="DBE5F1"/>
        <w:spacing w:before="0" w:line="240" w:lineRule="auto"/>
        <w:ind w:left="567" w:firstLine="200"/>
        <w:jc w:val="both"/>
        <w:rPr>
          <w:bCs/>
          <w:snapToGrid/>
          <w:color w:val="8000FF"/>
          <w:sz w:val="22"/>
          <w:szCs w:val="22"/>
        </w:rPr>
      </w:pPr>
      <w:r w:rsidRPr="0076075D">
        <w:rPr>
          <w:bCs/>
          <w:snapToGrid/>
          <w:color w:val="8000FF"/>
          <w:sz w:val="22"/>
          <w:szCs w:val="22"/>
        </w:rPr>
        <w:t>"adjustmentInvoiceType": "1",</w:t>
      </w:r>
    </w:p>
    <w:p w14:paraId="047E3AEF" w14:textId="77777777" w:rsidR="00501898" w:rsidRPr="0076075D" w:rsidRDefault="00136181">
      <w:pPr>
        <w:widowControl/>
        <w:shd w:val="clear" w:color="auto" w:fill="DBE5F1"/>
        <w:spacing w:before="0" w:line="240" w:lineRule="auto"/>
        <w:ind w:left="567" w:firstLine="200"/>
        <w:jc w:val="both"/>
        <w:rPr>
          <w:bCs/>
          <w:snapToGrid/>
          <w:color w:val="8000FF"/>
          <w:sz w:val="22"/>
          <w:szCs w:val="22"/>
          <w:lang w:val="vi-VN"/>
        </w:rPr>
      </w:pPr>
      <w:r w:rsidRPr="0076075D">
        <w:rPr>
          <w:bCs/>
          <w:snapToGrid/>
          <w:color w:val="8000FF"/>
          <w:sz w:val="22"/>
          <w:szCs w:val="22"/>
          <w:lang w:val="vi-VN"/>
        </w:rPr>
        <w:t>“exchangeRate”: 1,</w:t>
      </w:r>
    </w:p>
    <w:p w14:paraId="79A790C1" w14:textId="77777777" w:rsidR="00501898" w:rsidRPr="0076075D" w:rsidRDefault="00136181">
      <w:pPr>
        <w:widowControl/>
        <w:shd w:val="clear" w:color="auto" w:fill="DBE5F1"/>
        <w:spacing w:before="0" w:line="240" w:lineRule="auto"/>
        <w:ind w:left="567" w:firstLine="200"/>
        <w:jc w:val="both"/>
        <w:rPr>
          <w:bCs/>
          <w:snapToGrid/>
          <w:color w:val="8000FF"/>
          <w:sz w:val="22"/>
          <w:szCs w:val="22"/>
          <w:lang w:val="vi-VN"/>
        </w:rPr>
      </w:pPr>
      <w:r w:rsidRPr="0076075D">
        <w:rPr>
          <w:bCs/>
          <w:snapToGrid/>
          <w:color w:val="8000FF"/>
          <w:sz w:val="22"/>
          <w:szCs w:val="22"/>
          <w:lang w:val="vi-VN"/>
        </w:rPr>
        <w:t>“adjustedNote”: “Lý do điều chỉnh để báo cáo nhận được”</w:t>
      </w:r>
    </w:p>
    <w:p w14:paraId="2C69233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lang w:val="vi-VN"/>
        </w:rPr>
        <w:t xml:space="preserve">    </w:t>
      </w:r>
      <w:r w:rsidRPr="0076075D">
        <w:rPr>
          <w:bCs/>
          <w:snapToGrid/>
          <w:color w:val="8000FF"/>
          <w:sz w:val="22"/>
          <w:szCs w:val="22"/>
        </w:rPr>
        <w:t xml:space="preserve">"originalInvoiceId": </w:t>
      </w:r>
      <w:r w:rsidRPr="0076075D">
        <w:rPr>
          <w:bCs/>
          <w:snapToGrid/>
          <w:color w:val="8000FF"/>
          <w:sz w:val="22"/>
          <w:szCs w:val="22"/>
          <w:lang w:val="vi-VN"/>
        </w:rPr>
        <w:t>C24AA1</w:t>
      </w:r>
      <w:r w:rsidRPr="0076075D">
        <w:rPr>
          <w:bCs/>
          <w:snapToGrid/>
          <w:color w:val="8000FF"/>
          <w:sz w:val="22"/>
          <w:szCs w:val="22"/>
        </w:rPr>
        <w:t>",</w:t>
      </w:r>
    </w:p>
    <w:p w14:paraId="5878CC6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"originalInvoiceIssueDate": 1605027600000,</w:t>
      </w:r>
    </w:p>
    <w:p w14:paraId="2D47241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"additionalReferenceDesc": "Văn bản",</w:t>
      </w:r>
    </w:p>
    <w:p w14:paraId="1D40BD4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"additionalReferenceDate": 1605027600000,</w:t>
      </w:r>
    </w:p>
    <w:p w14:paraId="57A94F3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"paymentStatus": true,</w:t>
      </w:r>
    </w:p>
    <w:p w14:paraId="1550BA5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"cusGetInvoiceRight": true</w:t>
      </w:r>
    </w:p>
    <w:p w14:paraId="5509486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602BD5CF" w14:textId="77777777" w:rsidR="00501898" w:rsidRPr="0076075D" w:rsidRDefault="00501898">
      <w:pPr>
        <w:jc w:val="both"/>
        <w:rPr>
          <w:sz w:val="22"/>
          <w:szCs w:val="22"/>
        </w:rPr>
      </w:pPr>
    </w:p>
    <w:p w14:paraId="0CB65519" w14:textId="77777777" w:rsidR="00501898" w:rsidRPr="0076075D" w:rsidRDefault="00136181">
      <w:pPr>
        <w:jc w:val="both"/>
        <w:rPr>
          <w:sz w:val="22"/>
          <w:szCs w:val="22"/>
        </w:rPr>
      </w:pPr>
      <w:r w:rsidRPr="0076075D">
        <w:rPr>
          <w:sz w:val="22"/>
          <w:szCs w:val="22"/>
        </w:rPr>
        <w:lastRenderedPageBreak/>
        <w:t>Hóa đơn điều chỉnh thông tin</w:t>
      </w:r>
    </w:p>
    <w:p w14:paraId="49EB4CF7" w14:textId="77777777" w:rsidR="00501898" w:rsidRPr="0076075D" w:rsidRDefault="00136181">
      <w:pPr>
        <w:widowControl/>
        <w:shd w:val="clear" w:color="auto" w:fill="DBE5F1"/>
        <w:spacing w:before="0" w:line="240" w:lineRule="auto"/>
        <w:ind w:left="567"/>
        <w:jc w:val="both"/>
        <w:rPr>
          <w:bCs/>
          <w:snapToGrid/>
          <w:color w:val="8000FF"/>
          <w:sz w:val="22"/>
          <w:szCs w:val="22"/>
          <w:lang w:val="pt-PT"/>
        </w:rPr>
      </w:pPr>
      <w:r w:rsidRPr="0076075D">
        <w:rPr>
          <w:bCs/>
          <w:snapToGrid/>
          <w:color w:val="8000FF"/>
          <w:sz w:val="22"/>
          <w:szCs w:val="22"/>
          <w:lang w:val="pt-PT"/>
        </w:rPr>
        <w:t>"generalInvoiceInfo": {</w:t>
      </w:r>
    </w:p>
    <w:p w14:paraId="62F47200" w14:textId="77777777" w:rsidR="00501898" w:rsidRPr="0076075D" w:rsidRDefault="00136181">
      <w:pPr>
        <w:widowControl/>
        <w:shd w:val="clear" w:color="auto" w:fill="DBE5F1"/>
        <w:spacing w:before="0" w:line="240" w:lineRule="auto"/>
        <w:ind w:left="567"/>
        <w:jc w:val="both"/>
        <w:rPr>
          <w:bCs/>
          <w:snapToGrid/>
          <w:color w:val="8000FF"/>
          <w:sz w:val="22"/>
          <w:szCs w:val="22"/>
          <w:lang w:val="pt-PT"/>
        </w:rPr>
      </w:pPr>
      <w:r w:rsidRPr="0076075D">
        <w:rPr>
          <w:bCs/>
          <w:snapToGrid/>
          <w:color w:val="8000FF"/>
          <w:sz w:val="22"/>
          <w:szCs w:val="22"/>
          <w:lang w:val="pt-PT"/>
        </w:rPr>
        <w:t xml:space="preserve">    "transactionUuid": "859f390a-1e59-4a05-9663-1e9ec7afdb8f",</w:t>
      </w:r>
    </w:p>
    <w:p w14:paraId="56C654C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lang w:val="pt-PT"/>
        </w:rPr>
        <w:t xml:space="preserve">    </w:t>
      </w:r>
      <w:r w:rsidRPr="0076075D">
        <w:rPr>
          <w:bCs/>
          <w:snapToGrid/>
          <w:color w:val="8000FF"/>
          <w:sz w:val="22"/>
          <w:szCs w:val="22"/>
        </w:rPr>
        <w:t>"invoiceType": "</w:t>
      </w:r>
      <w:r w:rsidRPr="0076075D">
        <w:rPr>
          <w:bCs/>
          <w:snapToGrid/>
          <w:color w:val="8000FF"/>
          <w:sz w:val="22"/>
          <w:szCs w:val="22"/>
          <w:lang w:val="vi-VN"/>
        </w:rPr>
        <w:t>1</w:t>
      </w:r>
      <w:r w:rsidRPr="0076075D">
        <w:rPr>
          <w:bCs/>
          <w:snapToGrid/>
          <w:color w:val="8000FF"/>
          <w:sz w:val="22"/>
          <w:szCs w:val="22"/>
        </w:rPr>
        <w:t>",</w:t>
      </w:r>
    </w:p>
    <w:p w14:paraId="11AF038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"templateCode": "</w:t>
      </w:r>
      <w:r w:rsidRPr="0076075D">
        <w:rPr>
          <w:bCs/>
          <w:snapToGrid/>
          <w:color w:val="8000FF"/>
          <w:sz w:val="22"/>
          <w:szCs w:val="22"/>
          <w:lang w:val="vi-VN"/>
        </w:rPr>
        <w:t>1</w:t>
      </w:r>
      <w:r w:rsidRPr="0076075D">
        <w:rPr>
          <w:bCs/>
          <w:snapToGrid/>
          <w:color w:val="8000FF"/>
          <w:sz w:val="22"/>
          <w:szCs w:val="22"/>
        </w:rPr>
        <w:t>/001",</w:t>
      </w:r>
    </w:p>
    <w:p w14:paraId="022806F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"invoiceSeries": "</w:t>
      </w:r>
      <w:r w:rsidRPr="0076075D">
        <w:rPr>
          <w:bCs/>
          <w:snapToGrid/>
          <w:color w:val="8000FF"/>
          <w:sz w:val="22"/>
          <w:szCs w:val="22"/>
          <w:lang w:val="vi-VN"/>
        </w:rPr>
        <w:t>C24AAA</w:t>
      </w:r>
      <w:r w:rsidRPr="0076075D">
        <w:rPr>
          <w:bCs/>
          <w:snapToGrid/>
          <w:color w:val="8000FF"/>
          <w:sz w:val="22"/>
          <w:szCs w:val="22"/>
        </w:rPr>
        <w:t>",</w:t>
      </w:r>
    </w:p>
    <w:p w14:paraId="54A054A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"invoiceIssuedDate": 1605027600000,</w:t>
      </w:r>
    </w:p>
    <w:p w14:paraId="25DB539F" w14:textId="77777777" w:rsidR="00501898" w:rsidRPr="0076075D" w:rsidRDefault="00136181">
      <w:pPr>
        <w:widowControl/>
        <w:shd w:val="clear" w:color="auto" w:fill="DBE5F1"/>
        <w:spacing w:before="0" w:line="240" w:lineRule="auto"/>
        <w:ind w:left="567" w:firstLine="200"/>
        <w:jc w:val="both"/>
        <w:rPr>
          <w:bCs/>
          <w:snapToGrid/>
          <w:color w:val="8000FF"/>
          <w:sz w:val="22"/>
          <w:szCs w:val="22"/>
        </w:rPr>
      </w:pPr>
      <w:r w:rsidRPr="0076075D">
        <w:rPr>
          <w:bCs/>
          <w:snapToGrid/>
          <w:color w:val="8000FF"/>
          <w:sz w:val="22"/>
          <w:szCs w:val="22"/>
        </w:rPr>
        <w:t>"currencyCode": "VND",</w:t>
      </w:r>
    </w:p>
    <w:p w14:paraId="6A23CEE7" w14:textId="77777777" w:rsidR="00501898" w:rsidRPr="0076075D" w:rsidRDefault="00136181">
      <w:pPr>
        <w:widowControl/>
        <w:shd w:val="clear" w:color="auto" w:fill="DBE5F1"/>
        <w:spacing w:before="0" w:line="240" w:lineRule="auto"/>
        <w:ind w:left="567"/>
        <w:jc w:val="both"/>
        <w:rPr>
          <w:bCs/>
          <w:snapToGrid/>
          <w:color w:val="8000FF"/>
          <w:sz w:val="22"/>
          <w:szCs w:val="22"/>
          <w:shd w:val="clear" w:color="auto" w:fill="FFFFFF"/>
        </w:rPr>
      </w:pPr>
      <w:r w:rsidRPr="0076075D">
        <w:rPr>
          <w:bCs/>
          <w:snapToGrid/>
          <w:color w:val="8000FF"/>
          <w:sz w:val="22"/>
          <w:szCs w:val="22"/>
        </w:rPr>
        <w:t xml:space="preserve">    "adjustmentType": "5",</w:t>
      </w:r>
    </w:p>
    <w:p w14:paraId="7AC57371" w14:textId="77777777" w:rsidR="00501898" w:rsidRPr="0076075D" w:rsidRDefault="00136181">
      <w:pPr>
        <w:widowControl/>
        <w:shd w:val="clear" w:color="auto" w:fill="DBE5F1"/>
        <w:spacing w:before="0" w:line="240" w:lineRule="auto"/>
        <w:ind w:left="567" w:firstLine="200"/>
        <w:jc w:val="both"/>
        <w:rPr>
          <w:bCs/>
          <w:snapToGrid/>
          <w:color w:val="8000FF"/>
          <w:sz w:val="22"/>
          <w:szCs w:val="22"/>
        </w:rPr>
      </w:pPr>
      <w:r w:rsidRPr="0076075D">
        <w:rPr>
          <w:bCs/>
          <w:snapToGrid/>
          <w:color w:val="8000FF"/>
          <w:sz w:val="22"/>
          <w:szCs w:val="22"/>
        </w:rPr>
        <w:t>"adjustmentInvoiceType": "2",</w:t>
      </w:r>
    </w:p>
    <w:p w14:paraId="03EABC1A" w14:textId="77777777" w:rsidR="00501898" w:rsidRPr="0076075D" w:rsidRDefault="00136181">
      <w:pPr>
        <w:widowControl/>
        <w:shd w:val="clear" w:color="auto" w:fill="DBE5F1"/>
        <w:spacing w:before="0" w:line="240" w:lineRule="auto"/>
        <w:ind w:left="567" w:firstLine="200"/>
        <w:jc w:val="both"/>
        <w:rPr>
          <w:bCs/>
          <w:snapToGrid/>
          <w:color w:val="8000FF"/>
          <w:sz w:val="22"/>
          <w:szCs w:val="22"/>
          <w:lang w:val="vi-VN"/>
        </w:rPr>
      </w:pPr>
      <w:r w:rsidRPr="0076075D">
        <w:rPr>
          <w:bCs/>
          <w:snapToGrid/>
          <w:color w:val="8000FF"/>
          <w:sz w:val="22"/>
          <w:szCs w:val="22"/>
          <w:lang w:val="vi-VN"/>
        </w:rPr>
        <w:t>“exchangeRate”: 1,</w:t>
      </w:r>
    </w:p>
    <w:p w14:paraId="5F3EE345" w14:textId="77777777" w:rsidR="00501898" w:rsidRPr="0076075D" w:rsidRDefault="00136181">
      <w:pPr>
        <w:widowControl/>
        <w:shd w:val="clear" w:color="auto" w:fill="DBE5F1"/>
        <w:spacing w:before="0" w:line="240" w:lineRule="auto"/>
        <w:ind w:left="567" w:firstLine="200"/>
        <w:jc w:val="both"/>
        <w:rPr>
          <w:bCs/>
          <w:snapToGrid/>
          <w:color w:val="8000FF"/>
          <w:sz w:val="22"/>
          <w:szCs w:val="22"/>
          <w:lang w:val="vi-VN"/>
        </w:rPr>
      </w:pPr>
      <w:r w:rsidRPr="0076075D">
        <w:rPr>
          <w:bCs/>
          <w:snapToGrid/>
          <w:color w:val="8000FF"/>
          <w:sz w:val="22"/>
          <w:szCs w:val="22"/>
          <w:lang w:val="vi-VN"/>
        </w:rPr>
        <w:t>“adjustedNote”: “Lý do điều chỉnh để báo cáo nhận được”</w:t>
      </w:r>
    </w:p>
    <w:p w14:paraId="0AA1C641" w14:textId="77777777" w:rsidR="00501898" w:rsidRPr="0076075D" w:rsidRDefault="00136181">
      <w:pPr>
        <w:widowControl/>
        <w:shd w:val="clear" w:color="auto" w:fill="DBE5F1"/>
        <w:spacing w:before="0" w:line="240" w:lineRule="auto"/>
        <w:ind w:left="567" w:firstLine="200"/>
        <w:jc w:val="both"/>
        <w:rPr>
          <w:bCs/>
          <w:snapToGrid/>
          <w:color w:val="8000FF"/>
          <w:sz w:val="22"/>
          <w:szCs w:val="22"/>
          <w:lang w:val="vi-VN"/>
        </w:rPr>
      </w:pPr>
      <w:r w:rsidRPr="0076075D">
        <w:rPr>
          <w:bCs/>
          <w:snapToGrid/>
          <w:color w:val="8000FF"/>
          <w:sz w:val="22"/>
          <w:szCs w:val="22"/>
          <w:lang w:val="vi-VN"/>
        </w:rPr>
        <w:t>“invoiceNote”: “Nội dung ghi chú muốn hiển thị lên hóa đơn”</w:t>
      </w:r>
    </w:p>
    <w:p w14:paraId="7B3F6C9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lang w:val="vi-VN"/>
        </w:rPr>
        <w:t xml:space="preserve">    </w:t>
      </w:r>
      <w:r w:rsidRPr="0076075D">
        <w:rPr>
          <w:bCs/>
          <w:snapToGrid/>
          <w:color w:val="8000FF"/>
          <w:sz w:val="22"/>
          <w:szCs w:val="22"/>
        </w:rPr>
        <w:t>"originalInvoiceId": "</w:t>
      </w:r>
      <w:r w:rsidRPr="0076075D">
        <w:rPr>
          <w:bCs/>
          <w:snapToGrid/>
          <w:color w:val="8000FF"/>
          <w:sz w:val="22"/>
          <w:szCs w:val="22"/>
          <w:lang w:val="vi-VN"/>
        </w:rPr>
        <w:t>C24AA1</w:t>
      </w:r>
      <w:r w:rsidRPr="0076075D">
        <w:rPr>
          <w:bCs/>
          <w:snapToGrid/>
          <w:color w:val="8000FF"/>
          <w:sz w:val="22"/>
          <w:szCs w:val="22"/>
        </w:rPr>
        <w:t>",</w:t>
      </w:r>
    </w:p>
    <w:p w14:paraId="4B352FC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"originalInvoiceIssueDate": 1605027600000,</w:t>
      </w:r>
    </w:p>
    <w:p w14:paraId="5275A56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"additionalReferenceDesc": "Văn bản",</w:t>
      </w:r>
    </w:p>
    <w:p w14:paraId="0657334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"additionalReferenceDate": 1605027600000,</w:t>
      </w:r>
    </w:p>
    <w:p w14:paraId="5A5773A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"paymentStatus": true,</w:t>
      </w:r>
    </w:p>
    <w:p w14:paraId="67FD8CD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"cusGetInvoiceRight": true</w:t>
      </w:r>
    </w:p>
    <w:p w14:paraId="0511CC0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16CD2F44" w14:textId="77777777" w:rsidR="00501898" w:rsidRPr="0076075D" w:rsidRDefault="00136181">
      <w:pPr>
        <w:jc w:val="both"/>
        <w:rPr>
          <w:sz w:val="22"/>
          <w:szCs w:val="22"/>
        </w:rPr>
      </w:pPr>
      <w:r w:rsidRPr="0076075D">
        <w:rPr>
          <w:sz w:val="22"/>
          <w:szCs w:val="22"/>
        </w:rPr>
        <w:t>Hóa đơn thay thế</w:t>
      </w:r>
    </w:p>
    <w:p w14:paraId="589B0DC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"generalInvoiceInfo": {</w:t>
      </w:r>
    </w:p>
    <w:p w14:paraId="4F6D8A53" w14:textId="77777777" w:rsidR="00501898" w:rsidRPr="0076075D" w:rsidRDefault="00136181">
      <w:pPr>
        <w:widowControl/>
        <w:shd w:val="clear" w:color="auto" w:fill="DBE5F1"/>
        <w:spacing w:before="0" w:line="240" w:lineRule="auto"/>
        <w:ind w:left="567"/>
        <w:jc w:val="both"/>
        <w:rPr>
          <w:bCs/>
          <w:snapToGrid/>
          <w:color w:val="8000FF"/>
          <w:sz w:val="22"/>
          <w:szCs w:val="22"/>
          <w:lang w:val="pt-PT"/>
        </w:rPr>
      </w:pPr>
      <w:r w:rsidRPr="0076075D">
        <w:rPr>
          <w:bCs/>
          <w:snapToGrid/>
          <w:color w:val="8000FF"/>
          <w:sz w:val="22"/>
          <w:szCs w:val="22"/>
        </w:rPr>
        <w:t xml:space="preserve">    </w:t>
      </w:r>
      <w:r w:rsidRPr="0076075D">
        <w:rPr>
          <w:bCs/>
          <w:snapToGrid/>
          <w:color w:val="8000FF"/>
          <w:sz w:val="22"/>
          <w:szCs w:val="22"/>
          <w:lang w:val="pt-PT"/>
        </w:rPr>
        <w:t>"transactionUuid": "859f390a-1e59-4a05-9663-1e9ec7afdb8f",</w:t>
      </w:r>
    </w:p>
    <w:p w14:paraId="386080F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lang w:val="pt-PT"/>
        </w:rPr>
        <w:t xml:space="preserve">    </w:t>
      </w:r>
      <w:r w:rsidRPr="0076075D">
        <w:rPr>
          <w:bCs/>
          <w:snapToGrid/>
          <w:color w:val="8000FF"/>
          <w:sz w:val="22"/>
          <w:szCs w:val="22"/>
        </w:rPr>
        <w:t>"invoiceType": "</w:t>
      </w:r>
      <w:r w:rsidRPr="0076075D">
        <w:rPr>
          <w:bCs/>
          <w:snapToGrid/>
          <w:color w:val="8000FF"/>
          <w:sz w:val="22"/>
          <w:szCs w:val="22"/>
          <w:lang w:val="vi-VN"/>
        </w:rPr>
        <w:t>1</w:t>
      </w:r>
      <w:r w:rsidRPr="0076075D">
        <w:rPr>
          <w:bCs/>
          <w:snapToGrid/>
          <w:color w:val="8000FF"/>
          <w:sz w:val="22"/>
          <w:szCs w:val="22"/>
        </w:rPr>
        <w:t>",</w:t>
      </w:r>
    </w:p>
    <w:p w14:paraId="69409CB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"templateCode": "</w:t>
      </w:r>
      <w:r w:rsidRPr="0076075D">
        <w:rPr>
          <w:bCs/>
          <w:snapToGrid/>
          <w:color w:val="8000FF"/>
          <w:sz w:val="22"/>
          <w:szCs w:val="22"/>
          <w:lang w:val="vi-VN"/>
        </w:rPr>
        <w:t>1</w:t>
      </w:r>
      <w:r w:rsidRPr="0076075D">
        <w:rPr>
          <w:bCs/>
          <w:snapToGrid/>
          <w:color w:val="8000FF"/>
          <w:sz w:val="22"/>
          <w:szCs w:val="22"/>
        </w:rPr>
        <w:t>/001",</w:t>
      </w:r>
    </w:p>
    <w:p w14:paraId="6EC9AEB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"invoiceSeries": "</w:t>
      </w:r>
      <w:r w:rsidRPr="0076075D">
        <w:rPr>
          <w:bCs/>
          <w:snapToGrid/>
          <w:color w:val="8000FF"/>
          <w:sz w:val="22"/>
          <w:szCs w:val="22"/>
          <w:lang w:val="vi-VN"/>
        </w:rPr>
        <w:t>C24AA</w:t>
      </w:r>
      <w:r w:rsidRPr="0076075D">
        <w:rPr>
          <w:bCs/>
          <w:snapToGrid/>
          <w:color w:val="8000FF"/>
          <w:sz w:val="22"/>
          <w:szCs w:val="22"/>
        </w:rPr>
        <w:t>",</w:t>
      </w:r>
    </w:p>
    <w:p w14:paraId="4A3F805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"invoiceIssuedDate": 1605027600000,</w:t>
      </w:r>
    </w:p>
    <w:p w14:paraId="012B3A63" w14:textId="77777777" w:rsidR="00501898" w:rsidRPr="0076075D" w:rsidRDefault="00136181">
      <w:pPr>
        <w:widowControl/>
        <w:shd w:val="clear" w:color="auto" w:fill="DBE5F1"/>
        <w:spacing w:before="0" w:line="240" w:lineRule="auto"/>
        <w:ind w:left="567" w:firstLine="200"/>
        <w:jc w:val="both"/>
        <w:rPr>
          <w:bCs/>
          <w:snapToGrid/>
          <w:color w:val="8000FF"/>
          <w:sz w:val="22"/>
          <w:szCs w:val="22"/>
        </w:rPr>
      </w:pPr>
      <w:r w:rsidRPr="0076075D">
        <w:rPr>
          <w:bCs/>
          <w:snapToGrid/>
          <w:color w:val="8000FF"/>
          <w:sz w:val="22"/>
          <w:szCs w:val="22"/>
        </w:rPr>
        <w:t>"currencyCode": "VND",</w:t>
      </w:r>
    </w:p>
    <w:p w14:paraId="726BA4F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"adjustmentType": "3",</w:t>
      </w:r>
    </w:p>
    <w:p w14:paraId="26A41F4D" w14:textId="77777777" w:rsidR="00501898" w:rsidRPr="0076075D" w:rsidRDefault="00136181">
      <w:pPr>
        <w:widowControl/>
        <w:shd w:val="clear" w:color="auto" w:fill="DBE5F1"/>
        <w:spacing w:before="0" w:line="240" w:lineRule="auto"/>
        <w:ind w:left="567" w:firstLine="200"/>
        <w:jc w:val="both"/>
        <w:rPr>
          <w:bCs/>
          <w:snapToGrid/>
          <w:color w:val="8000FF"/>
          <w:sz w:val="22"/>
          <w:szCs w:val="22"/>
          <w:lang w:val="vi-VN"/>
        </w:rPr>
      </w:pPr>
      <w:r w:rsidRPr="0076075D">
        <w:rPr>
          <w:bCs/>
          <w:snapToGrid/>
          <w:color w:val="8000FF"/>
          <w:sz w:val="22"/>
          <w:szCs w:val="22"/>
          <w:lang w:val="vi-VN"/>
        </w:rPr>
        <w:t>“exchangeRate”: 1,</w:t>
      </w:r>
    </w:p>
    <w:p w14:paraId="01519954" w14:textId="77777777" w:rsidR="00501898" w:rsidRPr="0076075D" w:rsidRDefault="00136181">
      <w:pPr>
        <w:widowControl/>
        <w:shd w:val="clear" w:color="auto" w:fill="DBE5F1"/>
        <w:spacing w:before="0" w:line="240" w:lineRule="auto"/>
        <w:ind w:left="567" w:firstLine="200"/>
        <w:jc w:val="both"/>
        <w:rPr>
          <w:bCs/>
          <w:snapToGrid/>
          <w:color w:val="8000FF"/>
          <w:sz w:val="22"/>
          <w:szCs w:val="22"/>
          <w:lang w:val="vi-VN"/>
        </w:rPr>
      </w:pPr>
      <w:r w:rsidRPr="0076075D">
        <w:rPr>
          <w:bCs/>
          <w:snapToGrid/>
          <w:color w:val="8000FF"/>
          <w:sz w:val="22"/>
          <w:szCs w:val="22"/>
          <w:lang w:val="vi-VN"/>
        </w:rPr>
        <w:t>“adjustedNote”: “Lý do điều chỉnh để báo cáo nhận được”</w:t>
      </w:r>
    </w:p>
    <w:p w14:paraId="3273E284" w14:textId="77777777" w:rsidR="00501898" w:rsidRPr="0076075D" w:rsidRDefault="00136181">
      <w:pPr>
        <w:widowControl/>
        <w:shd w:val="clear" w:color="auto" w:fill="DBE5F1"/>
        <w:spacing w:before="0" w:line="240" w:lineRule="auto"/>
        <w:ind w:left="567" w:firstLine="200"/>
        <w:jc w:val="both"/>
        <w:rPr>
          <w:bCs/>
          <w:snapToGrid/>
          <w:color w:val="8000FF"/>
          <w:sz w:val="22"/>
          <w:szCs w:val="22"/>
          <w:lang w:val="vi-VN"/>
        </w:rPr>
      </w:pPr>
      <w:r w:rsidRPr="0076075D">
        <w:rPr>
          <w:bCs/>
          <w:snapToGrid/>
          <w:color w:val="8000FF"/>
          <w:sz w:val="22"/>
          <w:szCs w:val="22"/>
          <w:lang w:val="vi-VN"/>
        </w:rPr>
        <w:t xml:space="preserve">“invoiceNote”: “Nội dung ghi chú muốn hiển thị lên hóa đơn” </w:t>
      </w:r>
    </w:p>
    <w:p w14:paraId="22C5A1DF" w14:textId="77777777" w:rsidR="00501898" w:rsidRPr="0076075D" w:rsidRDefault="00136181">
      <w:pPr>
        <w:widowControl/>
        <w:shd w:val="clear" w:color="auto" w:fill="DBE5F1"/>
        <w:spacing w:before="0" w:line="240" w:lineRule="auto"/>
        <w:ind w:left="567" w:firstLine="200"/>
        <w:jc w:val="both"/>
        <w:rPr>
          <w:bCs/>
          <w:snapToGrid/>
          <w:color w:val="8000FF"/>
          <w:sz w:val="22"/>
          <w:szCs w:val="22"/>
        </w:rPr>
      </w:pPr>
      <w:r w:rsidRPr="0076075D">
        <w:rPr>
          <w:bCs/>
          <w:snapToGrid/>
          <w:color w:val="8000FF"/>
          <w:sz w:val="22"/>
          <w:szCs w:val="22"/>
        </w:rPr>
        <w:t>"originalInvoiceId": "</w:t>
      </w:r>
      <w:r w:rsidRPr="0076075D">
        <w:rPr>
          <w:bCs/>
          <w:snapToGrid/>
          <w:color w:val="8000FF"/>
          <w:sz w:val="22"/>
          <w:szCs w:val="22"/>
          <w:lang w:val="vi-VN"/>
        </w:rPr>
        <w:t>C24AA1</w:t>
      </w:r>
      <w:r w:rsidRPr="0076075D">
        <w:rPr>
          <w:bCs/>
          <w:snapToGrid/>
          <w:color w:val="8000FF"/>
          <w:sz w:val="22"/>
          <w:szCs w:val="22"/>
        </w:rPr>
        <w:t>",</w:t>
      </w:r>
    </w:p>
    <w:p w14:paraId="12DFA4A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"originalInvoiceIssueDate": 1605027600000,</w:t>
      </w:r>
    </w:p>
    <w:p w14:paraId="28BCFC3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"additionalReferenceDesc": "Văn bản",</w:t>
      </w:r>
    </w:p>
    <w:p w14:paraId="7525969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"additionalReferenceDate": 1605027600000,</w:t>
      </w:r>
    </w:p>
    <w:p w14:paraId="3E104DE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"paymentStatus": true,</w:t>
      </w:r>
    </w:p>
    <w:p w14:paraId="1288999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"cusGetInvoiceRight": true</w:t>
      </w:r>
    </w:p>
    <w:p w14:paraId="1D78079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20C75936" w14:textId="77777777" w:rsidR="00501898" w:rsidRPr="0076075D" w:rsidRDefault="00136181">
      <w:pPr>
        <w:jc w:val="both"/>
        <w:rPr>
          <w:sz w:val="22"/>
          <w:szCs w:val="22"/>
        </w:rPr>
      </w:pPr>
      <w:bookmarkStart w:id="17" w:name="_Toc115266172"/>
      <w:r w:rsidRPr="0076075D">
        <w:rPr>
          <w:sz w:val="22"/>
          <w:szCs w:val="22"/>
        </w:rPr>
        <w:t>Hóa đơn thay thế cho hóa đơn không tồn tại trên hệ thống</w:t>
      </w:r>
    </w:p>
    <w:p w14:paraId="1AB6390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"generalInvoiceInfo": {</w:t>
      </w:r>
    </w:p>
    <w:p w14:paraId="5BB73F5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"invoiceType": "1",</w:t>
      </w:r>
    </w:p>
    <w:p w14:paraId="2005355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"templateCode": "1/00</w:t>
      </w:r>
      <w:r w:rsidRPr="0076075D">
        <w:rPr>
          <w:bCs/>
          <w:snapToGrid/>
          <w:color w:val="8000FF"/>
          <w:sz w:val="22"/>
          <w:szCs w:val="22"/>
          <w:lang w:val="vi-VN"/>
        </w:rPr>
        <w:t>1</w:t>
      </w:r>
      <w:r w:rsidRPr="0076075D">
        <w:rPr>
          <w:bCs/>
          <w:snapToGrid/>
          <w:color w:val="8000FF"/>
          <w:sz w:val="22"/>
          <w:szCs w:val="22"/>
        </w:rPr>
        <w:t>",</w:t>
      </w:r>
    </w:p>
    <w:p w14:paraId="02DAEF9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"invoiceSeries": "</w:t>
      </w:r>
      <w:r w:rsidRPr="0076075D">
        <w:rPr>
          <w:bCs/>
          <w:snapToGrid/>
          <w:color w:val="8000FF"/>
          <w:sz w:val="22"/>
          <w:szCs w:val="22"/>
          <w:lang w:val="vi-VN"/>
        </w:rPr>
        <w:t>C24AA</w:t>
      </w:r>
      <w:r w:rsidRPr="0076075D">
        <w:rPr>
          <w:bCs/>
          <w:snapToGrid/>
          <w:color w:val="8000FF"/>
          <w:sz w:val="22"/>
          <w:szCs w:val="22"/>
        </w:rPr>
        <w:t>",</w:t>
      </w:r>
    </w:p>
    <w:p w14:paraId="2426502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"invoiceIssuedDate": 1605027600000,</w:t>
      </w:r>
    </w:p>
    <w:p w14:paraId="6CDE531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"currencyCode": "VND",</w:t>
      </w:r>
    </w:p>
    <w:p w14:paraId="2825B50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"invoiceNote": "",</w:t>
      </w:r>
    </w:p>
    <w:p w14:paraId="499E9F2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"adjustmentType": "3",</w:t>
      </w:r>
    </w:p>
    <w:p w14:paraId="654BFA7F" w14:textId="77777777" w:rsidR="00501898" w:rsidRPr="0076075D" w:rsidRDefault="00136181">
      <w:pPr>
        <w:widowControl/>
        <w:shd w:val="clear" w:color="auto" w:fill="DBE5F1"/>
        <w:spacing w:before="0" w:line="240" w:lineRule="auto"/>
        <w:ind w:left="567" w:firstLine="200"/>
        <w:jc w:val="both"/>
        <w:rPr>
          <w:bCs/>
          <w:snapToGrid/>
          <w:color w:val="8000FF"/>
          <w:sz w:val="22"/>
          <w:szCs w:val="22"/>
          <w:lang w:val="vi-VN"/>
        </w:rPr>
      </w:pPr>
      <w:r w:rsidRPr="0076075D">
        <w:rPr>
          <w:bCs/>
          <w:snapToGrid/>
          <w:color w:val="8000FF"/>
          <w:sz w:val="22"/>
          <w:szCs w:val="22"/>
        </w:rPr>
        <w:t xml:space="preserve">    </w:t>
      </w:r>
      <w:r w:rsidRPr="0076075D">
        <w:rPr>
          <w:bCs/>
          <w:snapToGrid/>
          <w:color w:val="8000FF"/>
          <w:sz w:val="22"/>
          <w:szCs w:val="22"/>
          <w:lang w:val="vi-VN"/>
        </w:rPr>
        <w:t>“exchangeRate”: 1,</w:t>
      </w:r>
    </w:p>
    <w:p w14:paraId="2ED5D2D9" w14:textId="77777777" w:rsidR="00501898" w:rsidRPr="0076075D" w:rsidRDefault="00136181">
      <w:pPr>
        <w:widowControl/>
        <w:shd w:val="clear" w:color="auto" w:fill="DBE5F1"/>
        <w:spacing w:before="0" w:line="240" w:lineRule="auto"/>
        <w:ind w:left="567" w:firstLine="200"/>
        <w:jc w:val="both"/>
        <w:rPr>
          <w:bCs/>
          <w:snapToGrid/>
          <w:color w:val="8000FF"/>
          <w:sz w:val="22"/>
          <w:szCs w:val="22"/>
          <w:lang w:val="vi-VN"/>
        </w:rPr>
      </w:pPr>
      <w:r w:rsidRPr="0076075D">
        <w:rPr>
          <w:bCs/>
          <w:snapToGrid/>
          <w:color w:val="8000FF"/>
          <w:sz w:val="22"/>
          <w:szCs w:val="22"/>
          <w:lang w:val="vi-VN"/>
        </w:rPr>
        <w:t xml:space="preserve">    “adjustedNote”: “Lý do điều chỉnh để báo cáo nhận được”</w:t>
      </w:r>
    </w:p>
    <w:p w14:paraId="5C069A35" w14:textId="77777777" w:rsidR="00501898" w:rsidRPr="0076075D" w:rsidRDefault="00136181">
      <w:pPr>
        <w:widowControl/>
        <w:shd w:val="clear" w:color="auto" w:fill="DBE5F1"/>
        <w:spacing w:before="0" w:line="240" w:lineRule="auto"/>
        <w:ind w:left="567"/>
        <w:jc w:val="both"/>
        <w:rPr>
          <w:bCs/>
          <w:snapToGrid/>
          <w:color w:val="8000FF"/>
          <w:sz w:val="22"/>
          <w:szCs w:val="22"/>
          <w:lang w:val="vi-VN"/>
        </w:rPr>
      </w:pPr>
      <w:r w:rsidRPr="0076075D">
        <w:rPr>
          <w:bCs/>
          <w:snapToGrid/>
          <w:color w:val="8000FF"/>
          <w:sz w:val="22"/>
          <w:szCs w:val="22"/>
          <w:lang w:val="vi-VN"/>
        </w:rPr>
        <w:t xml:space="preserve">        “invoiceNote”: “Thay thế hóa đơn số 1, mẫu số 1, ký hiệu C24AAA, ngày 28/03/2022”</w:t>
      </w:r>
    </w:p>
    <w:p w14:paraId="0456D91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lang w:val="vi-VN"/>
        </w:rPr>
        <w:t xml:space="preserve">        </w:t>
      </w:r>
      <w:r w:rsidRPr="0076075D">
        <w:rPr>
          <w:bCs/>
          <w:snapToGrid/>
          <w:color w:val="8000FF"/>
          <w:sz w:val="22"/>
          <w:szCs w:val="22"/>
        </w:rPr>
        <w:t>"paymentStatus": true,</w:t>
      </w:r>
    </w:p>
    <w:p w14:paraId="12D4230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"cusGetInvoiceRight": true,</w:t>
      </w:r>
    </w:p>
    <w:p w14:paraId="6F506FD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lastRenderedPageBreak/>
        <w:t xml:space="preserve">        "originalInvoiceId": "</w:t>
      </w:r>
      <w:r w:rsidRPr="0076075D">
        <w:rPr>
          <w:bCs/>
          <w:snapToGrid/>
          <w:color w:val="8000FF"/>
          <w:sz w:val="22"/>
          <w:szCs w:val="22"/>
          <w:lang w:val="vi-VN"/>
        </w:rPr>
        <w:t>C24AA1</w:t>
      </w:r>
      <w:r w:rsidRPr="0076075D">
        <w:rPr>
          <w:bCs/>
          <w:snapToGrid/>
          <w:color w:val="8000FF"/>
          <w:sz w:val="22"/>
          <w:szCs w:val="22"/>
        </w:rPr>
        <w:t>",</w:t>
      </w:r>
    </w:p>
    <w:p w14:paraId="7BDED8E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"originalInvoiceIssueDate": 1654861128000,</w:t>
      </w:r>
    </w:p>
    <w:p w14:paraId="2F33FB72" w14:textId="77777777" w:rsidR="00501898" w:rsidRPr="0076075D" w:rsidRDefault="00136181">
      <w:pPr>
        <w:widowControl/>
        <w:shd w:val="clear" w:color="auto" w:fill="DBE5F1"/>
        <w:spacing w:before="0" w:line="240" w:lineRule="auto"/>
        <w:ind w:left="567"/>
        <w:jc w:val="both"/>
        <w:rPr>
          <w:bCs/>
          <w:snapToGrid/>
          <w:color w:val="8000FF"/>
          <w:sz w:val="22"/>
          <w:szCs w:val="22"/>
          <w:shd w:val="clear" w:color="auto" w:fill="FFFFFF"/>
        </w:rPr>
      </w:pPr>
      <w:r w:rsidRPr="0076075D">
        <w:rPr>
          <w:bCs/>
          <w:snapToGrid/>
          <w:color w:val="8000FF"/>
          <w:sz w:val="22"/>
          <w:szCs w:val="22"/>
        </w:rPr>
        <w:t xml:space="preserve">   </w:t>
      </w:r>
      <w:r w:rsidRPr="0076075D">
        <w:rPr>
          <w:bCs/>
          <w:snapToGrid/>
          <w:color w:val="8000FF"/>
          <w:sz w:val="22"/>
          <w:szCs w:val="22"/>
          <w:lang w:val="vi-VN"/>
        </w:rPr>
        <w:t xml:space="preserve">     </w:t>
      </w:r>
      <w:r w:rsidRPr="0076075D">
        <w:rPr>
          <w:bCs/>
          <w:snapToGrid/>
          <w:color w:val="8000FF"/>
          <w:sz w:val="22"/>
          <w:szCs w:val="22"/>
        </w:rPr>
        <w:t xml:space="preserve"> </w:t>
      </w:r>
      <w:r w:rsidRPr="0076075D">
        <w:rPr>
          <w:bCs/>
          <w:snapToGrid/>
          <w:color w:val="8000FF"/>
          <w:sz w:val="22"/>
          <w:szCs w:val="22"/>
          <w:shd w:val="clear" w:color="auto" w:fill="FFFFFF"/>
        </w:rPr>
        <w:t>"originalInvoiceType": "1",</w:t>
      </w:r>
    </w:p>
    <w:p w14:paraId="7842230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r w:rsidRPr="0076075D">
        <w:rPr>
          <w:bCs/>
          <w:snapToGrid/>
          <w:color w:val="8000FF"/>
          <w:sz w:val="22"/>
          <w:szCs w:val="22"/>
          <w:lang w:val="vi-VN"/>
        </w:rPr>
        <w:t xml:space="preserve">     </w:t>
      </w:r>
      <w:r w:rsidRPr="0076075D">
        <w:rPr>
          <w:bCs/>
          <w:snapToGrid/>
          <w:color w:val="8000FF"/>
          <w:sz w:val="22"/>
          <w:szCs w:val="22"/>
          <w:shd w:val="clear" w:color="auto" w:fill="FFFFFF"/>
        </w:rPr>
        <w:t>"originalTem</w:t>
      </w:r>
      <w:r w:rsidRPr="0076075D">
        <w:rPr>
          <w:bCs/>
          <w:snapToGrid/>
          <w:color w:val="8000FF"/>
          <w:sz w:val="22"/>
          <w:szCs w:val="22"/>
          <w:shd w:val="clear" w:color="auto" w:fill="FFFFFF"/>
          <w:lang w:val="vi-VN"/>
        </w:rPr>
        <w:t>p</w:t>
      </w:r>
      <w:r w:rsidRPr="0076075D">
        <w:rPr>
          <w:bCs/>
          <w:snapToGrid/>
          <w:color w:val="8000FF"/>
          <w:sz w:val="22"/>
          <w:szCs w:val="22"/>
          <w:shd w:val="clear" w:color="auto" w:fill="FFFFFF"/>
        </w:rPr>
        <w:t>lateCode": "1",</w:t>
      </w:r>
    </w:p>
    <w:p w14:paraId="1C476D0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"additionalReferenceDesc": "Hóa đơn thay thế số: </w:t>
      </w:r>
      <w:r w:rsidRPr="0076075D">
        <w:rPr>
          <w:bCs/>
          <w:snapToGrid/>
          <w:color w:val="8000FF"/>
          <w:sz w:val="22"/>
          <w:szCs w:val="22"/>
          <w:lang w:val="vi-VN"/>
        </w:rPr>
        <w:t>1</w:t>
      </w:r>
      <w:r w:rsidRPr="0076075D">
        <w:rPr>
          <w:bCs/>
          <w:snapToGrid/>
          <w:color w:val="8000FF"/>
          <w:sz w:val="22"/>
          <w:szCs w:val="22"/>
        </w:rPr>
        <w:t xml:space="preserve">, mẫu số: </w:t>
      </w:r>
      <w:r w:rsidRPr="0076075D">
        <w:rPr>
          <w:bCs/>
          <w:snapToGrid/>
          <w:color w:val="8000FF"/>
          <w:sz w:val="22"/>
          <w:szCs w:val="22"/>
          <w:lang w:val="vi-VN"/>
        </w:rPr>
        <w:t>1</w:t>
      </w:r>
      <w:r w:rsidRPr="0076075D">
        <w:rPr>
          <w:bCs/>
          <w:snapToGrid/>
          <w:color w:val="8000FF"/>
          <w:sz w:val="22"/>
          <w:szCs w:val="22"/>
        </w:rPr>
        <w:t xml:space="preserve">, ký hiệu: </w:t>
      </w:r>
      <w:r w:rsidRPr="0076075D">
        <w:rPr>
          <w:bCs/>
          <w:snapToGrid/>
          <w:color w:val="8000FF"/>
          <w:sz w:val="22"/>
          <w:szCs w:val="22"/>
          <w:lang w:val="vi-VN"/>
        </w:rPr>
        <w:t>C24AA1</w:t>
      </w:r>
      <w:r w:rsidRPr="0076075D">
        <w:rPr>
          <w:bCs/>
          <w:snapToGrid/>
          <w:color w:val="8000FF"/>
          <w:sz w:val="22"/>
          <w:szCs w:val="22"/>
        </w:rPr>
        <w:t>, ngày: 10/06/2022",</w:t>
      </w:r>
    </w:p>
    <w:p w14:paraId="7B2DC40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"additionalReferenceDate": 1658825818067,</w:t>
      </w:r>
    </w:p>
    <w:p w14:paraId="25C7679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"transactionUuid": "E4B2813E5AA4E335E053380A10ACB857"</w:t>
      </w:r>
    </w:p>
    <w:p w14:paraId="6DDDD44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7226CD56" w14:textId="77777777" w:rsidR="00501898" w:rsidRPr="0076075D" w:rsidRDefault="00136181">
      <w:pPr>
        <w:jc w:val="both"/>
        <w:rPr>
          <w:sz w:val="22"/>
          <w:szCs w:val="22"/>
          <w:lang w:val="en"/>
        </w:rPr>
      </w:pPr>
      <w:r w:rsidRPr="0076075D">
        <w:rPr>
          <w:sz w:val="22"/>
          <w:szCs w:val="22"/>
        </w:rPr>
        <w:t xml:space="preserve">Hóa đơn </w:t>
      </w:r>
      <w:r w:rsidRPr="0076075D">
        <w:rPr>
          <w:sz w:val="22"/>
          <w:szCs w:val="22"/>
          <w:lang w:val="en"/>
        </w:rPr>
        <w:t>điều chỉnh</w:t>
      </w:r>
      <w:r w:rsidRPr="0076075D">
        <w:rPr>
          <w:sz w:val="22"/>
          <w:szCs w:val="22"/>
          <w:lang w:val="vi-VN"/>
        </w:rPr>
        <w:t xml:space="preserve"> tiền</w:t>
      </w:r>
      <w:r w:rsidRPr="0076075D">
        <w:rPr>
          <w:sz w:val="22"/>
          <w:szCs w:val="22"/>
          <w:lang w:val="en"/>
        </w:rPr>
        <w:t xml:space="preserve"> cho hóa đơn không tồn tại trên hệ thống</w:t>
      </w:r>
    </w:p>
    <w:p w14:paraId="55A0592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w:t>
      </w:r>
    </w:p>
    <w:p w14:paraId="0388D8D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"generalInvoiceInfo": {</w:t>
      </w:r>
    </w:p>
    <w:p w14:paraId="33F3F91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"invoiceType": "1",</w:t>
      </w:r>
    </w:p>
    <w:p w14:paraId="31A6BAC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"templateCode": "1/001",</w:t>
      </w:r>
    </w:p>
    <w:p w14:paraId="6458F1B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"invoiceSeries": "C2</w:t>
      </w:r>
      <w:r w:rsidRPr="0076075D">
        <w:rPr>
          <w:bCs/>
          <w:snapToGrid/>
          <w:color w:val="8000FF"/>
          <w:sz w:val="22"/>
          <w:szCs w:val="22"/>
          <w:lang w:val="vi-VN"/>
        </w:rPr>
        <w:t>4AAA</w:t>
      </w:r>
      <w:r w:rsidRPr="0076075D">
        <w:rPr>
          <w:bCs/>
          <w:snapToGrid/>
          <w:color w:val="8000FF"/>
          <w:sz w:val="22"/>
          <w:szCs w:val="22"/>
        </w:rPr>
        <w:t>",</w:t>
      </w:r>
    </w:p>
    <w:p w14:paraId="433E9A0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"currencyCode": "VND",</w:t>
      </w:r>
    </w:p>
    <w:p w14:paraId="53A7EB7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"adjustmentType": "5",</w:t>
      </w:r>
    </w:p>
    <w:p w14:paraId="6C01F84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"adjustmentInvoiceType": "1",</w:t>
      </w:r>
    </w:p>
    <w:p w14:paraId="229F45F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"originalInvoiceId": "</w:t>
      </w:r>
      <w:r w:rsidRPr="0076075D">
        <w:rPr>
          <w:bCs/>
          <w:snapToGrid/>
          <w:color w:val="8000FF"/>
          <w:sz w:val="22"/>
          <w:szCs w:val="22"/>
          <w:lang w:val="vi-VN"/>
        </w:rPr>
        <w:t>C24AA1</w:t>
      </w:r>
      <w:r w:rsidRPr="0076075D">
        <w:rPr>
          <w:bCs/>
          <w:snapToGrid/>
          <w:color w:val="8000FF"/>
          <w:sz w:val="22"/>
          <w:szCs w:val="22"/>
        </w:rPr>
        <w:t>",</w:t>
      </w:r>
    </w:p>
    <w:p w14:paraId="534AE938" w14:textId="77777777" w:rsidR="00501898" w:rsidRPr="0076075D" w:rsidRDefault="00136181">
      <w:pPr>
        <w:widowControl/>
        <w:shd w:val="clear" w:color="auto" w:fill="DBE5F1"/>
        <w:spacing w:before="0" w:line="240" w:lineRule="auto"/>
        <w:jc w:val="both"/>
        <w:rPr>
          <w:bCs/>
          <w:snapToGrid/>
          <w:color w:val="8000FF"/>
          <w:sz w:val="22"/>
          <w:szCs w:val="22"/>
          <w:lang w:val="vi-VN"/>
        </w:rPr>
      </w:pPr>
      <w:r w:rsidRPr="0076075D">
        <w:rPr>
          <w:bCs/>
          <w:snapToGrid/>
          <w:color w:val="8000FF"/>
          <w:sz w:val="22"/>
          <w:szCs w:val="22"/>
          <w:lang w:val="vi-VN"/>
        </w:rPr>
        <w:t>“exchangeRate”: 1,</w:t>
      </w:r>
    </w:p>
    <w:p w14:paraId="7BE1EBCC" w14:textId="77777777" w:rsidR="00501898" w:rsidRPr="0076075D" w:rsidRDefault="00136181">
      <w:pPr>
        <w:widowControl/>
        <w:shd w:val="clear" w:color="auto" w:fill="DBE5F1"/>
        <w:spacing w:before="0" w:line="240" w:lineRule="auto"/>
        <w:jc w:val="both"/>
        <w:rPr>
          <w:bCs/>
          <w:snapToGrid/>
          <w:color w:val="8000FF"/>
          <w:sz w:val="22"/>
          <w:szCs w:val="22"/>
          <w:lang w:val="vi-VN"/>
        </w:rPr>
      </w:pPr>
      <w:r w:rsidRPr="0076075D">
        <w:rPr>
          <w:bCs/>
          <w:snapToGrid/>
          <w:color w:val="8000FF"/>
          <w:sz w:val="22"/>
          <w:szCs w:val="22"/>
          <w:lang w:val="vi-VN"/>
        </w:rPr>
        <w:t>“adjustedNote”: “Lý do điều chỉnh để báo cáo nhận được”</w:t>
      </w:r>
    </w:p>
    <w:p w14:paraId="251FE4E0" w14:textId="77777777" w:rsidR="00501898" w:rsidRPr="0076075D" w:rsidRDefault="00136181">
      <w:pPr>
        <w:widowControl/>
        <w:shd w:val="clear" w:color="auto" w:fill="DBE5F1"/>
        <w:spacing w:before="0" w:line="240" w:lineRule="auto"/>
        <w:ind w:left="567"/>
        <w:jc w:val="both"/>
        <w:rPr>
          <w:bCs/>
          <w:snapToGrid/>
          <w:color w:val="8000FF"/>
          <w:sz w:val="22"/>
          <w:szCs w:val="22"/>
          <w:lang w:val="vi-VN"/>
        </w:rPr>
      </w:pPr>
      <w:r w:rsidRPr="0076075D">
        <w:rPr>
          <w:bCs/>
          <w:snapToGrid/>
          <w:color w:val="8000FF"/>
          <w:sz w:val="22"/>
          <w:szCs w:val="22"/>
          <w:lang w:val="vi-VN"/>
        </w:rPr>
        <w:t>“invoiceNote”: “Điều chỉnh hóa đơn số 1, mẫu số 1, ký hiệu C24AAA, ngày 28/03/2022 Điều chỉnh giảm thuế GTGT 10% thành 8%”</w:t>
      </w:r>
    </w:p>
    <w:p w14:paraId="539C314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"originalInvoiceIssueDate": 1648454669000,</w:t>
      </w:r>
    </w:p>
    <w:p w14:paraId="2A1B4AB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"additionalReferenceDate": 1648454669000,</w:t>
      </w:r>
    </w:p>
    <w:p w14:paraId="740DDA6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"additionalReferenceDesc": "lý do điều chỉnh",</w:t>
      </w:r>
    </w:p>
    <w:p w14:paraId="528029F6" w14:textId="77777777" w:rsidR="00501898" w:rsidRPr="0076075D" w:rsidRDefault="00136181">
      <w:pPr>
        <w:widowControl/>
        <w:shd w:val="clear" w:color="auto" w:fill="DBE5F1"/>
        <w:spacing w:before="0" w:line="240" w:lineRule="auto"/>
        <w:ind w:left="567"/>
        <w:jc w:val="both"/>
        <w:rPr>
          <w:bCs/>
          <w:snapToGrid/>
          <w:color w:val="8000FF"/>
          <w:sz w:val="22"/>
          <w:szCs w:val="22"/>
          <w:shd w:val="clear" w:color="auto" w:fill="FFFFFF"/>
        </w:rPr>
      </w:pPr>
      <w:r w:rsidRPr="0076075D">
        <w:rPr>
          <w:bCs/>
          <w:snapToGrid/>
          <w:color w:val="8000FF"/>
          <w:sz w:val="22"/>
          <w:szCs w:val="22"/>
          <w:shd w:val="clear" w:color="auto" w:fill="FFFFFF"/>
        </w:rPr>
        <w:t>"originalInvoiceType": "1",</w:t>
      </w:r>
    </w:p>
    <w:p w14:paraId="19D6911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shd w:val="clear" w:color="auto" w:fill="FFFFFF"/>
        </w:rPr>
        <w:t>"originalTem</w:t>
      </w:r>
      <w:r w:rsidRPr="0076075D">
        <w:rPr>
          <w:bCs/>
          <w:snapToGrid/>
          <w:color w:val="8000FF"/>
          <w:sz w:val="22"/>
          <w:szCs w:val="22"/>
          <w:shd w:val="clear" w:color="auto" w:fill="FFFFFF"/>
          <w:lang w:val="vi-VN"/>
        </w:rPr>
        <w:t>p</w:t>
      </w:r>
      <w:r w:rsidRPr="0076075D">
        <w:rPr>
          <w:bCs/>
          <w:snapToGrid/>
          <w:color w:val="8000FF"/>
          <w:sz w:val="22"/>
          <w:szCs w:val="22"/>
          <w:shd w:val="clear" w:color="auto" w:fill="FFFFFF"/>
        </w:rPr>
        <w:t>lateCode": "1",</w:t>
      </w:r>
    </w:p>
    <w:p w14:paraId="578A021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"paymentStatus": true,</w:t>
      </w:r>
    </w:p>
    <w:p w14:paraId="647E1BA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"cusGetInvoiceRight": true</w:t>
      </w:r>
    </w:p>
    <w:p w14:paraId="54F852A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w:t>
      </w:r>
    </w:p>
    <w:p w14:paraId="567871DF" w14:textId="77777777" w:rsidR="002506D4" w:rsidRPr="0076075D" w:rsidRDefault="002506D4" w:rsidP="002506D4">
      <w:pPr>
        <w:jc w:val="both"/>
        <w:rPr>
          <w:sz w:val="22"/>
          <w:szCs w:val="22"/>
        </w:rPr>
      </w:pPr>
      <w:r w:rsidRPr="0076075D">
        <w:rPr>
          <w:sz w:val="22"/>
          <w:szCs w:val="22"/>
          <w:highlight w:val="yellow"/>
        </w:rPr>
        <w:t>Hóa đơn chiết khấu thương mại</w:t>
      </w:r>
    </w:p>
    <w:p w14:paraId="65B54BA1" w14:textId="77777777" w:rsidR="002506D4" w:rsidRPr="0076075D" w:rsidRDefault="002506D4" w:rsidP="002506D4">
      <w:pPr>
        <w:widowControl/>
        <w:shd w:val="clear" w:color="auto" w:fill="DBE5F1"/>
        <w:spacing w:before="0" w:line="240" w:lineRule="auto"/>
        <w:ind w:left="567"/>
        <w:jc w:val="both"/>
        <w:rPr>
          <w:bCs/>
          <w:snapToGrid/>
          <w:color w:val="8000FF"/>
          <w:sz w:val="22"/>
          <w:szCs w:val="22"/>
        </w:rPr>
      </w:pPr>
      <w:r w:rsidRPr="0076075D">
        <w:rPr>
          <w:sz w:val="22"/>
          <w:szCs w:val="22"/>
        </w:rPr>
        <w:t xml:space="preserve">    </w:t>
      </w:r>
      <w:r w:rsidRPr="0076075D">
        <w:rPr>
          <w:bCs/>
          <w:snapToGrid/>
          <w:color w:val="8000FF"/>
          <w:sz w:val="22"/>
          <w:szCs w:val="22"/>
        </w:rPr>
        <w:t>"generalInvoiceInfo": {</w:t>
      </w:r>
    </w:p>
    <w:p w14:paraId="77235499" w14:textId="77777777" w:rsidR="002506D4" w:rsidRPr="0076075D" w:rsidRDefault="002506D4" w:rsidP="002506D4">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"transactionUuid": "859f390a-1e59-4a05-9663-1e9ec7afdb8f",</w:t>
      </w:r>
    </w:p>
    <w:p w14:paraId="21716E1D" w14:textId="77777777" w:rsidR="002506D4" w:rsidRPr="0076075D" w:rsidRDefault="002506D4" w:rsidP="002506D4">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"invoiceType": "</w:t>
      </w:r>
      <w:r w:rsidRPr="0076075D">
        <w:rPr>
          <w:bCs/>
          <w:snapToGrid/>
          <w:color w:val="8000FF"/>
          <w:sz w:val="22"/>
          <w:szCs w:val="22"/>
          <w:lang w:val="vi-VN"/>
        </w:rPr>
        <w:t>1</w:t>
      </w:r>
      <w:r w:rsidRPr="0076075D">
        <w:rPr>
          <w:bCs/>
          <w:snapToGrid/>
          <w:color w:val="8000FF"/>
          <w:sz w:val="22"/>
          <w:szCs w:val="22"/>
        </w:rPr>
        <w:t>",</w:t>
      </w:r>
    </w:p>
    <w:p w14:paraId="179A242E" w14:textId="77777777" w:rsidR="002506D4" w:rsidRPr="0076075D" w:rsidRDefault="002506D4" w:rsidP="002506D4">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"templateCode": "</w:t>
      </w:r>
      <w:r w:rsidRPr="0076075D">
        <w:rPr>
          <w:bCs/>
          <w:snapToGrid/>
          <w:color w:val="8000FF"/>
          <w:sz w:val="22"/>
          <w:szCs w:val="22"/>
          <w:lang w:val="vi-VN"/>
        </w:rPr>
        <w:t>1</w:t>
      </w:r>
      <w:r w:rsidRPr="0076075D">
        <w:rPr>
          <w:bCs/>
          <w:snapToGrid/>
          <w:color w:val="8000FF"/>
          <w:sz w:val="22"/>
          <w:szCs w:val="22"/>
        </w:rPr>
        <w:t>/001",</w:t>
      </w:r>
    </w:p>
    <w:p w14:paraId="0F6AC3CB" w14:textId="77777777" w:rsidR="002506D4" w:rsidRPr="0076075D" w:rsidRDefault="002506D4" w:rsidP="002506D4">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"invoiceSeries": "</w:t>
      </w:r>
      <w:r w:rsidRPr="0076075D">
        <w:rPr>
          <w:bCs/>
          <w:snapToGrid/>
          <w:color w:val="8000FF"/>
          <w:sz w:val="22"/>
          <w:szCs w:val="22"/>
          <w:lang w:val="vi-VN"/>
        </w:rPr>
        <w:t>C24AAA</w:t>
      </w:r>
      <w:r w:rsidRPr="0076075D">
        <w:rPr>
          <w:bCs/>
          <w:snapToGrid/>
          <w:color w:val="8000FF"/>
          <w:sz w:val="22"/>
          <w:szCs w:val="22"/>
        </w:rPr>
        <w:t>",</w:t>
      </w:r>
    </w:p>
    <w:p w14:paraId="0DE5F660" w14:textId="77777777" w:rsidR="002506D4" w:rsidRPr="0076075D" w:rsidRDefault="002506D4" w:rsidP="002506D4">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"invoiceIssuedDate": 1605027600000,</w:t>
      </w:r>
    </w:p>
    <w:p w14:paraId="4A297A1F" w14:textId="77777777" w:rsidR="002506D4" w:rsidRPr="0076075D" w:rsidRDefault="002506D4" w:rsidP="002506D4">
      <w:pPr>
        <w:widowControl/>
        <w:shd w:val="clear" w:color="auto" w:fill="DBE5F1"/>
        <w:spacing w:before="0" w:line="240" w:lineRule="auto"/>
        <w:ind w:left="567" w:firstLine="200"/>
        <w:jc w:val="both"/>
        <w:rPr>
          <w:bCs/>
          <w:snapToGrid/>
          <w:color w:val="8000FF"/>
          <w:sz w:val="22"/>
          <w:szCs w:val="22"/>
        </w:rPr>
      </w:pPr>
      <w:r w:rsidRPr="0076075D">
        <w:rPr>
          <w:bCs/>
          <w:snapToGrid/>
          <w:color w:val="8000FF"/>
          <w:sz w:val="22"/>
          <w:szCs w:val="22"/>
        </w:rPr>
        <w:t>"currencyCode": "VND",</w:t>
      </w:r>
    </w:p>
    <w:p w14:paraId="343EC869" w14:textId="77777777" w:rsidR="002506D4" w:rsidRPr="0076075D" w:rsidRDefault="002506D4" w:rsidP="002506D4">
      <w:pPr>
        <w:widowControl/>
        <w:shd w:val="clear" w:color="auto" w:fill="DBE5F1"/>
        <w:spacing w:before="0" w:line="240" w:lineRule="auto"/>
        <w:ind w:left="567" w:firstLine="200"/>
        <w:jc w:val="both"/>
        <w:rPr>
          <w:bCs/>
          <w:snapToGrid/>
          <w:color w:val="8000FF"/>
          <w:sz w:val="22"/>
          <w:szCs w:val="22"/>
          <w:lang w:val="vi-VN"/>
        </w:rPr>
      </w:pPr>
      <w:r w:rsidRPr="0076075D">
        <w:rPr>
          <w:bCs/>
          <w:snapToGrid/>
          <w:color w:val="8000FF"/>
          <w:sz w:val="22"/>
          <w:szCs w:val="22"/>
          <w:lang w:val="vi-VN"/>
        </w:rPr>
        <w:t>“exchangeRate”: 1,</w:t>
      </w:r>
    </w:p>
    <w:p w14:paraId="679B331E" w14:textId="77777777" w:rsidR="002506D4" w:rsidRPr="0076075D" w:rsidRDefault="002506D4" w:rsidP="002506D4">
      <w:pPr>
        <w:widowControl/>
        <w:shd w:val="clear" w:color="auto" w:fill="DBE5F1"/>
        <w:spacing w:before="0" w:line="240" w:lineRule="auto"/>
        <w:ind w:left="567" w:firstLine="200"/>
        <w:jc w:val="both"/>
        <w:rPr>
          <w:bCs/>
          <w:snapToGrid/>
          <w:color w:val="8000FF"/>
          <w:sz w:val="22"/>
          <w:szCs w:val="22"/>
          <w:shd w:val="clear" w:color="auto" w:fill="FFFFFF"/>
        </w:rPr>
      </w:pPr>
      <w:r w:rsidRPr="0076075D">
        <w:rPr>
          <w:bCs/>
          <w:snapToGrid/>
          <w:color w:val="8000FF"/>
          <w:sz w:val="22"/>
          <w:szCs w:val="22"/>
          <w:shd w:val="clear" w:color="auto" w:fill="FFFFFF"/>
        </w:rPr>
        <w:t>"adjustmentType": "11",</w:t>
      </w:r>
    </w:p>
    <w:p w14:paraId="4804F0F9" w14:textId="77777777" w:rsidR="002506D4" w:rsidRPr="0076075D" w:rsidRDefault="002506D4" w:rsidP="002506D4">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"paymentStatus": true,</w:t>
      </w:r>
    </w:p>
    <w:p w14:paraId="009D4997" w14:textId="77777777" w:rsidR="002506D4" w:rsidRPr="0076075D" w:rsidRDefault="002506D4" w:rsidP="002506D4">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"cusGetInvoiceRight": true</w:t>
      </w:r>
    </w:p>
    <w:p w14:paraId="2D1CE41F" w14:textId="77777777" w:rsidR="002506D4" w:rsidRPr="0076075D" w:rsidRDefault="002506D4" w:rsidP="002506D4">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w:t>
      </w:r>
    </w:p>
    <w:p w14:paraId="5586A65B" w14:textId="77777777" w:rsidR="00501898" w:rsidRPr="0076075D" w:rsidRDefault="00501898" w:rsidP="002506D4">
      <w:pPr>
        <w:ind w:left="0"/>
        <w:jc w:val="both"/>
        <w:rPr>
          <w:sz w:val="22"/>
          <w:szCs w:val="22"/>
        </w:rPr>
      </w:pPr>
    </w:p>
    <w:p w14:paraId="29A8CFEB" w14:textId="77777777" w:rsidR="00501898" w:rsidRPr="0076075D" w:rsidRDefault="00136181">
      <w:pPr>
        <w:pStyle w:val="StyleHeading2l2H2h21TimesNewRoman14pt"/>
        <w:rPr>
          <w:sz w:val="22"/>
          <w:szCs w:val="22"/>
        </w:rPr>
      </w:pPr>
      <w:r w:rsidRPr="0076075D">
        <w:rPr>
          <w:sz w:val="22"/>
          <w:szCs w:val="22"/>
        </w:rPr>
        <w:t>sellerInfo</w:t>
      </w:r>
      <w:bookmarkEnd w:id="17"/>
    </w:p>
    <w:p w14:paraId="4C3D4290" w14:textId="77777777" w:rsidR="00501898" w:rsidRPr="0076075D" w:rsidRDefault="00136181">
      <w:pPr>
        <w:pStyle w:val="NormalIndent"/>
        <w:rPr>
          <w:sz w:val="22"/>
          <w:szCs w:val="22"/>
        </w:rPr>
      </w:pPr>
      <w:r w:rsidRPr="0076075D">
        <w:rPr>
          <w:sz w:val="22"/>
          <w:szCs w:val="22"/>
        </w:rPr>
        <w:t>Thông tin người bán trên hóa đơn, có thể được truyền sang hoặc lấy tự động trên hệ thống hóa đơn điện tử. Trong trường hợp sellerTaxCode KHÔNG ĐƯỢC truyền sang thì dữ liệu sẽ được lấy từ hệ thống hóa đơn điện tử.</w:t>
      </w:r>
    </w:p>
    <w:p w14:paraId="652F6022" w14:textId="77777777" w:rsidR="00501898" w:rsidRPr="0076075D" w:rsidRDefault="00136181">
      <w:pPr>
        <w:pStyle w:val="NormalIndent"/>
        <w:rPr>
          <w:sz w:val="22"/>
          <w:szCs w:val="22"/>
        </w:rPr>
      </w:pPr>
      <w:r w:rsidRPr="0076075D">
        <w:rPr>
          <w:b/>
          <w:sz w:val="22"/>
          <w:szCs w:val="22"/>
        </w:rPr>
        <w:t>Chú ý 1</w:t>
      </w:r>
      <w:r w:rsidRPr="0076075D">
        <w:rPr>
          <w:sz w:val="22"/>
          <w:szCs w:val="22"/>
        </w:rPr>
        <w:t xml:space="preserve">: Các trường dữ liệu có required = true khi có truyền sellerTaxCode, nếu không truyền sellerTaxCode </w:t>
      </w:r>
      <w:r w:rsidRPr="0076075D">
        <w:rPr>
          <w:sz w:val="22"/>
          <w:szCs w:val="22"/>
        </w:rPr>
        <w:lastRenderedPageBreak/>
        <w:t>thì các trường khác được lấy từ hệ thống HDDT, không lấy từ thông tin truyền vào, với trường storeCode và storeName nếu truyền vào thì vinvocie sẽ lấy theo dữ liệu truyền vào</w:t>
      </w:r>
    </w:p>
    <w:p w14:paraId="6587DFAD" w14:textId="77777777" w:rsidR="00501898" w:rsidRPr="0076075D" w:rsidRDefault="00136181">
      <w:pPr>
        <w:pStyle w:val="NormalIndent"/>
        <w:rPr>
          <w:sz w:val="22"/>
          <w:szCs w:val="22"/>
        </w:rPr>
      </w:pPr>
      <w:r w:rsidRPr="0076075D">
        <w:rPr>
          <w:b/>
          <w:sz w:val="22"/>
          <w:szCs w:val="22"/>
        </w:rPr>
        <w:t>Chú ý 2</w:t>
      </w:r>
      <w:r w:rsidRPr="0076075D">
        <w:rPr>
          <w:sz w:val="22"/>
          <w:szCs w:val="22"/>
        </w:rPr>
        <w:t>: sellerTaxCode phải trùng khớp với taxCode của user đăng nhập</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5364"/>
      </w:tblGrid>
      <w:tr w:rsidR="00501898" w:rsidRPr="0076075D" w14:paraId="49800E1F" w14:textId="77777777">
        <w:trPr>
          <w:trHeight w:val="395"/>
        </w:trPr>
        <w:tc>
          <w:tcPr>
            <w:tcW w:w="1980" w:type="dxa"/>
            <w:shd w:val="clear" w:color="auto" w:fill="EEECE1"/>
          </w:tcPr>
          <w:p w14:paraId="289CDC32" w14:textId="77777777" w:rsidR="00501898" w:rsidRPr="0076075D" w:rsidRDefault="00136181">
            <w:pPr>
              <w:jc w:val="center"/>
              <w:rPr>
                <w:b/>
                <w:sz w:val="22"/>
                <w:szCs w:val="22"/>
              </w:rPr>
            </w:pPr>
            <w:r w:rsidRPr="0076075D">
              <w:rPr>
                <w:b/>
                <w:sz w:val="22"/>
                <w:szCs w:val="22"/>
              </w:rPr>
              <w:t>Tên trường</w:t>
            </w:r>
          </w:p>
        </w:tc>
        <w:tc>
          <w:tcPr>
            <w:tcW w:w="2556" w:type="dxa"/>
            <w:shd w:val="clear" w:color="auto" w:fill="EEECE1"/>
          </w:tcPr>
          <w:p w14:paraId="24B836AB" w14:textId="77777777" w:rsidR="00501898" w:rsidRPr="0076075D" w:rsidRDefault="00136181">
            <w:pPr>
              <w:jc w:val="center"/>
              <w:rPr>
                <w:b/>
                <w:sz w:val="22"/>
                <w:szCs w:val="22"/>
              </w:rPr>
            </w:pPr>
            <w:r w:rsidRPr="0076075D">
              <w:rPr>
                <w:b/>
                <w:sz w:val="22"/>
                <w:szCs w:val="22"/>
              </w:rPr>
              <w:t>Kiểu dữ liệu</w:t>
            </w:r>
          </w:p>
        </w:tc>
        <w:tc>
          <w:tcPr>
            <w:tcW w:w="5364" w:type="dxa"/>
            <w:shd w:val="clear" w:color="auto" w:fill="EEECE1"/>
          </w:tcPr>
          <w:p w14:paraId="4A16030E" w14:textId="77777777" w:rsidR="00501898" w:rsidRPr="0076075D" w:rsidRDefault="00136181">
            <w:pPr>
              <w:jc w:val="center"/>
              <w:rPr>
                <w:b/>
                <w:sz w:val="22"/>
                <w:szCs w:val="22"/>
              </w:rPr>
            </w:pPr>
            <w:r w:rsidRPr="0076075D">
              <w:rPr>
                <w:b/>
                <w:sz w:val="22"/>
                <w:szCs w:val="22"/>
              </w:rPr>
              <w:t>Mô tả</w:t>
            </w:r>
          </w:p>
        </w:tc>
      </w:tr>
      <w:tr w:rsidR="00501898" w:rsidRPr="0076075D" w14:paraId="138BA006" w14:textId="77777777">
        <w:tc>
          <w:tcPr>
            <w:tcW w:w="1980" w:type="dxa"/>
          </w:tcPr>
          <w:p w14:paraId="50AA9387" w14:textId="77777777" w:rsidR="00501898" w:rsidRPr="0076075D" w:rsidRDefault="00136181">
            <w:pPr>
              <w:spacing w:before="0"/>
              <w:ind w:left="0"/>
              <w:jc w:val="both"/>
              <w:rPr>
                <w:sz w:val="22"/>
                <w:szCs w:val="22"/>
              </w:rPr>
            </w:pPr>
            <w:r w:rsidRPr="0076075D">
              <w:rPr>
                <w:sz w:val="22"/>
                <w:szCs w:val="22"/>
              </w:rPr>
              <w:t>sellerLegalName</w:t>
            </w:r>
          </w:p>
        </w:tc>
        <w:tc>
          <w:tcPr>
            <w:tcW w:w="2556" w:type="dxa"/>
          </w:tcPr>
          <w:p w14:paraId="3AEA7AD5" w14:textId="77777777" w:rsidR="00501898" w:rsidRPr="0076075D" w:rsidRDefault="00136181">
            <w:pPr>
              <w:spacing w:before="0"/>
              <w:ind w:left="0"/>
              <w:jc w:val="both"/>
              <w:rPr>
                <w:sz w:val="22"/>
                <w:szCs w:val="22"/>
              </w:rPr>
            </w:pPr>
            <w:r w:rsidRPr="0076075D">
              <w:rPr>
                <w:sz w:val="22"/>
                <w:szCs w:val="22"/>
              </w:rPr>
              <w:t>Required: true</w:t>
            </w:r>
          </w:p>
          <w:p w14:paraId="50772095" w14:textId="77777777" w:rsidR="00501898" w:rsidRPr="0076075D" w:rsidRDefault="00136181">
            <w:pPr>
              <w:spacing w:before="0"/>
              <w:ind w:left="0"/>
              <w:jc w:val="both"/>
              <w:rPr>
                <w:sz w:val="22"/>
                <w:szCs w:val="22"/>
              </w:rPr>
            </w:pPr>
            <w:r w:rsidRPr="0076075D">
              <w:rPr>
                <w:sz w:val="22"/>
                <w:szCs w:val="22"/>
              </w:rPr>
              <w:t>DataType: String</w:t>
            </w:r>
          </w:p>
          <w:p w14:paraId="0529E0DB" w14:textId="77777777" w:rsidR="00501898" w:rsidRPr="0076075D" w:rsidRDefault="00136181">
            <w:pPr>
              <w:spacing w:before="0"/>
              <w:ind w:left="0"/>
              <w:jc w:val="both"/>
              <w:rPr>
                <w:sz w:val="22"/>
                <w:szCs w:val="22"/>
              </w:rPr>
            </w:pPr>
            <w:r w:rsidRPr="0076075D">
              <w:rPr>
                <w:sz w:val="22"/>
                <w:szCs w:val="22"/>
              </w:rPr>
              <w:t xml:space="preserve">Minlength: </w:t>
            </w:r>
          </w:p>
          <w:p w14:paraId="32A3D42D" w14:textId="77777777" w:rsidR="00501898" w:rsidRPr="0076075D" w:rsidRDefault="00136181">
            <w:pPr>
              <w:spacing w:before="0"/>
              <w:ind w:left="0"/>
              <w:jc w:val="both"/>
              <w:rPr>
                <w:sz w:val="22"/>
                <w:szCs w:val="22"/>
              </w:rPr>
            </w:pPr>
            <w:r w:rsidRPr="0076075D">
              <w:rPr>
                <w:sz w:val="22"/>
                <w:szCs w:val="22"/>
              </w:rPr>
              <w:t>Maxlength: 400</w:t>
            </w:r>
          </w:p>
          <w:p w14:paraId="520F990A" w14:textId="77777777" w:rsidR="00501898" w:rsidRPr="0076075D" w:rsidRDefault="00136181">
            <w:pPr>
              <w:spacing w:before="0"/>
              <w:ind w:left="0"/>
              <w:jc w:val="both"/>
              <w:rPr>
                <w:sz w:val="22"/>
                <w:szCs w:val="22"/>
              </w:rPr>
            </w:pPr>
            <w:r w:rsidRPr="0076075D">
              <w:rPr>
                <w:sz w:val="22"/>
                <w:szCs w:val="22"/>
              </w:rPr>
              <w:t>Format: N/A</w:t>
            </w:r>
          </w:p>
        </w:tc>
        <w:tc>
          <w:tcPr>
            <w:tcW w:w="5364" w:type="dxa"/>
          </w:tcPr>
          <w:p w14:paraId="3B6EF48B" w14:textId="77777777" w:rsidR="00501898" w:rsidRPr="0076075D" w:rsidRDefault="00136181">
            <w:pPr>
              <w:spacing w:before="0"/>
              <w:ind w:left="0"/>
              <w:jc w:val="both"/>
              <w:rPr>
                <w:sz w:val="22"/>
                <w:szCs w:val="22"/>
              </w:rPr>
            </w:pPr>
            <w:r w:rsidRPr="0076075D">
              <w:rPr>
                <w:sz w:val="22"/>
                <w:szCs w:val="22"/>
              </w:rPr>
              <w:t>Tên (đăng ký kinh doanh trong trường hợp là doanh nghiệp) của người bán</w:t>
            </w:r>
          </w:p>
          <w:p w14:paraId="2AA83F28" w14:textId="77777777" w:rsidR="00501898" w:rsidRPr="0076075D" w:rsidRDefault="00501898">
            <w:pPr>
              <w:spacing w:before="0"/>
              <w:ind w:left="0"/>
              <w:jc w:val="both"/>
              <w:rPr>
                <w:sz w:val="22"/>
                <w:szCs w:val="22"/>
              </w:rPr>
            </w:pPr>
          </w:p>
        </w:tc>
      </w:tr>
      <w:tr w:rsidR="00501898" w:rsidRPr="0076075D" w14:paraId="49062A4D" w14:textId="77777777">
        <w:tc>
          <w:tcPr>
            <w:tcW w:w="1980" w:type="dxa"/>
          </w:tcPr>
          <w:p w14:paraId="6E86CC63" w14:textId="77777777" w:rsidR="00501898" w:rsidRPr="0076075D" w:rsidRDefault="00136181">
            <w:pPr>
              <w:spacing w:before="0"/>
              <w:ind w:left="0"/>
              <w:jc w:val="both"/>
              <w:rPr>
                <w:sz w:val="22"/>
                <w:szCs w:val="22"/>
              </w:rPr>
            </w:pPr>
            <w:r w:rsidRPr="0076075D">
              <w:rPr>
                <w:sz w:val="22"/>
                <w:szCs w:val="22"/>
              </w:rPr>
              <w:t>sellerTaxCode</w:t>
            </w:r>
          </w:p>
        </w:tc>
        <w:tc>
          <w:tcPr>
            <w:tcW w:w="2556" w:type="dxa"/>
          </w:tcPr>
          <w:p w14:paraId="445BD35F" w14:textId="77777777" w:rsidR="00501898" w:rsidRPr="0076075D" w:rsidRDefault="00136181">
            <w:pPr>
              <w:spacing w:before="0"/>
              <w:ind w:left="0"/>
              <w:jc w:val="both"/>
              <w:rPr>
                <w:sz w:val="22"/>
                <w:szCs w:val="22"/>
              </w:rPr>
            </w:pPr>
            <w:bookmarkStart w:id="18" w:name="OLE_LINK11"/>
            <w:bookmarkStart w:id="19" w:name="OLE_LINK10"/>
            <w:r w:rsidRPr="0076075D">
              <w:rPr>
                <w:sz w:val="22"/>
                <w:szCs w:val="22"/>
              </w:rPr>
              <w:t>Required: true</w:t>
            </w:r>
          </w:p>
          <w:p w14:paraId="11C8C273" w14:textId="77777777" w:rsidR="00501898" w:rsidRPr="0076075D" w:rsidRDefault="00136181">
            <w:pPr>
              <w:spacing w:before="0"/>
              <w:ind w:left="0"/>
              <w:jc w:val="both"/>
              <w:rPr>
                <w:sz w:val="22"/>
                <w:szCs w:val="22"/>
              </w:rPr>
            </w:pPr>
            <w:r w:rsidRPr="0076075D">
              <w:rPr>
                <w:sz w:val="22"/>
                <w:szCs w:val="22"/>
              </w:rPr>
              <w:t>DataType: String</w:t>
            </w:r>
          </w:p>
          <w:p w14:paraId="5DD86E92" w14:textId="77777777" w:rsidR="00501898" w:rsidRPr="0076075D" w:rsidRDefault="00136181">
            <w:pPr>
              <w:spacing w:before="0"/>
              <w:ind w:left="0"/>
              <w:jc w:val="both"/>
              <w:rPr>
                <w:sz w:val="22"/>
                <w:szCs w:val="22"/>
              </w:rPr>
            </w:pPr>
            <w:r w:rsidRPr="0076075D">
              <w:rPr>
                <w:sz w:val="22"/>
                <w:szCs w:val="22"/>
              </w:rPr>
              <w:t xml:space="preserve">Minlength: </w:t>
            </w:r>
          </w:p>
          <w:p w14:paraId="5316CB1A" w14:textId="77777777" w:rsidR="00501898" w:rsidRPr="0076075D" w:rsidRDefault="00136181">
            <w:pPr>
              <w:spacing w:before="0"/>
              <w:ind w:left="0"/>
              <w:jc w:val="both"/>
              <w:rPr>
                <w:sz w:val="22"/>
                <w:szCs w:val="22"/>
              </w:rPr>
            </w:pPr>
            <w:r w:rsidRPr="0076075D">
              <w:rPr>
                <w:sz w:val="22"/>
                <w:szCs w:val="22"/>
              </w:rPr>
              <w:t>Maxlength: 20</w:t>
            </w:r>
          </w:p>
          <w:p w14:paraId="2C7A8C26" w14:textId="77777777" w:rsidR="00501898" w:rsidRPr="0076075D" w:rsidRDefault="00136181">
            <w:pPr>
              <w:spacing w:before="0"/>
              <w:ind w:left="0"/>
              <w:jc w:val="both"/>
              <w:rPr>
                <w:sz w:val="22"/>
                <w:szCs w:val="22"/>
              </w:rPr>
            </w:pPr>
            <w:r w:rsidRPr="0076075D">
              <w:rPr>
                <w:sz w:val="22"/>
                <w:szCs w:val="22"/>
              </w:rPr>
              <w:t>Format:</w:t>
            </w:r>
            <w:bookmarkEnd w:id="18"/>
            <w:bookmarkEnd w:id="19"/>
          </w:p>
        </w:tc>
        <w:tc>
          <w:tcPr>
            <w:tcW w:w="5364" w:type="dxa"/>
          </w:tcPr>
          <w:p w14:paraId="745F5043" w14:textId="77777777" w:rsidR="00501898" w:rsidRPr="0076075D" w:rsidRDefault="00136181">
            <w:pPr>
              <w:spacing w:before="0"/>
              <w:ind w:left="0"/>
              <w:jc w:val="both"/>
              <w:rPr>
                <w:sz w:val="22"/>
                <w:szCs w:val="22"/>
              </w:rPr>
            </w:pPr>
            <w:r w:rsidRPr="0076075D">
              <w:rPr>
                <w:sz w:val="22"/>
                <w:szCs w:val="22"/>
              </w:rPr>
              <w:t xml:space="preserve">Mã số thuế người bán được cấp bởi TCT Việt Nam. Mẫu 1: 0312770607 </w:t>
            </w:r>
          </w:p>
          <w:p w14:paraId="07971EF7" w14:textId="77777777" w:rsidR="00501898" w:rsidRPr="0076075D" w:rsidRDefault="00136181">
            <w:pPr>
              <w:spacing w:before="0"/>
              <w:ind w:left="0"/>
              <w:jc w:val="both"/>
              <w:rPr>
                <w:sz w:val="22"/>
                <w:szCs w:val="22"/>
              </w:rPr>
            </w:pPr>
            <w:r w:rsidRPr="0076075D">
              <w:rPr>
                <w:sz w:val="22"/>
                <w:szCs w:val="22"/>
              </w:rPr>
              <w:t>Mẫu 2: 0312770607-001</w:t>
            </w:r>
          </w:p>
          <w:p w14:paraId="4B8BB0B0" w14:textId="77777777" w:rsidR="00501898" w:rsidRPr="0076075D" w:rsidRDefault="00136181">
            <w:pPr>
              <w:spacing w:before="0"/>
              <w:ind w:left="0"/>
              <w:jc w:val="both"/>
              <w:rPr>
                <w:sz w:val="22"/>
                <w:szCs w:val="22"/>
              </w:rPr>
            </w:pPr>
            <w:r w:rsidRPr="0076075D">
              <w:rPr>
                <w:sz w:val="22"/>
                <w:szCs w:val="22"/>
              </w:rPr>
              <w:t xml:space="preserve">Mã số này được dùng để kiểm tra xem dữ liệu sẽ lấy từ hệ thống SInvoice hay do phần mềm tích hợp truyền sang. Nếu có dữ liệu thì sẽ lấy toàn bộ thông tin người bán từ phần mềm tích hợp. Nếu không có sẽ lấy thông tin được cấu hình trên SInvoice. Mã số này không được dùng để phát hành lên hóa đơn. </w:t>
            </w:r>
          </w:p>
        </w:tc>
      </w:tr>
      <w:tr w:rsidR="00501898" w:rsidRPr="0076075D" w14:paraId="770308DA" w14:textId="77777777">
        <w:tc>
          <w:tcPr>
            <w:tcW w:w="1980" w:type="dxa"/>
          </w:tcPr>
          <w:p w14:paraId="0C91A810" w14:textId="77777777" w:rsidR="00501898" w:rsidRPr="0076075D" w:rsidRDefault="00136181">
            <w:pPr>
              <w:spacing w:before="0"/>
              <w:ind w:left="0"/>
              <w:jc w:val="both"/>
              <w:rPr>
                <w:sz w:val="22"/>
                <w:szCs w:val="22"/>
              </w:rPr>
            </w:pPr>
            <w:r w:rsidRPr="0076075D">
              <w:rPr>
                <w:sz w:val="22"/>
                <w:szCs w:val="22"/>
              </w:rPr>
              <w:t>sellerAddressLine</w:t>
            </w:r>
          </w:p>
        </w:tc>
        <w:tc>
          <w:tcPr>
            <w:tcW w:w="2556" w:type="dxa"/>
          </w:tcPr>
          <w:p w14:paraId="4AE92A5B" w14:textId="77777777" w:rsidR="00501898" w:rsidRPr="0076075D" w:rsidRDefault="00136181">
            <w:pPr>
              <w:spacing w:before="0"/>
              <w:ind w:left="0"/>
              <w:jc w:val="both"/>
              <w:rPr>
                <w:sz w:val="22"/>
                <w:szCs w:val="22"/>
              </w:rPr>
            </w:pPr>
            <w:r w:rsidRPr="0076075D">
              <w:rPr>
                <w:sz w:val="22"/>
                <w:szCs w:val="22"/>
              </w:rPr>
              <w:t>Required: true</w:t>
            </w:r>
          </w:p>
          <w:p w14:paraId="6E0AB5E7" w14:textId="77777777" w:rsidR="00501898" w:rsidRPr="0076075D" w:rsidRDefault="00136181">
            <w:pPr>
              <w:spacing w:before="0"/>
              <w:ind w:left="0"/>
              <w:jc w:val="both"/>
              <w:rPr>
                <w:sz w:val="22"/>
                <w:szCs w:val="22"/>
              </w:rPr>
            </w:pPr>
            <w:r w:rsidRPr="0076075D">
              <w:rPr>
                <w:sz w:val="22"/>
                <w:szCs w:val="22"/>
              </w:rPr>
              <w:t>DataType: String</w:t>
            </w:r>
          </w:p>
          <w:p w14:paraId="2BF15EBF" w14:textId="77777777" w:rsidR="00501898" w:rsidRPr="0076075D" w:rsidRDefault="00136181">
            <w:pPr>
              <w:spacing w:before="0"/>
              <w:ind w:left="0"/>
              <w:jc w:val="both"/>
              <w:rPr>
                <w:sz w:val="22"/>
                <w:szCs w:val="22"/>
              </w:rPr>
            </w:pPr>
            <w:r w:rsidRPr="0076075D">
              <w:rPr>
                <w:sz w:val="22"/>
                <w:szCs w:val="22"/>
              </w:rPr>
              <w:t xml:space="preserve">Minlength: </w:t>
            </w:r>
          </w:p>
          <w:p w14:paraId="65CC9ABA" w14:textId="77777777" w:rsidR="00501898" w:rsidRPr="0076075D" w:rsidRDefault="00136181">
            <w:pPr>
              <w:spacing w:before="0"/>
              <w:ind w:left="0"/>
              <w:jc w:val="both"/>
              <w:rPr>
                <w:sz w:val="22"/>
                <w:szCs w:val="22"/>
              </w:rPr>
            </w:pPr>
            <w:r w:rsidRPr="0076075D">
              <w:rPr>
                <w:sz w:val="22"/>
                <w:szCs w:val="22"/>
              </w:rPr>
              <w:t>Maxlength: 255</w:t>
            </w:r>
          </w:p>
          <w:p w14:paraId="7558CD80" w14:textId="77777777" w:rsidR="00501898" w:rsidRPr="0076075D" w:rsidRDefault="00136181">
            <w:pPr>
              <w:spacing w:before="0"/>
              <w:ind w:left="0"/>
              <w:jc w:val="both"/>
              <w:rPr>
                <w:sz w:val="22"/>
                <w:szCs w:val="22"/>
              </w:rPr>
            </w:pPr>
            <w:r w:rsidRPr="0076075D">
              <w:rPr>
                <w:sz w:val="22"/>
                <w:szCs w:val="22"/>
              </w:rPr>
              <w:t>Format: N/A</w:t>
            </w:r>
          </w:p>
        </w:tc>
        <w:tc>
          <w:tcPr>
            <w:tcW w:w="5364" w:type="dxa"/>
          </w:tcPr>
          <w:p w14:paraId="6AD091F9" w14:textId="77777777" w:rsidR="00501898" w:rsidRPr="0076075D" w:rsidRDefault="00136181">
            <w:pPr>
              <w:spacing w:before="0"/>
              <w:ind w:left="0"/>
              <w:jc w:val="both"/>
              <w:rPr>
                <w:sz w:val="22"/>
                <w:szCs w:val="22"/>
              </w:rPr>
            </w:pPr>
            <w:r w:rsidRPr="0076075D">
              <w:rPr>
                <w:sz w:val="22"/>
                <w:szCs w:val="22"/>
              </w:rPr>
              <w:t>Địa chỉ của bên bán được thể hiện trên hóa đơn.</w:t>
            </w:r>
          </w:p>
          <w:p w14:paraId="5E7CDBA4" w14:textId="77777777" w:rsidR="00501898" w:rsidRPr="0076075D" w:rsidRDefault="00501898">
            <w:pPr>
              <w:spacing w:before="0"/>
              <w:ind w:left="0"/>
              <w:jc w:val="both"/>
              <w:rPr>
                <w:sz w:val="22"/>
                <w:szCs w:val="22"/>
              </w:rPr>
            </w:pPr>
          </w:p>
        </w:tc>
      </w:tr>
      <w:tr w:rsidR="00501898" w:rsidRPr="0076075D" w14:paraId="4CD87395" w14:textId="77777777">
        <w:tc>
          <w:tcPr>
            <w:tcW w:w="1980" w:type="dxa"/>
          </w:tcPr>
          <w:p w14:paraId="4A779113" w14:textId="77777777" w:rsidR="00501898" w:rsidRPr="0076075D" w:rsidRDefault="00136181">
            <w:pPr>
              <w:spacing w:before="0"/>
              <w:ind w:left="0"/>
              <w:jc w:val="both"/>
              <w:rPr>
                <w:sz w:val="22"/>
                <w:szCs w:val="22"/>
              </w:rPr>
            </w:pPr>
            <w:r w:rsidRPr="0076075D">
              <w:rPr>
                <w:sz w:val="22"/>
                <w:szCs w:val="22"/>
              </w:rPr>
              <w:t>sellerPhoneNumber</w:t>
            </w:r>
          </w:p>
        </w:tc>
        <w:tc>
          <w:tcPr>
            <w:tcW w:w="2556" w:type="dxa"/>
          </w:tcPr>
          <w:p w14:paraId="680565BC" w14:textId="77777777" w:rsidR="00501898" w:rsidRPr="0076075D" w:rsidRDefault="00136181">
            <w:pPr>
              <w:spacing w:before="0"/>
              <w:ind w:left="0"/>
              <w:jc w:val="both"/>
              <w:rPr>
                <w:sz w:val="22"/>
                <w:szCs w:val="22"/>
              </w:rPr>
            </w:pPr>
            <w:r w:rsidRPr="0076075D">
              <w:rPr>
                <w:sz w:val="22"/>
                <w:szCs w:val="22"/>
              </w:rPr>
              <w:t>Required: false</w:t>
            </w:r>
          </w:p>
          <w:p w14:paraId="321CC35A" w14:textId="77777777" w:rsidR="00501898" w:rsidRPr="0076075D" w:rsidRDefault="00136181">
            <w:pPr>
              <w:spacing w:before="0"/>
              <w:ind w:left="0"/>
              <w:jc w:val="both"/>
              <w:rPr>
                <w:sz w:val="22"/>
                <w:szCs w:val="22"/>
              </w:rPr>
            </w:pPr>
            <w:r w:rsidRPr="0076075D">
              <w:rPr>
                <w:sz w:val="22"/>
                <w:szCs w:val="22"/>
              </w:rPr>
              <w:t>DataType: String</w:t>
            </w:r>
          </w:p>
          <w:p w14:paraId="147F164F" w14:textId="77777777" w:rsidR="00501898" w:rsidRPr="0076075D" w:rsidRDefault="00136181">
            <w:pPr>
              <w:spacing w:before="0"/>
              <w:ind w:left="0"/>
              <w:jc w:val="both"/>
              <w:rPr>
                <w:sz w:val="22"/>
                <w:szCs w:val="22"/>
              </w:rPr>
            </w:pPr>
            <w:r w:rsidRPr="0076075D">
              <w:rPr>
                <w:sz w:val="22"/>
                <w:szCs w:val="22"/>
              </w:rPr>
              <w:t xml:space="preserve">Minlength: </w:t>
            </w:r>
          </w:p>
          <w:p w14:paraId="6A879A88" w14:textId="77777777" w:rsidR="00501898" w:rsidRPr="0076075D" w:rsidRDefault="00136181">
            <w:pPr>
              <w:spacing w:before="0"/>
              <w:ind w:left="0"/>
              <w:jc w:val="both"/>
              <w:rPr>
                <w:sz w:val="22"/>
                <w:szCs w:val="22"/>
              </w:rPr>
            </w:pPr>
            <w:r w:rsidRPr="0076075D">
              <w:rPr>
                <w:sz w:val="22"/>
                <w:szCs w:val="22"/>
              </w:rPr>
              <w:t>Maxlength: 50</w:t>
            </w:r>
          </w:p>
          <w:p w14:paraId="6F403855" w14:textId="77777777" w:rsidR="00501898" w:rsidRPr="0076075D" w:rsidRDefault="00136181">
            <w:pPr>
              <w:spacing w:before="0"/>
              <w:ind w:left="0"/>
              <w:jc w:val="both"/>
              <w:rPr>
                <w:sz w:val="22"/>
                <w:szCs w:val="22"/>
              </w:rPr>
            </w:pPr>
            <w:r w:rsidRPr="0076075D">
              <w:rPr>
                <w:sz w:val="22"/>
                <w:szCs w:val="22"/>
              </w:rPr>
              <w:t>Format: \s*[0-9]*\s*</w:t>
            </w:r>
          </w:p>
        </w:tc>
        <w:tc>
          <w:tcPr>
            <w:tcW w:w="5364" w:type="dxa"/>
          </w:tcPr>
          <w:p w14:paraId="0DBE086C" w14:textId="77777777" w:rsidR="00501898" w:rsidRPr="0076075D" w:rsidRDefault="00136181">
            <w:pPr>
              <w:spacing w:before="0"/>
              <w:ind w:left="41"/>
              <w:jc w:val="both"/>
              <w:rPr>
                <w:sz w:val="22"/>
                <w:szCs w:val="22"/>
              </w:rPr>
            </w:pPr>
            <w:r w:rsidRPr="0076075D">
              <w:rPr>
                <w:sz w:val="22"/>
                <w:szCs w:val="22"/>
              </w:rPr>
              <w:t>Số điện thoại người bán</w:t>
            </w:r>
          </w:p>
          <w:p w14:paraId="4E55CE4E" w14:textId="77777777" w:rsidR="00501898" w:rsidRPr="0076075D" w:rsidRDefault="00501898">
            <w:pPr>
              <w:spacing w:before="0"/>
              <w:ind w:left="41"/>
              <w:jc w:val="both"/>
              <w:rPr>
                <w:sz w:val="22"/>
                <w:szCs w:val="22"/>
              </w:rPr>
            </w:pPr>
          </w:p>
        </w:tc>
      </w:tr>
      <w:tr w:rsidR="00501898" w:rsidRPr="0076075D" w14:paraId="2E819BE0" w14:textId="77777777">
        <w:tc>
          <w:tcPr>
            <w:tcW w:w="1980" w:type="dxa"/>
          </w:tcPr>
          <w:p w14:paraId="26D6EE87" w14:textId="77777777" w:rsidR="00501898" w:rsidRPr="0076075D" w:rsidRDefault="00136181">
            <w:pPr>
              <w:spacing w:before="0"/>
              <w:ind w:left="0"/>
              <w:jc w:val="both"/>
              <w:rPr>
                <w:sz w:val="22"/>
                <w:szCs w:val="22"/>
              </w:rPr>
            </w:pPr>
            <w:r w:rsidRPr="0076075D">
              <w:rPr>
                <w:sz w:val="22"/>
                <w:szCs w:val="22"/>
              </w:rPr>
              <w:t>sellerFaxNumber</w:t>
            </w:r>
          </w:p>
        </w:tc>
        <w:tc>
          <w:tcPr>
            <w:tcW w:w="2556" w:type="dxa"/>
          </w:tcPr>
          <w:p w14:paraId="1E896AE4" w14:textId="77777777" w:rsidR="00501898" w:rsidRPr="0076075D" w:rsidRDefault="00136181">
            <w:pPr>
              <w:spacing w:before="0"/>
              <w:ind w:left="0"/>
              <w:jc w:val="both"/>
              <w:rPr>
                <w:sz w:val="22"/>
                <w:szCs w:val="22"/>
              </w:rPr>
            </w:pPr>
            <w:r w:rsidRPr="0076075D">
              <w:rPr>
                <w:sz w:val="22"/>
                <w:szCs w:val="22"/>
              </w:rPr>
              <w:t>Required: false</w:t>
            </w:r>
          </w:p>
          <w:p w14:paraId="18D66900" w14:textId="77777777" w:rsidR="00501898" w:rsidRPr="0076075D" w:rsidRDefault="00136181">
            <w:pPr>
              <w:spacing w:before="0"/>
              <w:ind w:left="0"/>
              <w:jc w:val="both"/>
              <w:rPr>
                <w:sz w:val="22"/>
                <w:szCs w:val="22"/>
              </w:rPr>
            </w:pPr>
            <w:r w:rsidRPr="0076075D">
              <w:rPr>
                <w:sz w:val="22"/>
                <w:szCs w:val="22"/>
              </w:rPr>
              <w:t>DataType: String</w:t>
            </w:r>
          </w:p>
          <w:p w14:paraId="7486D301" w14:textId="77777777" w:rsidR="00501898" w:rsidRPr="0076075D" w:rsidRDefault="00136181">
            <w:pPr>
              <w:spacing w:before="0"/>
              <w:ind w:left="0"/>
              <w:jc w:val="both"/>
              <w:rPr>
                <w:sz w:val="22"/>
                <w:szCs w:val="22"/>
              </w:rPr>
            </w:pPr>
            <w:r w:rsidRPr="0076075D">
              <w:rPr>
                <w:sz w:val="22"/>
                <w:szCs w:val="22"/>
              </w:rPr>
              <w:t xml:space="preserve">Minlength: </w:t>
            </w:r>
          </w:p>
          <w:p w14:paraId="7359BB6E" w14:textId="77777777" w:rsidR="00501898" w:rsidRPr="0076075D" w:rsidRDefault="00136181">
            <w:pPr>
              <w:spacing w:before="0"/>
              <w:ind w:left="0"/>
              <w:jc w:val="both"/>
              <w:rPr>
                <w:sz w:val="22"/>
                <w:szCs w:val="22"/>
              </w:rPr>
            </w:pPr>
            <w:r w:rsidRPr="0076075D">
              <w:rPr>
                <w:sz w:val="22"/>
                <w:szCs w:val="22"/>
              </w:rPr>
              <w:t>Maxlength: 50</w:t>
            </w:r>
          </w:p>
          <w:p w14:paraId="547864B8" w14:textId="77777777" w:rsidR="00501898" w:rsidRPr="0076075D" w:rsidRDefault="00136181">
            <w:pPr>
              <w:spacing w:before="0"/>
              <w:ind w:left="0"/>
              <w:jc w:val="both"/>
              <w:rPr>
                <w:sz w:val="22"/>
                <w:szCs w:val="22"/>
              </w:rPr>
            </w:pPr>
            <w:r w:rsidRPr="0076075D">
              <w:rPr>
                <w:sz w:val="22"/>
                <w:szCs w:val="22"/>
              </w:rPr>
              <w:t>Format: \s*[0-9]*\s*</w:t>
            </w:r>
          </w:p>
        </w:tc>
        <w:tc>
          <w:tcPr>
            <w:tcW w:w="5364" w:type="dxa"/>
          </w:tcPr>
          <w:p w14:paraId="29BCC721" w14:textId="77777777" w:rsidR="00501898" w:rsidRPr="0076075D" w:rsidRDefault="00136181">
            <w:pPr>
              <w:spacing w:before="0"/>
              <w:ind w:left="41"/>
              <w:jc w:val="both"/>
              <w:rPr>
                <w:sz w:val="22"/>
                <w:szCs w:val="22"/>
              </w:rPr>
            </w:pPr>
            <w:r w:rsidRPr="0076075D">
              <w:rPr>
                <w:sz w:val="22"/>
                <w:szCs w:val="22"/>
              </w:rPr>
              <w:t>Số fax người bán</w:t>
            </w:r>
          </w:p>
          <w:p w14:paraId="4A300020" w14:textId="77777777" w:rsidR="00501898" w:rsidRPr="0076075D" w:rsidRDefault="00501898">
            <w:pPr>
              <w:spacing w:before="0"/>
              <w:ind w:left="41"/>
              <w:jc w:val="both"/>
              <w:rPr>
                <w:sz w:val="22"/>
                <w:szCs w:val="22"/>
              </w:rPr>
            </w:pPr>
          </w:p>
        </w:tc>
      </w:tr>
      <w:tr w:rsidR="00501898" w:rsidRPr="0076075D" w14:paraId="24218B01" w14:textId="77777777">
        <w:tc>
          <w:tcPr>
            <w:tcW w:w="1980" w:type="dxa"/>
          </w:tcPr>
          <w:p w14:paraId="3D45A875" w14:textId="77777777" w:rsidR="00501898" w:rsidRPr="0076075D" w:rsidRDefault="00136181">
            <w:pPr>
              <w:spacing w:before="0"/>
              <w:ind w:left="0"/>
              <w:jc w:val="both"/>
              <w:rPr>
                <w:sz w:val="22"/>
                <w:szCs w:val="22"/>
              </w:rPr>
            </w:pPr>
            <w:r w:rsidRPr="0076075D">
              <w:rPr>
                <w:sz w:val="22"/>
                <w:szCs w:val="22"/>
              </w:rPr>
              <w:t>sellerEmail</w:t>
            </w:r>
          </w:p>
        </w:tc>
        <w:tc>
          <w:tcPr>
            <w:tcW w:w="2556" w:type="dxa"/>
          </w:tcPr>
          <w:p w14:paraId="345C604E" w14:textId="77777777" w:rsidR="00501898" w:rsidRPr="0076075D" w:rsidRDefault="00136181">
            <w:pPr>
              <w:spacing w:before="0"/>
              <w:ind w:left="0"/>
              <w:jc w:val="both"/>
              <w:rPr>
                <w:sz w:val="22"/>
                <w:szCs w:val="22"/>
              </w:rPr>
            </w:pPr>
            <w:r w:rsidRPr="0076075D">
              <w:rPr>
                <w:sz w:val="22"/>
                <w:szCs w:val="22"/>
              </w:rPr>
              <w:t>Required: false</w:t>
            </w:r>
          </w:p>
          <w:p w14:paraId="56E754F8" w14:textId="77777777" w:rsidR="00501898" w:rsidRPr="0076075D" w:rsidRDefault="00136181">
            <w:pPr>
              <w:spacing w:before="0"/>
              <w:ind w:left="0"/>
              <w:jc w:val="both"/>
              <w:rPr>
                <w:sz w:val="22"/>
                <w:szCs w:val="22"/>
              </w:rPr>
            </w:pPr>
            <w:r w:rsidRPr="0076075D">
              <w:rPr>
                <w:sz w:val="22"/>
                <w:szCs w:val="22"/>
              </w:rPr>
              <w:t>DataType: String</w:t>
            </w:r>
          </w:p>
          <w:p w14:paraId="03B3969F" w14:textId="77777777" w:rsidR="00501898" w:rsidRPr="0076075D" w:rsidRDefault="00136181">
            <w:pPr>
              <w:spacing w:before="0"/>
              <w:ind w:left="0"/>
              <w:jc w:val="both"/>
              <w:rPr>
                <w:sz w:val="22"/>
                <w:szCs w:val="22"/>
              </w:rPr>
            </w:pPr>
            <w:r w:rsidRPr="0076075D">
              <w:rPr>
                <w:sz w:val="22"/>
                <w:szCs w:val="22"/>
              </w:rPr>
              <w:t xml:space="preserve">Minlength: </w:t>
            </w:r>
          </w:p>
          <w:p w14:paraId="1BA61427" w14:textId="77777777" w:rsidR="00501898" w:rsidRPr="0076075D" w:rsidRDefault="00136181">
            <w:pPr>
              <w:spacing w:before="0"/>
              <w:ind w:left="0"/>
              <w:jc w:val="both"/>
              <w:rPr>
                <w:sz w:val="22"/>
                <w:szCs w:val="22"/>
              </w:rPr>
            </w:pPr>
            <w:r w:rsidRPr="0076075D">
              <w:rPr>
                <w:sz w:val="22"/>
                <w:szCs w:val="22"/>
              </w:rPr>
              <w:lastRenderedPageBreak/>
              <w:t>Maxlength: 50</w:t>
            </w:r>
          </w:p>
          <w:p w14:paraId="4D5FCD18" w14:textId="77777777" w:rsidR="00501898" w:rsidRPr="0076075D" w:rsidRDefault="00136181">
            <w:pPr>
              <w:spacing w:before="0"/>
              <w:ind w:left="0"/>
              <w:jc w:val="both"/>
              <w:rPr>
                <w:sz w:val="22"/>
                <w:szCs w:val="22"/>
              </w:rPr>
            </w:pPr>
            <w:r w:rsidRPr="0076075D">
              <w:rPr>
                <w:sz w:val="22"/>
                <w:szCs w:val="22"/>
              </w:rPr>
              <w:t>Format: \s{0,}(([a-zA-Z0-9][a-zA-Z0-9_*$&amp;+,:;=?#|'&lt;&gt;.^*()%!-]{2,}@[a-zA-Z0-9]{2,}(\.[a-zA-Z0-9]{2,}){1,})+)\s{0,}</w:t>
            </w:r>
          </w:p>
        </w:tc>
        <w:tc>
          <w:tcPr>
            <w:tcW w:w="5364" w:type="dxa"/>
          </w:tcPr>
          <w:p w14:paraId="6F4C0302" w14:textId="77777777" w:rsidR="00501898" w:rsidRPr="0076075D" w:rsidRDefault="00136181">
            <w:pPr>
              <w:spacing w:before="0"/>
              <w:ind w:left="41"/>
              <w:jc w:val="both"/>
              <w:rPr>
                <w:sz w:val="22"/>
                <w:szCs w:val="22"/>
              </w:rPr>
            </w:pPr>
            <w:r w:rsidRPr="0076075D">
              <w:rPr>
                <w:sz w:val="22"/>
                <w:szCs w:val="22"/>
              </w:rPr>
              <w:lastRenderedPageBreak/>
              <w:t>Địa chỉ thư điện tử người bán</w:t>
            </w:r>
          </w:p>
          <w:p w14:paraId="521C5624" w14:textId="77777777" w:rsidR="00501898" w:rsidRPr="0076075D" w:rsidRDefault="00501898">
            <w:pPr>
              <w:spacing w:before="0"/>
              <w:ind w:left="41"/>
              <w:jc w:val="both"/>
              <w:rPr>
                <w:sz w:val="22"/>
                <w:szCs w:val="22"/>
              </w:rPr>
            </w:pPr>
          </w:p>
        </w:tc>
      </w:tr>
      <w:tr w:rsidR="00501898" w:rsidRPr="0076075D" w14:paraId="6B6704CC" w14:textId="77777777">
        <w:tc>
          <w:tcPr>
            <w:tcW w:w="1980" w:type="dxa"/>
          </w:tcPr>
          <w:p w14:paraId="35DE7CBB" w14:textId="77777777" w:rsidR="00501898" w:rsidRPr="0076075D" w:rsidRDefault="00136181">
            <w:pPr>
              <w:spacing w:before="0"/>
              <w:ind w:left="0"/>
              <w:jc w:val="both"/>
              <w:rPr>
                <w:sz w:val="22"/>
                <w:szCs w:val="22"/>
              </w:rPr>
            </w:pPr>
            <w:r w:rsidRPr="0076075D">
              <w:rPr>
                <w:sz w:val="22"/>
                <w:szCs w:val="22"/>
              </w:rPr>
              <w:t>sellerBankName</w:t>
            </w:r>
          </w:p>
        </w:tc>
        <w:tc>
          <w:tcPr>
            <w:tcW w:w="2556" w:type="dxa"/>
          </w:tcPr>
          <w:p w14:paraId="3363E3D5" w14:textId="77777777" w:rsidR="00501898" w:rsidRPr="0076075D" w:rsidRDefault="00136181">
            <w:pPr>
              <w:spacing w:before="0"/>
              <w:ind w:left="0"/>
              <w:jc w:val="both"/>
              <w:rPr>
                <w:sz w:val="22"/>
                <w:szCs w:val="22"/>
              </w:rPr>
            </w:pPr>
            <w:r w:rsidRPr="0076075D">
              <w:rPr>
                <w:sz w:val="22"/>
                <w:szCs w:val="22"/>
              </w:rPr>
              <w:t>Required: false</w:t>
            </w:r>
          </w:p>
          <w:p w14:paraId="1A282A50" w14:textId="77777777" w:rsidR="00501898" w:rsidRPr="0076075D" w:rsidRDefault="00136181">
            <w:pPr>
              <w:spacing w:before="0"/>
              <w:ind w:left="0"/>
              <w:jc w:val="both"/>
              <w:rPr>
                <w:sz w:val="22"/>
                <w:szCs w:val="22"/>
              </w:rPr>
            </w:pPr>
            <w:r w:rsidRPr="0076075D">
              <w:rPr>
                <w:sz w:val="22"/>
                <w:szCs w:val="22"/>
              </w:rPr>
              <w:t>DataType: String</w:t>
            </w:r>
          </w:p>
          <w:p w14:paraId="11EC00ED" w14:textId="77777777" w:rsidR="00501898" w:rsidRPr="0076075D" w:rsidRDefault="00136181">
            <w:pPr>
              <w:spacing w:before="0"/>
              <w:ind w:left="0"/>
              <w:jc w:val="both"/>
              <w:rPr>
                <w:sz w:val="22"/>
                <w:szCs w:val="22"/>
              </w:rPr>
            </w:pPr>
            <w:r w:rsidRPr="0076075D">
              <w:rPr>
                <w:sz w:val="22"/>
                <w:szCs w:val="22"/>
              </w:rPr>
              <w:t xml:space="preserve">Minlength: </w:t>
            </w:r>
          </w:p>
          <w:p w14:paraId="25EC50FA" w14:textId="77777777" w:rsidR="00501898" w:rsidRPr="0076075D" w:rsidRDefault="00136181">
            <w:pPr>
              <w:spacing w:before="0"/>
              <w:ind w:left="0"/>
              <w:jc w:val="both"/>
              <w:rPr>
                <w:sz w:val="22"/>
                <w:szCs w:val="22"/>
              </w:rPr>
            </w:pPr>
            <w:r w:rsidRPr="0076075D">
              <w:rPr>
                <w:sz w:val="22"/>
                <w:szCs w:val="22"/>
              </w:rPr>
              <w:t>Maxlength: 400</w:t>
            </w:r>
          </w:p>
          <w:p w14:paraId="75EB483B"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5E3EEF3A" w14:textId="77777777" w:rsidR="00501898" w:rsidRPr="0076075D" w:rsidRDefault="00136181">
            <w:pPr>
              <w:spacing w:before="0"/>
              <w:ind w:left="41"/>
              <w:jc w:val="both"/>
              <w:rPr>
                <w:sz w:val="22"/>
                <w:szCs w:val="22"/>
              </w:rPr>
            </w:pPr>
            <w:r w:rsidRPr="0076075D">
              <w:rPr>
                <w:sz w:val="22"/>
                <w:szCs w:val="22"/>
              </w:rPr>
              <w:t>Tên ngân hàng nơi người bán mở tài khoản giao dịch</w:t>
            </w:r>
          </w:p>
          <w:p w14:paraId="2F6C5E36" w14:textId="77777777" w:rsidR="00501898" w:rsidRPr="0076075D" w:rsidRDefault="00501898">
            <w:pPr>
              <w:spacing w:before="0"/>
              <w:ind w:left="41"/>
              <w:jc w:val="both"/>
              <w:rPr>
                <w:sz w:val="22"/>
                <w:szCs w:val="22"/>
              </w:rPr>
            </w:pPr>
          </w:p>
        </w:tc>
      </w:tr>
      <w:tr w:rsidR="00501898" w:rsidRPr="0076075D" w14:paraId="666F0B59" w14:textId="77777777">
        <w:tc>
          <w:tcPr>
            <w:tcW w:w="1980" w:type="dxa"/>
          </w:tcPr>
          <w:p w14:paraId="6A2FF560" w14:textId="77777777" w:rsidR="00501898" w:rsidRPr="0076075D" w:rsidRDefault="00136181">
            <w:pPr>
              <w:spacing w:before="0"/>
              <w:ind w:left="0"/>
              <w:jc w:val="both"/>
              <w:rPr>
                <w:sz w:val="22"/>
                <w:szCs w:val="22"/>
              </w:rPr>
            </w:pPr>
            <w:r w:rsidRPr="0076075D">
              <w:rPr>
                <w:sz w:val="22"/>
                <w:szCs w:val="22"/>
              </w:rPr>
              <w:t>sellerBankAccount</w:t>
            </w:r>
          </w:p>
        </w:tc>
        <w:tc>
          <w:tcPr>
            <w:tcW w:w="2556" w:type="dxa"/>
          </w:tcPr>
          <w:p w14:paraId="4CE55A09" w14:textId="77777777" w:rsidR="00501898" w:rsidRPr="0076075D" w:rsidRDefault="00136181">
            <w:pPr>
              <w:spacing w:before="0"/>
              <w:ind w:left="0"/>
              <w:jc w:val="both"/>
              <w:rPr>
                <w:sz w:val="22"/>
                <w:szCs w:val="22"/>
              </w:rPr>
            </w:pPr>
            <w:r w:rsidRPr="0076075D">
              <w:rPr>
                <w:sz w:val="22"/>
                <w:szCs w:val="22"/>
              </w:rPr>
              <w:t>Required: false</w:t>
            </w:r>
          </w:p>
          <w:p w14:paraId="15BBF645" w14:textId="77777777" w:rsidR="00501898" w:rsidRPr="0076075D" w:rsidRDefault="00136181">
            <w:pPr>
              <w:spacing w:before="0"/>
              <w:ind w:left="0"/>
              <w:jc w:val="both"/>
              <w:rPr>
                <w:sz w:val="22"/>
                <w:szCs w:val="22"/>
              </w:rPr>
            </w:pPr>
            <w:r w:rsidRPr="0076075D">
              <w:rPr>
                <w:sz w:val="22"/>
                <w:szCs w:val="22"/>
              </w:rPr>
              <w:t>DataType: String</w:t>
            </w:r>
          </w:p>
          <w:p w14:paraId="66E3773A" w14:textId="77777777" w:rsidR="00501898" w:rsidRPr="0076075D" w:rsidRDefault="00136181">
            <w:pPr>
              <w:spacing w:before="0"/>
              <w:ind w:left="0"/>
              <w:jc w:val="both"/>
              <w:rPr>
                <w:sz w:val="22"/>
                <w:szCs w:val="22"/>
              </w:rPr>
            </w:pPr>
            <w:r w:rsidRPr="0076075D">
              <w:rPr>
                <w:sz w:val="22"/>
                <w:szCs w:val="22"/>
              </w:rPr>
              <w:t xml:space="preserve">Minlength: </w:t>
            </w:r>
          </w:p>
          <w:p w14:paraId="3F61D4D2" w14:textId="77777777" w:rsidR="00501898" w:rsidRPr="0076075D" w:rsidRDefault="00136181">
            <w:pPr>
              <w:spacing w:before="0"/>
              <w:ind w:left="0"/>
              <w:jc w:val="both"/>
              <w:rPr>
                <w:sz w:val="22"/>
                <w:szCs w:val="22"/>
              </w:rPr>
            </w:pPr>
            <w:r w:rsidRPr="0076075D">
              <w:rPr>
                <w:sz w:val="22"/>
                <w:szCs w:val="22"/>
              </w:rPr>
              <w:t>Maxlength: 30</w:t>
            </w:r>
          </w:p>
          <w:p w14:paraId="272E5395" w14:textId="77777777" w:rsidR="00501898" w:rsidRPr="0076075D" w:rsidRDefault="00136181">
            <w:pPr>
              <w:spacing w:before="0"/>
              <w:ind w:left="0"/>
              <w:jc w:val="both"/>
              <w:rPr>
                <w:sz w:val="22"/>
                <w:szCs w:val="22"/>
              </w:rPr>
            </w:pPr>
            <w:r w:rsidRPr="0076075D">
              <w:rPr>
                <w:sz w:val="22"/>
                <w:szCs w:val="22"/>
              </w:rPr>
              <w:t>Format: \s*[0-9]*\s*</w:t>
            </w:r>
          </w:p>
        </w:tc>
        <w:tc>
          <w:tcPr>
            <w:tcW w:w="5364" w:type="dxa"/>
          </w:tcPr>
          <w:p w14:paraId="3749460F" w14:textId="77777777" w:rsidR="00501898" w:rsidRPr="0076075D" w:rsidRDefault="00136181">
            <w:pPr>
              <w:spacing w:before="0"/>
              <w:ind w:left="41"/>
              <w:jc w:val="both"/>
              <w:rPr>
                <w:sz w:val="22"/>
                <w:szCs w:val="22"/>
              </w:rPr>
            </w:pPr>
            <w:r w:rsidRPr="0076075D">
              <w:rPr>
                <w:sz w:val="22"/>
                <w:szCs w:val="22"/>
              </w:rPr>
              <w:t>Tài khoản ngân hàng của người bán</w:t>
            </w:r>
          </w:p>
          <w:p w14:paraId="11117981" w14:textId="77777777" w:rsidR="00501898" w:rsidRPr="0076075D" w:rsidRDefault="00501898">
            <w:pPr>
              <w:spacing w:before="0"/>
              <w:ind w:left="41"/>
              <w:jc w:val="both"/>
              <w:rPr>
                <w:sz w:val="22"/>
                <w:szCs w:val="22"/>
              </w:rPr>
            </w:pPr>
          </w:p>
        </w:tc>
      </w:tr>
      <w:tr w:rsidR="00501898" w:rsidRPr="0076075D" w14:paraId="55AD500A" w14:textId="77777777">
        <w:tc>
          <w:tcPr>
            <w:tcW w:w="1980" w:type="dxa"/>
          </w:tcPr>
          <w:p w14:paraId="4D134C18" w14:textId="77777777" w:rsidR="00501898" w:rsidRPr="0076075D" w:rsidRDefault="00136181">
            <w:pPr>
              <w:spacing w:before="0"/>
              <w:ind w:left="0"/>
              <w:jc w:val="both"/>
              <w:rPr>
                <w:sz w:val="22"/>
                <w:szCs w:val="22"/>
              </w:rPr>
            </w:pPr>
            <w:r w:rsidRPr="0076075D">
              <w:rPr>
                <w:sz w:val="22"/>
                <w:szCs w:val="22"/>
              </w:rPr>
              <w:t>sellerDistrictName</w:t>
            </w:r>
          </w:p>
        </w:tc>
        <w:tc>
          <w:tcPr>
            <w:tcW w:w="2556" w:type="dxa"/>
          </w:tcPr>
          <w:p w14:paraId="785B0ABC" w14:textId="77777777" w:rsidR="00501898" w:rsidRPr="0076075D" w:rsidRDefault="00136181">
            <w:pPr>
              <w:spacing w:before="0"/>
              <w:ind w:left="0"/>
              <w:jc w:val="both"/>
              <w:rPr>
                <w:sz w:val="22"/>
                <w:szCs w:val="22"/>
              </w:rPr>
            </w:pPr>
            <w:r w:rsidRPr="0076075D">
              <w:rPr>
                <w:sz w:val="22"/>
                <w:szCs w:val="22"/>
              </w:rPr>
              <w:t>Required: false</w:t>
            </w:r>
          </w:p>
          <w:p w14:paraId="57B7BC37" w14:textId="77777777" w:rsidR="00501898" w:rsidRPr="0076075D" w:rsidRDefault="00136181">
            <w:pPr>
              <w:spacing w:before="0"/>
              <w:ind w:left="0"/>
              <w:jc w:val="both"/>
              <w:rPr>
                <w:sz w:val="22"/>
                <w:szCs w:val="22"/>
              </w:rPr>
            </w:pPr>
            <w:r w:rsidRPr="0076075D">
              <w:rPr>
                <w:sz w:val="22"/>
                <w:szCs w:val="22"/>
              </w:rPr>
              <w:t>DataType: String</w:t>
            </w:r>
          </w:p>
          <w:p w14:paraId="3EBC75CD" w14:textId="77777777" w:rsidR="00501898" w:rsidRPr="0076075D" w:rsidRDefault="00136181">
            <w:pPr>
              <w:spacing w:before="0"/>
              <w:ind w:left="0"/>
              <w:jc w:val="both"/>
              <w:rPr>
                <w:sz w:val="22"/>
                <w:szCs w:val="22"/>
              </w:rPr>
            </w:pPr>
            <w:r w:rsidRPr="0076075D">
              <w:rPr>
                <w:sz w:val="22"/>
                <w:szCs w:val="22"/>
              </w:rPr>
              <w:t xml:space="preserve">Minlength: </w:t>
            </w:r>
          </w:p>
          <w:p w14:paraId="5F0021EC" w14:textId="77777777" w:rsidR="00501898" w:rsidRPr="0076075D" w:rsidRDefault="00136181">
            <w:pPr>
              <w:spacing w:before="0"/>
              <w:ind w:left="0"/>
              <w:jc w:val="both"/>
              <w:rPr>
                <w:sz w:val="22"/>
                <w:szCs w:val="22"/>
              </w:rPr>
            </w:pPr>
            <w:r w:rsidRPr="0076075D">
              <w:rPr>
                <w:sz w:val="22"/>
                <w:szCs w:val="22"/>
              </w:rPr>
              <w:t>Maxlength: 50</w:t>
            </w:r>
          </w:p>
          <w:p w14:paraId="23223C85"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73786F5D" w14:textId="77777777" w:rsidR="00501898" w:rsidRPr="0076075D" w:rsidRDefault="00136181">
            <w:pPr>
              <w:spacing w:before="0"/>
              <w:ind w:left="41"/>
              <w:jc w:val="both"/>
              <w:rPr>
                <w:sz w:val="22"/>
                <w:szCs w:val="22"/>
              </w:rPr>
            </w:pPr>
            <w:r w:rsidRPr="0076075D">
              <w:rPr>
                <w:sz w:val="22"/>
                <w:szCs w:val="22"/>
              </w:rPr>
              <w:t>Tên Quận Huyện</w:t>
            </w:r>
          </w:p>
          <w:p w14:paraId="6E5533B3" w14:textId="77777777" w:rsidR="00501898" w:rsidRPr="0076075D" w:rsidRDefault="00501898">
            <w:pPr>
              <w:spacing w:before="0"/>
              <w:ind w:left="41"/>
              <w:jc w:val="both"/>
              <w:rPr>
                <w:sz w:val="22"/>
                <w:szCs w:val="22"/>
              </w:rPr>
            </w:pPr>
          </w:p>
        </w:tc>
      </w:tr>
      <w:tr w:rsidR="00501898" w:rsidRPr="0076075D" w14:paraId="6B4773D7" w14:textId="77777777">
        <w:tc>
          <w:tcPr>
            <w:tcW w:w="1980" w:type="dxa"/>
          </w:tcPr>
          <w:p w14:paraId="74E46CC4" w14:textId="77777777" w:rsidR="00501898" w:rsidRPr="0076075D" w:rsidRDefault="00136181">
            <w:pPr>
              <w:spacing w:before="0"/>
              <w:ind w:left="0"/>
              <w:jc w:val="both"/>
              <w:rPr>
                <w:sz w:val="22"/>
                <w:szCs w:val="22"/>
              </w:rPr>
            </w:pPr>
            <w:r w:rsidRPr="0076075D">
              <w:rPr>
                <w:sz w:val="22"/>
                <w:szCs w:val="22"/>
              </w:rPr>
              <w:t>sellerCityName</w:t>
            </w:r>
          </w:p>
        </w:tc>
        <w:tc>
          <w:tcPr>
            <w:tcW w:w="2556" w:type="dxa"/>
          </w:tcPr>
          <w:p w14:paraId="7A2D92EF" w14:textId="77777777" w:rsidR="00501898" w:rsidRPr="0076075D" w:rsidRDefault="00136181">
            <w:pPr>
              <w:spacing w:before="0"/>
              <w:ind w:left="0"/>
              <w:jc w:val="both"/>
              <w:rPr>
                <w:sz w:val="22"/>
                <w:szCs w:val="22"/>
              </w:rPr>
            </w:pPr>
            <w:r w:rsidRPr="0076075D">
              <w:rPr>
                <w:sz w:val="22"/>
                <w:szCs w:val="22"/>
              </w:rPr>
              <w:t>Required: false</w:t>
            </w:r>
          </w:p>
          <w:p w14:paraId="416AE538" w14:textId="77777777" w:rsidR="00501898" w:rsidRPr="0076075D" w:rsidRDefault="00136181">
            <w:pPr>
              <w:spacing w:before="0"/>
              <w:ind w:left="0"/>
              <w:jc w:val="both"/>
              <w:rPr>
                <w:sz w:val="22"/>
                <w:szCs w:val="22"/>
              </w:rPr>
            </w:pPr>
            <w:r w:rsidRPr="0076075D">
              <w:rPr>
                <w:sz w:val="22"/>
                <w:szCs w:val="22"/>
              </w:rPr>
              <w:t>DataType: String</w:t>
            </w:r>
          </w:p>
          <w:p w14:paraId="3CE85BB4" w14:textId="77777777" w:rsidR="00501898" w:rsidRPr="0076075D" w:rsidRDefault="00136181">
            <w:pPr>
              <w:spacing w:before="0"/>
              <w:ind w:left="0"/>
              <w:jc w:val="both"/>
              <w:rPr>
                <w:sz w:val="22"/>
                <w:szCs w:val="22"/>
              </w:rPr>
            </w:pPr>
            <w:r w:rsidRPr="0076075D">
              <w:rPr>
                <w:sz w:val="22"/>
                <w:szCs w:val="22"/>
              </w:rPr>
              <w:t xml:space="preserve">Minlength: </w:t>
            </w:r>
          </w:p>
          <w:p w14:paraId="3912D15F" w14:textId="77777777" w:rsidR="00501898" w:rsidRPr="0076075D" w:rsidRDefault="00136181">
            <w:pPr>
              <w:spacing w:before="0"/>
              <w:ind w:left="0"/>
              <w:jc w:val="both"/>
              <w:rPr>
                <w:sz w:val="22"/>
                <w:szCs w:val="22"/>
              </w:rPr>
            </w:pPr>
            <w:r w:rsidRPr="0076075D">
              <w:rPr>
                <w:sz w:val="22"/>
                <w:szCs w:val="22"/>
              </w:rPr>
              <w:t>Maxlength: 600</w:t>
            </w:r>
          </w:p>
          <w:p w14:paraId="21F70035"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1BCFAACD" w14:textId="77777777" w:rsidR="00501898" w:rsidRPr="0076075D" w:rsidRDefault="00136181">
            <w:pPr>
              <w:spacing w:before="0"/>
              <w:ind w:left="41"/>
              <w:jc w:val="both"/>
              <w:rPr>
                <w:sz w:val="22"/>
                <w:szCs w:val="22"/>
              </w:rPr>
            </w:pPr>
            <w:r w:rsidRPr="0076075D">
              <w:rPr>
                <w:sz w:val="22"/>
                <w:szCs w:val="22"/>
              </w:rPr>
              <w:t>Tên Tỉnh/Thành phố</w:t>
            </w:r>
          </w:p>
          <w:p w14:paraId="08D84122" w14:textId="77777777" w:rsidR="00501898" w:rsidRPr="0076075D" w:rsidRDefault="00501898">
            <w:pPr>
              <w:spacing w:before="0"/>
              <w:ind w:left="41"/>
              <w:jc w:val="both"/>
              <w:rPr>
                <w:sz w:val="22"/>
                <w:szCs w:val="22"/>
              </w:rPr>
            </w:pPr>
          </w:p>
        </w:tc>
      </w:tr>
      <w:tr w:rsidR="00501898" w:rsidRPr="0076075D" w14:paraId="333D525F" w14:textId="77777777">
        <w:tc>
          <w:tcPr>
            <w:tcW w:w="1980" w:type="dxa"/>
          </w:tcPr>
          <w:p w14:paraId="2F33EBAE" w14:textId="77777777" w:rsidR="00501898" w:rsidRPr="0076075D" w:rsidRDefault="00136181">
            <w:pPr>
              <w:spacing w:before="0"/>
              <w:ind w:left="0"/>
              <w:jc w:val="both"/>
              <w:rPr>
                <w:sz w:val="22"/>
                <w:szCs w:val="22"/>
              </w:rPr>
            </w:pPr>
            <w:r w:rsidRPr="0076075D">
              <w:rPr>
                <w:sz w:val="22"/>
                <w:szCs w:val="22"/>
              </w:rPr>
              <w:t>sellerCountryCode</w:t>
            </w:r>
          </w:p>
        </w:tc>
        <w:tc>
          <w:tcPr>
            <w:tcW w:w="2556" w:type="dxa"/>
          </w:tcPr>
          <w:p w14:paraId="75E52D54" w14:textId="77777777" w:rsidR="00501898" w:rsidRPr="0076075D" w:rsidRDefault="00136181">
            <w:pPr>
              <w:spacing w:before="0"/>
              <w:ind w:left="0"/>
              <w:jc w:val="both"/>
              <w:rPr>
                <w:sz w:val="22"/>
                <w:szCs w:val="22"/>
              </w:rPr>
            </w:pPr>
            <w:r w:rsidRPr="0076075D">
              <w:rPr>
                <w:sz w:val="22"/>
                <w:szCs w:val="22"/>
              </w:rPr>
              <w:t>Required: false</w:t>
            </w:r>
          </w:p>
          <w:p w14:paraId="7408D56A" w14:textId="77777777" w:rsidR="00501898" w:rsidRPr="0076075D" w:rsidRDefault="00136181">
            <w:pPr>
              <w:spacing w:before="0"/>
              <w:ind w:left="0"/>
              <w:jc w:val="both"/>
              <w:rPr>
                <w:sz w:val="22"/>
                <w:szCs w:val="22"/>
              </w:rPr>
            </w:pPr>
            <w:r w:rsidRPr="0076075D">
              <w:rPr>
                <w:sz w:val="22"/>
                <w:szCs w:val="22"/>
              </w:rPr>
              <w:t>DataType: String</w:t>
            </w:r>
          </w:p>
          <w:p w14:paraId="11F044EA" w14:textId="77777777" w:rsidR="00501898" w:rsidRPr="0076075D" w:rsidRDefault="00136181">
            <w:pPr>
              <w:spacing w:before="0"/>
              <w:ind w:left="0"/>
              <w:jc w:val="both"/>
              <w:rPr>
                <w:sz w:val="22"/>
                <w:szCs w:val="22"/>
              </w:rPr>
            </w:pPr>
            <w:r w:rsidRPr="0076075D">
              <w:rPr>
                <w:sz w:val="22"/>
                <w:szCs w:val="22"/>
              </w:rPr>
              <w:t xml:space="preserve">Minlength: </w:t>
            </w:r>
          </w:p>
          <w:p w14:paraId="49906CCB" w14:textId="77777777" w:rsidR="00501898" w:rsidRPr="0076075D" w:rsidRDefault="00136181">
            <w:pPr>
              <w:spacing w:before="0"/>
              <w:ind w:left="0"/>
              <w:jc w:val="both"/>
              <w:rPr>
                <w:sz w:val="22"/>
                <w:szCs w:val="22"/>
              </w:rPr>
            </w:pPr>
            <w:r w:rsidRPr="0076075D">
              <w:rPr>
                <w:sz w:val="22"/>
                <w:szCs w:val="22"/>
              </w:rPr>
              <w:t>Maxlength: 15</w:t>
            </w:r>
          </w:p>
          <w:p w14:paraId="44AA92E5"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5ED22B4A" w14:textId="77777777" w:rsidR="00501898" w:rsidRPr="0076075D" w:rsidRDefault="00136181">
            <w:pPr>
              <w:ind w:left="41"/>
              <w:jc w:val="both"/>
              <w:rPr>
                <w:sz w:val="22"/>
                <w:szCs w:val="22"/>
              </w:rPr>
            </w:pPr>
            <w:r w:rsidRPr="0076075D">
              <w:rPr>
                <w:sz w:val="22"/>
                <w:szCs w:val="22"/>
              </w:rPr>
              <w:t xml:space="preserve">Mã quốc gia </w:t>
            </w:r>
          </w:p>
          <w:p w14:paraId="3FD39664" w14:textId="77777777" w:rsidR="00501898" w:rsidRPr="0076075D" w:rsidRDefault="00501898">
            <w:pPr>
              <w:ind w:left="41"/>
              <w:jc w:val="both"/>
              <w:rPr>
                <w:sz w:val="22"/>
                <w:szCs w:val="22"/>
              </w:rPr>
            </w:pPr>
          </w:p>
        </w:tc>
      </w:tr>
      <w:tr w:rsidR="00501898" w:rsidRPr="0076075D" w14:paraId="1187CA44" w14:textId="77777777">
        <w:tc>
          <w:tcPr>
            <w:tcW w:w="1980" w:type="dxa"/>
          </w:tcPr>
          <w:p w14:paraId="528DCA65" w14:textId="77777777" w:rsidR="00501898" w:rsidRPr="0076075D" w:rsidRDefault="00136181">
            <w:pPr>
              <w:spacing w:before="0"/>
              <w:ind w:left="0"/>
              <w:jc w:val="both"/>
              <w:rPr>
                <w:sz w:val="22"/>
                <w:szCs w:val="22"/>
              </w:rPr>
            </w:pPr>
            <w:r w:rsidRPr="0076075D">
              <w:rPr>
                <w:sz w:val="22"/>
                <w:szCs w:val="22"/>
              </w:rPr>
              <w:t>sellerWebsite</w:t>
            </w:r>
          </w:p>
        </w:tc>
        <w:tc>
          <w:tcPr>
            <w:tcW w:w="2556" w:type="dxa"/>
          </w:tcPr>
          <w:p w14:paraId="249A7443" w14:textId="77777777" w:rsidR="00501898" w:rsidRPr="0076075D" w:rsidRDefault="00136181">
            <w:pPr>
              <w:spacing w:before="0"/>
              <w:ind w:left="0"/>
              <w:jc w:val="both"/>
              <w:rPr>
                <w:sz w:val="22"/>
                <w:szCs w:val="22"/>
              </w:rPr>
            </w:pPr>
            <w:r w:rsidRPr="0076075D">
              <w:rPr>
                <w:sz w:val="22"/>
                <w:szCs w:val="22"/>
              </w:rPr>
              <w:t>Required: false</w:t>
            </w:r>
          </w:p>
          <w:p w14:paraId="546AF393" w14:textId="77777777" w:rsidR="00501898" w:rsidRPr="0076075D" w:rsidRDefault="00136181">
            <w:pPr>
              <w:spacing w:before="0"/>
              <w:ind w:left="0"/>
              <w:jc w:val="both"/>
              <w:rPr>
                <w:sz w:val="22"/>
                <w:szCs w:val="22"/>
              </w:rPr>
            </w:pPr>
            <w:r w:rsidRPr="0076075D">
              <w:rPr>
                <w:sz w:val="22"/>
                <w:szCs w:val="22"/>
              </w:rPr>
              <w:t>DataType: String</w:t>
            </w:r>
          </w:p>
          <w:p w14:paraId="260F21F3" w14:textId="77777777" w:rsidR="00501898" w:rsidRPr="0076075D" w:rsidRDefault="00136181">
            <w:pPr>
              <w:spacing w:before="0"/>
              <w:ind w:left="0"/>
              <w:jc w:val="both"/>
              <w:rPr>
                <w:sz w:val="22"/>
                <w:szCs w:val="22"/>
              </w:rPr>
            </w:pPr>
            <w:r w:rsidRPr="0076075D">
              <w:rPr>
                <w:sz w:val="22"/>
                <w:szCs w:val="22"/>
              </w:rPr>
              <w:t xml:space="preserve">Minlength: </w:t>
            </w:r>
          </w:p>
          <w:p w14:paraId="2D962F0F" w14:textId="77777777" w:rsidR="00501898" w:rsidRPr="0076075D" w:rsidRDefault="00136181">
            <w:pPr>
              <w:spacing w:before="0"/>
              <w:ind w:left="0"/>
              <w:jc w:val="both"/>
              <w:rPr>
                <w:sz w:val="22"/>
                <w:szCs w:val="22"/>
              </w:rPr>
            </w:pPr>
            <w:r w:rsidRPr="0076075D">
              <w:rPr>
                <w:sz w:val="22"/>
                <w:szCs w:val="22"/>
              </w:rPr>
              <w:t>Maxlength: 200</w:t>
            </w:r>
          </w:p>
          <w:p w14:paraId="75982CBC"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69F923C7" w14:textId="77777777" w:rsidR="00501898" w:rsidRPr="0076075D" w:rsidRDefault="00136181">
            <w:pPr>
              <w:spacing w:before="0"/>
              <w:ind w:left="41"/>
              <w:jc w:val="both"/>
              <w:rPr>
                <w:sz w:val="22"/>
                <w:szCs w:val="22"/>
              </w:rPr>
            </w:pPr>
            <w:r w:rsidRPr="0076075D">
              <w:rPr>
                <w:sz w:val="22"/>
                <w:szCs w:val="22"/>
              </w:rPr>
              <w:t>Website của người bán</w:t>
            </w:r>
          </w:p>
          <w:p w14:paraId="15DE7053" w14:textId="77777777" w:rsidR="00501898" w:rsidRPr="0076075D" w:rsidRDefault="00501898">
            <w:pPr>
              <w:spacing w:before="0"/>
              <w:ind w:left="41"/>
              <w:jc w:val="both"/>
              <w:rPr>
                <w:sz w:val="22"/>
                <w:szCs w:val="22"/>
              </w:rPr>
            </w:pPr>
          </w:p>
        </w:tc>
      </w:tr>
      <w:tr w:rsidR="00501898" w:rsidRPr="0076075D" w14:paraId="3BA37FF3" w14:textId="77777777">
        <w:tc>
          <w:tcPr>
            <w:tcW w:w="1980" w:type="dxa"/>
          </w:tcPr>
          <w:p w14:paraId="21674954" w14:textId="77777777" w:rsidR="00501898" w:rsidRPr="0076075D" w:rsidRDefault="00136181">
            <w:pPr>
              <w:spacing w:before="0"/>
              <w:ind w:left="0"/>
              <w:jc w:val="both"/>
              <w:rPr>
                <w:sz w:val="22"/>
                <w:szCs w:val="22"/>
              </w:rPr>
            </w:pPr>
            <w:r w:rsidRPr="0076075D">
              <w:rPr>
                <w:sz w:val="22"/>
                <w:szCs w:val="22"/>
              </w:rPr>
              <w:lastRenderedPageBreak/>
              <w:t>storeCode</w:t>
            </w:r>
          </w:p>
        </w:tc>
        <w:tc>
          <w:tcPr>
            <w:tcW w:w="2556" w:type="dxa"/>
          </w:tcPr>
          <w:p w14:paraId="1274DEF4" w14:textId="77777777" w:rsidR="00501898" w:rsidRPr="0076075D" w:rsidRDefault="00136181">
            <w:pPr>
              <w:spacing w:before="0"/>
              <w:ind w:left="0"/>
              <w:jc w:val="both"/>
              <w:rPr>
                <w:sz w:val="22"/>
                <w:szCs w:val="22"/>
              </w:rPr>
            </w:pPr>
            <w:r w:rsidRPr="0076075D">
              <w:rPr>
                <w:sz w:val="22"/>
                <w:szCs w:val="22"/>
              </w:rPr>
              <w:t>Required: false</w:t>
            </w:r>
          </w:p>
          <w:p w14:paraId="2899FC67" w14:textId="77777777" w:rsidR="00501898" w:rsidRPr="0076075D" w:rsidRDefault="00136181">
            <w:pPr>
              <w:spacing w:before="0"/>
              <w:ind w:left="0"/>
              <w:jc w:val="both"/>
              <w:rPr>
                <w:sz w:val="22"/>
                <w:szCs w:val="22"/>
              </w:rPr>
            </w:pPr>
            <w:r w:rsidRPr="0076075D">
              <w:rPr>
                <w:sz w:val="22"/>
                <w:szCs w:val="22"/>
              </w:rPr>
              <w:t>DataType: String</w:t>
            </w:r>
          </w:p>
          <w:p w14:paraId="3674B304" w14:textId="77777777" w:rsidR="00501898" w:rsidRPr="0076075D" w:rsidRDefault="00136181">
            <w:pPr>
              <w:spacing w:before="0"/>
              <w:ind w:left="0"/>
              <w:jc w:val="both"/>
              <w:rPr>
                <w:sz w:val="22"/>
                <w:szCs w:val="22"/>
              </w:rPr>
            </w:pPr>
            <w:r w:rsidRPr="0076075D">
              <w:rPr>
                <w:sz w:val="22"/>
                <w:szCs w:val="22"/>
              </w:rPr>
              <w:t xml:space="preserve">Minlength: </w:t>
            </w:r>
          </w:p>
          <w:p w14:paraId="360471C0" w14:textId="77777777" w:rsidR="00501898" w:rsidRPr="0076075D" w:rsidRDefault="00136181">
            <w:pPr>
              <w:spacing w:before="0"/>
              <w:ind w:left="0"/>
              <w:jc w:val="both"/>
              <w:rPr>
                <w:sz w:val="22"/>
                <w:szCs w:val="22"/>
              </w:rPr>
            </w:pPr>
            <w:r w:rsidRPr="0076075D">
              <w:rPr>
                <w:sz w:val="22"/>
                <w:szCs w:val="22"/>
              </w:rPr>
              <w:t>Maxlength: 50</w:t>
            </w:r>
          </w:p>
          <w:p w14:paraId="638CAFA9"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273BC93A" w14:textId="77777777" w:rsidR="00501898" w:rsidRPr="0076075D" w:rsidRDefault="00136181">
            <w:pPr>
              <w:spacing w:before="0"/>
              <w:ind w:left="0"/>
              <w:jc w:val="both"/>
              <w:rPr>
                <w:sz w:val="22"/>
                <w:szCs w:val="22"/>
              </w:rPr>
            </w:pPr>
            <w:r w:rsidRPr="0076075D">
              <w:rPr>
                <w:sz w:val="22"/>
                <w:szCs w:val="22"/>
              </w:rPr>
              <w:t>Mã cửa hàng</w:t>
            </w:r>
          </w:p>
        </w:tc>
      </w:tr>
      <w:tr w:rsidR="00501898" w:rsidRPr="0076075D" w14:paraId="6B0AAB18" w14:textId="77777777">
        <w:tc>
          <w:tcPr>
            <w:tcW w:w="1980" w:type="dxa"/>
          </w:tcPr>
          <w:p w14:paraId="0A706ADE" w14:textId="77777777" w:rsidR="00501898" w:rsidRPr="0076075D" w:rsidRDefault="00136181">
            <w:pPr>
              <w:spacing w:before="0"/>
              <w:ind w:left="0"/>
              <w:jc w:val="both"/>
              <w:rPr>
                <w:sz w:val="22"/>
                <w:szCs w:val="22"/>
              </w:rPr>
            </w:pPr>
            <w:r w:rsidRPr="0076075D">
              <w:rPr>
                <w:sz w:val="22"/>
                <w:szCs w:val="22"/>
              </w:rPr>
              <w:t>storeName</w:t>
            </w:r>
          </w:p>
        </w:tc>
        <w:tc>
          <w:tcPr>
            <w:tcW w:w="2556" w:type="dxa"/>
          </w:tcPr>
          <w:p w14:paraId="15C0751B" w14:textId="77777777" w:rsidR="00501898" w:rsidRPr="0076075D" w:rsidRDefault="00136181">
            <w:pPr>
              <w:spacing w:before="0"/>
              <w:ind w:left="0"/>
              <w:jc w:val="both"/>
              <w:rPr>
                <w:sz w:val="22"/>
                <w:szCs w:val="22"/>
              </w:rPr>
            </w:pPr>
            <w:r w:rsidRPr="0076075D">
              <w:rPr>
                <w:sz w:val="22"/>
                <w:szCs w:val="22"/>
              </w:rPr>
              <w:t>Required: false</w:t>
            </w:r>
          </w:p>
          <w:p w14:paraId="135957F7" w14:textId="77777777" w:rsidR="00501898" w:rsidRPr="0076075D" w:rsidRDefault="00136181">
            <w:pPr>
              <w:spacing w:before="0"/>
              <w:ind w:left="0"/>
              <w:jc w:val="both"/>
              <w:rPr>
                <w:sz w:val="22"/>
                <w:szCs w:val="22"/>
              </w:rPr>
            </w:pPr>
            <w:r w:rsidRPr="0076075D">
              <w:rPr>
                <w:sz w:val="22"/>
                <w:szCs w:val="22"/>
              </w:rPr>
              <w:t>DataType: String</w:t>
            </w:r>
          </w:p>
          <w:p w14:paraId="65905953" w14:textId="77777777" w:rsidR="00501898" w:rsidRPr="0076075D" w:rsidRDefault="00136181">
            <w:pPr>
              <w:spacing w:before="0"/>
              <w:ind w:left="0"/>
              <w:jc w:val="both"/>
              <w:rPr>
                <w:sz w:val="22"/>
                <w:szCs w:val="22"/>
              </w:rPr>
            </w:pPr>
            <w:r w:rsidRPr="0076075D">
              <w:rPr>
                <w:sz w:val="22"/>
                <w:szCs w:val="22"/>
              </w:rPr>
              <w:t xml:space="preserve">Minlength: </w:t>
            </w:r>
          </w:p>
          <w:p w14:paraId="6DBFA0A3" w14:textId="77777777" w:rsidR="00501898" w:rsidRPr="0076075D" w:rsidRDefault="00136181">
            <w:pPr>
              <w:spacing w:before="0"/>
              <w:ind w:left="0"/>
              <w:jc w:val="both"/>
              <w:rPr>
                <w:sz w:val="22"/>
                <w:szCs w:val="22"/>
              </w:rPr>
            </w:pPr>
            <w:r w:rsidRPr="0076075D">
              <w:rPr>
                <w:sz w:val="22"/>
                <w:szCs w:val="22"/>
              </w:rPr>
              <w:t>Maxlength: 400</w:t>
            </w:r>
          </w:p>
          <w:p w14:paraId="6B828519"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093901E7" w14:textId="77777777" w:rsidR="00501898" w:rsidRPr="0076075D" w:rsidRDefault="00136181">
            <w:pPr>
              <w:spacing w:before="0"/>
              <w:ind w:left="0"/>
              <w:jc w:val="both"/>
              <w:rPr>
                <w:sz w:val="22"/>
                <w:szCs w:val="22"/>
              </w:rPr>
            </w:pPr>
            <w:r w:rsidRPr="0076075D">
              <w:rPr>
                <w:sz w:val="22"/>
                <w:szCs w:val="22"/>
              </w:rPr>
              <w:t>Tên cửa hàng</w:t>
            </w:r>
          </w:p>
        </w:tc>
      </w:tr>
      <w:tr w:rsidR="00501898" w:rsidRPr="0076075D" w14:paraId="0E6D9DB0" w14:textId="77777777">
        <w:tc>
          <w:tcPr>
            <w:tcW w:w="1980" w:type="dxa"/>
          </w:tcPr>
          <w:p w14:paraId="1352B00F" w14:textId="77777777" w:rsidR="00501898" w:rsidRPr="0076075D" w:rsidRDefault="00136181">
            <w:pPr>
              <w:spacing w:before="0"/>
              <w:ind w:left="0"/>
              <w:jc w:val="both"/>
              <w:rPr>
                <w:sz w:val="22"/>
                <w:szCs w:val="22"/>
                <w:lang w:val="vi-VN"/>
              </w:rPr>
            </w:pPr>
            <w:r w:rsidRPr="0076075D">
              <w:rPr>
                <w:sz w:val="22"/>
                <w:szCs w:val="22"/>
              </w:rPr>
              <w:t>merchantCode</w:t>
            </w:r>
          </w:p>
        </w:tc>
        <w:tc>
          <w:tcPr>
            <w:tcW w:w="2556" w:type="dxa"/>
          </w:tcPr>
          <w:p w14:paraId="6638D822" w14:textId="77777777" w:rsidR="00501898" w:rsidRPr="0076075D" w:rsidRDefault="00136181">
            <w:pPr>
              <w:spacing w:before="0"/>
              <w:ind w:left="0"/>
              <w:jc w:val="both"/>
              <w:rPr>
                <w:sz w:val="22"/>
                <w:szCs w:val="22"/>
              </w:rPr>
            </w:pPr>
            <w:r w:rsidRPr="0076075D">
              <w:rPr>
                <w:sz w:val="22"/>
                <w:szCs w:val="22"/>
              </w:rPr>
              <w:t>Required: true</w:t>
            </w:r>
          </w:p>
          <w:p w14:paraId="2DC88265" w14:textId="77777777" w:rsidR="00501898" w:rsidRPr="0076075D" w:rsidRDefault="00136181">
            <w:pPr>
              <w:spacing w:before="0"/>
              <w:ind w:left="0"/>
              <w:jc w:val="both"/>
              <w:rPr>
                <w:sz w:val="22"/>
                <w:szCs w:val="22"/>
              </w:rPr>
            </w:pPr>
            <w:r w:rsidRPr="0076075D">
              <w:rPr>
                <w:sz w:val="22"/>
                <w:szCs w:val="22"/>
              </w:rPr>
              <w:t>DataType: String</w:t>
            </w:r>
          </w:p>
          <w:p w14:paraId="003F21B4" w14:textId="77777777" w:rsidR="00501898" w:rsidRPr="0076075D" w:rsidRDefault="00136181">
            <w:pPr>
              <w:spacing w:before="0"/>
              <w:ind w:left="0"/>
              <w:jc w:val="both"/>
              <w:rPr>
                <w:sz w:val="22"/>
                <w:szCs w:val="22"/>
              </w:rPr>
            </w:pPr>
            <w:r w:rsidRPr="0076075D">
              <w:rPr>
                <w:sz w:val="22"/>
                <w:szCs w:val="22"/>
              </w:rPr>
              <w:t xml:space="preserve">Minlength: </w:t>
            </w:r>
          </w:p>
          <w:p w14:paraId="10FCB509" w14:textId="77777777" w:rsidR="00501898" w:rsidRPr="0076075D" w:rsidRDefault="00136181">
            <w:pPr>
              <w:spacing w:before="0"/>
              <w:ind w:left="0"/>
              <w:jc w:val="both"/>
              <w:rPr>
                <w:sz w:val="22"/>
                <w:szCs w:val="22"/>
              </w:rPr>
            </w:pPr>
            <w:r w:rsidRPr="0076075D">
              <w:rPr>
                <w:sz w:val="22"/>
                <w:szCs w:val="22"/>
              </w:rPr>
              <w:t>Maxlength: 4</w:t>
            </w:r>
          </w:p>
          <w:p w14:paraId="49B9C80D"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773C8240" w14:textId="77777777" w:rsidR="00501898" w:rsidRPr="0076075D" w:rsidRDefault="00136181">
            <w:pPr>
              <w:spacing w:before="0"/>
              <w:ind w:left="0"/>
              <w:jc w:val="both"/>
              <w:rPr>
                <w:sz w:val="22"/>
                <w:szCs w:val="22"/>
              </w:rPr>
            </w:pPr>
            <w:r w:rsidRPr="0076075D">
              <w:rPr>
                <w:sz w:val="22"/>
                <w:szCs w:val="22"/>
              </w:rPr>
              <w:t>Mã danh mục đơn vị chấp nhận thanh toán</w:t>
            </w:r>
          </w:p>
          <w:p w14:paraId="675DDA5E" w14:textId="77777777" w:rsidR="00501898" w:rsidRPr="0076075D" w:rsidRDefault="00136181">
            <w:pPr>
              <w:spacing w:before="0"/>
              <w:ind w:left="0"/>
              <w:jc w:val="both"/>
              <w:rPr>
                <w:sz w:val="22"/>
                <w:szCs w:val="22"/>
              </w:rPr>
            </w:pPr>
            <w:r w:rsidRPr="0076075D">
              <w:rPr>
                <w:sz w:val="22"/>
                <w:szCs w:val="22"/>
              </w:rPr>
              <w:t>Chỉ cho phép truyền ký tự số</w:t>
            </w:r>
          </w:p>
          <w:p w14:paraId="168F3193" w14:textId="77777777" w:rsidR="00501898" w:rsidRPr="0076075D" w:rsidRDefault="00136181">
            <w:pPr>
              <w:spacing w:before="0"/>
              <w:ind w:left="0"/>
              <w:jc w:val="both"/>
              <w:rPr>
                <w:sz w:val="22"/>
                <w:szCs w:val="22"/>
              </w:rPr>
            </w:pPr>
            <w:r w:rsidRPr="0076075D">
              <w:rPr>
                <w:b/>
                <w:sz w:val="22"/>
                <w:szCs w:val="22"/>
              </w:rPr>
              <w:t>Lưu ý:</w:t>
            </w:r>
            <w:r w:rsidRPr="0076075D">
              <w:rPr>
                <w:sz w:val="22"/>
                <w:szCs w:val="22"/>
              </w:rPr>
              <w:t xml:space="preserve"> các trường này phục vụ cho việc sinh qrcode78, các mẫu khác không bắt buộc</w:t>
            </w:r>
          </w:p>
        </w:tc>
      </w:tr>
      <w:tr w:rsidR="00501898" w:rsidRPr="0076075D" w14:paraId="6E2D4C05" w14:textId="77777777">
        <w:tc>
          <w:tcPr>
            <w:tcW w:w="1980" w:type="dxa"/>
          </w:tcPr>
          <w:p w14:paraId="1E470EC7" w14:textId="77777777" w:rsidR="00501898" w:rsidRPr="0076075D" w:rsidRDefault="00136181">
            <w:pPr>
              <w:spacing w:before="0"/>
              <w:ind w:left="0"/>
              <w:jc w:val="both"/>
              <w:rPr>
                <w:sz w:val="22"/>
                <w:szCs w:val="22"/>
                <w:lang w:val="vi-VN"/>
              </w:rPr>
            </w:pPr>
            <w:r w:rsidRPr="0076075D">
              <w:rPr>
                <w:sz w:val="22"/>
                <w:szCs w:val="22"/>
              </w:rPr>
              <w:t>merchantName</w:t>
            </w:r>
          </w:p>
        </w:tc>
        <w:tc>
          <w:tcPr>
            <w:tcW w:w="2556" w:type="dxa"/>
          </w:tcPr>
          <w:p w14:paraId="270EB7B8" w14:textId="77777777" w:rsidR="00501898" w:rsidRPr="0076075D" w:rsidRDefault="00136181">
            <w:pPr>
              <w:spacing w:before="0"/>
              <w:ind w:left="0"/>
              <w:jc w:val="both"/>
              <w:rPr>
                <w:sz w:val="22"/>
                <w:szCs w:val="22"/>
              </w:rPr>
            </w:pPr>
            <w:r w:rsidRPr="0076075D">
              <w:rPr>
                <w:sz w:val="22"/>
                <w:szCs w:val="22"/>
              </w:rPr>
              <w:t>Required: true</w:t>
            </w:r>
          </w:p>
          <w:p w14:paraId="7AAAD5FF" w14:textId="77777777" w:rsidR="00501898" w:rsidRPr="0076075D" w:rsidRDefault="00136181">
            <w:pPr>
              <w:spacing w:before="0"/>
              <w:ind w:left="0"/>
              <w:jc w:val="both"/>
              <w:rPr>
                <w:sz w:val="22"/>
                <w:szCs w:val="22"/>
              </w:rPr>
            </w:pPr>
            <w:r w:rsidRPr="0076075D">
              <w:rPr>
                <w:sz w:val="22"/>
                <w:szCs w:val="22"/>
              </w:rPr>
              <w:t>DataType: String</w:t>
            </w:r>
          </w:p>
          <w:p w14:paraId="06E094C5" w14:textId="77777777" w:rsidR="00501898" w:rsidRPr="0076075D" w:rsidRDefault="00136181">
            <w:pPr>
              <w:spacing w:before="0"/>
              <w:ind w:left="0"/>
              <w:jc w:val="both"/>
              <w:rPr>
                <w:sz w:val="22"/>
                <w:szCs w:val="22"/>
              </w:rPr>
            </w:pPr>
            <w:r w:rsidRPr="0076075D">
              <w:rPr>
                <w:sz w:val="22"/>
                <w:szCs w:val="22"/>
              </w:rPr>
              <w:t xml:space="preserve">Minlength: </w:t>
            </w:r>
          </w:p>
          <w:p w14:paraId="70B80A3A" w14:textId="77777777" w:rsidR="00501898" w:rsidRPr="0076075D" w:rsidRDefault="00136181">
            <w:pPr>
              <w:spacing w:before="0"/>
              <w:ind w:left="0"/>
              <w:jc w:val="both"/>
              <w:rPr>
                <w:sz w:val="22"/>
                <w:szCs w:val="22"/>
              </w:rPr>
            </w:pPr>
            <w:r w:rsidRPr="0076075D">
              <w:rPr>
                <w:sz w:val="22"/>
                <w:szCs w:val="22"/>
              </w:rPr>
              <w:t>Maxlength: 25</w:t>
            </w:r>
          </w:p>
          <w:p w14:paraId="5F6D49E8"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7EB9266A" w14:textId="77777777" w:rsidR="00501898" w:rsidRPr="0076075D" w:rsidRDefault="00136181">
            <w:pPr>
              <w:spacing w:before="0"/>
              <w:ind w:left="0"/>
              <w:jc w:val="both"/>
              <w:rPr>
                <w:sz w:val="22"/>
                <w:szCs w:val="22"/>
              </w:rPr>
            </w:pPr>
            <w:r w:rsidRPr="0076075D">
              <w:rPr>
                <w:sz w:val="22"/>
                <w:szCs w:val="22"/>
              </w:rPr>
              <w:t>Tên đơn vị chấp nhận thanh toán</w:t>
            </w:r>
          </w:p>
          <w:p w14:paraId="2003A83F" w14:textId="77777777" w:rsidR="00501898" w:rsidRPr="0076075D" w:rsidRDefault="00136181">
            <w:pPr>
              <w:spacing w:before="0"/>
              <w:ind w:left="0"/>
              <w:jc w:val="both"/>
              <w:rPr>
                <w:sz w:val="22"/>
                <w:szCs w:val="22"/>
              </w:rPr>
            </w:pPr>
            <w:r w:rsidRPr="0076075D">
              <w:rPr>
                <w:sz w:val="22"/>
                <w:szCs w:val="22"/>
              </w:rPr>
              <w:t xml:space="preserve">Chỉ cho phép truyền 96 ký tự theo EMV Book </w:t>
            </w:r>
          </w:p>
          <w:p w14:paraId="475A368D" w14:textId="77777777" w:rsidR="00501898" w:rsidRPr="0076075D" w:rsidRDefault="00136181">
            <w:pPr>
              <w:spacing w:before="0"/>
              <w:ind w:left="0"/>
              <w:jc w:val="both"/>
              <w:rPr>
                <w:sz w:val="22"/>
                <w:szCs w:val="22"/>
              </w:rPr>
            </w:pPr>
            <w:r w:rsidRPr="0076075D">
              <w:rPr>
                <w:b/>
                <w:sz w:val="22"/>
                <w:szCs w:val="22"/>
              </w:rPr>
              <w:t>Lưu ý:</w:t>
            </w:r>
            <w:r w:rsidRPr="0076075D">
              <w:rPr>
                <w:sz w:val="22"/>
                <w:szCs w:val="22"/>
              </w:rPr>
              <w:t xml:space="preserve"> các trường này phục vụ cho việc sinh qrcode78, các mẫu khác không bắt buộc</w:t>
            </w:r>
          </w:p>
          <w:p w14:paraId="6AEBABDE" w14:textId="77777777" w:rsidR="00501898" w:rsidRPr="0076075D" w:rsidRDefault="00501898">
            <w:pPr>
              <w:spacing w:before="0"/>
              <w:ind w:left="0"/>
              <w:jc w:val="both"/>
              <w:rPr>
                <w:sz w:val="22"/>
                <w:szCs w:val="22"/>
                <w:lang w:val="vi-VN"/>
              </w:rPr>
            </w:pPr>
          </w:p>
        </w:tc>
      </w:tr>
      <w:tr w:rsidR="002126DC" w:rsidRPr="0076075D" w14:paraId="108CC0FA" w14:textId="77777777">
        <w:tc>
          <w:tcPr>
            <w:tcW w:w="1980" w:type="dxa"/>
          </w:tcPr>
          <w:p w14:paraId="1F299C35" w14:textId="7027FE56" w:rsidR="002126DC" w:rsidRPr="0076075D" w:rsidRDefault="002126DC" w:rsidP="002126DC">
            <w:pPr>
              <w:spacing w:before="0"/>
              <w:ind w:left="0"/>
              <w:jc w:val="both"/>
              <w:rPr>
                <w:sz w:val="22"/>
                <w:szCs w:val="22"/>
              </w:rPr>
            </w:pPr>
            <w:r w:rsidRPr="0076075D">
              <w:rPr>
                <w:sz w:val="22"/>
                <w:szCs w:val="22"/>
              </w:rPr>
              <w:t>merchantCity</w:t>
            </w:r>
          </w:p>
        </w:tc>
        <w:tc>
          <w:tcPr>
            <w:tcW w:w="2556" w:type="dxa"/>
          </w:tcPr>
          <w:p w14:paraId="49551AD5" w14:textId="77777777" w:rsidR="002126DC" w:rsidRPr="0076075D" w:rsidRDefault="002126DC" w:rsidP="002126DC">
            <w:pPr>
              <w:spacing w:before="0"/>
              <w:ind w:left="0"/>
              <w:jc w:val="both"/>
              <w:rPr>
                <w:sz w:val="22"/>
                <w:szCs w:val="22"/>
              </w:rPr>
            </w:pPr>
            <w:r w:rsidRPr="0076075D">
              <w:rPr>
                <w:sz w:val="22"/>
                <w:szCs w:val="22"/>
              </w:rPr>
              <w:t>Required: true</w:t>
            </w:r>
          </w:p>
          <w:p w14:paraId="60F3454E" w14:textId="77777777" w:rsidR="002126DC" w:rsidRPr="0076075D" w:rsidRDefault="002126DC" w:rsidP="002126DC">
            <w:pPr>
              <w:spacing w:before="0"/>
              <w:ind w:left="0"/>
              <w:jc w:val="both"/>
              <w:rPr>
                <w:sz w:val="22"/>
                <w:szCs w:val="22"/>
              </w:rPr>
            </w:pPr>
            <w:r w:rsidRPr="0076075D">
              <w:rPr>
                <w:sz w:val="22"/>
                <w:szCs w:val="22"/>
              </w:rPr>
              <w:t>DataType: String</w:t>
            </w:r>
          </w:p>
          <w:p w14:paraId="6FB698B3" w14:textId="77777777" w:rsidR="002126DC" w:rsidRPr="0076075D" w:rsidRDefault="002126DC" w:rsidP="002126DC">
            <w:pPr>
              <w:spacing w:before="0"/>
              <w:ind w:left="0"/>
              <w:jc w:val="both"/>
              <w:rPr>
                <w:sz w:val="22"/>
                <w:szCs w:val="22"/>
              </w:rPr>
            </w:pPr>
            <w:r w:rsidRPr="0076075D">
              <w:rPr>
                <w:sz w:val="22"/>
                <w:szCs w:val="22"/>
              </w:rPr>
              <w:t xml:space="preserve">Minlength: </w:t>
            </w:r>
          </w:p>
          <w:p w14:paraId="4B0D0349" w14:textId="77777777" w:rsidR="002126DC" w:rsidRPr="0076075D" w:rsidRDefault="002126DC" w:rsidP="002126DC">
            <w:pPr>
              <w:spacing w:before="0"/>
              <w:ind w:left="0"/>
              <w:jc w:val="both"/>
              <w:rPr>
                <w:sz w:val="22"/>
                <w:szCs w:val="22"/>
              </w:rPr>
            </w:pPr>
            <w:r w:rsidRPr="0076075D">
              <w:rPr>
                <w:sz w:val="22"/>
                <w:szCs w:val="22"/>
              </w:rPr>
              <w:t>Maxlength: 15</w:t>
            </w:r>
          </w:p>
          <w:p w14:paraId="1A5A60FE" w14:textId="4D43F5E3" w:rsidR="002126DC" w:rsidRPr="0076075D" w:rsidRDefault="002126DC" w:rsidP="002126DC">
            <w:pPr>
              <w:spacing w:before="0"/>
              <w:ind w:left="0"/>
              <w:jc w:val="both"/>
              <w:rPr>
                <w:sz w:val="22"/>
                <w:szCs w:val="22"/>
              </w:rPr>
            </w:pPr>
            <w:r w:rsidRPr="0076075D">
              <w:rPr>
                <w:sz w:val="22"/>
                <w:szCs w:val="22"/>
              </w:rPr>
              <w:t>Format:</w:t>
            </w:r>
          </w:p>
        </w:tc>
        <w:tc>
          <w:tcPr>
            <w:tcW w:w="5364" w:type="dxa"/>
          </w:tcPr>
          <w:p w14:paraId="433CF4A9" w14:textId="77777777" w:rsidR="002126DC" w:rsidRPr="0076075D" w:rsidRDefault="002126DC" w:rsidP="002126DC">
            <w:pPr>
              <w:spacing w:before="0"/>
              <w:ind w:left="0"/>
              <w:jc w:val="both"/>
              <w:rPr>
                <w:sz w:val="22"/>
                <w:szCs w:val="22"/>
              </w:rPr>
            </w:pPr>
            <w:r w:rsidRPr="0076075D">
              <w:rPr>
                <w:sz w:val="22"/>
                <w:szCs w:val="22"/>
              </w:rPr>
              <w:t xml:space="preserve">Thành phố đơn vị chấp nhận thanh toán </w:t>
            </w:r>
          </w:p>
          <w:p w14:paraId="1482C027" w14:textId="77777777" w:rsidR="002126DC" w:rsidRPr="0076075D" w:rsidRDefault="002126DC" w:rsidP="002126DC">
            <w:pPr>
              <w:spacing w:before="0"/>
              <w:ind w:left="41"/>
              <w:jc w:val="both"/>
              <w:rPr>
                <w:sz w:val="22"/>
                <w:szCs w:val="22"/>
                <w:lang w:val="vi-VN"/>
              </w:rPr>
            </w:pPr>
            <w:r w:rsidRPr="0076075D">
              <w:rPr>
                <w:sz w:val="22"/>
                <w:szCs w:val="22"/>
                <w:lang w:val="vi-VN"/>
              </w:rPr>
              <w:t xml:space="preserve">Chỉ cho phép truyền 96 ký tự theo EMV Book </w:t>
            </w:r>
          </w:p>
          <w:p w14:paraId="1847AB8B" w14:textId="771259F4" w:rsidR="002126DC" w:rsidRPr="0076075D" w:rsidRDefault="002126DC" w:rsidP="002126DC">
            <w:pPr>
              <w:spacing w:before="0"/>
              <w:ind w:left="0"/>
              <w:jc w:val="both"/>
              <w:rPr>
                <w:sz w:val="22"/>
                <w:szCs w:val="22"/>
                <w:lang w:val="vi-VN"/>
              </w:rPr>
            </w:pPr>
            <w:r w:rsidRPr="0076075D">
              <w:rPr>
                <w:b/>
                <w:sz w:val="22"/>
                <w:szCs w:val="22"/>
                <w:lang w:val="vi-VN"/>
              </w:rPr>
              <w:t>Lưu ý:</w:t>
            </w:r>
            <w:r w:rsidRPr="0076075D">
              <w:rPr>
                <w:sz w:val="22"/>
                <w:szCs w:val="22"/>
                <w:lang w:val="vi-VN"/>
              </w:rPr>
              <w:t xml:space="preserve"> các trường này phục vụ cho việc sinh qrcode78, các mẫu khác không bắt buộc</w:t>
            </w:r>
          </w:p>
        </w:tc>
      </w:tr>
      <w:tr w:rsidR="00EE5F5C" w:rsidRPr="0076075D" w14:paraId="039A8115" w14:textId="77777777">
        <w:tc>
          <w:tcPr>
            <w:tcW w:w="1980" w:type="dxa"/>
          </w:tcPr>
          <w:p w14:paraId="5568ECB2" w14:textId="6963E474" w:rsidR="00EE5F5C" w:rsidRPr="0076075D" w:rsidRDefault="00EE5F5C" w:rsidP="00EE5F5C">
            <w:pPr>
              <w:spacing w:before="0"/>
              <w:ind w:left="0"/>
              <w:jc w:val="both"/>
              <w:rPr>
                <w:sz w:val="22"/>
                <w:szCs w:val="22"/>
                <w:highlight w:val="yellow"/>
              </w:rPr>
            </w:pPr>
            <w:r w:rsidRPr="0076075D">
              <w:rPr>
                <w:sz w:val="22"/>
                <w:szCs w:val="22"/>
                <w:highlight w:val="yellow"/>
              </w:rPr>
              <w:t>businessLocationCode</w:t>
            </w:r>
          </w:p>
        </w:tc>
        <w:tc>
          <w:tcPr>
            <w:tcW w:w="2556" w:type="dxa"/>
          </w:tcPr>
          <w:p w14:paraId="331EEA41" w14:textId="2FA1F045" w:rsidR="00EE5F5C" w:rsidRPr="0076075D" w:rsidRDefault="00EE5F5C" w:rsidP="00EE5F5C">
            <w:pPr>
              <w:spacing w:before="0"/>
              <w:ind w:left="0"/>
              <w:jc w:val="both"/>
              <w:rPr>
                <w:sz w:val="22"/>
                <w:szCs w:val="22"/>
                <w:highlight w:val="yellow"/>
              </w:rPr>
            </w:pPr>
            <w:r w:rsidRPr="0076075D">
              <w:rPr>
                <w:sz w:val="22"/>
                <w:szCs w:val="22"/>
                <w:highlight w:val="yellow"/>
              </w:rPr>
              <w:t>Required: false</w:t>
            </w:r>
          </w:p>
          <w:p w14:paraId="440D9315" w14:textId="77777777" w:rsidR="00EE5F5C" w:rsidRPr="0076075D" w:rsidRDefault="00EE5F5C" w:rsidP="00EE5F5C">
            <w:pPr>
              <w:spacing w:before="0"/>
              <w:ind w:left="0"/>
              <w:jc w:val="both"/>
              <w:rPr>
                <w:sz w:val="22"/>
                <w:szCs w:val="22"/>
                <w:highlight w:val="yellow"/>
              </w:rPr>
            </w:pPr>
            <w:r w:rsidRPr="0076075D">
              <w:rPr>
                <w:sz w:val="22"/>
                <w:szCs w:val="22"/>
                <w:highlight w:val="yellow"/>
              </w:rPr>
              <w:t>DataType: String</w:t>
            </w:r>
          </w:p>
          <w:p w14:paraId="57D073CE" w14:textId="77777777" w:rsidR="00EE5F5C" w:rsidRPr="0076075D" w:rsidRDefault="00EE5F5C" w:rsidP="00EE5F5C">
            <w:pPr>
              <w:spacing w:before="0"/>
              <w:ind w:left="0"/>
              <w:jc w:val="both"/>
              <w:rPr>
                <w:sz w:val="22"/>
                <w:szCs w:val="22"/>
                <w:highlight w:val="yellow"/>
              </w:rPr>
            </w:pPr>
            <w:r w:rsidRPr="0076075D">
              <w:rPr>
                <w:sz w:val="22"/>
                <w:szCs w:val="22"/>
                <w:highlight w:val="yellow"/>
              </w:rPr>
              <w:t xml:space="preserve">Minlength: </w:t>
            </w:r>
          </w:p>
          <w:p w14:paraId="72F7843E" w14:textId="6814D647" w:rsidR="00EE5F5C" w:rsidRPr="0076075D" w:rsidRDefault="00EE5F5C" w:rsidP="00EE5F5C">
            <w:pPr>
              <w:spacing w:before="0"/>
              <w:ind w:left="0"/>
              <w:jc w:val="both"/>
              <w:rPr>
                <w:sz w:val="22"/>
                <w:szCs w:val="22"/>
                <w:highlight w:val="yellow"/>
              </w:rPr>
            </w:pPr>
            <w:r w:rsidRPr="0076075D">
              <w:rPr>
                <w:sz w:val="22"/>
                <w:szCs w:val="22"/>
                <w:highlight w:val="yellow"/>
              </w:rPr>
              <w:t>Maxlength: 5</w:t>
            </w:r>
          </w:p>
          <w:p w14:paraId="354D5B3B" w14:textId="1C9939A2" w:rsidR="00EE5F5C" w:rsidRPr="0076075D" w:rsidRDefault="00EE5F5C" w:rsidP="00EE5F5C">
            <w:pPr>
              <w:spacing w:before="0"/>
              <w:ind w:left="0"/>
              <w:jc w:val="both"/>
              <w:rPr>
                <w:sz w:val="22"/>
                <w:szCs w:val="22"/>
                <w:highlight w:val="yellow"/>
              </w:rPr>
            </w:pPr>
            <w:r w:rsidRPr="0076075D">
              <w:rPr>
                <w:sz w:val="22"/>
                <w:szCs w:val="22"/>
                <w:highlight w:val="yellow"/>
              </w:rPr>
              <w:t>Format:</w:t>
            </w:r>
          </w:p>
        </w:tc>
        <w:tc>
          <w:tcPr>
            <w:tcW w:w="5364" w:type="dxa"/>
          </w:tcPr>
          <w:p w14:paraId="239C437C" w14:textId="77777777" w:rsidR="00EE5F5C" w:rsidRPr="0076075D" w:rsidRDefault="00EE5F5C" w:rsidP="00EE5F5C">
            <w:pPr>
              <w:spacing w:before="0"/>
              <w:ind w:left="0"/>
              <w:jc w:val="both"/>
              <w:rPr>
                <w:sz w:val="22"/>
                <w:szCs w:val="22"/>
                <w:highlight w:val="yellow"/>
              </w:rPr>
            </w:pPr>
            <w:r w:rsidRPr="0076075D">
              <w:rPr>
                <w:noProof/>
                <w:sz w:val="22"/>
                <w:szCs w:val="22"/>
                <w:highlight w:val="yellow"/>
              </w:rPr>
              <w:t>Mã địa điểm kinh doanh, chuỗi 5 kí tự</w:t>
            </w:r>
          </w:p>
          <w:p w14:paraId="3CD5BCBF" w14:textId="77777777" w:rsidR="00EE5F5C" w:rsidRPr="0076075D" w:rsidRDefault="00EE5F5C" w:rsidP="00EE5F5C">
            <w:pPr>
              <w:spacing w:before="0"/>
              <w:ind w:left="0"/>
              <w:jc w:val="both"/>
              <w:rPr>
                <w:noProof/>
                <w:sz w:val="22"/>
                <w:szCs w:val="22"/>
                <w:highlight w:val="yellow"/>
              </w:rPr>
            </w:pPr>
          </w:p>
          <w:p w14:paraId="6EB6B6E9" w14:textId="77777777" w:rsidR="00EE5F5C" w:rsidRPr="0076075D" w:rsidRDefault="00EE5F5C" w:rsidP="00EE5F5C">
            <w:pPr>
              <w:spacing w:before="0"/>
              <w:ind w:left="0"/>
              <w:jc w:val="both"/>
              <w:rPr>
                <w:noProof/>
                <w:sz w:val="22"/>
                <w:szCs w:val="22"/>
                <w:highlight w:val="yellow"/>
              </w:rPr>
            </w:pPr>
            <w:r w:rsidRPr="0076075D">
              <w:rPr>
                <w:noProof/>
                <w:sz w:val="22"/>
                <w:szCs w:val="22"/>
                <w:highlight w:val="yellow"/>
              </w:rPr>
              <w:t xml:space="preserve">Để </w:t>
            </w:r>
            <w:r w:rsidRPr="0076075D">
              <w:rPr>
                <w:sz w:val="22"/>
                <w:szCs w:val="22"/>
                <w:highlight w:val="yellow"/>
              </w:rPr>
              <w:t>tra cứu Mã địa điểm kinh doanh</w:t>
            </w:r>
            <w:r w:rsidRPr="0076075D">
              <w:rPr>
                <w:noProof/>
                <w:sz w:val="22"/>
                <w:szCs w:val="22"/>
                <w:highlight w:val="yellow"/>
              </w:rPr>
              <w:t xml:space="preserve">: </w:t>
            </w:r>
          </w:p>
          <w:p w14:paraId="72940C71" w14:textId="77777777" w:rsidR="00EE5F5C" w:rsidRPr="0076075D" w:rsidRDefault="00EE5F5C" w:rsidP="00EE5F5C">
            <w:pPr>
              <w:spacing w:before="0"/>
              <w:ind w:left="0"/>
              <w:jc w:val="both"/>
              <w:rPr>
                <w:noProof/>
                <w:sz w:val="22"/>
                <w:szCs w:val="22"/>
                <w:highlight w:val="yellow"/>
              </w:rPr>
            </w:pPr>
            <w:r w:rsidRPr="0076075D">
              <w:rPr>
                <w:noProof/>
                <w:sz w:val="22"/>
                <w:szCs w:val="22"/>
                <w:highlight w:val="yellow"/>
              </w:rPr>
              <w:t>B1: Đăng nhập trang dichvucong.gdt.gov.vn</w:t>
            </w:r>
          </w:p>
          <w:p w14:paraId="34AE385F" w14:textId="77777777" w:rsidR="00EE5F5C" w:rsidRPr="0076075D" w:rsidRDefault="00EE5F5C" w:rsidP="00EE5F5C">
            <w:pPr>
              <w:spacing w:before="0"/>
              <w:ind w:left="0"/>
              <w:jc w:val="both"/>
              <w:rPr>
                <w:noProof/>
                <w:sz w:val="22"/>
                <w:szCs w:val="22"/>
                <w:highlight w:val="yellow"/>
              </w:rPr>
            </w:pPr>
            <w:r w:rsidRPr="0076075D">
              <w:rPr>
                <w:noProof/>
                <w:sz w:val="22"/>
                <w:szCs w:val="22"/>
                <w:highlight w:val="yellow"/>
              </w:rPr>
              <w:t>B2: Chọn Hộ, cá nhân kinh doanh</w:t>
            </w:r>
          </w:p>
          <w:p w14:paraId="1AB56EF4" w14:textId="77777777" w:rsidR="00EE5F5C" w:rsidRPr="0076075D" w:rsidRDefault="00EE5F5C" w:rsidP="00EE5F5C">
            <w:pPr>
              <w:spacing w:before="0"/>
              <w:ind w:left="0"/>
              <w:jc w:val="both"/>
              <w:rPr>
                <w:noProof/>
                <w:sz w:val="22"/>
                <w:szCs w:val="22"/>
                <w:highlight w:val="yellow"/>
              </w:rPr>
            </w:pPr>
            <w:r w:rsidRPr="0076075D">
              <w:rPr>
                <w:noProof/>
                <w:sz w:val="22"/>
                <w:szCs w:val="22"/>
                <w:highlight w:val="yellow"/>
              </w:rPr>
              <w:t>B3: Nhấn trải nghiệm ngay</w:t>
            </w:r>
          </w:p>
          <w:p w14:paraId="3D6E4355" w14:textId="77777777" w:rsidR="00EE5F5C" w:rsidRPr="0076075D" w:rsidRDefault="00EE5F5C" w:rsidP="00EE5F5C">
            <w:pPr>
              <w:spacing w:before="0"/>
              <w:ind w:left="0"/>
              <w:jc w:val="both"/>
              <w:rPr>
                <w:sz w:val="22"/>
                <w:szCs w:val="22"/>
                <w:highlight w:val="yellow"/>
              </w:rPr>
            </w:pPr>
            <w:r w:rsidRPr="0076075D">
              <w:rPr>
                <w:noProof/>
                <w:sz w:val="22"/>
                <w:szCs w:val="22"/>
                <w:highlight w:val="yellow"/>
              </w:rPr>
              <w:t xml:space="preserve">B4: Tại mục Đăng ký thuế/Hóa đơn. Chọn Quản lý địa điểm kinh doanh </w:t>
            </w:r>
          </w:p>
          <w:p w14:paraId="4A19F2AA" w14:textId="77777777" w:rsidR="00EE5F5C" w:rsidRPr="0076075D" w:rsidRDefault="00EE5F5C" w:rsidP="00EE5F5C">
            <w:pPr>
              <w:spacing w:before="0"/>
              <w:ind w:left="0"/>
              <w:jc w:val="both"/>
              <w:rPr>
                <w:sz w:val="22"/>
                <w:szCs w:val="22"/>
                <w:highlight w:val="yellow"/>
              </w:rPr>
            </w:pPr>
            <w:r w:rsidRPr="0076075D">
              <w:rPr>
                <w:sz w:val="22"/>
                <w:szCs w:val="22"/>
                <w:highlight w:val="yellow"/>
              </w:rPr>
              <w:t>Trường hợp không truyền cả 3 thẻ thông tin địa điểm kinh doanh thì sẽ lấy dữ liệu khai báo trên web</w:t>
            </w:r>
          </w:p>
          <w:p w14:paraId="73B1B5DB" w14:textId="607F34FA" w:rsidR="00EE5F5C" w:rsidRPr="0076075D" w:rsidRDefault="00EE5F5C" w:rsidP="00EE5F5C">
            <w:pPr>
              <w:spacing w:before="0"/>
              <w:ind w:left="0"/>
              <w:jc w:val="both"/>
              <w:rPr>
                <w:sz w:val="22"/>
                <w:szCs w:val="22"/>
                <w:highlight w:val="yellow"/>
              </w:rPr>
            </w:pPr>
            <w:r w:rsidRPr="0076075D">
              <w:rPr>
                <w:sz w:val="22"/>
                <w:szCs w:val="22"/>
                <w:highlight w:val="yellow"/>
              </w:rPr>
              <w:t>Trường hợp đã truyền thì phải truyền đủ dữ liệu 3 thẻ này</w:t>
            </w:r>
          </w:p>
        </w:tc>
      </w:tr>
      <w:tr w:rsidR="00EE5F5C" w:rsidRPr="0076075D" w14:paraId="1A624E2A" w14:textId="77777777">
        <w:tc>
          <w:tcPr>
            <w:tcW w:w="1980" w:type="dxa"/>
          </w:tcPr>
          <w:p w14:paraId="414B6FB9" w14:textId="134D2DCA" w:rsidR="00EE5F5C" w:rsidRPr="0076075D" w:rsidRDefault="00EE5F5C" w:rsidP="00EE5F5C">
            <w:pPr>
              <w:spacing w:before="0"/>
              <w:ind w:left="0"/>
              <w:jc w:val="both"/>
              <w:rPr>
                <w:sz w:val="22"/>
                <w:szCs w:val="22"/>
                <w:highlight w:val="yellow"/>
              </w:rPr>
            </w:pPr>
            <w:r w:rsidRPr="0076075D">
              <w:rPr>
                <w:sz w:val="22"/>
                <w:szCs w:val="22"/>
                <w:highlight w:val="yellow"/>
              </w:rPr>
              <w:t>businessLocationN</w:t>
            </w:r>
            <w:r w:rsidRPr="0076075D">
              <w:rPr>
                <w:sz w:val="22"/>
                <w:szCs w:val="22"/>
                <w:highlight w:val="yellow"/>
              </w:rPr>
              <w:lastRenderedPageBreak/>
              <w:t>ame</w:t>
            </w:r>
          </w:p>
        </w:tc>
        <w:tc>
          <w:tcPr>
            <w:tcW w:w="2556" w:type="dxa"/>
          </w:tcPr>
          <w:p w14:paraId="39AD4BEA" w14:textId="452A1760" w:rsidR="00EE5F5C" w:rsidRPr="0076075D" w:rsidRDefault="00EE5F5C" w:rsidP="00EE5F5C">
            <w:pPr>
              <w:spacing w:before="0"/>
              <w:ind w:left="0"/>
              <w:jc w:val="both"/>
              <w:rPr>
                <w:sz w:val="22"/>
                <w:szCs w:val="22"/>
                <w:highlight w:val="yellow"/>
              </w:rPr>
            </w:pPr>
            <w:r w:rsidRPr="0076075D">
              <w:rPr>
                <w:sz w:val="22"/>
                <w:szCs w:val="22"/>
                <w:highlight w:val="yellow"/>
              </w:rPr>
              <w:lastRenderedPageBreak/>
              <w:t>Required: false</w:t>
            </w:r>
          </w:p>
          <w:p w14:paraId="48463589" w14:textId="77777777" w:rsidR="00EE5F5C" w:rsidRPr="0076075D" w:rsidRDefault="00EE5F5C" w:rsidP="00EE5F5C">
            <w:pPr>
              <w:spacing w:before="0"/>
              <w:ind w:left="0"/>
              <w:jc w:val="both"/>
              <w:rPr>
                <w:sz w:val="22"/>
                <w:szCs w:val="22"/>
                <w:highlight w:val="yellow"/>
              </w:rPr>
            </w:pPr>
            <w:r w:rsidRPr="0076075D">
              <w:rPr>
                <w:sz w:val="22"/>
                <w:szCs w:val="22"/>
                <w:highlight w:val="yellow"/>
              </w:rPr>
              <w:lastRenderedPageBreak/>
              <w:t>DataType: String</w:t>
            </w:r>
          </w:p>
          <w:p w14:paraId="4880A754" w14:textId="77777777" w:rsidR="00EE5F5C" w:rsidRPr="0076075D" w:rsidRDefault="00EE5F5C" w:rsidP="00EE5F5C">
            <w:pPr>
              <w:spacing w:before="0"/>
              <w:ind w:left="0"/>
              <w:jc w:val="both"/>
              <w:rPr>
                <w:sz w:val="22"/>
                <w:szCs w:val="22"/>
                <w:highlight w:val="yellow"/>
              </w:rPr>
            </w:pPr>
            <w:r w:rsidRPr="0076075D">
              <w:rPr>
                <w:sz w:val="22"/>
                <w:szCs w:val="22"/>
                <w:highlight w:val="yellow"/>
              </w:rPr>
              <w:t xml:space="preserve">Minlength: </w:t>
            </w:r>
          </w:p>
          <w:p w14:paraId="0AA02433" w14:textId="1444E5A5" w:rsidR="00EE5F5C" w:rsidRPr="0076075D" w:rsidRDefault="00EE5F5C" w:rsidP="00EE5F5C">
            <w:pPr>
              <w:spacing w:before="0"/>
              <w:ind w:left="0"/>
              <w:jc w:val="both"/>
              <w:rPr>
                <w:sz w:val="22"/>
                <w:szCs w:val="22"/>
                <w:highlight w:val="yellow"/>
              </w:rPr>
            </w:pPr>
            <w:r w:rsidRPr="0076075D">
              <w:rPr>
                <w:sz w:val="22"/>
                <w:szCs w:val="22"/>
                <w:highlight w:val="yellow"/>
              </w:rPr>
              <w:t>Maxlength: 400</w:t>
            </w:r>
          </w:p>
          <w:p w14:paraId="0609D710" w14:textId="3C997478" w:rsidR="00EE5F5C" w:rsidRPr="0076075D" w:rsidRDefault="00EE5F5C" w:rsidP="00EE5F5C">
            <w:pPr>
              <w:spacing w:before="0"/>
              <w:ind w:left="0"/>
              <w:jc w:val="both"/>
              <w:rPr>
                <w:sz w:val="22"/>
                <w:szCs w:val="22"/>
                <w:highlight w:val="yellow"/>
              </w:rPr>
            </w:pPr>
            <w:r w:rsidRPr="0076075D">
              <w:rPr>
                <w:sz w:val="22"/>
                <w:szCs w:val="22"/>
                <w:highlight w:val="yellow"/>
              </w:rPr>
              <w:t>Format:</w:t>
            </w:r>
          </w:p>
        </w:tc>
        <w:tc>
          <w:tcPr>
            <w:tcW w:w="5364" w:type="dxa"/>
          </w:tcPr>
          <w:p w14:paraId="0B205721" w14:textId="77777777" w:rsidR="00EE5F5C" w:rsidRPr="0076075D" w:rsidRDefault="00EE5F5C" w:rsidP="00EE5F5C">
            <w:pPr>
              <w:spacing w:before="0"/>
              <w:ind w:left="0"/>
              <w:jc w:val="both"/>
              <w:rPr>
                <w:sz w:val="22"/>
                <w:szCs w:val="22"/>
                <w:highlight w:val="yellow"/>
              </w:rPr>
            </w:pPr>
            <w:r w:rsidRPr="0076075D">
              <w:rPr>
                <w:noProof/>
                <w:sz w:val="22"/>
                <w:szCs w:val="22"/>
                <w:highlight w:val="yellow"/>
              </w:rPr>
              <w:lastRenderedPageBreak/>
              <w:t>Tên đia điểm kinh danh</w:t>
            </w:r>
          </w:p>
          <w:p w14:paraId="72BB4D93" w14:textId="77777777" w:rsidR="00EE5F5C" w:rsidRPr="0076075D" w:rsidRDefault="00EE5F5C" w:rsidP="00EE5F5C">
            <w:pPr>
              <w:spacing w:before="0"/>
              <w:ind w:left="0"/>
              <w:jc w:val="both"/>
              <w:rPr>
                <w:sz w:val="22"/>
                <w:szCs w:val="22"/>
                <w:highlight w:val="yellow"/>
              </w:rPr>
            </w:pPr>
          </w:p>
          <w:p w14:paraId="169BF046" w14:textId="77777777" w:rsidR="00EE5F5C" w:rsidRPr="0076075D" w:rsidRDefault="00EE5F5C" w:rsidP="00EE5F5C">
            <w:pPr>
              <w:spacing w:before="0"/>
              <w:ind w:left="0"/>
              <w:jc w:val="both"/>
              <w:rPr>
                <w:noProof/>
                <w:sz w:val="22"/>
                <w:szCs w:val="22"/>
                <w:highlight w:val="yellow"/>
              </w:rPr>
            </w:pPr>
            <w:r w:rsidRPr="0076075D">
              <w:rPr>
                <w:noProof/>
                <w:sz w:val="22"/>
                <w:szCs w:val="22"/>
                <w:highlight w:val="yellow"/>
              </w:rPr>
              <w:t xml:space="preserve">Để </w:t>
            </w:r>
            <w:r w:rsidRPr="0076075D">
              <w:rPr>
                <w:sz w:val="22"/>
                <w:szCs w:val="22"/>
                <w:highlight w:val="yellow"/>
              </w:rPr>
              <w:t>tra cứu Tên địa điểm kinh doanh</w:t>
            </w:r>
            <w:r w:rsidRPr="0076075D">
              <w:rPr>
                <w:noProof/>
                <w:sz w:val="22"/>
                <w:szCs w:val="22"/>
                <w:highlight w:val="yellow"/>
              </w:rPr>
              <w:t xml:space="preserve">: </w:t>
            </w:r>
          </w:p>
          <w:p w14:paraId="775D683F" w14:textId="77777777" w:rsidR="00EE5F5C" w:rsidRPr="0076075D" w:rsidRDefault="00EE5F5C" w:rsidP="00EE5F5C">
            <w:pPr>
              <w:spacing w:before="0"/>
              <w:ind w:left="0"/>
              <w:jc w:val="both"/>
              <w:rPr>
                <w:noProof/>
                <w:sz w:val="22"/>
                <w:szCs w:val="22"/>
                <w:highlight w:val="yellow"/>
              </w:rPr>
            </w:pPr>
            <w:r w:rsidRPr="0076075D">
              <w:rPr>
                <w:noProof/>
                <w:sz w:val="22"/>
                <w:szCs w:val="22"/>
                <w:highlight w:val="yellow"/>
              </w:rPr>
              <w:t>B1: Đăng nhập trang dichvucong.gdt.gov.vn</w:t>
            </w:r>
          </w:p>
          <w:p w14:paraId="55752947" w14:textId="77777777" w:rsidR="00EE5F5C" w:rsidRPr="0076075D" w:rsidRDefault="00EE5F5C" w:rsidP="00EE5F5C">
            <w:pPr>
              <w:spacing w:before="0"/>
              <w:ind w:left="0"/>
              <w:jc w:val="both"/>
              <w:rPr>
                <w:noProof/>
                <w:sz w:val="22"/>
                <w:szCs w:val="22"/>
                <w:highlight w:val="yellow"/>
              </w:rPr>
            </w:pPr>
            <w:r w:rsidRPr="0076075D">
              <w:rPr>
                <w:noProof/>
                <w:sz w:val="22"/>
                <w:szCs w:val="22"/>
                <w:highlight w:val="yellow"/>
              </w:rPr>
              <w:t>B2: Chọn Hộ, cá nhân kinh doanh</w:t>
            </w:r>
          </w:p>
          <w:p w14:paraId="0ABD7452" w14:textId="77777777" w:rsidR="00EE5F5C" w:rsidRPr="0076075D" w:rsidRDefault="00EE5F5C" w:rsidP="00EE5F5C">
            <w:pPr>
              <w:spacing w:before="0"/>
              <w:ind w:left="0"/>
              <w:jc w:val="both"/>
              <w:rPr>
                <w:noProof/>
                <w:sz w:val="22"/>
                <w:szCs w:val="22"/>
                <w:highlight w:val="yellow"/>
              </w:rPr>
            </w:pPr>
            <w:r w:rsidRPr="0076075D">
              <w:rPr>
                <w:noProof/>
                <w:sz w:val="22"/>
                <w:szCs w:val="22"/>
                <w:highlight w:val="yellow"/>
              </w:rPr>
              <w:t>B3: Nhấn trải nghiệm ngay</w:t>
            </w:r>
          </w:p>
          <w:p w14:paraId="21241401" w14:textId="77777777" w:rsidR="00EE5F5C" w:rsidRPr="0076075D" w:rsidRDefault="00EE5F5C" w:rsidP="00EE5F5C">
            <w:pPr>
              <w:spacing w:before="0"/>
              <w:ind w:left="0"/>
              <w:jc w:val="both"/>
              <w:rPr>
                <w:sz w:val="22"/>
                <w:szCs w:val="22"/>
                <w:highlight w:val="yellow"/>
              </w:rPr>
            </w:pPr>
            <w:r w:rsidRPr="0076075D">
              <w:rPr>
                <w:noProof/>
                <w:sz w:val="22"/>
                <w:szCs w:val="22"/>
                <w:highlight w:val="yellow"/>
              </w:rPr>
              <w:t xml:space="preserve">B4: Tại mục Đăng ký thuế/Hóa đơn. Chọn Quản lý địa điểm kinh doanh </w:t>
            </w:r>
          </w:p>
          <w:p w14:paraId="00203645" w14:textId="77777777" w:rsidR="00EE5F5C" w:rsidRPr="0076075D" w:rsidRDefault="00EE5F5C" w:rsidP="00EE5F5C">
            <w:pPr>
              <w:spacing w:before="0"/>
              <w:ind w:left="0"/>
              <w:jc w:val="both"/>
              <w:rPr>
                <w:sz w:val="22"/>
                <w:szCs w:val="22"/>
                <w:highlight w:val="yellow"/>
              </w:rPr>
            </w:pPr>
            <w:r w:rsidRPr="0076075D">
              <w:rPr>
                <w:sz w:val="22"/>
                <w:szCs w:val="22"/>
                <w:highlight w:val="yellow"/>
              </w:rPr>
              <w:t>Trường hợp không truyền cả 3 thẻ thông tin địa điểm kinh doanh thì sẽ lấy dữ liệu khai báo trên web</w:t>
            </w:r>
          </w:p>
          <w:p w14:paraId="6ECEA89D" w14:textId="77777777" w:rsidR="00EE5F5C" w:rsidRPr="0076075D" w:rsidRDefault="00EE5F5C" w:rsidP="00EE5F5C">
            <w:pPr>
              <w:spacing w:before="0"/>
              <w:ind w:left="0"/>
              <w:jc w:val="both"/>
              <w:rPr>
                <w:sz w:val="22"/>
                <w:szCs w:val="22"/>
                <w:highlight w:val="yellow"/>
                <w:lang w:val="vi-VN"/>
              </w:rPr>
            </w:pPr>
            <w:r w:rsidRPr="0076075D">
              <w:rPr>
                <w:sz w:val="22"/>
                <w:szCs w:val="22"/>
                <w:highlight w:val="yellow"/>
              </w:rPr>
              <w:t>Trường hợp đã truyền thì phải truyền đủ dữ liệu 3 thẻ này</w:t>
            </w:r>
          </w:p>
          <w:p w14:paraId="428C45E6" w14:textId="229C8341" w:rsidR="00EE5F5C" w:rsidRPr="0076075D" w:rsidRDefault="00EE5F5C" w:rsidP="00EE5F5C">
            <w:pPr>
              <w:spacing w:before="0"/>
              <w:ind w:left="0"/>
              <w:jc w:val="both"/>
              <w:rPr>
                <w:sz w:val="22"/>
                <w:szCs w:val="22"/>
                <w:highlight w:val="yellow"/>
              </w:rPr>
            </w:pPr>
          </w:p>
        </w:tc>
      </w:tr>
      <w:tr w:rsidR="00EE5F5C" w:rsidRPr="0076075D" w14:paraId="4CE94F92" w14:textId="77777777">
        <w:tc>
          <w:tcPr>
            <w:tcW w:w="1980" w:type="dxa"/>
          </w:tcPr>
          <w:p w14:paraId="5ACA5D11" w14:textId="1E307759" w:rsidR="00EE5F5C" w:rsidRPr="0076075D" w:rsidRDefault="00EE5F5C" w:rsidP="00EE5F5C">
            <w:pPr>
              <w:spacing w:before="0"/>
              <w:ind w:left="0"/>
              <w:jc w:val="both"/>
              <w:rPr>
                <w:sz w:val="22"/>
                <w:szCs w:val="22"/>
                <w:highlight w:val="yellow"/>
                <w:lang w:val="vi-VN"/>
              </w:rPr>
            </w:pPr>
            <w:r w:rsidRPr="0076075D">
              <w:rPr>
                <w:sz w:val="22"/>
                <w:szCs w:val="22"/>
                <w:highlight w:val="yellow"/>
              </w:rPr>
              <w:lastRenderedPageBreak/>
              <w:t>businessLocationAddress</w:t>
            </w:r>
          </w:p>
        </w:tc>
        <w:tc>
          <w:tcPr>
            <w:tcW w:w="2556" w:type="dxa"/>
          </w:tcPr>
          <w:p w14:paraId="3DC4D73D" w14:textId="1F639EB9" w:rsidR="00EE5F5C" w:rsidRPr="0076075D" w:rsidRDefault="00EE5F5C" w:rsidP="00EE5F5C">
            <w:pPr>
              <w:spacing w:before="0"/>
              <w:ind w:left="0"/>
              <w:jc w:val="both"/>
              <w:rPr>
                <w:sz w:val="22"/>
                <w:szCs w:val="22"/>
                <w:highlight w:val="yellow"/>
              </w:rPr>
            </w:pPr>
            <w:r w:rsidRPr="0076075D">
              <w:rPr>
                <w:sz w:val="22"/>
                <w:szCs w:val="22"/>
                <w:highlight w:val="yellow"/>
              </w:rPr>
              <w:t>Required: false</w:t>
            </w:r>
          </w:p>
          <w:p w14:paraId="4382067E" w14:textId="77777777" w:rsidR="00EE5F5C" w:rsidRPr="0076075D" w:rsidRDefault="00EE5F5C" w:rsidP="00EE5F5C">
            <w:pPr>
              <w:spacing w:before="0"/>
              <w:ind w:left="0"/>
              <w:jc w:val="both"/>
              <w:rPr>
                <w:sz w:val="22"/>
                <w:szCs w:val="22"/>
                <w:highlight w:val="yellow"/>
              </w:rPr>
            </w:pPr>
            <w:r w:rsidRPr="0076075D">
              <w:rPr>
                <w:sz w:val="22"/>
                <w:szCs w:val="22"/>
                <w:highlight w:val="yellow"/>
              </w:rPr>
              <w:t>DataType: String</w:t>
            </w:r>
          </w:p>
          <w:p w14:paraId="6E3FE69D" w14:textId="77777777" w:rsidR="00EE5F5C" w:rsidRPr="0076075D" w:rsidRDefault="00EE5F5C" w:rsidP="00EE5F5C">
            <w:pPr>
              <w:spacing w:before="0"/>
              <w:ind w:left="0"/>
              <w:jc w:val="both"/>
              <w:rPr>
                <w:sz w:val="22"/>
                <w:szCs w:val="22"/>
                <w:highlight w:val="yellow"/>
              </w:rPr>
            </w:pPr>
            <w:r w:rsidRPr="0076075D">
              <w:rPr>
                <w:sz w:val="22"/>
                <w:szCs w:val="22"/>
                <w:highlight w:val="yellow"/>
              </w:rPr>
              <w:t xml:space="preserve">Minlength: </w:t>
            </w:r>
          </w:p>
          <w:p w14:paraId="247F02E2" w14:textId="080DF7DD" w:rsidR="00EE5F5C" w:rsidRPr="0076075D" w:rsidRDefault="00EE5F5C" w:rsidP="00EE5F5C">
            <w:pPr>
              <w:spacing w:before="0"/>
              <w:ind w:left="0"/>
              <w:jc w:val="both"/>
              <w:rPr>
                <w:sz w:val="22"/>
                <w:szCs w:val="22"/>
                <w:highlight w:val="yellow"/>
              </w:rPr>
            </w:pPr>
            <w:r w:rsidRPr="0076075D">
              <w:rPr>
                <w:sz w:val="22"/>
                <w:szCs w:val="22"/>
                <w:highlight w:val="yellow"/>
              </w:rPr>
              <w:t>Maxlength: 400</w:t>
            </w:r>
          </w:p>
          <w:p w14:paraId="52E551B1" w14:textId="379E56AB" w:rsidR="00EE5F5C" w:rsidRPr="0076075D" w:rsidRDefault="00EE5F5C" w:rsidP="00EE5F5C">
            <w:pPr>
              <w:spacing w:before="0"/>
              <w:ind w:left="0"/>
              <w:jc w:val="both"/>
              <w:rPr>
                <w:sz w:val="22"/>
                <w:szCs w:val="22"/>
                <w:highlight w:val="yellow"/>
              </w:rPr>
            </w:pPr>
            <w:r w:rsidRPr="0076075D">
              <w:rPr>
                <w:sz w:val="22"/>
                <w:szCs w:val="22"/>
                <w:highlight w:val="yellow"/>
              </w:rPr>
              <w:t>Format:</w:t>
            </w:r>
          </w:p>
        </w:tc>
        <w:tc>
          <w:tcPr>
            <w:tcW w:w="5364" w:type="dxa"/>
          </w:tcPr>
          <w:p w14:paraId="4D80F95D" w14:textId="77777777" w:rsidR="00EE5F5C" w:rsidRPr="0076075D" w:rsidRDefault="00EE5F5C" w:rsidP="00EE5F5C">
            <w:pPr>
              <w:spacing w:before="0"/>
              <w:ind w:left="41"/>
              <w:jc w:val="both"/>
              <w:rPr>
                <w:sz w:val="22"/>
                <w:szCs w:val="22"/>
                <w:highlight w:val="yellow"/>
              </w:rPr>
            </w:pPr>
            <w:r w:rsidRPr="0076075D">
              <w:rPr>
                <w:sz w:val="22"/>
                <w:szCs w:val="22"/>
                <w:highlight w:val="yellow"/>
              </w:rPr>
              <w:t>Địa chỉ địa điểm kinh doanh</w:t>
            </w:r>
          </w:p>
          <w:p w14:paraId="67EB358E" w14:textId="77777777" w:rsidR="00EE5F5C" w:rsidRPr="0076075D" w:rsidRDefault="00EE5F5C" w:rsidP="00EE5F5C">
            <w:pPr>
              <w:spacing w:before="0"/>
              <w:ind w:left="41"/>
              <w:jc w:val="both"/>
              <w:rPr>
                <w:sz w:val="22"/>
                <w:szCs w:val="22"/>
                <w:highlight w:val="yellow"/>
              </w:rPr>
            </w:pPr>
          </w:p>
          <w:p w14:paraId="45728172" w14:textId="77777777" w:rsidR="00EE5F5C" w:rsidRPr="0076075D" w:rsidRDefault="00EE5F5C" w:rsidP="00EE5F5C">
            <w:pPr>
              <w:spacing w:before="0"/>
              <w:ind w:left="0"/>
              <w:jc w:val="both"/>
              <w:rPr>
                <w:noProof/>
                <w:sz w:val="22"/>
                <w:szCs w:val="22"/>
                <w:highlight w:val="yellow"/>
              </w:rPr>
            </w:pPr>
            <w:r w:rsidRPr="0076075D">
              <w:rPr>
                <w:noProof/>
                <w:sz w:val="22"/>
                <w:szCs w:val="22"/>
                <w:highlight w:val="yellow"/>
              </w:rPr>
              <w:t xml:space="preserve">Để </w:t>
            </w:r>
            <w:r w:rsidRPr="0076075D">
              <w:rPr>
                <w:sz w:val="22"/>
                <w:szCs w:val="22"/>
                <w:highlight w:val="yellow"/>
              </w:rPr>
              <w:t>tra cứu địa chỉ địa điểm kinh doanh</w:t>
            </w:r>
            <w:r w:rsidRPr="0076075D">
              <w:rPr>
                <w:noProof/>
                <w:sz w:val="22"/>
                <w:szCs w:val="22"/>
                <w:highlight w:val="yellow"/>
              </w:rPr>
              <w:t xml:space="preserve">: </w:t>
            </w:r>
          </w:p>
          <w:p w14:paraId="54DCCBBA" w14:textId="77777777" w:rsidR="00EE5F5C" w:rsidRPr="0076075D" w:rsidRDefault="00EE5F5C" w:rsidP="00EE5F5C">
            <w:pPr>
              <w:spacing w:before="0"/>
              <w:ind w:left="0"/>
              <w:jc w:val="both"/>
              <w:rPr>
                <w:noProof/>
                <w:sz w:val="22"/>
                <w:szCs w:val="22"/>
                <w:highlight w:val="yellow"/>
              </w:rPr>
            </w:pPr>
            <w:r w:rsidRPr="0076075D">
              <w:rPr>
                <w:noProof/>
                <w:sz w:val="22"/>
                <w:szCs w:val="22"/>
                <w:highlight w:val="yellow"/>
              </w:rPr>
              <w:t>B1: Đăng nhập trang dichvucong.gdt.gov.vn</w:t>
            </w:r>
          </w:p>
          <w:p w14:paraId="35808C31" w14:textId="77777777" w:rsidR="00EE5F5C" w:rsidRPr="0076075D" w:rsidRDefault="00EE5F5C" w:rsidP="00EE5F5C">
            <w:pPr>
              <w:spacing w:before="0"/>
              <w:ind w:left="0"/>
              <w:jc w:val="both"/>
              <w:rPr>
                <w:noProof/>
                <w:sz w:val="22"/>
                <w:szCs w:val="22"/>
                <w:highlight w:val="yellow"/>
              </w:rPr>
            </w:pPr>
            <w:r w:rsidRPr="0076075D">
              <w:rPr>
                <w:noProof/>
                <w:sz w:val="22"/>
                <w:szCs w:val="22"/>
                <w:highlight w:val="yellow"/>
              </w:rPr>
              <w:t>B2: Chọn Hộ, cá nhân kinh doanh</w:t>
            </w:r>
          </w:p>
          <w:p w14:paraId="1F8F03AD" w14:textId="77777777" w:rsidR="00EE5F5C" w:rsidRPr="0076075D" w:rsidRDefault="00EE5F5C" w:rsidP="00EE5F5C">
            <w:pPr>
              <w:spacing w:before="0"/>
              <w:ind w:left="0"/>
              <w:jc w:val="both"/>
              <w:rPr>
                <w:noProof/>
                <w:sz w:val="22"/>
                <w:szCs w:val="22"/>
                <w:highlight w:val="yellow"/>
              </w:rPr>
            </w:pPr>
            <w:r w:rsidRPr="0076075D">
              <w:rPr>
                <w:noProof/>
                <w:sz w:val="22"/>
                <w:szCs w:val="22"/>
                <w:highlight w:val="yellow"/>
              </w:rPr>
              <w:t>B3: Nhấn trải nghiệm ngay</w:t>
            </w:r>
          </w:p>
          <w:p w14:paraId="4C8CCF73" w14:textId="77777777" w:rsidR="00EE5F5C" w:rsidRPr="0076075D" w:rsidRDefault="00EE5F5C" w:rsidP="00EE5F5C">
            <w:pPr>
              <w:spacing w:before="0"/>
              <w:ind w:left="0"/>
              <w:jc w:val="both"/>
              <w:rPr>
                <w:sz w:val="22"/>
                <w:szCs w:val="22"/>
                <w:highlight w:val="yellow"/>
              </w:rPr>
            </w:pPr>
            <w:r w:rsidRPr="0076075D">
              <w:rPr>
                <w:noProof/>
                <w:sz w:val="22"/>
                <w:szCs w:val="22"/>
                <w:highlight w:val="yellow"/>
              </w:rPr>
              <w:t xml:space="preserve">B4: Tại mục Đăng ký thuế/Hóa đơn. Chọn Quản lý địa điểm kinh doanh </w:t>
            </w:r>
          </w:p>
          <w:p w14:paraId="7DD419A8" w14:textId="50FF532E" w:rsidR="00EE5F5C" w:rsidRPr="0076075D" w:rsidRDefault="00EE5F5C" w:rsidP="00EE5F5C">
            <w:pPr>
              <w:spacing w:before="0"/>
              <w:ind w:left="41"/>
              <w:jc w:val="both"/>
              <w:rPr>
                <w:sz w:val="22"/>
                <w:szCs w:val="22"/>
                <w:highlight w:val="yellow"/>
                <w:lang w:val="vi-VN"/>
              </w:rPr>
            </w:pPr>
            <w:r w:rsidRPr="0076075D">
              <w:rPr>
                <w:sz w:val="22"/>
                <w:szCs w:val="22"/>
                <w:highlight w:val="yellow"/>
              </w:rPr>
              <w:t>Trường hợp không truyền cả 3 thẻ thông tin địa điểm kinh doanh thì sẽ lấy dữ liệu khai báo trên web</w:t>
            </w:r>
          </w:p>
        </w:tc>
      </w:tr>
    </w:tbl>
    <w:p w14:paraId="2D9E7286" w14:textId="77777777" w:rsidR="00501898" w:rsidRPr="0076075D" w:rsidRDefault="00136181">
      <w:pPr>
        <w:jc w:val="both"/>
        <w:rPr>
          <w:sz w:val="22"/>
          <w:szCs w:val="22"/>
        </w:rPr>
      </w:pPr>
      <w:r w:rsidRPr="0076075D">
        <w:rPr>
          <w:sz w:val="22"/>
          <w:szCs w:val="22"/>
        </w:rPr>
        <w:t>Dữ liệu mẫu</w:t>
      </w:r>
    </w:p>
    <w:p w14:paraId="329C5A6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"sellerInfo": {</w:t>
      </w:r>
    </w:p>
    <w:p w14:paraId="334494C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"sellerLegalName": "Người bán hàng",</w:t>
      </w:r>
    </w:p>
    <w:p w14:paraId="690B959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"sellerTaxCode": "0100109106",</w:t>
      </w:r>
    </w:p>
    <w:p w14:paraId="7C75B34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"sellerAddressLine": "Thành Phố Hà Nội - Việt Nam",</w:t>
      </w:r>
    </w:p>
    <w:p w14:paraId="4A6B1E8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"sellerPhoneNumber": "0123456789",</w:t>
      </w:r>
    </w:p>
    <w:p w14:paraId="0A7E1CC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"sellerFaxNumber": "0123456789",</w:t>
      </w:r>
    </w:p>
    <w:p w14:paraId="2323811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"sellerEmail": "email@gmail.com",</w:t>
      </w:r>
    </w:p>
    <w:p w14:paraId="241C5E6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"sellerBankName": "Ngân hàng ",</w:t>
      </w:r>
    </w:p>
    <w:p w14:paraId="6F5E190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"sellerBankAccount": "012345678901",</w:t>
      </w:r>
    </w:p>
    <w:p w14:paraId="07F27D8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"sellerDistrictName": "",</w:t>
      </w:r>
    </w:p>
    <w:p w14:paraId="7CC5899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"sellerCityName": "Thành Phố Hà Nội",</w:t>
      </w:r>
    </w:p>
    <w:p w14:paraId="413D3E6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"sellerCountryCode": "84”,</w:t>
      </w:r>
    </w:p>
    <w:p w14:paraId="658EC9E8" w14:textId="1EC6EDFC"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"sellerWebsite": "sinvoice.viettel.vn"</w:t>
      </w:r>
      <w:r w:rsidR="002126DC" w:rsidRPr="0076075D">
        <w:rPr>
          <w:bCs/>
          <w:snapToGrid/>
          <w:color w:val="8000FF"/>
          <w:sz w:val="22"/>
          <w:szCs w:val="22"/>
        </w:rPr>
        <w:t>,</w:t>
      </w:r>
    </w:p>
    <w:p w14:paraId="50068D6C" w14:textId="7CC91355" w:rsidR="002126DC" w:rsidRPr="0076075D" w:rsidRDefault="002126DC" w:rsidP="002126DC">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 businessLocationCode": "00001",</w:t>
      </w:r>
    </w:p>
    <w:p w14:paraId="266C3543" w14:textId="767A065B" w:rsidR="002126DC" w:rsidRPr="0076075D" w:rsidRDefault="002126DC" w:rsidP="002126DC">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 businessLocationName ": "Hộ kinh doanh ABC”,</w:t>
      </w:r>
    </w:p>
    <w:p w14:paraId="20441AB1" w14:textId="258C8856" w:rsidR="002126DC" w:rsidRPr="0076075D" w:rsidRDefault="002126DC" w:rsidP="002126DC">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 businessLocationAddress ": " 20 Chả Cá, quận Hoàn Kiếm, Hà Nội "</w:t>
      </w:r>
    </w:p>
    <w:p w14:paraId="50A48ED3" w14:textId="77777777" w:rsidR="002126DC" w:rsidRPr="0076075D" w:rsidRDefault="002126DC">
      <w:pPr>
        <w:widowControl/>
        <w:shd w:val="clear" w:color="auto" w:fill="DBE5F1"/>
        <w:spacing w:before="0" w:line="240" w:lineRule="auto"/>
        <w:ind w:left="567"/>
        <w:jc w:val="both"/>
        <w:rPr>
          <w:bCs/>
          <w:snapToGrid/>
          <w:color w:val="8000FF"/>
          <w:sz w:val="22"/>
          <w:szCs w:val="22"/>
        </w:rPr>
      </w:pPr>
    </w:p>
    <w:p w14:paraId="31E4ABB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2C9D3F10" w14:textId="77777777" w:rsidR="00501898" w:rsidRPr="0076075D" w:rsidRDefault="00136181">
      <w:pPr>
        <w:pStyle w:val="StyleHeading2l2H2h21TimesNewRoman14pt"/>
        <w:rPr>
          <w:sz w:val="22"/>
          <w:szCs w:val="22"/>
        </w:rPr>
      </w:pPr>
      <w:bookmarkStart w:id="20" w:name="_Toc115266173"/>
      <w:r w:rsidRPr="0076075D">
        <w:rPr>
          <w:sz w:val="22"/>
          <w:szCs w:val="22"/>
        </w:rPr>
        <w:t>buyerInfo</w:t>
      </w:r>
      <w:bookmarkEnd w:id="20"/>
    </w:p>
    <w:p w14:paraId="278914A4" w14:textId="77777777" w:rsidR="00501898" w:rsidRPr="0076075D" w:rsidRDefault="00136181">
      <w:pPr>
        <w:pStyle w:val="NormalIndent"/>
        <w:rPr>
          <w:sz w:val="22"/>
          <w:szCs w:val="22"/>
        </w:rPr>
      </w:pPr>
      <w:r w:rsidRPr="0076075D">
        <w:rPr>
          <w:sz w:val="22"/>
          <w:szCs w:val="22"/>
        </w:rPr>
        <w:t>Thông tin người mua trên hóa đơn.</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5364"/>
      </w:tblGrid>
      <w:tr w:rsidR="00501898" w:rsidRPr="0076075D" w14:paraId="0D1D780A" w14:textId="77777777">
        <w:trPr>
          <w:trHeight w:val="395"/>
        </w:trPr>
        <w:tc>
          <w:tcPr>
            <w:tcW w:w="1980" w:type="dxa"/>
            <w:tcBorders>
              <w:top w:val="single" w:sz="4" w:space="0" w:color="auto"/>
              <w:left w:val="single" w:sz="4" w:space="0" w:color="auto"/>
              <w:bottom w:val="single" w:sz="4" w:space="0" w:color="auto"/>
              <w:right w:val="single" w:sz="4" w:space="0" w:color="auto"/>
            </w:tcBorders>
            <w:shd w:val="clear" w:color="auto" w:fill="EEECE1"/>
          </w:tcPr>
          <w:p w14:paraId="50E9AA86" w14:textId="77777777" w:rsidR="00501898" w:rsidRPr="0076075D" w:rsidRDefault="00136181">
            <w:pPr>
              <w:jc w:val="center"/>
              <w:rPr>
                <w:b/>
                <w:sz w:val="22"/>
                <w:szCs w:val="22"/>
              </w:rPr>
            </w:pPr>
            <w:r w:rsidRPr="0076075D">
              <w:rPr>
                <w:b/>
                <w:sz w:val="22"/>
                <w:szCs w:val="22"/>
              </w:rPr>
              <w:lastRenderedPageBreak/>
              <w:t>Tên trường</w:t>
            </w:r>
          </w:p>
        </w:tc>
        <w:tc>
          <w:tcPr>
            <w:tcW w:w="2556" w:type="dxa"/>
            <w:tcBorders>
              <w:top w:val="single" w:sz="4" w:space="0" w:color="auto"/>
              <w:left w:val="single" w:sz="4" w:space="0" w:color="auto"/>
              <w:bottom w:val="single" w:sz="4" w:space="0" w:color="auto"/>
              <w:right w:val="single" w:sz="4" w:space="0" w:color="auto"/>
            </w:tcBorders>
            <w:shd w:val="clear" w:color="auto" w:fill="EEECE1"/>
          </w:tcPr>
          <w:p w14:paraId="2F3FB371" w14:textId="77777777" w:rsidR="00501898" w:rsidRPr="0076075D" w:rsidRDefault="00136181">
            <w:pPr>
              <w:jc w:val="center"/>
              <w:rPr>
                <w:b/>
                <w:sz w:val="22"/>
                <w:szCs w:val="22"/>
              </w:rPr>
            </w:pPr>
            <w:r w:rsidRPr="0076075D">
              <w:rPr>
                <w:b/>
                <w:sz w:val="22"/>
                <w:szCs w:val="22"/>
              </w:rPr>
              <w:t>Kiểu dữ liệu</w:t>
            </w:r>
          </w:p>
        </w:tc>
        <w:tc>
          <w:tcPr>
            <w:tcW w:w="5364" w:type="dxa"/>
            <w:tcBorders>
              <w:top w:val="single" w:sz="4" w:space="0" w:color="auto"/>
              <w:left w:val="single" w:sz="4" w:space="0" w:color="auto"/>
              <w:bottom w:val="single" w:sz="4" w:space="0" w:color="auto"/>
              <w:right w:val="single" w:sz="4" w:space="0" w:color="auto"/>
            </w:tcBorders>
            <w:shd w:val="clear" w:color="auto" w:fill="EEECE1"/>
          </w:tcPr>
          <w:p w14:paraId="39D3CAF2" w14:textId="77777777" w:rsidR="00501898" w:rsidRPr="0076075D" w:rsidRDefault="00136181">
            <w:pPr>
              <w:jc w:val="center"/>
              <w:rPr>
                <w:b/>
                <w:sz w:val="22"/>
                <w:szCs w:val="22"/>
              </w:rPr>
            </w:pPr>
            <w:r w:rsidRPr="0076075D">
              <w:rPr>
                <w:b/>
                <w:sz w:val="22"/>
                <w:szCs w:val="22"/>
              </w:rPr>
              <w:t>Mô tả</w:t>
            </w:r>
          </w:p>
        </w:tc>
      </w:tr>
      <w:tr w:rsidR="00501898" w:rsidRPr="0076075D" w14:paraId="5090EBBB" w14:textId="77777777">
        <w:tc>
          <w:tcPr>
            <w:tcW w:w="1980" w:type="dxa"/>
          </w:tcPr>
          <w:p w14:paraId="3E92CE1B" w14:textId="77777777" w:rsidR="00501898" w:rsidRPr="0076075D" w:rsidRDefault="00136181">
            <w:pPr>
              <w:spacing w:before="0"/>
              <w:ind w:left="0"/>
              <w:jc w:val="both"/>
              <w:rPr>
                <w:sz w:val="22"/>
                <w:szCs w:val="22"/>
              </w:rPr>
            </w:pPr>
            <w:r w:rsidRPr="0076075D">
              <w:rPr>
                <w:sz w:val="22"/>
                <w:szCs w:val="22"/>
              </w:rPr>
              <w:t>buyerName</w:t>
            </w:r>
          </w:p>
        </w:tc>
        <w:tc>
          <w:tcPr>
            <w:tcW w:w="2556" w:type="dxa"/>
          </w:tcPr>
          <w:p w14:paraId="20F9BDAC" w14:textId="77777777" w:rsidR="00501898" w:rsidRPr="0076075D" w:rsidRDefault="00136181">
            <w:pPr>
              <w:spacing w:before="0"/>
              <w:ind w:left="0"/>
              <w:jc w:val="both"/>
              <w:rPr>
                <w:sz w:val="22"/>
                <w:szCs w:val="22"/>
              </w:rPr>
            </w:pPr>
            <w:r w:rsidRPr="0076075D">
              <w:rPr>
                <w:sz w:val="22"/>
                <w:szCs w:val="22"/>
              </w:rPr>
              <w:t>Required: false</w:t>
            </w:r>
          </w:p>
          <w:p w14:paraId="27EE3D7D" w14:textId="77777777" w:rsidR="00501898" w:rsidRPr="0076075D" w:rsidRDefault="00136181">
            <w:pPr>
              <w:spacing w:before="0"/>
              <w:ind w:left="0"/>
              <w:jc w:val="both"/>
              <w:rPr>
                <w:sz w:val="22"/>
                <w:szCs w:val="22"/>
              </w:rPr>
            </w:pPr>
            <w:r w:rsidRPr="0076075D">
              <w:rPr>
                <w:sz w:val="22"/>
                <w:szCs w:val="22"/>
              </w:rPr>
              <w:t>DataType: String</w:t>
            </w:r>
          </w:p>
          <w:p w14:paraId="79B99B41" w14:textId="77777777" w:rsidR="00501898" w:rsidRPr="0076075D" w:rsidRDefault="00136181">
            <w:pPr>
              <w:spacing w:before="0"/>
              <w:ind w:left="0"/>
              <w:jc w:val="both"/>
              <w:rPr>
                <w:sz w:val="22"/>
                <w:szCs w:val="22"/>
              </w:rPr>
            </w:pPr>
            <w:r w:rsidRPr="0076075D">
              <w:rPr>
                <w:sz w:val="22"/>
                <w:szCs w:val="22"/>
              </w:rPr>
              <w:t xml:space="preserve">Minlength: </w:t>
            </w:r>
          </w:p>
          <w:p w14:paraId="60860B51" w14:textId="77777777" w:rsidR="00501898" w:rsidRPr="0076075D" w:rsidRDefault="00136181">
            <w:pPr>
              <w:spacing w:before="0"/>
              <w:ind w:left="0"/>
              <w:jc w:val="both"/>
              <w:rPr>
                <w:sz w:val="22"/>
                <w:szCs w:val="22"/>
              </w:rPr>
            </w:pPr>
            <w:r w:rsidRPr="0076075D">
              <w:rPr>
                <w:sz w:val="22"/>
                <w:szCs w:val="22"/>
              </w:rPr>
              <w:t>Maxlength: 100</w:t>
            </w:r>
          </w:p>
          <w:p w14:paraId="116D0243"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1DFC8408" w14:textId="77777777" w:rsidR="00501898" w:rsidRPr="0076075D" w:rsidRDefault="00136181">
            <w:pPr>
              <w:spacing w:before="0"/>
              <w:ind w:left="41"/>
              <w:jc w:val="both"/>
              <w:rPr>
                <w:sz w:val="22"/>
                <w:szCs w:val="22"/>
                <w:lang w:val="vi-VN"/>
              </w:rPr>
            </w:pPr>
            <w:r w:rsidRPr="0076075D">
              <w:rPr>
                <w:sz w:val="22"/>
                <w:szCs w:val="22"/>
              </w:rPr>
              <w:t>Tên người mua trong trường hợp là người mua lẻ, cá nhân. Tên người mua hoặc tên đơn vị là bắt buộc khi buyerNotGetInvoice = 0</w:t>
            </w:r>
            <w:r w:rsidRPr="0076075D">
              <w:rPr>
                <w:sz w:val="22"/>
                <w:szCs w:val="22"/>
                <w:lang w:val="vi-VN"/>
              </w:rPr>
              <w:t>.</w:t>
            </w:r>
          </w:p>
          <w:p w14:paraId="7B61E984" w14:textId="77777777" w:rsidR="00501898" w:rsidRPr="0076075D" w:rsidRDefault="00501898">
            <w:pPr>
              <w:spacing w:before="0"/>
              <w:ind w:left="41"/>
              <w:jc w:val="both"/>
              <w:rPr>
                <w:sz w:val="22"/>
                <w:szCs w:val="22"/>
              </w:rPr>
            </w:pPr>
          </w:p>
          <w:p w14:paraId="76485926" w14:textId="77777777" w:rsidR="00501898" w:rsidRPr="0076075D" w:rsidRDefault="00501898">
            <w:pPr>
              <w:spacing w:before="0"/>
              <w:ind w:left="0"/>
              <w:jc w:val="both"/>
              <w:rPr>
                <w:sz w:val="22"/>
                <w:szCs w:val="22"/>
              </w:rPr>
            </w:pPr>
          </w:p>
        </w:tc>
      </w:tr>
      <w:tr w:rsidR="00501898" w:rsidRPr="0076075D" w14:paraId="0FCF4EE6" w14:textId="77777777">
        <w:tc>
          <w:tcPr>
            <w:tcW w:w="1980" w:type="dxa"/>
          </w:tcPr>
          <w:p w14:paraId="62B0588C" w14:textId="77777777" w:rsidR="00501898" w:rsidRPr="0076075D" w:rsidRDefault="00136181">
            <w:pPr>
              <w:spacing w:before="0"/>
              <w:ind w:left="0"/>
              <w:jc w:val="both"/>
              <w:rPr>
                <w:sz w:val="22"/>
                <w:szCs w:val="22"/>
              </w:rPr>
            </w:pPr>
            <w:r w:rsidRPr="0076075D">
              <w:rPr>
                <w:sz w:val="22"/>
                <w:szCs w:val="22"/>
              </w:rPr>
              <w:t>buyerCode</w:t>
            </w:r>
          </w:p>
        </w:tc>
        <w:tc>
          <w:tcPr>
            <w:tcW w:w="2556" w:type="dxa"/>
          </w:tcPr>
          <w:p w14:paraId="2241D71E" w14:textId="77777777" w:rsidR="00501898" w:rsidRPr="0076075D" w:rsidRDefault="00136181">
            <w:pPr>
              <w:spacing w:before="0"/>
              <w:ind w:left="0"/>
              <w:jc w:val="both"/>
              <w:rPr>
                <w:sz w:val="22"/>
                <w:szCs w:val="22"/>
              </w:rPr>
            </w:pPr>
            <w:r w:rsidRPr="0076075D">
              <w:rPr>
                <w:sz w:val="22"/>
                <w:szCs w:val="22"/>
              </w:rPr>
              <w:t>Required: false</w:t>
            </w:r>
          </w:p>
          <w:p w14:paraId="52E64EB9" w14:textId="77777777" w:rsidR="00501898" w:rsidRPr="0076075D" w:rsidRDefault="00136181">
            <w:pPr>
              <w:spacing w:before="0"/>
              <w:ind w:left="0"/>
              <w:jc w:val="both"/>
              <w:rPr>
                <w:sz w:val="22"/>
                <w:szCs w:val="22"/>
              </w:rPr>
            </w:pPr>
            <w:r w:rsidRPr="0076075D">
              <w:rPr>
                <w:sz w:val="22"/>
                <w:szCs w:val="22"/>
              </w:rPr>
              <w:t>DataType: String</w:t>
            </w:r>
          </w:p>
          <w:p w14:paraId="6866EB38" w14:textId="77777777" w:rsidR="00501898" w:rsidRPr="0076075D" w:rsidRDefault="00136181">
            <w:pPr>
              <w:spacing w:before="0"/>
              <w:ind w:left="0"/>
              <w:jc w:val="both"/>
              <w:rPr>
                <w:sz w:val="22"/>
                <w:szCs w:val="22"/>
              </w:rPr>
            </w:pPr>
            <w:r w:rsidRPr="0076075D">
              <w:rPr>
                <w:sz w:val="22"/>
                <w:szCs w:val="22"/>
              </w:rPr>
              <w:t xml:space="preserve">Minlength: </w:t>
            </w:r>
          </w:p>
          <w:p w14:paraId="4F5A9F48" w14:textId="77777777" w:rsidR="00501898" w:rsidRPr="0076075D" w:rsidRDefault="00136181">
            <w:pPr>
              <w:spacing w:before="0"/>
              <w:ind w:left="0"/>
              <w:jc w:val="both"/>
              <w:rPr>
                <w:sz w:val="22"/>
                <w:szCs w:val="22"/>
              </w:rPr>
            </w:pPr>
            <w:r w:rsidRPr="0076075D">
              <w:rPr>
                <w:sz w:val="22"/>
                <w:szCs w:val="22"/>
              </w:rPr>
              <w:t>Maxlength: 400</w:t>
            </w:r>
          </w:p>
          <w:p w14:paraId="629D6220"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4ACA3EB7" w14:textId="77777777" w:rsidR="00501898" w:rsidRPr="0076075D" w:rsidRDefault="00136181">
            <w:pPr>
              <w:spacing w:before="0"/>
              <w:ind w:left="0"/>
              <w:jc w:val="both"/>
              <w:rPr>
                <w:sz w:val="22"/>
                <w:szCs w:val="22"/>
              </w:rPr>
            </w:pPr>
            <w:r w:rsidRPr="0076075D">
              <w:rPr>
                <w:sz w:val="22"/>
                <w:szCs w:val="22"/>
              </w:rPr>
              <w:t xml:space="preserve">Mã khách hàng, chỉ cho phép các ký tự </w:t>
            </w:r>
          </w:p>
          <w:p w14:paraId="4BD4CB32" w14:textId="77777777" w:rsidR="00501898" w:rsidRPr="0076075D" w:rsidRDefault="00501898">
            <w:pPr>
              <w:spacing w:before="0"/>
              <w:ind w:left="0"/>
              <w:jc w:val="both"/>
              <w:rPr>
                <w:sz w:val="22"/>
                <w:szCs w:val="22"/>
              </w:rPr>
            </w:pPr>
          </w:p>
          <w:p w14:paraId="3D841967" w14:textId="77777777" w:rsidR="00501898" w:rsidRPr="0076075D" w:rsidRDefault="00501898">
            <w:pPr>
              <w:spacing w:before="0"/>
              <w:ind w:left="0"/>
              <w:jc w:val="both"/>
              <w:rPr>
                <w:sz w:val="22"/>
                <w:szCs w:val="22"/>
              </w:rPr>
            </w:pPr>
          </w:p>
        </w:tc>
      </w:tr>
      <w:tr w:rsidR="00501898" w:rsidRPr="0076075D" w14:paraId="703B53A5" w14:textId="77777777">
        <w:trPr>
          <w:trHeight w:val="458"/>
        </w:trPr>
        <w:tc>
          <w:tcPr>
            <w:tcW w:w="1980" w:type="dxa"/>
          </w:tcPr>
          <w:p w14:paraId="1F12962A" w14:textId="77777777" w:rsidR="00501898" w:rsidRPr="0076075D" w:rsidRDefault="00136181">
            <w:pPr>
              <w:spacing w:before="0"/>
              <w:ind w:left="0"/>
              <w:jc w:val="both"/>
              <w:rPr>
                <w:sz w:val="22"/>
                <w:szCs w:val="22"/>
              </w:rPr>
            </w:pPr>
            <w:r w:rsidRPr="0076075D">
              <w:rPr>
                <w:sz w:val="22"/>
                <w:szCs w:val="22"/>
              </w:rPr>
              <w:t>buyerLegalName</w:t>
            </w:r>
          </w:p>
        </w:tc>
        <w:tc>
          <w:tcPr>
            <w:tcW w:w="2556" w:type="dxa"/>
          </w:tcPr>
          <w:p w14:paraId="27177D1C" w14:textId="77777777" w:rsidR="00501898" w:rsidRPr="0076075D" w:rsidRDefault="00136181">
            <w:pPr>
              <w:spacing w:before="0"/>
              <w:ind w:left="0"/>
              <w:jc w:val="both"/>
              <w:rPr>
                <w:sz w:val="22"/>
                <w:szCs w:val="22"/>
              </w:rPr>
            </w:pPr>
            <w:r w:rsidRPr="0076075D">
              <w:rPr>
                <w:sz w:val="22"/>
                <w:szCs w:val="22"/>
              </w:rPr>
              <w:t>Required: false</w:t>
            </w:r>
          </w:p>
          <w:p w14:paraId="4B276952" w14:textId="77777777" w:rsidR="00501898" w:rsidRPr="0076075D" w:rsidRDefault="00136181">
            <w:pPr>
              <w:spacing w:before="0"/>
              <w:ind w:left="0"/>
              <w:jc w:val="both"/>
              <w:rPr>
                <w:sz w:val="22"/>
                <w:szCs w:val="22"/>
              </w:rPr>
            </w:pPr>
            <w:r w:rsidRPr="0076075D">
              <w:rPr>
                <w:sz w:val="22"/>
                <w:szCs w:val="22"/>
              </w:rPr>
              <w:t>DataType: String</w:t>
            </w:r>
          </w:p>
          <w:p w14:paraId="420059F0" w14:textId="77777777" w:rsidR="00501898" w:rsidRPr="0076075D" w:rsidRDefault="00136181">
            <w:pPr>
              <w:spacing w:before="0"/>
              <w:ind w:left="0"/>
              <w:jc w:val="both"/>
              <w:rPr>
                <w:sz w:val="22"/>
                <w:szCs w:val="22"/>
              </w:rPr>
            </w:pPr>
            <w:r w:rsidRPr="0076075D">
              <w:rPr>
                <w:sz w:val="22"/>
                <w:szCs w:val="22"/>
              </w:rPr>
              <w:t xml:space="preserve">Minlength: </w:t>
            </w:r>
          </w:p>
          <w:p w14:paraId="22871C4A" w14:textId="77777777" w:rsidR="00501898" w:rsidRPr="0076075D" w:rsidRDefault="00136181">
            <w:pPr>
              <w:spacing w:before="0"/>
              <w:ind w:left="0"/>
              <w:jc w:val="both"/>
              <w:rPr>
                <w:sz w:val="22"/>
                <w:szCs w:val="22"/>
              </w:rPr>
            </w:pPr>
            <w:r w:rsidRPr="0076075D">
              <w:rPr>
                <w:sz w:val="22"/>
                <w:szCs w:val="22"/>
              </w:rPr>
              <w:t>Maxlength: 400</w:t>
            </w:r>
          </w:p>
          <w:p w14:paraId="3454FD07"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3B7BCD96" w14:textId="77777777" w:rsidR="00501898" w:rsidRPr="0076075D" w:rsidRDefault="00136181">
            <w:pPr>
              <w:spacing w:before="0"/>
              <w:ind w:left="41"/>
              <w:jc w:val="both"/>
              <w:rPr>
                <w:sz w:val="22"/>
                <w:szCs w:val="22"/>
                <w:lang w:val="vi-VN"/>
              </w:rPr>
            </w:pPr>
            <w:r w:rsidRPr="0076075D">
              <w:rPr>
                <w:sz w:val="22"/>
                <w:szCs w:val="22"/>
              </w:rPr>
              <w:t>Tên đơn vị (đăng ký kinh doanh trong trường hợp là doanh nghiệp) của người mua. Tên người mua hoặc tên đơn vị là bắt buộc khi buyerNotGetInvoice = 0</w:t>
            </w:r>
            <w:r w:rsidRPr="0076075D">
              <w:rPr>
                <w:sz w:val="22"/>
                <w:szCs w:val="22"/>
                <w:lang w:val="vi-VN"/>
              </w:rPr>
              <w:t>.</w:t>
            </w:r>
          </w:p>
          <w:p w14:paraId="178AB761" w14:textId="77777777" w:rsidR="00501898" w:rsidRPr="0076075D" w:rsidRDefault="00136181">
            <w:pPr>
              <w:spacing w:before="0"/>
              <w:ind w:left="41"/>
              <w:jc w:val="both"/>
              <w:rPr>
                <w:sz w:val="22"/>
                <w:szCs w:val="22"/>
              </w:rPr>
            </w:pPr>
            <w:r w:rsidRPr="0076075D">
              <w:rPr>
                <w:sz w:val="22"/>
                <w:szCs w:val="22"/>
              </w:rPr>
              <w:t>Bắt buộc nếu truyền buyerTaxCode</w:t>
            </w:r>
          </w:p>
          <w:p w14:paraId="3FA9CD72" w14:textId="77777777" w:rsidR="00501898" w:rsidRPr="0076075D" w:rsidRDefault="00501898">
            <w:pPr>
              <w:spacing w:before="0"/>
              <w:ind w:left="0"/>
              <w:jc w:val="both"/>
              <w:rPr>
                <w:sz w:val="22"/>
                <w:szCs w:val="22"/>
              </w:rPr>
            </w:pPr>
          </w:p>
        </w:tc>
      </w:tr>
      <w:tr w:rsidR="00501898" w:rsidRPr="0076075D" w14:paraId="35F53157" w14:textId="77777777">
        <w:trPr>
          <w:trHeight w:val="2033"/>
        </w:trPr>
        <w:tc>
          <w:tcPr>
            <w:tcW w:w="1980" w:type="dxa"/>
          </w:tcPr>
          <w:p w14:paraId="2F04DADA" w14:textId="77777777" w:rsidR="00501898" w:rsidRPr="0076075D" w:rsidRDefault="00136181">
            <w:pPr>
              <w:spacing w:before="0"/>
              <w:ind w:left="0"/>
              <w:jc w:val="both"/>
              <w:rPr>
                <w:sz w:val="22"/>
                <w:szCs w:val="22"/>
              </w:rPr>
            </w:pPr>
            <w:r w:rsidRPr="0076075D">
              <w:rPr>
                <w:sz w:val="22"/>
                <w:szCs w:val="22"/>
              </w:rPr>
              <w:t>buyerTaxCode</w:t>
            </w:r>
          </w:p>
        </w:tc>
        <w:tc>
          <w:tcPr>
            <w:tcW w:w="2556" w:type="dxa"/>
          </w:tcPr>
          <w:p w14:paraId="684CA50D" w14:textId="77777777" w:rsidR="00501898" w:rsidRPr="0076075D" w:rsidRDefault="00136181">
            <w:pPr>
              <w:spacing w:before="0"/>
              <w:ind w:left="0"/>
              <w:jc w:val="both"/>
              <w:rPr>
                <w:sz w:val="22"/>
                <w:szCs w:val="22"/>
              </w:rPr>
            </w:pPr>
            <w:r w:rsidRPr="0076075D">
              <w:rPr>
                <w:sz w:val="22"/>
                <w:szCs w:val="22"/>
              </w:rPr>
              <w:t>Required: false</w:t>
            </w:r>
          </w:p>
          <w:p w14:paraId="5F64C4FA" w14:textId="77777777" w:rsidR="00501898" w:rsidRPr="0076075D" w:rsidRDefault="00136181">
            <w:pPr>
              <w:spacing w:before="0"/>
              <w:ind w:left="0"/>
              <w:jc w:val="both"/>
              <w:rPr>
                <w:sz w:val="22"/>
                <w:szCs w:val="22"/>
              </w:rPr>
            </w:pPr>
            <w:r w:rsidRPr="0076075D">
              <w:rPr>
                <w:sz w:val="22"/>
                <w:szCs w:val="22"/>
              </w:rPr>
              <w:t>DataType: String</w:t>
            </w:r>
          </w:p>
          <w:p w14:paraId="37E5A22F" w14:textId="77777777" w:rsidR="00501898" w:rsidRPr="0076075D" w:rsidRDefault="00136181">
            <w:pPr>
              <w:spacing w:before="0"/>
              <w:ind w:left="0"/>
              <w:jc w:val="both"/>
              <w:rPr>
                <w:sz w:val="22"/>
                <w:szCs w:val="22"/>
              </w:rPr>
            </w:pPr>
            <w:r w:rsidRPr="0076075D">
              <w:rPr>
                <w:sz w:val="22"/>
                <w:szCs w:val="22"/>
              </w:rPr>
              <w:t xml:space="preserve">Minlength: </w:t>
            </w:r>
          </w:p>
          <w:p w14:paraId="7F8BA61C" w14:textId="77777777" w:rsidR="00501898" w:rsidRPr="0076075D" w:rsidRDefault="00136181">
            <w:pPr>
              <w:spacing w:before="0"/>
              <w:ind w:left="0"/>
              <w:jc w:val="both"/>
              <w:rPr>
                <w:sz w:val="22"/>
                <w:szCs w:val="22"/>
              </w:rPr>
            </w:pPr>
            <w:r w:rsidRPr="0076075D">
              <w:rPr>
                <w:sz w:val="22"/>
                <w:szCs w:val="22"/>
              </w:rPr>
              <w:t>Maxlength: 20</w:t>
            </w:r>
          </w:p>
          <w:p w14:paraId="2B70737D" w14:textId="77777777" w:rsidR="00501898" w:rsidRPr="0076075D" w:rsidRDefault="00136181">
            <w:pPr>
              <w:spacing w:before="0"/>
              <w:ind w:left="0"/>
              <w:jc w:val="both"/>
              <w:rPr>
                <w:sz w:val="22"/>
                <w:szCs w:val="22"/>
              </w:rPr>
            </w:pPr>
            <w:r w:rsidRPr="0076075D">
              <w:rPr>
                <w:sz w:val="22"/>
                <w:szCs w:val="22"/>
              </w:rPr>
              <w:t xml:space="preserve">Format: </w:t>
            </w:r>
          </w:p>
        </w:tc>
        <w:tc>
          <w:tcPr>
            <w:tcW w:w="5364" w:type="dxa"/>
          </w:tcPr>
          <w:p w14:paraId="140B4ADE" w14:textId="77777777" w:rsidR="00501898" w:rsidRPr="0076075D" w:rsidRDefault="00136181">
            <w:pPr>
              <w:spacing w:before="0"/>
              <w:ind w:left="41"/>
              <w:jc w:val="both"/>
              <w:rPr>
                <w:sz w:val="22"/>
                <w:szCs w:val="22"/>
              </w:rPr>
            </w:pPr>
            <w:r w:rsidRPr="0076075D">
              <w:rPr>
                <w:sz w:val="22"/>
                <w:szCs w:val="22"/>
              </w:rPr>
              <w:t>Mã số thuế người mua, có thể là mã số thuế Việt Nam hoặc mã số thuế nước ngoài</w:t>
            </w:r>
          </w:p>
          <w:p w14:paraId="1043F2EE" w14:textId="77777777" w:rsidR="00501898" w:rsidRPr="0076075D" w:rsidRDefault="00136181">
            <w:pPr>
              <w:spacing w:before="0"/>
              <w:ind w:left="41"/>
              <w:jc w:val="both"/>
              <w:rPr>
                <w:sz w:val="22"/>
                <w:szCs w:val="22"/>
              </w:rPr>
            </w:pPr>
            <w:r w:rsidRPr="0076075D">
              <w:rPr>
                <w:sz w:val="22"/>
                <w:szCs w:val="22"/>
              </w:rPr>
              <w:t xml:space="preserve">Mẫu 1: 0312770607 </w:t>
            </w:r>
          </w:p>
          <w:p w14:paraId="19CB447E" w14:textId="77777777" w:rsidR="00501898" w:rsidRPr="0076075D" w:rsidRDefault="00136181">
            <w:pPr>
              <w:spacing w:before="0"/>
              <w:ind w:left="41"/>
              <w:jc w:val="both"/>
              <w:rPr>
                <w:sz w:val="22"/>
                <w:szCs w:val="22"/>
              </w:rPr>
            </w:pPr>
            <w:r w:rsidRPr="0076075D">
              <w:rPr>
                <w:sz w:val="22"/>
                <w:szCs w:val="22"/>
              </w:rPr>
              <w:t>Mẫu 2: 0312770607-001</w:t>
            </w:r>
          </w:p>
          <w:p w14:paraId="260F59CF" w14:textId="77777777" w:rsidR="00501898" w:rsidRPr="0076075D" w:rsidRDefault="00501898">
            <w:pPr>
              <w:spacing w:before="0"/>
              <w:ind w:left="41"/>
              <w:jc w:val="both"/>
              <w:rPr>
                <w:color w:val="FF0000"/>
                <w:sz w:val="22"/>
                <w:szCs w:val="22"/>
              </w:rPr>
            </w:pPr>
          </w:p>
        </w:tc>
      </w:tr>
      <w:tr w:rsidR="00501898" w:rsidRPr="0076075D" w14:paraId="10C3EC73" w14:textId="77777777">
        <w:trPr>
          <w:trHeight w:val="2033"/>
        </w:trPr>
        <w:tc>
          <w:tcPr>
            <w:tcW w:w="1980" w:type="dxa"/>
          </w:tcPr>
          <w:p w14:paraId="1A72B9F7" w14:textId="77777777" w:rsidR="00501898" w:rsidRPr="0076075D" w:rsidRDefault="00136181">
            <w:pPr>
              <w:spacing w:before="0"/>
              <w:ind w:left="0"/>
              <w:jc w:val="both"/>
              <w:rPr>
                <w:sz w:val="22"/>
                <w:szCs w:val="22"/>
                <w:highlight w:val="yellow"/>
              </w:rPr>
            </w:pPr>
            <w:r w:rsidRPr="0076075D">
              <w:rPr>
                <w:sz w:val="22"/>
                <w:szCs w:val="22"/>
                <w:highlight w:val="yellow"/>
              </w:rPr>
              <w:t>buyerBudgetCode</w:t>
            </w:r>
          </w:p>
        </w:tc>
        <w:tc>
          <w:tcPr>
            <w:tcW w:w="2556" w:type="dxa"/>
          </w:tcPr>
          <w:p w14:paraId="3E54E6A9" w14:textId="77777777" w:rsidR="00501898" w:rsidRPr="0076075D" w:rsidRDefault="00136181">
            <w:pPr>
              <w:spacing w:before="0"/>
              <w:ind w:left="0"/>
              <w:jc w:val="both"/>
              <w:rPr>
                <w:sz w:val="22"/>
                <w:szCs w:val="22"/>
                <w:highlight w:val="yellow"/>
              </w:rPr>
            </w:pPr>
            <w:r w:rsidRPr="0076075D">
              <w:rPr>
                <w:sz w:val="22"/>
                <w:szCs w:val="22"/>
                <w:highlight w:val="yellow"/>
              </w:rPr>
              <w:t>Required: false</w:t>
            </w:r>
          </w:p>
          <w:p w14:paraId="5A21C87F" w14:textId="77777777" w:rsidR="00501898" w:rsidRPr="0076075D" w:rsidRDefault="00136181">
            <w:pPr>
              <w:spacing w:before="0"/>
              <w:ind w:left="0"/>
              <w:jc w:val="both"/>
              <w:rPr>
                <w:sz w:val="22"/>
                <w:szCs w:val="22"/>
                <w:highlight w:val="yellow"/>
              </w:rPr>
            </w:pPr>
            <w:r w:rsidRPr="0076075D">
              <w:rPr>
                <w:sz w:val="22"/>
                <w:szCs w:val="22"/>
                <w:highlight w:val="yellow"/>
              </w:rPr>
              <w:t>DataType: String</w:t>
            </w:r>
          </w:p>
          <w:p w14:paraId="5D158794" w14:textId="77777777" w:rsidR="00501898" w:rsidRPr="0076075D" w:rsidRDefault="00136181">
            <w:pPr>
              <w:spacing w:before="0"/>
              <w:ind w:left="0"/>
              <w:jc w:val="both"/>
              <w:rPr>
                <w:sz w:val="22"/>
                <w:szCs w:val="22"/>
                <w:highlight w:val="yellow"/>
              </w:rPr>
            </w:pPr>
            <w:r w:rsidRPr="0076075D">
              <w:rPr>
                <w:sz w:val="22"/>
                <w:szCs w:val="22"/>
                <w:highlight w:val="yellow"/>
              </w:rPr>
              <w:t xml:space="preserve">Minlength: </w:t>
            </w:r>
          </w:p>
          <w:p w14:paraId="1DFF11A2" w14:textId="77777777" w:rsidR="00501898" w:rsidRPr="0076075D" w:rsidRDefault="00136181">
            <w:pPr>
              <w:spacing w:before="0"/>
              <w:ind w:left="0"/>
              <w:jc w:val="both"/>
              <w:rPr>
                <w:sz w:val="22"/>
                <w:szCs w:val="22"/>
                <w:highlight w:val="yellow"/>
              </w:rPr>
            </w:pPr>
            <w:r w:rsidRPr="0076075D">
              <w:rPr>
                <w:sz w:val="22"/>
                <w:szCs w:val="22"/>
                <w:highlight w:val="yellow"/>
              </w:rPr>
              <w:t>Maxlength: 7</w:t>
            </w:r>
          </w:p>
          <w:p w14:paraId="5D5437A9" w14:textId="77777777" w:rsidR="00501898" w:rsidRPr="0076075D" w:rsidRDefault="00136181">
            <w:pPr>
              <w:spacing w:before="0"/>
              <w:ind w:left="0"/>
              <w:jc w:val="both"/>
              <w:rPr>
                <w:sz w:val="22"/>
                <w:szCs w:val="22"/>
                <w:highlight w:val="yellow"/>
              </w:rPr>
            </w:pPr>
            <w:r w:rsidRPr="0076075D">
              <w:rPr>
                <w:sz w:val="22"/>
                <w:szCs w:val="22"/>
                <w:highlight w:val="yellow"/>
              </w:rPr>
              <w:t xml:space="preserve">Format: </w:t>
            </w:r>
          </w:p>
        </w:tc>
        <w:tc>
          <w:tcPr>
            <w:tcW w:w="5364" w:type="dxa"/>
          </w:tcPr>
          <w:p w14:paraId="02E83700" w14:textId="77777777" w:rsidR="00501898" w:rsidRPr="0076075D" w:rsidRDefault="00136181">
            <w:pPr>
              <w:spacing w:before="0"/>
              <w:ind w:left="41"/>
              <w:jc w:val="both"/>
              <w:rPr>
                <w:sz w:val="22"/>
                <w:szCs w:val="22"/>
                <w:highlight w:val="yellow"/>
              </w:rPr>
            </w:pPr>
            <w:r w:rsidRPr="0076075D">
              <w:rPr>
                <w:sz w:val="22"/>
                <w:szCs w:val="22"/>
                <w:highlight w:val="yellow"/>
              </w:rPr>
              <w:t>Mã quan hệ ngân sách của tổ chức, đơn vị mua hàng</w:t>
            </w:r>
          </w:p>
          <w:p w14:paraId="21929DFE" w14:textId="77777777" w:rsidR="00501898" w:rsidRPr="0076075D" w:rsidRDefault="00501898">
            <w:pPr>
              <w:spacing w:before="0"/>
              <w:ind w:left="41"/>
              <w:jc w:val="both"/>
              <w:rPr>
                <w:color w:val="FF0000"/>
                <w:sz w:val="22"/>
                <w:szCs w:val="22"/>
                <w:highlight w:val="yellow"/>
              </w:rPr>
            </w:pPr>
          </w:p>
        </w:tc>
      </w:tr>
      <w:tr w:rsidR="00501898" w:rsidRPr="0076075D" w14:paraId="0FF52599" w14:textId="77777777">
        <w:tc>
          <w:tcPr>
            <w:tcW w:w="1980" w:type="dxa"/>
          </w:tcPr>
          <w:p w14:paraId="4752B3B8" w14:textId="77777777" w:rsidR="00501898" w:rsidRPr="0076075D" w:rsidRDefault="00136181">
            <w:pPr>
              <w:spacing w:before="0"/>
              <w:ind w:left="0"/>
              <w:jc w:val="both"/>
              <w:rPr>
                <w:sz w:val="22"/>
                <w:szCs w:val="22"/>
              </w:rPr>
            </w:pPr>
            <w:r w:rsidRPr="0076075D">
              <w:rPr>
                <w:sz w:val="22"/>
                <w:szCs w:val="22"/>
              </w:rPr>
              <w:t>buyerAddressLine</w:t>
            </w:r>
          </w:p>
        </w:tc>
        <w:tc>
          <w:tcPr>
            <w:tcW w:w="2556" w:type="dxa"/>
          </w:tcPr>
          <w:p w14:paraId="4AC57FAC" w14:textId="77777777" w:rsidR="00501898" w:rsidRPr="0076075D" w:rsidRDefault="00136181">
            <w:pPr>
              <w:spacing w:before="0"/>
              <w:ind w:left="0"/>
              <w:jc w:val="both"/>
              <w:rPr>
                <w:sz w:val="22"/>
                <w:szCs w:val="22"/>
              </w:rPr>
            </w:pPr>
            <w:r w:rsidRPr="0076075D">
              <w:rPr>
                <w:sz w:val="22"/>
                <w:szCs w:val="22"/>
              </w:rPr>
              <w:t>Required: false</w:t>
            </w:r>
          </w:p>
          <w:p w14:paraId="15BFBD8F" w14:textId="77777777" w:rsidR="00501898" w:rsidRPr="0076075D" w:rsidRDefault="00136181">
            <w:pPr>
              <w:spacing w:before="0"/>
              <w:ind w:left="0"/>
              <w:jc w:val="both"/>
              <w:rPr>
                <w:sz w:val="22"/>
                <w:szCs w:val="22"/>
              </w:rPr>
            </w:pPr>
            <w:r w:rsidRPr="0076075D">
              <w:rPr>
                <w:sz w:val="22"/>
                <w:szCs w:val="22"/>
              </w:rPr>
              <w:t>DataType: String</w:t>
            </w:r>
          </w:p>
          <w:p w14:paraId="77D7C2C7" w14:textId="77777777" w:rsidR="00501898" w:rsidRPr="0076075D" w:rsidRDefault="00136181">
            <w:pPr>
              <w:spacing w:before="0"/>
              <w:ind w:left="0"/>
              <w:jc w:val="both"/>
              <w:rPr>
                <w:sz w:val="22"/>
                <w:szCs w:val="22"/>
              </w:rPr>
            </w:pPr>
            <w:r w:rsidRPr="0076075D">
              <w:rPr>
                <w:sz w:val="22"/>
                <w:szCs w:val="22"/>
              </w:rPr>
              <w:t xml:space="preserve">Minlength: </w:t>
            </w:r>
          </w:p>
          <w:p w14:paraId="2B585676" w14:textId="77777777" w:rsidR="00501898" w:rsidRPr="0076075D" w:rsidRDefault="00136181">
            <w:pPr>
              <w:spacing w:before="0"/>
              <w:ind w:left="0"/>
              <w:jc w:val="both"/>
              <w:rPr>
                <w:sz w:val="22"/>
                <w:szCs w:val="22"/>
              </w:rPr>
            </w:pPr>
            <w:r w:rsidRPr="0076075D">
              <w:rPr>
                <w:sz w:val="22"/>
                <w:szCs w:val="22"/>
              </w:rPr>
              <w:t>Maxlength: 1200</w:t>
            </w:r>
          </w:p>
          <w:p w14:paraId="76F9C49B"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66F8630B" w14:textId="77777777" w:rsidR="00501898" w:rsidRPr="0076075D" w:rsidRDefault="00136181">
            <w:pPr>
              <w:spacing w:before="0"/>
              <w:ind w:left="41"/>
              <w:jc w:val="both"/>
              <w:rPr>
                <w:sz w:val="22"/>
                <w:szCs w:val="22"/>
              </w:rPr>
            </w:pPr>
            <w:r w:rsidRPr="0076075D">
              <w:rPr>
                <w:sz w:val="22"/>
                <w:szCs w:val="22"/>
              </w:rPr>
              <w:t xml:space="preserve">Địa chỉ xuất hóa đơn của người mua </w:t>
            </w:r>
          </w:p>
          <w:p w14:paraId="61FC9D32" w14:textId="77777777" w:rsidR="00501898" w:rsidRPr="0076075D" w:rsidRDefault="00136181">
            <w:pPr>
              <w:spacing w:before="0"/>
              <w:ind w:left="41"/>
              <w:jc w:val="both"/>
              <w:rPr>
                <w:sz w:val="22"/>
                <w:szCs w:val="22"/>
              </w:rPr>
            </w:pPr>
            <w:r w:rsidRPr="0076075D">
              <w:rPr>
                <w:sz w:val="22"/>
                <w:szCs w:val="22"/>
              </w:rPr>
              <w:t>Bắt buộc khi buyerNotGetInvoice = 0</w:t>
            </w:r>
          </w:p>
          <w:p w14:paraId="33277F33" w14:textId="77777777" w:rsidR="00501898" w:rsidRPr="0076075D" w:rsidRDefault="00501898">
            <w:pPr>
              <w:spacing w:before="0"/>
              <w:ind w:left="41"/>
              <w:jc w:val="both"/>
              <w:rPr>
                <w:sz w:val="22"/>
                <w:szCs w:val="22"/>
              </w:rPr>
            </w:pPr>
          </w:p>
          <w:p w14:paraId="0D47A0EC" w14:textId="77777777" w:rsidR="00501898" w:rsidRPr="0076075D" w:rsidRDefault="00501898">
            <w:pPr>
              <w:spacing w:before="0"/>
              <w:ind w:left="41"/>
              <w:jc w:val="both"/>
              <w:rPr>
                <w:sz w:val="22"/>
                <w:szCs w:val="22"/>
              </w:rPr>
            </w:pPr>
          </w:p>
        </w:tc>
      </w:tr>
      <w:tr w:rsidR="00501898" w:rsidRPr="0076075D" w14:paraId="63CC9E5A" w14:textId="77777777">
        <w:tc>
          <w:tcPr>
            <w:tcW w:w="1980" w:type="dxa"/>
          </w:tcPr>
          <w:p w14:paraId="4AB02A56" w14:textId="77777777" w:rsidR="00501898" w:rsidRPr="0076075D" w:rsidRDefault="00136181">
            <w:pPr>
              <w:spacing w:before="0"/>
              <w:ind w:left="0"/>
              <w:jc w:val="both"/>
              <w:rPr>
                <w:sz w:val="22"/>
                <w:szCs w:val="22"/>
              </w:rPr>
            </w:pPr>
            <w:r w:rsidRPr="0076075D">
              <w:rPr>
                <w:sz w:val="22"/>
                <w:szCs w:val="22"/>
              </w:rPr>
              <w:t>buyerPhoneNumber</w:t>
            </w:r>
          </w:p>
        </w:tc>
        <w:tc>
          <w:tcPr>
            <w:tcW w:w="2556" w:type="dxa"/>
          </w:tcPr>
          <w:p w14:paraId="6354F138" w14:textId="77777777" w:rsidR="00501898" w:rsidRPr="0076075D" w:rsidRDefault="00136181">
            <w:pPr>
              <w:spacing w:before="0"/>
              <w:ind w:left="0"/>
              <w:jc w:val="both"/>
              <w:rPr>
                <w:sz w:val="22"/>
                <w:szCs w:val="22"/>
              </w:rPr>
            </w:pPr>
            <w:r w:rsidRPr="0076075D">
              <w:rPr>
                <w:sz w:val="22"/>
                <w:szCs w:val="22"/>
              </w:rPr>
              <w:t>Required: false</w:t>
            </w:r>
          </w:p>
          <w:p w14:paraId="4CB6D23A" w14:textId="77777777" w:rsidR="00501898" w:rsidRPr="0076075D" w:rsidRDefault="00136181">
            <w:pPr>
              <w:spacing w:before="0"/>
              <w:ind w:left="0"/>
              <w:jc w:val="both"/>
              <w:rPr>
                <w:sz w:val="22"/>
                <w:szCs w:val="22"/>
              </w:rPr>
            </w:pPr>
            <w:r w:rsidRPr="0076075D">
              <w:rPr>
                <w:sz w:val="22"/>
                <w:szCs w:val="22"/>
              </w:rPr>
              <w:t>DataType: String</w:t>
            </w:r>
          </w:p>
          <w:p w14:paraId="1CABCF98" w14:textId="77777777" w:rsidR="00501898" w:rsidRPr="0076075D" w:rsidRDefault="00136181">
            <w:pPr>
              <w:spacing w:before="0"/>
              <w:ind w:left="0"/>
              <w:jc w:val="both"/>
              <w:rPr>
                <w:sz w:val="22"/>
                <w:szCs w:val="22"/>
              </w:rPr>
            </w:pPr>
            <w:r w:rsidRPr="0076075D">
              <w:rPr>
                <w:sz w:val="22"/>
                <w:szCs w:val="22"/>
              </w:rPr>
              <w:t xml:space="preserve">Minlength: </w:t>
            </w:r>
          </w:p>
          <w:p w14:paraId="0647A981" w14:textId="77777777" w:rsidR="00501898" w:rsidRPr="0076075D" w:rsidRDefault="00136181">
            <w:pPr>
              <w:spacing w:before="0"/>
              <w:ind w:left="0"/>
              <w:jc w:val="both"/>
              <w:rPr>
                <w:sz w:val="22"/>
                <w:szCs w:val="22"/>
              </w:rPr>
            </w:pPr>
            <w:r w:rsidRPr="0076075D">
              <w:rPr>
                <w:sz w:val="22"/>
                <w:szCs w:val="22"/>
              </w:rPr>
              <w:t>Maxlength: 15</w:t>
            </w:r>
          </w:p>
          <w:p w14:paraId="063E5E95" w14:textId="77777777" w:rsidR="00501898" w:rsidRPr="0076075D" w:rsidRDefault="00136181">
            <w:pPr>
              <w:spacing w:before="0"/>
              <w:ind w:left="0"/>
              <w:jc w:val="both"/>
              <w:rPr>
                <w:sz w:val="22"/>
                <w:szCs w:val="22"/>
              </w:rPr>
            </w:pPr>
            <w:r w:rsidRPr="0076075D">
              <w:rPr>
                <w:sz w:val="22"/>
                <w:szCs w:val="22"/>
              </w:rPr>
              <w:t>Format: \s*[0-9]*\s*</w:t>
            </w:r>
          </w:p>
        </w:tc>
        <w:tc>
          <w:tcPr>
            <w:tcW w:w="5364" w:type="dxa"/>
          </w:tcPr>
          <w:p w14:paraId="21BF2DC2" w14:textId="77777777" w:rsidR="00501898" w:rsidRPr="0076075D" w:rsidRDefault="00136181">
            <w:pPr>
              <w:spacing w:before="0"/>
              <w:ind w:left="41"/>
              <w:jc w:val="both"/>
              <w:rPr>
                <w:sz w:val="22"/>
                <w:szCs w:val="22"/>
              </w:rPr>
            </w:pPr>
            <w:r w:rsidRPr="0076075D">
              <w:rPr>
                <w:sz w:val="22"/>
                <w:szCs w:val="22"/>
              </w:rPr>
              <w:t xml:space="preserve">Số điện thoại người mua, số điện thoại sẽ được dùng để gửi tin nhắn trong trường hợp bên bán đăng ký dịch vụ SMS Brandname. </w:t>
            </w:r>
          </w:p>
          <w:p w14:paraId="3E4B24B9" w14:textId="77777777" w:rsidR="00501898" w:rsidRPr="0076075D" w:rsidRDefault="00501898">
            <w:pPr>
              <w:spacing w:before="0"/>
              <w:ind w:left="41"/>
              <w:jc w:val="both"/>
              <w:rPr>
                <w:sz w:val="22"/>
                <w:szCs w:val="22"/>
              </w:rPr>
            </w:pPr>
          </w:p>
        </w:tc>
      </w:tr>
      <w:tr w:rsidR="00501898" w:rsidRPr="0076075D" w14:paraId="5D06F852" w14:textId="77777777">
        <w:tc>
          <w:tcPr>
            <w:tcW w:w="1980" w:type="dxa"/>
          </w:tcPr>
          <w:p w14:paraId="3BE3D809" w14:textId="77777777" w:rsidR="00501898" w:rsidRPr="0076075D" w:rsidRDefault="00136181">
            <w:pPr>
              <w:spacing w:before="0"/>
              <w:ind w:left="0"/>
              <w:jc w:val="both"/>
              <w:rPr>
                <w:color w:val="000000"/>
                <w:sz w:val="22"/>
                <w:szCs w:val="22"/>
              </w:rPr>
            </w:pPr>
            <w:r w:rsidRPr="0076075D">
              <w:rPr>
                <w:color w:val="000000"/>
                <w:sz w:val="22"/>
                <w:szCs w:val="22"/>
              </w:rPr>
              <w:lastRenderedPageBreak/>
              <w:t>buyerFaxNumber</w:t>
            </w:r>
          </w:p>
        </w:tc>
        <w:tc>
          <w:tcPr>
            <w:tcW w:w="2556" w:type="dxa"/>
          </w:tcPr>
          <w:p w14:paraId="2EE395FB" w14:textId="77777777" w:rsidR="00501898" w:rsidRPr="0076075D" w:rsidRDefault="00136181">
            <w:pPr>
              <w:spacing w:before="0"/>
              <w:ind w:left="0"/>
              <w:jc w:val="both"/>
              <w:rPr>
                <w:color w:val="000000"/>
                <w:sz w:val="22"/>
                <w:szCs w:val="22"/>
              </w:rPr>
            </w:pPr>
            <w:r w:rsidRPr="0076075D">
              <w:rPr>
                <w:color w:val="000000"/>
                <w:sz w:val="22"/>
                <w:szCs w:val="22"/>
              </w:rPr>
              <w:t>Required: false</w:t>
            </w:r>
          </w:p>
          <w:p w14:paraId="6BFD8750" w14:textId="77777777" w:rsidR="00501898" w:rsidRPr="0076075D" w:rsidRDefault="00136181">
            <w:pPr>
              <w:spacing w:before="0"/>
              <w:ind w:left="0"/>
              <w:jc w:val="both"/>
              <w:rPr>
                <w:color w:val="000000"/>
                <w:sz w:val="22"/>
                <w:szCs w:val="22"/>
              </w:rPr>
            </w:pPr>
            <w:r w:rsidRPr="0076075D">
              <w:rPr>
                <w:color w:val="000000"/>
                <w:sz w:val="22"/>
                <w:szCs w:val="22"/>
              </w:rPr>
              <w:t>DataType: String</w:t>
            </w:r>
          </w:p>
          <w:p w14:paraId="783CECB0" w14:textId="77777777" w:rsidR="00501898" w:rsidRPr="0076075D" w:rsidRDefault="00136181">
            <w:pPr>
              <w:spacing w:before="0"/>
              <w:ind w:left="0"/>
              <w:jc w:val="both"/>
              <w:rPr>
                <w:color w:val="000000"/>
                <w:sz w:val="22"/>
                <w:szCs w:val="22"/>
              </w:rPr>
            </w:pPr>
            <w:r w:rsidRPr="0076075D">
              <w:rPr>
                <w:color w:val="000000"/>
                <w:sz w:val="22"/>
                <w:szCs w:val="22"/>
              </w:rPr>
              <w:t xml:space="preserve">Minlength: </w:t>
            </w:r>
          </w:p>
          <w:p w14:paraId="54511A0A" w14:textId="77777777" w:rsidR="00501898" w:rsidRPr="0076075D" w:rsidRDefault="00136181">
            <w:pPr>
              <w:spacing w:before="0"/>
              <w:ind w:left="0"/>
              <w:jc w:val="both"/>
              <w:rPr>
                <w:color w:val="000000"/>
                <w:sz w:val="22"/>
                <w:szCs w:val="22"/>
              </w:rPr>
            </w:pPr>
            <w:r w:rsidRPr="0076075D">
              <w:rPr>
                <w:color w:val="000000"/>
                <w:sz w:val="22"/>
                <w:szCs w:val="22"/>
              </w:rPr>
              <w:t xml:space="preserve">Maxlength: </w:t>
            </w:r>
          </w:p>
          <w:p w14:paraId="4660E672" w14:textId="77777777" w:rsidR="00501898" w:rsidRPr="0076075D" w:rsidRDefault="00136181">
            <w:pPr>
              <w:spacing w:before="0"/>
              <w:ind w:left="0"/>
              <w:jc w:val="both"/>
              <w:rPr>
                <w:color w:val="000000"/>
                <w:sz w:val="22"/>
                <w:szCs w:val="22"/>
              </w:rPr>
            </w:pPr>
            <w:r w:rsidRPr="0076075D">
              <w:rPr>
                <w:color w:val="000000"/>
                <w:sz w:val="22"/>
                <w:szCs w:val="22"/>
              </w:rPr>
              <w:t xml:space="preserve">Format: </w:t>
            </w:r>
          </w:p>
        </w:tc>
        <w:tc>
          <w:tcPr>
            <w:tcW w:w="5364" w:type="dxa"/>
          </w:tcPr>
          <w:p w14:paraId="0E758413" w14:textId="77777777" w:rsidR="00501898" w:rsidRPr="0076075D" w:rsidRDefault="00136181">
            <w:pPr>
              <w:spacing w:before="0"/>
              <w:ind w:left="41"/>
              <w:jc w:val="both"/>
              <w:rPr>
                <w:color w:val="000000"/>
                <w:sz w:val="22"/>
                <w:szCs w:val="22"/>
              </w:rPr>
            </w:pPr>
            <w:r w:rsidRPr="0076075D">
              <w:rPr>
                <w:color w:val="000000"/>
                <w:sz w:val="22"/>
                <w:szCs w:val="22"/>
              </w:rPr>
              <w:t>Số fax người mua</w:t>
            </w:r>
          </w:p>
          <w:p w14:paraId="4D588C84" w14:textId="77777777" w:rsidR="00501898" w:rsidRPr="0076075D" w:rsidRDefault="00136181">
            <w:pPr>
              <w:spacing w:before="0"/>
              <w:ind w:left="41"/>
              <w:jc w:val="both"/>
              <w:rPr>
                <w:color w:val="000000"/>
                <w:sz w:val="22"/>
                <w:szCs w:val="22"/>
              </w:rPr>
            </w:pPr>
            <w:r w:rsidRPr="0076075D">
              <w:rPr>
                <w:color w:val="000000"/>
                <w:sz w:val="22"/>
                <w:szCs w:val="22"/>
              </w:rPr>
              <w:t>(Hiện tại nếu truyền thì Sinvoice cũng không lấy)</w:t>
            </w:r>
          </w:p>
          <w:p w14:paraId="591385F5" w14:textId="77777777" w:rsidR="00501898" w:rsidRPr="0076075D" w:rsidRDefault="00501898">
            <w:pPr>
              <w:spacing w:before="0"/>
              <w:ind w:left="41"/>
              <w:jc w:val="both"/>
              <w:rPr>
                <w:color w:val="000000"/>
                <w:sz w:val="22"/>
                <w:szCs w:val="22"/>
              </w:rPr>
            </w:pPr>
          </w:p>
        </w:tc>
      </w:tr>
      <w:tr w:rsidR="00501898" w:rsidRPr="0076075D" w14:paraId="7D3476D3" w14:textId="77777777">
        <w:tc>
          <w:tcPr>
            <w:tcW w:w="1980" w:type="dxa"/>
          </w:tcPr>
          <w:p w14:paraId="6F714657" w14:textId="77777777" w:rsidR="00501898" w:rsidRPr="0076075D" w:rsidRDefault="00136181">
            <w:pPr>
              <w:spacing w:before="0"/>
              <w:ind w:left="0"/>
              <w:jc w:val="both"/>
              <w:rPr>
                <w:sz w:val="22"/>
                <w:szCs w:val="22"/>
              </w:rPr>
            </w:pPr>
            <w:r w:rsidRPr="0076075D">
              <w:rPr>
                <w:sz w:val="22"/>
                <w:szCs w:val="22"/>
              </w:rPr>
              <w:t>buyerEmail</w:t>
            </w:r>
          </w:p>
        </w:tc>
        <w:tc>
          <w:tcPr>
            <w:tcW w:w="2556" w:type="dxa"/>
          </w:tcPr>
          <w:p w14:paraId="67A46EAA" w14:textId="77777777" w:rsidR="00501898" w:rsidRPr="0076075D" w:rsidRDefault="00136181">
            <w:pPr>
              <w:spacing w:before="0"/>
              <w:ind w:left="0"/>
              <w:jc w:val="both"/>
              <w:rPr>
                <w:sz w:val="22"/>
                <w:szCs w:val="22"/>
              </w:rPr>
            </w:pPr>
            <w:r w:rsidRPr="0076075D">
              <w:rPr>
                <w:sz w:val="22"/>
                <w:szCs w:val="22"/>
              </w:rPr>
              <w:t>Required: false</w:t>
            </w:r>
          </w:p>
          <w:p w14:paraId="2A3661BA" w14:textId="77777777" w:rsidR="00501898" w:rsidRPr="0076075D" w:rsidRDefault="00136181">
            <w:pPr>
              <w:spacing w:before="0"/>
              <w:ind w:left="0"/>
              <w:jc w:val="both"/>
              <w:rPr>
                <w:sz w:val="22"/>
                <w:szCs w:val="22"/>
              </w:rPr>
            </w:pPr>
            <w:r w:rsidRPr="0076075D">
              <w:rPr>
                <w:sz w:val="22"/>
                <w:szCs w:val="22"/>
              </w:rPr>
              <w:t>DataType: String</w:t>
            </w:r>
          </w:p>
          <w:p w14:paraId="034FDA9D" w14:textId="77777777" w:rsidR="00501898" w:rsidRPr="0076075D" w:rsidRDefault="00136181">
            <w:pPr>
              <w:spacing w:before="0"/>
              <w:ind w:left="0"/>
              <w:jc w:val="both"/>
              <w:rPr>
                <w:sz w:val="22"/>
                <w:szCs w:val="22"/>
              </w:rPr>
            </w:pPr>
            <w:r w:rsidRPr="0076075D">
              <w:rPr>
                <w:sz w:val="22"/>
                <w:szCs w:val="22"/>
              </w:rPr>
              <w:t xml:space="preserve">Minlength: </w:t>
            </w:r>
          </w:p>
          <w:p w14:paraId="29827BCC" w14:textId="77777777" w:rsidR="00501898" w:rsidRPr="0076075D" w:rsidRDefault="00136181">
            <w:pPr>
              <w:spacing w:before="0"/>
              <w:ind w:left="0"/>
              <w:jc w:val="both"/>
              <w:rPr>
                <w:sz w:val="22"/>
                <w:szCs w:val="22"/>
              </w:rPr>
            </w:pPr>
            <w:r w:rsidRPr="0076075D">
              <w:rPr>
                <w:sz w:val="22"/>
                <w:szCs w:val="22"/>
              </w:rPr>
              <w:t>Maxlength: 2000</w:t>
            </w:r>
          </w:p>
          <w:p w14:paraId="0DD414E3" w14:textId="77777777" w:rsidR="00501898" w:rsidRPr="0076075D" w:rsidRDefault="00136181">
            <w:pPr>
              <w:spacing w:before="0"/>
              <w:ind w:left="0"/>
              <w:jc w:val="both"/>
              <w:rPr>
                <w:sz w:val="22"/>
                <w:szCs w:val="22"/>
              </w:rPr>
            </w:pPr>
            <w:r w:rsidRPr="0076075D">
              <w:rPr>
                <w:sz w:val="22"/>
                <w:szCs w:val="22"/>
              </w:rPr>
              <w:t>Format: ^[_A-Za-z0-9-\+]+(\.[_A-Za-z0-9-]+)*@[A-Za-z0-9-]+(\.[A-Za-z0-9]+)*(\.[A-Za-z]{2,})$  (áp dụng cho từng email đơn lẻ)</w:t>
            </w:r>
          </w:p>
        </w:tc>
        <w:tc>
          <w:tcPr>
            <w:tcW w:w="5364" w:type="dxa"/>
          </w:tcPr>
          <w:p w14:paraId="1C31EF6E" w14:textId="77777777" w:rsidR="00501898" w:rsidRPr="0076075D" w:rsidRDefault="00136181">
            <w:pPr>
              <w:spacing w:before="0"/>
              <w:ind w:left="41"/>
              <w:jc w:val="both"/>
              <w:rPr>
                <w:sz w:val="22"/>
                <w:szCs w:val="22"/>
              </w:rPr>
            </w:pPr>
            <w:r w:rsidRPr="0076075D">
              <w:rPr>
                <w:sz w:val="22"/>
                <w:szCs w:val="22"/>
              </w:rPr>
              <w:t>Email người mua, sử dụng để gửi hóa đơn cho người mua</w:t>
            </w:r>
          </w:p>
          <w:p w14:paraId="42BB13D2" w14:textId="77777777" w:rsidR="00501898" w:rsidRPr="0076075D" w:rsidRDefault="00136181">
            <w:pPr>
              <w:spacing w:before="0"/>
              <w:ind w:left="41"/>
              <w:rPr>
                <w:sz w:val="22"/>
                <w:szCs w:val="22"/>
              </w:rPr>
            </w:pPr>
            <w:r w:rsidRPr="0076075D">
              <w:rPr>
                <w:sz w:val="22"/>
                <w:szCs w:val="22"/>
              </w:rPr>
              <w:t xml:space="preserve">Nếu có nhiều email thì cách nhau bởi dấu chấm phẩy (;). Khi tài khoản email của bên bán được cấu hình trên hệ thống thì hệ thống tự động gửi nếu có email của người mua. Chi tiết cấu hình email xem ở đây: </w:t>
            </w:r>
            <w:hyperlink r:id="rId24" w:history="1">
              <w:r w:rsidRPr="0076075D">
                <w:rPr>
                  <w:rStyle w:val="Hyperlink"/>
                  <w:sz w:val="22"/>
                  <w:szCs w:val="22"/>
                </w:rPr>
                <w:t>https://sinvoice.viettel.vn/ho-tro/huong-dan-su-dung/5-huong-dan-cau-hinh-doanh-nghiep--cau-hinh-chung</w:t>
              </w:r>
            </w:hyperlink>
            <w:r w:rsidRPr="0076075D">
              <w:rPr>
                <w:sz w:val="22"/>
                <w:szCs w:val="22"/>
              </w:rPr>
              <w:t xml:space="preserve"> </w:t>
            </w:r>
          </w:p>
          <w:p w14:paraId="1DF4365C" w14:textId="77777777" w:rsidR="00501898" w:rsidRPr="0076075D" w:rsidRDefault="00501898">
            <w:pPr>
              <w:spacing w:before="0"/>
              <w:ind w:left="41"/>
              <w:jc w:val="both"/>
              <w:rPr>
                <w:sz w:val="22"/>
                <w:szCs w:val="22"/>
              </w:rPr>
            </w:pPr>
          </w:p>
          <w:p w14:paraId="3CD61D72" w14:textId="77777777" w:rsidR="00501898" w:rsidRPr="0076075D" w:rsidRDefault="00501898">
            <w:pPr>
              <w:spacing w:before="0"/>
              <w:ind w:left="41"/>
              <w:jc w:val="both"/>
              <w:rPr>
                <w:sz w:val="22"/>
                <w:szCs w:val="22"/>
              </w:rPr>
            </w:pPr>
          </w:p>
        </w:tc>
      </w:tr>
      <w:tr w:rsidR="00501898" w:rsidRPr="0076075D" w14:paraId="12739B2E" w14:textId="77777777">
        <w:tc>
          <w:tcPr>
            <w:tcW w:w="1980" w:type="dxa"/>
          </w:tcPr>
          <w:p w14:paraId="60BF89BE" w14:textId="77777777" w:rsidR="00501898" w:rsidRPr="0076075D" w:rsidRDefault="00136181">
            <w:pPr>
              <w:spacing w:before="0"/>
              <w:ind w:left="0"/>
              <w:jc w:val="both"/>
              <w:rPr>
                <w:sz w:val="22"/>
                <w:szCs w:val="22"/>
              </w:rPr>
            </w:pPr>
            <w:r w:rsidRPr="0076075D">
              <w:rPr>
                <w:sz w:val="22"/>
                <w:szCs w:val="22"/>
              </w:rPr>
              <w:t>buyerBankName</w:t>
            </w:r>
          </w:p>
        </w:tc>
        <w:tc>
          <w:tcPr>
            <w:tcW w:w="2556" w:type="dxa"/>
          </w:tcPr>
          <w:p w14:paraId="2F141910" w14:textId="77777777" w:rsidR="00501898" w:rsidRPr="0076075D" w:rsidRDefault="00136181">
            <w:pPr>
              <w:spacing w:before="0"/>
              <w:ind w:left="0"/>
              <w:jc w:val="both"/>
              <w:rPr>
                <w:sz w:val="22"/>
                <w:szCs w:val="22"/>
              </w:rPr>
            </w:pPr>
            <w:r w:rsidRPr="0076075D">
              <w:rPr>
                <w:sz w:val="22"/>
                <w:szCs w:val="22"/>
              </w:rPr>
              <w:t>Required: false</w:t>
            </w:r>
          </w:p>
          <w:p w14:paraId="311248E4" w14:textId="77777777" w:rsidR="00501898" w:rsidRPr="0076075D" w:rsidRDefault="00136181">
            <w:pPr>
              <w:spacing w:before="0"/>
              <w:ind w:left="0"/>
              <w:jc w:val="both"/>
              <w:rPr>
                <w:sz w:val="22"/>
                <w:szCs w:val="22"/>
              </w:rPr>
            </w:pPr>
            <w:r w:rsidRPr="0076075D">
              <w:rPr>
                <w:sz w:val="22"/>
                <w:szCs w:val="22"/>
              </w:rPr>
              <w:t>DataType: String</w:t>
            </w:r>
          </w:p>
          <w:p w14:paraId="258310A5" w14:textId="77777777" w:rsidR="00501898" w:rsidRPr="0076075D" w:rsidRDefault="00136181">
            <w:pPr>
              <w:spacing w:before="0"/>
              <w:ind w:left="0"/>
              <w:jc w:val="both"/>
              <w:rPr>
                <w:sz w:val="22"/>
                <w:szCs w:val="22"/>
              </w:rPr>
            </w:pPr>
            <w:r w:rsidRPr="0076075D">
              <w:rPr>
                <w:sz w:val="22"/>
                <w:szCs w:val="22"/>
              </w:rPr>
              <w:t xml:space="preserve">Minlength: </w:t>
            </w:r>
          </w:p>
          <w:p w14:paraId="30225E29" w14:textId="77777777" w:rsidR="00501898" w:rsidRPr="0076075D" w:rsidRDefault="00136181">
            <w:pPr>
              <w:spacing w:before="0"/>
              <w:ind w:left="0"/>
              <w:jc w:val="both"/>
              <w:rPr>
                <w:sz w:val="22"/>
                <w:szCs w:val="22"/>
              </w:rPr>
            </w:pPr>
            <w:r w:rsidRPr="0076075D">
              <w:rPr>
                <w:sz w:val="22"/>
                <w:szCs w:val="22"/>
              </w:rPr>
              <w:t>Maxlength: 200</w:t>
            </w:r>
          </w:p>
          <w:p w14:paraId="31832B07"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1016871C" w14:textId="77777777" w:rsidR="00501898" w:rsidRPr="0076075D" w:rsidRDefault="00136181">
            <w:pPr>
              <w:spacing w:before="0"/>
              <w:ind w:left="41"/>
              <w:jc w:val="both"/>
              <w:rPr>
                <w:sz w:val="22"/>
                <w:szCs w:val="22"/>
              </w:rPr>
            </w:pPr>
            <w:r w:rsidRPr="0076075D">
              <w:rPr>
                <w:sz w:val="22"/>
                <w:szCs w:val="22"/>
              </w:rPr>
              <w:t xml:space="preserve">Tên trụ sở chính ngân hàng nơi người mua mở tài khoản giao dịch. </w:t>
            </w:r>
          </w:p>
          <w:p w14:paraId="4B49EF4C" w14:textId="234BF428" w:rsidR="00501898" w:rsidRPr="0076075D" w:rsidRDefault="001019D3" w:rsidP="001019D3">
            <w:pPr>
              <w:spacing w:before="0"/>
              <w:ind w:left="41"/>
              <w:jc w:val="both"/>
              <w:rPr>
                <w:sz w:val="22"/>
                <w:szCs w:val="22"/>
              </w:rPr>
            </w:pPr>
            <w:r w:rsidRPr="0076075D">
              <w:rPr>
                <w:sz w:val="22"/>
                <w:szCs w:val="22"/>
                <w:highlight w:val="yellow"/>
              </w:rPr>
              <w:t>Bắt buộc truyền đối với hình thức thanh toán là Thẻ quốc tế của mẫu hóa đơn GTGT kiêm tờ khai hoàn thuế</w:t>
            </w:r>
          </w:p>
          <w:p w14:paraId="6E6E244D" w14:textId="77777777" w:rsidR="00501898" w:rsidRPr="0076075D" w:rsidRDefault="00501898">
            <w:pPr>
              <w:spacing w:before="0"/>
              <w:ind w:left="41"/>
              <w:jc w:val="both"/>
              <w:rPr>
                <w:sz w:val="22"/>
                <w:szCs w:val="22"/>
              </w:rPr>
            </w:pPr>
          </w:p>
        </w:tc>
      </w:tr>
      <w:tr w:rsidR="00501898" w:rsidRPr="0076075D" w14:paraId="6DADB1AE" w14:textId="77777777">
        <w:trPr>
          <w:trHeight w:val="444"/>
        </w:trPr>
        <w:tc>
          <w:tcPr>
            <w:tcW w:w="1980" w:type="dxa"/>
          </w:tcPr>
          <w:p w14:paraId="7814FB44" w14:textId="77777777" w:rsidR="00501898" w:rsidRPr="0076075D" w:rsidRDefault="00136181">
            <w:pPr>
              <w:spacing w:before="0"/>
              <w:ind w:left="0"/>
              <w:jc w:val="both"/>
              <w:rPr>
                <w:sz w:val="22"/>
                <w:szCs w:val="22"/>
              </w:rPr>
            </w:pPr>
            <w:r w:rsidRPr="0076075D">
              <w:rPr>
                <w:sz w:val="22"/>
                <w:szCs w:val="22"/>
              </w:rPr>
              <w:t>buyerBankAccount</w:t>
            </w:r>
          </w:p>
        </w:tc>
        <w:tc>
          <w:tcPr>
            <w:tcW w:w="2556" w:type="dxa"/>
          </w:tcPr>
          <w:p w14:paraId="57F84B73" w14:textId="77777777" w:rsidR="00501898" w:rsidRPr="0076075D" w:rsidRDefault="00136181">
            <w:pPr>
              <w:spacing w:before="0"/>
              <w:ind w:left="0"/>
              <w:jc w:val="both"/>
              <w:rPr>
                <w:sz w:val="22"/>
                <w:szCs w:val="22"/>
              </w:rPr>
            </w:pPr>
            <w:r w:rsidRPr="0076075D">
              <w:rPr>
                <w:sz w:val="22"/>
                <w:szCs w:val="22"/>
              </w:rPr>
              <w:t>Required: false</w:t>
            </w:r>
          </w:p>
          <w:p w14:paraId="6B735C68" w14:textId="77777777" w:rsidR="00501898" w:rsidRPr="0076075D" w:rsidRDefault="00136181">
            <w:pPr>
              <w:spacing w:before="0"/>
              <w:ind w:left="0"/>
              <w:jc w:val="both"/>
              <w:rPr>
                <w:sz w:val="22"/>
                <w:szCs w:val="22"/>
              </w:rPr>
            </w:pPr>
            <w:r w:rsidRPr="0076075D">
              <w:rPr>
                <w:sz w:val="22"/>
                <w:szCs w:val="22"/>
              </w:rPr>
              <w:t>DataType: String</w:t>
            </w:r>
          </w:p>
          <w:p w14:paraId="43ACF59F" w14:textId="77777777" w:rsidR="00501898" w:rsidRPr="0076075D" w:rsidRDefault="00136181">
            <w:pPr>
              <w:spacing w:before="0"/>
              <w:ind w:left="0"/>
              <w:jc w:val="both"/>
              <w:rPr>
                <w:sz w:val="22"/>
                <w:szCs w:val="22"/>
              </w:rPr>
            </w:pPr>
            <w:r w:rsidRPr="0076075D">
              <w:rPr>
                <w:sz w:val="22"/>
                <w:szCs w:val="22"/>
              </w:rPr>
              <w:t xml:space="preserve">Minlength: </w:t>
            </w:r>
          </w:p>
          <w:p w14:paraId="5D57A7B5" w14:textId="77777777" w:rsidR="00501898" w:rsidRPr="0076075D" w:rsidRDefault="00136181">
            <w:pPr>
              <w:spacing w:before="0"/>
              <w:ind w:left="0"/>
              <w:jc w:val="both"/>
              <w:rPr>
                <w:sz w:val="22"/>
                <w:szCs w:val="22"/>
              </w:rPr>
            </w:pPr>
            <w:r w:rsidRPr="0076075D">
              <w:rPr>
                <w:sz w:val="22"/>
                <w:szCs w:val="22"/>
              </w:rPr>
              <w:t>Maxlength: 30</w:t>
            </w:r>
          </w:p>
          <w:p w14:paraId="06C9A785"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012C47DA" w14:textId="77777777" w:rsidR="00501898" w:rsidRPr="0076075D" w:rsidRDefault="00136181">
            <w:pPr>
              <w:spacing w:before="0"/>
              <w:ind w:left="41"/>
              <w:jc w:val="both"/>
              <w:rPr>
                <w:sz w:val="22"/>
                <w:szCs w:val="22"/>
              </w:rPr>
            </w:pPr>
            <w:r w:rsidRPr="0076075D">
              <w:rPr>
                <w:sz w:val="22"/>
                <w:szCs w:val="22"/>
              </w:rPr>
              <w:t xml:space="preserve">Tài khoản ngân hàng của người mua. </w:t>
            </w:r>
          </w:p>
          <w:p w14:paraId="7874651A" w14:textId="77777777" w:rsidR="001019D3" w:rsidRPr="0076075D" w:rsidRDefault="001019D3" w:rsidP="001019D3">
            <w:pPr>
              <w:spacing w:before="0"/>
              <w:ind w:left="41"/>
              <w:jc w:val="both"/>
              <w:rPr>
                <w:sz w:val="22"/>
                <w:szCs w:val="22"/>
              </w:rPr>
            </w:pPr>
            <w:r w:rsidRPr="0076075D">
              <w:rPr>
                <w:sz w:val="22"/>
                <w:szCs w:val="22"/>
                <w:highlight w:val="yellow"/>
              </w:rPr>
              <w:t>Bắt buộc truyền đối với hình thức thanh toán là Thẻ quốc tế của mẫu hóa đơn GTGT kiêm tờ khai hoàn thuế</w:t>
            </w:r>
          </w:p>
          <w:p w14:paraId="1ACD21F5" w14:textId="77777777" w:rsidR="00501898" w:rsidRPr="0076075D" w:rsidRDefault="00501898">
            <w:pPr>
              <w:spacing w:before="0"/>
              <w:ind w:left="41"/>
              <w:jc w:val="both"/>
              <w:rPr>
                <w:sz w:val="22"/>
                <w:szCs w:val="22"/>
              </w:rPr>
            </w:pPr>
          </w:p>
          <w:p w14:paraId="4A9C6A7A" w14:textId="77777777" w:rsidR="00501898" w:rsidRPr="0076075D" w:rsidRDefault="00501898">
            <w:pPr>
              <w:spacing w:before="0"/>
              <w:ind w:left="41"/>
              <w:jc w:val="both"/>
              <w:rPr>
                <w:sz w:val="22"/>
                <w:szCs w:val="22"/>
              </w:rPr>
            </w:pPr>
          </w:p>
        </w:tc>
      </w:tr>
      <w:tr w:rsidR="00501898" w:rsidRPr="0076075D" w14:paraId="4819363A" w14:textId="77777777">
        <w:tc>
          <w:tcPr>
            <w:tcW w:w="1980" w:type="dxa"/>
          </w:tcPr>
          <w:p w14:paraId="3B866330" w14:textId="77777777" w:rsidR="00501898" w:rsidRPr="0076075D" w:rsidRDefault="00136181">
            <w:pPr>
              <w:spacing w:before="0"/>
              <w:ind w:left="0"/>
              <w:jc w:val="both"/>
              <w:rPr>
                <w:color w:val="000000"/>
                <w:sz w:val="22"/>
                <w:szCs w:val="22"/>
              </w:rPr>
            </w:pPr>
            <w:r w:rsidRPr="0076075D">
              <w:rPr>
                <w:color w:val="000000"/>
                <w:sz w:val="22"/>
                <w:szCs w:val="22"/>
              </w:rPr>
              <w:t>buyerDistrictName</w:t>
            </w:r>
          </w:p>
        </w:tc>
        <w:tc>
          <w:tcPr>
            <w:tcW w:w="2556" w:type="dxa"/>
          </w:tcPr>
          <w:p w14:paraId="2D97EF65" w14:textId="77777777" w:rsidR="00501898" w:rsidRPr="0076075D" w:rsidRDefault="00136181">
            <w:pPr>
              <w:spacing w:before="0"/>
              <w:ind w:left="0"/>
              <w:jc w:val="both"/>
              <w:rPr>
                <w:color w:val="000000"/>
                <w:sz w:val="22"/>
                <w:szCs w:val="22"/>
              </w:rPr>
            </w:pPr>
            <w:r w:rsidRPr="0076075D">
              <w:rPr>
                <w:color w:val="000000"/>
                <w:sz w:val="22"/>
                <w:szCs w:val="22"/>
              </w:rPr>
              <w:t>Required: false</w:t>
            </w:r>
          </w:p>
          <w:p w14:paraId="38C7D00E" w14:textId="77777777" w:rsidR="00501898" w:rsidRPr="0076075D" w:rsidRDefault="00136181">
            <w:pPr>
              <w:spacing w:before="0"/>
              <w:ind w:left="0"/>
              <w:jc w:val="both"/>
              <w:rPr>
                <w:color w:val="000000"/>
                <w:sz w:val="22"/>
                <w:szCs w:val="22"/>
              </w:rPr>
            </w:pPr>
            <w:r w:rsidRPr="0076075D">
              <w:rPr>
                <w:color w:val="000000"/>
                <w:sz w:val="22"/>
                <w:szCs w:val="22"/>
              </w:rPr>
              <w:t>DataType: String</w:t>
            </w:r>
          </w:p>
          <w:p w14:paraId="6485852C" w14:textId="77777777" w:rsidR="00501898" w:rsidRPr="0076075D" w:rsidRDefault="00136181">
            <w:pPr>
              <w:spacing w:before="0"/>
              <w:ind w:left="0"/>
              <w:jc w:val="both"/>
              <w:rPr>
                <w:color w:val="000000"/>
                <w:sz w:val="22"/>
                <w:szCs w:val="22"/>
              </w:rPr>
            </w:pPr>
            <w:r w:rsidRPr="0076075D">
              <w:rPr>
                <w:color w:val="000000"/>
                <w:sz w:val="22"/>
                <w:szCs w:val="22"/>
              </w:rPr>
              <w:t xml:space="preserve">Minlength: </w:t>
            </w:r>
          </w:p>
          <w:p w14:paraId="7152CBE3" w14:textId="77777777" w:rsidR="00501898" w:rsidRPr="0076075D" w:rsidRDefault="00136181">
            <w:pPr>
              <w:spacing w:before="0"/>
              <w:ind w:left="0"/>
              <w:jc w:val="both"/>
              <w:rPr>
                <w:color w:val="000000"/>
                <w:sz w:val="22"/>
                <w:szCs w:val="22"/>
              </w:rPr>
            </w:pPr>
            <w:r w:rsidRPr="0076075D">
              <w:rPr>
                <w:color w:val="000000"/>
                <w:sz w:val="22"/>
                <w:szCs w:val="22"/>
              </w:rPr>
              <w:t xml:space="preserve">Maxlength: </w:t>
            </w:r>
          </w:p>
          <w:p w14:paraId="1064BAAE" w14:textId="77777777" w:rsidR="00501898" w:rsidRPr="0076075D" w:rsidRDefault="00136181">
            <w:pPr>
              <w:spacing w:before="0"/>
              <w:ind w:left="0"/>
              <w:jc w:val="both"/>
              <w:rPr>
                <w:color w:val="000000"/>
                <w:sz w:val="22"/>
                <w:szCs w:val="22"/>
              </w:rPr>
            </w:pPr>
            <w:r w:rsidRPr="0076075D">
              <w:rPr>
                <w:color w:val="000000"/>
                <w:sz w:val="22"/>
                <w:szCs w:val="22"/>
              </w:rPr>
              <w:t>Format:</w:t>
            </w:r>
          </w:p>
        </w:tc>
        <w:tc>
          <w:tcPr>
            <w:tcW w:w="5364" w:type="dxa"/>
          </w:tcPr>
          <w:p w14:paraId="035A5864" w14:textId="77777777" w:rsidR="00501898" w:rsidRPr="0076075D" w:rsidRDefault="00136181">
            <w:pPr>
              <w:spacing w:before="0"/>
              <w:ind w:left="41"/>
              <w:jc w:val="both"/>
              <w:rPr>
                <w:color w:val="000000"/>
                <w:sz w:val="22"/>
                <w:szCs w:val="22"/>
              </w:rPr>
            </w:pPr>
            <w:r w:rsidRPr="0076075D">
              <w:rPr>
                <w:color w:val="000000"/>
                <w:sz w:val="22"/>
                <w:szCs w:val="22"/>
              </w:rPr>
              <w:t>Tên Quận Huyện</w:t>
            </w:r>
          </w:p>
          <w:p w14:paraId="3BFDAA21" w14:textId="77777777" w:rsidR="00501898" w:rsidRPr="0076075D" w:rsidRDefault="00136181">
            <w:pPr>
              <w:spacing w:before="0"/>
              <w:ind w:left="41"/>
              <w:jc w:val="both"/>
              <w:rPr>
                <w:color w:val="000000"/>
                <w:sz w:val="22"/>
                <w:szCs w:val="22"/>
              </w:rPr>
            </w:pPr>
            <w:r w:rsidRPr="0076075D">
              <w:rPr>
                <w:color w:val="000000"/>
                <w:sz w:val="22"/>
                <w:szCs w:val="22"/>
              </w:rPr>
              <w:t>(Hiện tại nếu truyền thì Sinvoice cũng không lấy)</w:t>
            </w:r>
          </w:p>
          <w:p w14:paraId="0D747781" w14:textId="77777777" w:rsidR="00501898" w:rsidRPr="0076075D" w:rsidRDefault="00501898">
            <w:pPr>
              <w:spacing w:before="0"/>
              <w:ind w:left="41"/>
              <w:jc w:val="both"/>
              <w:rPr>
                <w:color w:val="000000"/>
                <w:sz w:val="22"/>
                <w:szCs w:val="22"/>
              </w:rPr>
            </w:pPr>
          </w:p>
        </w:tc>
      </w:tr>
      <w:tr w:rsidR="00501898" w:rsidRPr="0076075D" w14:paraId="4A79A672" w14:textId="77777777">
        <w:tc>
          <w:tcPr>
            <w:tcW w:w="1980" w:type="dxa"/>
          </w:tcPr>
          <w:p w14:paraId="0A4228EA" w14:textId="77777777" w:rsidR="00501898" w:rsidRPr="0076075D" w:rsidRDefault="00136181">
            <w:pPr>
              <w:spacing w:before="0"/>
              <w:ind w:left="0"/>
              <w:jc w:val="both"/>
              <w:rPr>
                <w:color w:val="000000"/>
                <w:sz w:val="22"/>
                <w:szCs w:val="22"/>
              </w:rPr>
            </w:pPr>
            <w:r w:rsidRPr="0076075D">
              <w:rPr>
                <w:color w:val="000000"/>
                <w:sz w:val="22"/>
                <w:szCs w:val="22"/>
              </w:rPr>
              <w:t>buyerCityName</w:t>
            </w:r>
          </w:p>
        </w:tc>
        <w:tc>
          <w:tcPr>
            <w:tcW w:w="2556" w:type="dxa"/>
          </w:tcPr>
          <w:p w14:paraId="27284451" w14:textId="77777777" w:rsidR="00501898" w:rsidRPr="0076075D" w:rsidRDefault="00136181">
            <w:pPr>
              <w:spacing w:before="0"/>
              <w:ind w:left="0"/>
              <w:jc w:val="both"/>
              <w:rPr>
                <w:color w:val="000000"/>
                <w:sz w:val="22"/>
                <w:szCs w:val="22"/>
              </w:rPr>
            </w:pPr>
            <w:r w:rsidRPr="0076075D">
              <w:rPr>
                <w:color w:val="000000"/>
                <w:sz w:val="22"/>
                <w:szCs w:val="22"/>
              </w:rPr>
              <w:t>Required: false</w:t>
            </w:r>
          </w:p>
          <w:p w14:paraId="4ED1B0D1" w14:textId="77777777" w:rsidR="00501898" w:rsidRPr="0076075D" w:rsidRDefault="00136181">
            <w:pPr>
              <w:spacing w:before="0"/>
              <w:ind w:left="0"/>
              <w:jc w:val="both"/>
              <w:rPr>
                <w:color w:val="000000"/>
                <w:sz w:val="22"/>
                <w:szCs w:val="22"/>
              </w:rPr>
            </w:pPr>
            <w:r w:rsidRPr="0076075D">
              <w:rPr>
                <w:color w:val="000000"/>
                <w:sz w:val="22"/>
                <w:szCs w:val="22"/>
              </w:rPr>
              <w:t>DataType: String</w:t>
            </w:r>
          </w:p>
          <w:p w14:paraId="5D791026" w14:textId="77777777" w:rsidR="00501898" w:rsidRPr="0076075D" w:rsidRDefault="00136181">
            <w:pPr>
              <w:spacing w:before="0"/>
              <w:ind w:left="0"/>
              <w:jc w:val="both"/>
              <w:rPr>
                <w:color w:val="000000"/>
                <w:sz w:val="22"/>
                <w:szCs w:val="22"/>
              </w:rPr>
            </w:pPr>
            <w:r w:rsidRPr="0076075D">
              <w:rPr>
                <w:color w:val="000000"/>
                <w:sz w:val="22"/>
                <w:szCs w:val="22"/>
              </w:rPr>
              <w:t xml:space="preserve">Minlength: </w:t>
            </w:r>
          </w:p>
          <w:p w14:paraId="086D73ED" w14:textId="77777777" w:rsidR="00501898" w:rsidRPr="0076075D" w:rsidRDefault="00136181">
            <w:pPr>
              <w:spacing w:before="0"/>
              <w:ind w:left="0"/>
              <w:jc w:val="both"/>
              <w:rPr>
                <w:color w:val="000000"/>
                <w:sz w:val="22"/>
                <w:szCs w:val="22"/>
              </w:rPr>
            </w:pPr>
            <w:r w:rsidRPr="0076075D">
              <w:rPr>
                <w:color w:val="000000"/>
                <w:sz w:val="22"/>
                <w:szCs w:val="22"/>
              </w:rPr>
              <w:t xml:space="preserve">Maxlength: </w:t>
            </w:r>
          </w:p>
          <w:p w14:paraId="6A04F0B6" w14:textId="77777777" w:rsidR="00501898" w:rsidRPr="0076075D" w:rsidRDefault="00136181">
            <w:pPr>
              <w:spacing w:before="0"/>
              <w:ind w:left="0"/>
              <w:jc w:val="both"/>
              <w:rPr>
                <w:color w:val="000000"/>
                <w:sz w:val="22"/>
                <w:szCs w:val="22"/>
              </w:rPr>
            </w:pPr>
            <w:r w:rsidRPr="0076075D">
              <w:rPr>
                <w:color w:val="000000"/>
                <w:sz w:val="22"/>
                <w:szCs w:val="22"/>
              </w:rPr>
              <w:t>Format:</w:t>
            </w:r>
          </w:p>
        </w:tc>
        <w:tc>
          <w:tcPr>
            <w:tcW w:w="5364" w:type="dxa"/>
          </w:tcPr>
          <w:p w14:paraId="5A935700" w14:textId="77777777" w:rsidR="00501898" w:rsidRPr="0076075D" w:rsidRDefault="00136181">
            <w:pPr>
              <w:spacing w:before="0"/>
              <w:ind w:left="41"/>
              <w:jc w:val="both"/>
              <w:rPr>
                <w:color w:val="000000"/>
                <w:sz w:val="22"/>
                <w:szCs w:val="22"/>
              </w:rPr>
            </w:pPr>
            <w:r w:rsidRPr="0076075D">
              <w:rPr>
                <w:color w:val="000000"/>
                <w:sz w:val="22"/>
                <w:szCs w:val="22"/>
              </w:rPr>
              <w:t>Tên Tỉnh/Thành phố</w:t>
            </w:r>
          </w:p>
          <w:p w14:paraId="617D6F84" w14:textId="77777777" w:rsidR="00501898" w:rsidRPr="0076075D" w:rsidRDefault="00136181">
            <w:pPr>
              <w:spacing w:before="0"/>
              <w:ind w:left="41"/>
              <w:jc w:val="both"/>
              <w:rPr>
                <w:color w:val="000000"/>
                <w:sz w:val="22"/>
                <w:szCs w:val="22"/>
              </w:rPr>
            </w:pPr>
            <w:r w:rsidRPr="0076075D">
              <w:rPr>
                <w:color w:val="000000"/>
                <w:sz w:val="22"/>
                <w:szCs w:val="22"/>
              </w:rPr>
              <w:t>(Hiện tại nếu truyền thì Sinvoice cũng không lấy)</w:t>
            </w:r>
          </w:p>
          <w:p w14:paraId="242C16F6" w14:textId="77777777" w:rsidR="00501898" w:rsidRPr="0076075D" w:rsidRDefault="00501898">
            <w:pPr>
              <w:spacing w:before="0"/>
              <w:ind w:left="41"/>
              <w:jc w:val="both"/>
              <w:rPr>
                <w:color w:val="000000"/>
                <w:sz w:val="22"/>
                <w:szCs w:val="22"/>
              </w:rPr>
            </w:pPr>
          </w:p>
        </w:tc>
      </w:tr>
      <w:tr w:rsidR="00501898" w:rsidRPr="0076075D" w14:paraId="2DCAD842" w14:textId="77777777">
        <w:tc>
          <w:tcPr>
            <w:tcW w:w="1980" w:type="dxa"/>
          </w:tcPr>
          <w:p w14:paraId="37F33D67" w14:textId="77777777" w:rsidR="00501898" w:rsidRPr="0076075D" w:rsidRDefault="00136181">
            <w:pPr>
              <w:spacing w:before="0"/>
              <w:ind w:left="0"/>
              <w:jc w:val="both"/>
              <w:rPr>
                <w:color w:val="000000"/>
                <w:sz w:val="22"/>
                <w:szCs w:val="22"/>
              </w:rPr>
            </w:pPr>
            <w:r w:rsidRPr="0076075D">
              <w:rPr>
                <w:color w:val="000000"/>
                <w:sz w:val="22"/>
                <w:szCs w:val="22"/>
              </w:rPr>
              <w:t>buyerCountryCode</w:t>
            </w:r>
          </w:p>
        </w:tc>
        <w:tc>
          <w:tcPr>
            <w:tcW w:w="2556" w:type="dxa"/>
          </w:tcPr>
          <w:p w14:paraId="09877808" w14:textId="77777777" w:rsidR="00501898" w:rsidRPr="0076075D" w:rsidRDefault="00136181">
            <w:pPr>
              <w:spacing w:before="0"/>
              <w:ind w:left="0"/>
              <w:jc w:val="both"/>
              <w:rPr>
                <w:color w:val="000000"/>
                <w:sz w:val="22"/>
                <w:szCs w:val="22"/>
              </w:rPr>
            </w:pPr>
            <w:r w:rsidRPr="0076075D">
              <w:rPr>
                <w:color w:val="000000"/>
                <w:sz w:val="22"/>
                <w:szCs w:val="22"/>
              </w:rPr>
              <w:t>Required: false</w:t>
            </w:r>
          </w:p>
          <w:p w14:paraId="2D1475B1" w14:textId="77777777" w:rsidR="00501898" w:rsidRPr="0076075D" w:rsidRDefault="00136181">
            <w:pPr>
              <w:spacing w:before="0"/>
              <w:ind w:left="0"/>
              <w:jc w:val="both"/>
              <w:rPr>
                <w:color w:val="000000"/>
                <w:sz w:val="22"/>
                <w:szCs w:val="22"/>
              </w:rPr>
            </w:pPr>
            <w:r w:rsidRPr="0076075D">
              <w:rPr>
                <w:color w:val="000000"/>
                <w:sz w:val="22"/>
                <w:szCs w:val="22"/>
              </w:rPr>
              <w:t>DataType: String</w:t>
            </w:r>
          </w:p>
          <w:p w14:paraId="04F3D647" w14:textId="77777777" w:rsidR="00501898" w:rsidRPr="0076075D" w:rsidRDefault="00136181">
            <w:pPr>
              <w:spacing w:before="0"/>
              <w:ind w:left="0"/>
              <w:jc w:val="both"/>
              <w:rPr>
                <w:color w:val="000000"/>
                <w:sz w:val="22"/>
                <w:szCs w:val="22"/>
              </w:rPr>
            </w:pPr>
            <w:r w:rsidRPr="0076075D">
              <w:rPr>
                <w:color w:val="000000"/>
                <w:sz w:val="22"/>
                <w:szCs w:val="22"/>
              </w:rPr>
              <w:lastRenderedPageBreak/>
              <w:t xml:space="preserve">Minlength: </w:t>
            </w:r>
          </w:p>
          <w:p w14:paraId="19702681" w14:textId="77777777" w:rsidR="00501898" w:rsidRPr="0076075D" w:rsidRDefault="00136181">
            <w:pPr>
              <w:spacing w:before="0"/>
              <w:ind w:left="0"/>
              <w:jc w:val="both"/>
              <w:rPr>
                <w:color w:val="000000"/>
                <w:sz w:val="22"/>
                <w:szCs w:val="22"/>
              </w:rPr>
            </w:pPr>
            <w:r w:rsidRPr="0076075D">
              <w:rPr>
                <w:color w:val="000000"/>
                <w:sz w:val="22"/>
                <w:szCs w:val="22"/>
              </w:rPr>
              <w:t xml:space="preserve">Maxlength: </w:t>
            </w:r>
          </w:p>
          <w:p w14:paraId="7E81EBFD" w14:textId="77777777" w:rsidR="00501898" w:rsidRPr="0076075D" w:rsidRDefault="00136181">
            <w:pPr>
              <w:spacing w:before="0"/>
              <w:ind w:left="0"/>
              <w:jc w:val="both"/>
              <w:rPr>
                <w:color w:val="000000"/>
                <w:sz w:val="22"/>
                <w:szCs w:val="22"/>
              </w:rPr>
            </w:pPr>
            <w:r w:rsidRPr="0076075D">
              <w:rPr>
                <w:color w:val="000000"/>
                <w:sz w:val="22"/>
                <w:szCs w:val="22"/>
              </w:rPr>
              <w:t xml:space="preserve">Format: </w:t>
            </w:r>
          </w:p>
        </w:tc>
        <w:tc>
          <w:tcPr>
            <w:tcW w:w="5364" w:type="dxa"/>
          </w:tcPr>
          <w:p w14:paraId="594753E7" w14:textId="77777777" w:rsidR="00501898" w:rsidRPr="0076075D" w:rsidRDefault="00136181">
            <w:pPr>
              <w:spacing w:before="0"/>
              <w:ind w:left="41"/>
              <w:jc w:val="both"/>
              <w:rPr>
                <w:color w:val="000000"/>
                <w:sz w:val="22"/>
                <w:szCs w:val="22"/>
              </w:rPr>
            </w:pPr>
            <w:r w:rsidRPr="0076075D">
              <w:rPr>
                <w:color w:val="000000"/>
                <w:sz w:val="22"/>
                <w:szCs w:val="22"/>
              </w:rPr>
              <w:lastRenderedPageBreak/>
              <w:t>Mã quốc gia người mua</w:t>
            </w:r>
          </w:p>
          <w:p w14:paraId="206A9CA9" w14:textId="77777777" w:rsidR="00501898" w:rsidRPr="0076075D" w:rsidRDefault="00136181">
            <w:pPr>
              <w:spacing w:before="0"/>
              <w:ind w:left="41"/>
              <w:jc w:val="both"/>
              <w:rPr>
                <w:color w:val="000000"/>
                <w:sz w:val="22"/>
                <w:szCs w:val="22"/>
              </w:rPr>
            </w:pPr>
            <w:r w:rsidRPr="0076075D">
              <w:rPr>
                <w:color w:val="000000"/>
                <w:sz w:val="22"/>
                <w:szCs w:val="22"/>
              </w:rPr>
              <w:t>(Hiện tại nếu truyền thì Sinvoice cũng không lấy)</w:t>
            </w:r>
          </w:p>
          <w:p w14:paraId="3508CDC5" w14:textId="77777777" w:rsidR="00501898" w:rsidRPr="0076075D" w:rsidRDefault="00501898">
            <w:pPr>
              <w:spacing w:before="0"/>
              <w:ind w:left="41"/>
              <w:jc w:val="both"/>
              <w:rPr>
                <w:color w:val="000000"/>
                <w:sz w:val="22"/>
                <w:szCs w:val="22"/>
              </w:rPr>
            </w:pPr>
          </w:p>
        </w:tc>
      </w:tr>
      <w:tr w:rsidR="00501898" w:rsidRPr="0076075D" w14:paraId="00005664" w14:textId="77777777">
        <w:tc>
          <w:tcPr>
            <w:tcW w:w="1980" w:type="dxa"/>
          </w:tcPr>
          <w:p w14:paraId="59D71FB6" w14:textId="77777777" w:rsidR="00501898" w:rsidRPr="0076075D" w:rsidRDefault="00136181">
            <w:pPr>
              <w:spacing w:before="0"/>
              <w:ind w:left="0"/>
              <w:jc w:val="both"/>
              <w:rPr>
                <w:sz w:val="22"/>
                <w:szCs w:val="22"/>
              </w:rPr>
            </w:pPr>
            <w:r w:rsidRPr="0076075D">
              <w:rPr>
                <w:sz w:val="22"/>
                <w:szCs w:val="22"/>
              </w:rPr>
              <w:lastRenderedPageBreak/>
              <w:t>buyerIdType</w:t>
            </w:r>
          </w:p>
        </w:tc>
        <w:tc>
          <w:tcPr>
            <w:tcW w:w="2556" w:type="dxa"/>
          </w:tcPr>
          <w:p w14:paraId="2CE86AC0" w14:textId="77777777" w:rsidR="00501898" w:rsidRPr="0076075D" w:rsidRDefault="00136181">
            <w:pPr>
              <w:spacing w:before="0"/>
              <w:ind w:left="0"/>
              <w:jc w:val="both"/>
              <w:rPr>
                <w:sz w:val="22"/>
                <w:szCs w:val="22"/>
              </w:rPr>
            </w:pPr>
            <w:r w:rsidRPr="0076075D">
              <w:rPr>
                <w:sz w:val="22"/>
                <w:szCs w:val="22"/>
              </w:rPr>
              <w:t>Required: false</w:t>
            </w:r>
          </w:p>
          <w:p w14:paraId="6B541539" w14:textId="77777777" w:rsidR="00501898" w:rsidRPr="0076075D" w:rsidRDefault="00136181">
            <w:pPr>
              <w:spacing w:before="0"/>
              <w:ind w:left="0"/>
              <w:jc w:val="both"/>
              <w:rPr>
                <w:sz w:val="22"/>
                <w:szCs w:val="22"/>
              </w:rPr>
            </w:pPr>
            <w:r w:rsidRPr="0076075D">
              <w:rPr>
                <w:sz w:val="22"/>
                <w:szCs w:val="22"/>
              </w:rPr>
              <w:t>DataType: String</w:t>
            </w:r>
          </w:p>
          <w:p w14:paraId="13BF24DE" w14:textId="77777777" w:rsidR="00501898" w:rsidRPr="0076075D" w:rsidRDefault="00136181">
            <w:pPr>
              <w:spacing w:before="0"/>
              <w:ind w:left="0"/>
              <w:jc w:val="both"/>
              <w:rPr>
                <w:sz w:val="22"/>
                <w:szCs w:val="22"/>
              </w:rPr>
            </w:pPr>
            <w:r w:rsidRPr="0076075D">
              <w:rPr>
                <w:sz w:val="22"/>
                <w:szCs w:val="22"/>
              </w:rPr>
              <w:t xml:space="preserve">Minlength: </w:t>
            </w:r>
          </w:p>
          <w:p w14:paraId="26F6278D" w14:textId="77777777" w:rsidR="00501898" w:rsidRPr="0076075D" w:rsidRDefault="00136181">
            <w:pPr>
              <w:spacing w:before="0"/>
              <w:ind w:left="0"/>
              <w:jc w:val="both"/>
              <w:rPr>
                <w:sz w:val="22"/>
                <w:szCs w:val="22"/>
              </w:rPr>
            </w:pPr>
            <w:r w:rsidRPr="0076075D">
              <w:rPr>
                <w:sz w:val="22"/>
                <w:szCs w:val="22"/>
              </w:rPr>
              <w:t xml:space="preserve">Maxlength: </w:t>
            </w:r>
          </w:p>
          <w:p w14:paraId="4C5809F7" w14:textId="77777777" w:rsidR="00501898" w:rsidRPr="0076075D" w:rsidRDefault="00136181">
            <w:pPr>
              <w:spacing w:before="0"/>
              <w:ind w:left="0"/>
              <w:jc w:val="both"/>
              <w:rPr>
                <w:sz w:val="22"/>
                <w:szCs w:val="22"/>
              </w:rPr>
            </w:pPr>
            <w:r w:rsidRPr="0076075D">
              <w:rPr>
                <w:sz w:val="22"/>
                <w:szCs w:val="22"/>
              </w:rPr>
              <w:t>Format: [123]*</w:t>
            </w:r>
          </w:p>
        </w:tc>
        <w:tc>
          <w:tcPr>
            <w:tcW w:w="5364" w:type="dxa"/>
          </w:tcPr>
          <w:p w14:paraId="688315FB" w14:textId="77777777" w:rsidR="00501898" w:rsidRPr="0076075D" w:rsidRDefault="00136181">
            <w:pPr>
              <w:spacing w:before="0"/>
              <w:ind w:left="41"/>
              <w:jc w:val="both"/>
              <w:rPr>
                <w:sz w:val="22"/>
                <w:szCs w:val="22"/>
              </w:rPr>
            </w:pPr>
            <w:r w:rsidRPr="0076075D">
              <w:rPr>
                <w:sz w:val="22"/>
                <w:szCs w:val="22"/>
              </w:rPr>
              <w:t>Loại giấy tờ của người mua,</w:t>
            </w:r>
          </w:p>
          <w:p w14:paraId="07EF2271" w14:textId="77777777" w:rsidR="00501898" w:rsidRPr="0076075D" w:rsidRDefault="00136181">
            <w:pPr>
              <w:numPr>
                <w:ilvl w:val="0"/>
                <w:numId w:val="17"/>
              </w:numPr>
              <w:rPr>
                <w:sz w:val="22"/>
                <w:szCs w:val="22"/>
              </w:rPr>
            </w:pPr>
            <w:r w:rsidRPr="0076075D">
              <w:rPr>
                <w:sz w:val="22"/>
                <w:szCs w:val="22"/>
              </w:rPr>
              <w:t xml:space="preserve">1: </w:t>
            </w:r>
            <w:r w:rsidRPr="0076075D">
              <w:rPr>
                <w:sz w:val="22"/>
                <w:szCs w:val="22"/>
                <w:lang w:val="vi-VN"/>
              </w:rPr>
              <w:t>CCCD</w:t>
            </w:r>
          </w:p>
          <w:p w14:paraId="7C08FDDF" w14:textId="77777777" w:rsidR="00501898" w:rsidRPr="0076075D" w:rsidRDefault="00136181">
            <w:pPr>
              <w:numPr>
                <w:ilvl w:val="0"/>
                <w:numId w:val="17"/>
              </w:numPr>
              <w:rPr>
                <w:sz w:val="22"/>
                <w:szCs w:val="22"/>
              </w:rPr>
            </w:pPr>
            <w:r w:rsidRPr="0076075D">
              <w:rPr>
                <w:sz w:val="22"/>
                <w:szCs w:val="22"/>
              </w:rPr>
              <w:t>3: Hộ chiếu</w:t>
            </w:r>
          </w:p>
        </w:tc>
      </w:tr>
      <w:tr w:rsidR="00501898" w:rsidRPr="0076075D" w14:paraId="25EE6C90" w14:textId="77777777">
        <w:tc>
          <w:tcPr>
            <w:tcW w:w="1980" w:type="dxa"/>
          </w:tcPr>
          <w:p w14:paraId="27FEEFE7" w14:textId="77777777" w:rsidR="00501898" w:rsidRPr="0076075D" w:rsidRDefault="00136181">
            <w:pPr>
              <w:spacing w:before="0"/>
              <w:ind w:left="0"/>
              <w:jc w:val="both"/>
              <w:rPr>
                <w:sz w:val="22"/>
                <w:szCs w:val="22"/>
              </w:rPr>
            </w:pPr>
            <w:r w:rsidRPr="0076075D">
              <w:rPr>
                <w:sz w:val="22"/>
                <w:szCs w:val="22"/>
              </w:rPr>
              <w:t>buyerIdNo</w:t>
            </w:r>
          </w:p>
        </w:tc>
        <w:tc>
          <w:tcPr>
            <w:tcW w:w="2556" w:type="dxa"/>
          </w:tcPr>
          <w:p w14:paraId="7A4645E3" w14:textId="77777777" w:rsidR="00501898" w:rsidRPr="0076075D" w:rsidRDefault="00136181">
            <w:pPr>
              <w:spacing w:before="0"/>
              <w:ind w:left="0"/>
              <w:jc w:val="both"/>
              <w:rPr>
                <w:sz w:val="22"/>
                <w:szCs w:val="22"/>
              </w:rPr>
            </w:pPr>
            <w:r w:rsidRPr="0076075D">
              <w:rPr>
                <w:sz w:val="22"/>
                <w:szCs w:val="22"/>
              </w:rPr>
              <w:t>Required: false</w:t>
            </w:r>
          </w:p>
          <w:p w14:paraId="74F3FC57" w14:textId="77777777" w:rsidR="00501898" w:rsidRPr="0076075D" w:rsidRDefault="00136181">
            <w:pPr>
              <w:spacing w:before="0"/>
              <w:ind w:left="0"/>
              <w:jc w:val="both"/>
              <w:rPr>
                <w:sz w:val="22"/>
                <w:szCs w:val="22"/>
              </w:rPr>
            </w:pPr>
            <w:r w:rsidRPr="0076075D">
              <w:rPr>
                <w:sz w:val="22"/>
                <w:szCs w:val="22"/>
              </w:rPr>
              <w:t>DataType: String</w:t>
            </w:r>
          </w:p>
          <w:p w14:paraId="4F247E94" w14:textId="77777777" w:rsidR="00501898" w:rsidRPr="0076075D" w:rsidRDefault="00136181">
            <w:pPr>
              <w:spacing w:before="0"/>
              <w:ind w:left="0"/>
              <w:jc w:val="both"/>
              <w:rPr>
                <w:sz w:val="22"/>
                <w:szCs w:val="22"/>
              </w:rPr>
            </w:pPr>
            <w:r w:rsidRPr="0076075D">
              <w:rPr>
                <w:sz w:val="22"/>
                <w:szCs w:val="22"/>
              </w:rPr>
              <w:t xml:space="preserve">Minlength: </w:t>
            </w:r>
          </w:p>
          <w:p w14:paraId="4618E009" w14:textId="77777777" w:rsidR="00501898" w:rsidRPr="0076075D" w:rsidRDefault="00136181">
            <w:pPr>
              <w:spacing w:before="0"/>
              <w:ind w:left="0"/>
              <w:jc w:val="both"/>
              <w:rPr>
                <w:sz w:val="22"/>
                <w:szCs w:val="22"/>
              </w:rPr>
            </w:pPr>
            <w:r w:rsidRPr="0076075D">
              <w:rPr>
                <w:sz w:val="22"/>
                <w:szCs w:val="22"/>
              </w:rPr>
              <w:t>Maxlength: 200</w:t>
            </w:r>
          </w:p>
          <w:p w14:paraId="4357A52B" w14:textId="77777777" w:rsidR="00501898" w:rsidRPr="0076075D" w:rsidRDefault="00136181">
            <w:pPr>
              <w:spacing w:before="0"/>
              <w:ind w:left="0"/>
              <w:jc w:val="both"/>
              <w:rPr>
                <w:sz w:val="22"/>
                <w:szCs w:val="22"/>
              </w:rPr>
            </w:pPr>
            <w:r w:rsidRPr="0076075D">
              <w:rPr>
                <w:sz w:val="22"/>
                <w:szCs w:val="22"/>
              </w:rPr>
              <w:t>Format: [a-zA-Z0-9-_ ]*</w:t>
            </w:r>
          </w:p>
        </w:tc>
        <w:tc>
          <w:tcPr>
            <w:tcW w:w="5364" w:type="dxa"/>
          </w:tcPr>
          <w:p w14:paraId="14682BAE" w14:textId="77777777" w:rsidR="00501898" w:rsidRPr="0076075D" w:rsidRDefault="00136181">
            <w:pPr>
              <w:spacing w:before="0"/>
              <w:ind w:left="41"/>
              <w:rPr>
                <w:sz w:val="22"/>
                <w:szCs w:val="22"/>
                <w:lang w:val="vi-VN"/>
              </w:rPr>
            </w:pPr>
            <w:r w:rsidRPr="0076075D">
              <w:rPr>
                <w:b/>
                <w:sz w:val="22"/>
                <w:szCs w:val="22"/>
              </w:rPr>
              <w:t>Chú ý</w:t>
            </w:r>
            <w:r w:rsidRPr="0076075D">
              <w:rPr>
                <w:sz w:val="22"/>
                <w:szCs w:val="22"/>
              </w:rPr>
              <w:t xml:space="preserve">: </w:t>
            </w:r>
            <w:r w:rsidRPr="0076075D">
              <w:rPr>
                <w:sz w:val="22"/>
                <w:szCs w:val="22"/>
                <w:lang w:val="vi-VN"/>
              </w:rPr>
              <w:t>Khi buyerIdType có giá trị thì buyerIdNo bắt buộc phải có giá trị.</w:t>
            </w:r>
          </w:p>
          <w:p w14:paraId="7B606981" w14:textId="77777777" w:rsidR="00501898" w:rsidRPr="0076075D" w:rsidRDefault="00136181">
            <w:pPr>
              <w:spacing w:before="0"/>
              <w:ind w:left="41"/>
              <w:jc w:val="both"/>
              <w:rPr>
                <w:sz w:val="22"/>
                <w:szCs w:val="22"/>
                <w:lang w:val="vi-VN"/>
              </w:rPr>
            </w:pPr>
            <w:r w:rsidRPr="0076075D">
              <w:rPr>
                <w:sz w:val="22"/>
                <w:szCs w:val="22"/>
                <w:lang w:val="vi-VN"/>
              </w:rPr>
              <w:t>Số giấy tờ của người mua, có thể là chứng minh thư/căn cước công dân, giấy phép kinh doanh, hộ chiếu</w:t>
            </w:r>
          </w:p>
          <w:p w14:paraId="3CBC7C04" w14:textId="77777777" w:rsidR="00501898" w:rsidRPr="0076075D" w:rsidRDefault="00501898">
            <w:pPr>
              <w:spacing w:before="0"/>
              <w:ind w:left="41"/>
              <w:jc w:val="both"/>
              <w:rPr>
                <w:sz w:val="22"/>
                <w:szCs w:val="22"/>
                <w:lang w:val="vi-VN"/>
              </w:rPr>
            </w:pPr>
          </w:p>
        </w:tc>
      </w:tr>
      <w:tr w:rsidR="00501898" w:rsidRPr="0076075D" w14:paraId="31229693" w14:textId="77777777">
        <w:tc>
          <w:tcPr>
            <w:tcW w:w="1980" w:type="dxa"/>
          </w:tcPr>
          <w:p w14:paraId="46C79240" w14:textId="77777777" w:rsidR="00501898" w:rsidRPr="0076075D" w:rsidRDefault="00136181">
            <w:pPr>
              <w:spacing w:before="0"/>
              <w:ind w:left="0"/>
              <w:jc w:val="both"/>
              <w:rPr>
                <w:color w:val="000000"/>
                <w:sz w:val="22"/>
                <w:szCs w:val="22"/>
              </w:rPr>
            </w:pPr>
            <w:r w:rsidRPr="0076075D">
              <w:rPr>
                <w:color w:val="000000"/>
                <w:sz w:val="22"/>
                <w:szCs w:val="22"/>
              </w:rPr>
              <w:t>buyerBirthDay</w:t>
            </w:r>
          </w:p>
        </w:tc>
        <w:tc>
          <w:tcPr>
            <w:tcW w:w="2556" w:type="dxa"/>
          </w:tcPr>
          <w:p w14:paraId="71427518" w14:textId="77777777" w:rsidR="00501898" w:rsidRPr="0076075D" w:rsidRDefault="00136181">
            <w:pPr>
              <w:spacing w:before="0"/>
              <w:ind w:left="0"/>
              <w:jc w:val="both"/>
              <w:rPr>
                <w:color w:val="000000"/>
                <w:sz w:val="22"/>
                <w:szCs w:val="22"/>
              </w:rPr>
            </w:pPr>
            <w:r w:rsidRPr="0076075D">
              <w:rPr>
                <w:color w:val="000000"/>
                <w:sz w:val="22"/>
                <w:szCs w:val="22"/>
              </w:rPr>
              <w:t>Required: false</w:t>
            </w:r>
          </w:p>
          <w:p w14:paraId="1D92FD60" w14:textId="77777777" w:rsidR="00501898" w:rsidRPr="0076075D" w:rsidRDefault="00136181">
            <w:pPr>
              <w:spacing w:before="0"/>
              <w:ind w:left="0"/>
              <w:jc w:val="both"/>
              <w:rPr>
                <w:color w:val="000000"/>
                <w:sz w:val="22"/>
                <w:szCs w:val="22"/>
              </w:rPr>
            </w:pPr>
            <w:r w:rsidRPr="0076075D">
              <w:rPr>
                <w:color w:val="000000"/>
                <w:sz w:val="22"/>
                <w:szCs w:val="22"/>
              </w:rPr>
              <w:t>DataType: Date</w:t>
            </w:r>
          </w:p>
          <w:p w14:paraId="2B0F15D5" w14:textId="77777777" w:rsidR="00501898" w:rsidRPr="0076075D" w:rsidRDefault="00136181">
            <w:pPr>
              <w:spacing w:before="0"/>
              <w:ind w:left="0"/>
              <w:jc w:val="both"/>
              <w:rPr>
                <w:color w:val="000000"/>
                <w:sz w:val="22"/>
                <w:szCs w:val="22"/>
              </w:rPr>
            </w:pPr>
            <w:r w:rsidRPr="0076075D">
              <w:rPr>
                <w:color w:val="000000"/>
                <w:sz w:val="22"/>
                <w:szCs w:val="22"/>
              </w:rPr>
              <w:t xml:space="preserve">Minlength: </w:t>
            </w:r>
          </w:p>
          <w:p w14:paraId="7CC54A91" w14:textId="77777777" w:rsidR="00501898" w:rsidRPr="0076075D" w:rsidRDefault="00136181">
            <w:pPr>
              <w:spacing w:before="0"/>
              <w:ind w:left="0"/>
              <w:jc w:val="both"/>
              <w:rPr>
                <w:color w:val="000000"/>
                <w:sz w:val="22"/>
                <w:szCs w:val="22"/>
              </w:rPr>
            </w:pPr>
            <w:r w:rsidRPr="0076075D">
              <w:rPr>
                <w:color w:val="000000"/>
                <w:sz w:val="22"/>
                <w:szCs w:val="22"/>
              </w:rPr>
              <w:t xml:space="preserve">Maxlength: </w:t>
            </w:r>
          </w:p>
          <w:p w14:paraId="37CA93BD" w14:textId="77777777" w:rsidR="00501898" w:rsidRPr="0076075D" w:rsidRDefault="00136181">
            <w:pPr>
              <w:spacing w:before="0"/>
              <w:ind w:left="0"/>
              <w:jc w:val="both"/>
              <w:rPr>
                <w:color w:val="000000"/>
                <w:sz w:val="22"/>
                <w:szCs w:val="22"/>
              </w:rPr>
            </w:pPr>
            <w:r w:rsidRPr="0076075D">
              <w:rPr>
                <w:color w:val="000000"/>
                <w:sz w:val="22"/>
                <w:szCs w:val="22"/>
              </w:rPr>
              <w:t xml:space="preserve">Format: </w:t>
            </w:r>
          </w:p>
        </w:tc>
        <w:tc>
          <w:tcPr>
            <w:tcW w:w="5364" w:type="dxa"/>
          </w:tcPr>
          <w:p w14:paraId="71928543" w14:textId="77777777" w:rsidR="00501898" w:rsidRPr="0076075D" w:rsidRDefault="00136181">
            <w:pPr>
              <w:spacing w:before="0"/>
              <w:ind w:left="41"/>
              <w:jc w:val="both"/>
              <w:rPr>
                <w:color w:val="000000"/>
                <w:sz w:val="22"/>
                <w:szCs w:val="22"/>
              </w:rPr>
            </w:pPr>
            <w:r w:rsidRPr="0076075D">
              <w:rPr>
                <w:color w:val="000000"/>
                <w:sz w:val="22"/>
                <w:szCs w:val="22"/>
              </w:rPr>
              <w:t>Ngày sinh của người mua</w:t>
            </w:r>
          </w:p>
          <w:p w14:paraId="1D0F3FBF" w14:textId="77777777" w:rsidR="00501898" w:rsidRPr="0076075D" w:rsidRDefault="00136181">
            <w:pPr>
              <w:spacing w:before="0"/>
              <w:ind w:left="41"/>
              <w:jc w:val="both"/>
              <w:rPr>
                <w:color w:val="000000"/>
                <w:sz w:val="22"/>
                <w:szCs w:val="22"/>
              </w:rPr>
            </w:pPr>
            <w:r w:rsidRPr="0076075D">
              <w:rPr>
                <w:color w:val="000000"/>
                <w:sz w:val="22"/>
                <w:szCs w:val="22"/>
              </w:rPr>
              <w:t>(Hiện tại nếu truyền thì Sinvoice cũng không lấy)</w:t>
            </w:r>
          </w:p>
          <w:p w14:paraId="6D0D4525" w14:textId="77777777" w:rsidR="00501898" w:rsidRPr="0076075D" w:rsidRDefault="00501898">
            <w:pPr>
              <w:spacing w:before="0"/>
              <w:ind w:left="41"/>
              <w:jc w:val="both"/>
              <w:rPr>
                <w:color w:val="000000"/>
                <w:sz w:val="22"/>
                <w:szCs w:val="22"/>
              </w:rPr>
            </w:pPr>
          </w:p>
        </w:tc>
      </w:tr>
      <w:tr w:rsidR="00501898" w:rsidRPr="0076075D" w14:paraId="5EBD606B" w14:textId="77777777">
        <w:tc>
          <w:tcPr>
            <w:tcW w:w="1980" w:type="dxa"/>
          </w:tcPr>
          <w:p w14:paraId="16F7623E" w14:textId="77777777" w:rsidR="00501898" w:rsidRPr="0076075D" w:rsidRDefault="00136181">
            <w:pPr>
              <w:spacing w:before="0"/>
              <w:ind w:left="0"/>
              <w:jc w:val="both"/>
              <w:rPr>
                <w:sz w:val="22"/>
                <w:szCs w:val="22"/>
              </w:rPr>
            </w:pPr>
            <w:r w:rsidRPr="0076075D">
              <w:rPr>
                <w:sz w:val="22"/>
                <w:szCs w:val="22"/>
              </w:rPr>
              <w:t>buyerNotGetInvoice</w:t>
            </w:r>
          </w:p>
        </w:tc>
        <w:tc>
          <w:tcPr>
            <w:tcW w:w="2556" w:type="dxa"/>
          </w:tcPr>
          <w:p w14:paraId="2B809A06" w14:textId="77777777" w:rsidR="00501898" w:rsidRPr="0076075D" w:rsidRDefault="00136181">
            <w:pPr>
              <w:spacing w:before="0"/>
              <w:ind w:left="0"/>
              <w:jc w:val="both"/>
              <w:rPr>
                <w:sz w:val="22"/>
                <w:szCs w:val="22"/>
              </w:rPr>
            </w:pPr>
            <w:r w:rsidRPr="0076075D">
              <w:rPr>
                <w:sz w:val="22"/>
                <w:szCs w:val="22"/>
              </w:rPr>
              <w:t>Required: false</w:t>
            </w:r>
          </w:p>
          <w:p w14:paraId="7FA1A62D" w14:textId="77777777" w:rsidR="00501898" w:rsidRPr="0076075D" w:rsidRDefault="00136181">
            <w:pPr>
              <w:spacing w:before="0"/>
              <w:ind w:left="0"/>
              <w:jc w:val="both"/>
              <w:rPr>
                <w:sz w:val="22"/>
                <w:szCs w:val="22"/>
              </w:rPr>
            </w:pPr>
            <w:r w:rsidRPr="0076075D">
              <w:rPr>
                <w:sz w:val="22"/>
                <w:szCs w:val="22"/>
              </w:rPr>
              <w:t>DataType: Integer</w:t>
            </w:r>
          </w:p>
          <w:p w14:paraId="77710FEB" w14:textId="77777777" w:rsidR="00501898" w:rsidRPr="0076075D" w:rsidRDefault="00136181">
            <w:pPr>
              <w:spacing w:before="0"/>
              <w:ind w:left="0"/>
              <w:jc w:val="both"/>
              <w:rPr>
                <w:sz w:val="22"/>
                <w:szCs w:val="22"/>
              </w:rPr>
            </w:pPr>
            <w:r w:rsidRPr="0076075D">
              <w:rPr>
                <w:sz w:val="22"/>
                <w:szCs w:val="22"/>
              </w:rPr>
              <w:t>Minlength: 0</w:t>
            </w:r>
          </w:p>
          <w:p w14:paraId="477CA913" w14:textId="77777777" w:rsidR="00501898" w:rsidRPr="0076075D" w:rsidRDefault="00136181">
            <w:pPr>
              <w:spacing w:before="0"/>
              <w:ind w:left="0"/>
              <w:jc w:val="both"/>
              <w:rPr>
                <w:sz w:val="22"/>
                <w:szCs w:val="22"/>
              </w:rPr>
            </w:pPr>
            <w:r w:rsidRPr="0076075D">
              <w:rPr>
                <w:sz w:val="22"/>
                <w:szCs w:val="22"/>
              </w:rPr>
              <w:t>Maxlength: 1</w:t>
            </w:r>
          </w:p>
          <w:p w14:paraId="146F1DBD"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05D49B5A" w14:textId="77777777" w:rsidR="00501898" w:rsidRPr="0076075D" w:rsidRDefault="00136181">
            <w:pPr>
              <w:spacing w:before="0"/>
              <w:ind w:left="41"/>
              <w:jc w:val="both"/>
              <w:rPr>
                <w:sz w:val="22"/>
                <w:szCs w:val="22"/>
              </w:rPr>
            </w:pPr>
            <w:r w:rsidRPr="0076075D">
              <w:rPr>
                <w:sz w:val="22"/>
                <w:szCs w:val="22"/>
              </w:rPr>
              <w:t>Người mua không lấy hóa đơn</w:t>
            </w:r>
          </w:p>
          <w:p w14:paraId="48588E4E" w14:textId="77777777" w:rsidR="00501898" w:rsidRPr="0076075D" w:rsidRDefault="00136181">
            <w:pPr>
              <w:spacing w:before="0"/>
              <w:ind w:left="41"/>
              <w:jc w:val="both"/>
              <w:rPr>
                <w:sz w:val="22"/>
                <w:szCs w:val="22"/>
              </w:rPr>
            </w:pPr>
            <w:r w:rsidRPr="0076075D">
              <w:rPr>
                <w:sz w:val="22"/>
                <w:szCs w:val="22"/>
              </w:rPr>
              <w:t xml:space="preserve">0-Người mua có lấy hóa đơn </w:t>
            </w:r>
          </w:p>
          <w:p w14:paraId="08583289" w14:textId="77777777" w:rsidR="00501898" w:rsidRPr="0076075D" w:rsidRDefault="00136181">
            <w:pPr>
              <w:spacing w:before="0"/>
              <w:ind w:left="41"/>
              <w:jc w:val="both"/>
              <w:rPr>
                <w:sz w:val="22"/>
                <w:szCs w:val="22"/>
              </w:rPr>
            </w:pPr>
            <w:r w:rsidRPr="0076075D">
              <w:rPr>
                <w:sz w:val="22"/>
                <w:szCs w:val="22"/>
              </w:rPr>
              <w:t>1-Người mua không lấy hóa đơn</w:t>
            </w:r>
          </w:p>
          <w:p w14:paraId="3A977056" w14:textId="77777777" w:rsidR="00501898" w:rsidRPr="0076075D" w:rsidRDefault="00136181">
            <w:pPr>
              <w:spacing w:before="0"/>
              <w:ind w:left="41"/>
              <w:jc w:val="both"/>
              <w:rPr>
                <w:sz w:val="22"/>
                <w:szCs w:val="22"/>
                <w:lang w:val="en"/>
              </w:rPr>
            </w:pPr>
            <w:r w:rsidRPr="0076075D">
              <w:rPr>
                <w:sz w:val="22"/>
                <w:szCs w:val="22"/>
              </w:rPr>
              <w:t xml:space="preserve">Nếu không truyền, mặc định là </w:t>
            </w:r>
            <w:r w:rsidRPr="0076075D">
              <w:rPr>
                <w:sz w:val="22"/>
                <w:szCs w:val="22"/>
                <w:lang w:val="en"/>
              </w:rPr>
              <w:t>0</w:t>
            </w:r>
          </w:p>
        </w:tc>
      </w:tr>
    </w:tbl>
    <w:p w14:paraId="2228C629" w14:textId="77777777" w:rsidR="00501898" w:rsidRPr="0076075D" w:rsidRDefault="00136181">
      <w:pPr>
        <w:pStyle w:val="NormalIndent"/>
        <w:rPr>
          <w:sz w:val="22"/>
          <w:szCs w:val="22"/>
        </w:rPr>
      </w:pPr>
      <w:r w:rsidRPr="0076075D">
        <w:rPr>
          <w:sz w:val="22"/>
          <w:szCs w:val="22"/>
        </w:rPr>
        <w:t>Dữ liệu mẫu</w:t>
      </w:r>
    </w:p>
    <w:p w14:paraId="1146CBD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"buyerInfo": {</w:t>
      </w:r>
    </w:p>
    <w:p w14:paraId="6406D2B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"buyerName": "Tên khách hàng",</w:t>
      </w:r>
    </w:p>
    <w:p w14:paraId="74CFA27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"buyerLegalName": "Tên đơn vị",</w:t>
      </w:r>
    </w:p>
    <w:p w14:paraId="5C99324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"buyerTaxCode": "0100109106",</w:t>
      </w:r>
    </w:p>
    <w:p w14:paraId="7C29E54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"buyerAddressLine": "An Khánh Hoài Đức Hà Nội",</w:t>
      </w:r>
    </w:p>
    <w:p w14:paraId="6E4D52F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"buyerDistrictName": "Số 9, đường 11, VSIP Bắc Ninh, Thị xã Từ Sơn, Tỉnh",</w:t>
      </w:r>
    </w:p>
    <w:p w14:paraId="2775CCB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"buyerCityName": "Thành Phố Hà Nội",</w:t>
      </w:r>
    </w:p>
    <w:p w14:paraId="6D3A63D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"buyerCountryCode": "84",</w:t>
      </w:r>
    </w:p>
    <w:p w14:paraId="7415ECA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"buyerPhoneNumber": "987999999",</w:t>
      </w:r>
    </w:p>
    <w:p w14:paraId="082494B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"buyerFaxNumber": "0458954",</w:t>
      </w:r>
    </w:p>
    <w:p w14:paraId="7E6A066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"buyerEmail": "minhltt@viettel.com.vn",</w:t>
      </w:r>
    </w:p>
    <w:p w14:paraId="4485443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"buyerBankName": "Ngân hàng Quân đội MB",</w:t>
      </w:r>
    </w:p>
    <w:p w14:paraId="4795AF1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"buyerBankAccount": "01578987871236547",</w:t>
      </w:r>
    </w:p>
    <w:p w14:paraId="546AF46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"buyerIdType": "3",</w:t>
      </w:r>
    </w:p>
    <w:p w14:paraId="262ECE3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"buyerIdNo": "8888899999",</w:t>
      </w:r>
    </w:p>
    <w:p w14:paraId="6CAAC43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"buyerCode": "832472343b_b",</w:t>
      </w:r>
    </w:p>
    <w:p w14:paraId="6E3550F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"buyerBirthDay": ""</w:t>
      </w:r>
    </w:p>
    <w:p w14:paraId="0E6FBA0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6F4024C2" w14:textId="77777777" w:rsidR="00501898" w:rsidRPr="0076075D" w:rsidRDefault="00136181">
      <w:pPr>
        <w:pStyle w:val="StyleHeading2l2H2h21TimesNewRoman14pt"/>
        <w:rPr>
          <w:sz w:val="22"/>
          <w:szCs w:val="22"/>
        </w:rPr>
      </w:pPr>
      <w:bookmarkStart w:id="21" w:name="_Toc115266174"/>
      <w:r w:rsidRPr="0076075D">
        <w:rPr>
          <w:sz w:val="22"/>
          <w:szCs w:val="22"/>
        </w:rPr>
        <w:lastRenderedPageBreak/>
        <w:t>payments</w:t>
      </w:r>
      <w:bookmarkEnd w:id="21"/>
      <w:r w:rsidRPr="0076075D">
        <w:rPr>
          <w:sz w:val="22"/>
          <w:szCs w:val="22"/>
        </w:rPr>
        <w:t xml:space="preserve"> </w:t>
      </w:r>
    </w:p>
    <w:p w14:paraId="0ACF299B" w14:textId="77777777" w:rsidR="00501898" w:rsidRPr="0076075D" w:rsidRDefault="00501898">
      <w:pPr>
        <w:pStyle w:val="NormalIndent"/>
        <w:rPr>
          <w:sz w:val="22"/>
          <w:szCs w:val="22"/>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5364"/>
      </w:tblGrid>
      <w:tr w:rsidR="00501898" w:rsidRPr="0076075D" w14:paraId="51DC548C" w14:textId="77777777">
        <w:trPr>
          <w:trHeight w:val="395"/>
        </w:trPr>
        <w:tc>
          <w:tcPr>
            <w:tcW w:w="1980" w:type="dxa"/>
            <w:shd w:val="clear" w:color="auto" w:fill="EEECE1"/>
          </w:tcPr>
          <w:p w14:paraId="487BCDFD" w14:textId="77777777" w:rsidR="00501898" w:rsidRPr="0076075D" w:rsidRDefault="00136181">
            <w:pPr>
              <w:jc w:val="center"/>
              <w:rPr>
                <w:b/>
                <w:sz w:val="22"/>
                <w:szCs w:val="22"/>
              </w:rPr>
            </w:pPr>
            <w:r w:rsidRPr="0076075D">
              <w:rPr>
                <w:b/>
                <w:sz w:val="22"/>
                <w:szCs w:val="22"/>
              </w:rPr>
              <w:t>Tên trường</w:t>
            </w:r>
          </w:p>
        </w:tc>
        <w:tc>
          <w:tcPr>
            <w:tcW w:w="2556" w:type="dxa"/>
            <w:shd w:val="clear" w:color="auto" w:fill="EEECE1"/>
          </w:tcPr>
          <w:p w14:paraId="509A42F8" w14:textId="77777777" w:rsidR="00501898" w:rsidRPr="0076075D" w:rsidRDefault="00136181">
            <w:pPr>
              <w:jc w:val="center"/>
              <w:rPr>
                <w:b/>
                <w:sz w:val="22"/>
                <w:szCs w:val="22"/>
              </w:rPr>
            </w:pPr>
            <w:r w:rsidRPr="0076075D">
              <w:rPr>
                <w:b/>
                <w:sz w:val="22"/>
                <w:szCs w:val="22"/>
              </w:rPr>
              <w:t>Kiểu dữ liệu</w:t>
            </w:r>
          </w:p>
        </w:tc>
        <w:tc>
          <w:tcPr>
            <w:tcW w:w="5364" w:type="dxa"/>
            <w:shd w:val="clear" w:color="auto" w:fill="EEECE1"/>
          </w:tcPr>
          <w:p w14:paraId="4907F8B0" w14:textId="77777777" w:rsidR="00501898" w:rsidRPr="0076075D" w:rsidRDefault="00136181">
            <w:pPr>
              <w:jc w:val="center"/>
              <w:rPr>
                <w:b/>
                <w:sz w:val="22"/>
                <w:szCs w:val="22"/>
              </w:rPr>
            </w:pPr>
            <w:r w:rsidRPr="0076075D">
              <w:rPr>
                <w:b/>
                <w:sz w:val="22"/>
                <w:szCs w:val="22"/>
              </w:rPr>
              <w:t>Mô tả</w:t>
            </w:r>
          </w:p>
        </w:tc>
      </w:tr>
      <w:tr w:rsidR="00501898" w:rsidRPr="0076075D" w14:paraId="68C7AA54" w14:textId="77777777">
        <w:tc>
          <w:tcPr>
            <w:tcW w:w="1980" w:type="dxa"/>
          </w:tcPr>
          <w:p w14:paraId="0CA46C2F" w14:textId="77777777" w:rsidR="00501898" w:rsidRPr="0076075D" w:rsidRDefault="00136181">
            <w:pPr>
              <w:spacing w:before="0"/>
              <w:ind w:left="0"/>
              <w:jc w:val="both"/>
              <w:rPr>
                <w:sz w:val="22"/>
                <w:szCs w:val="22"/>
              </w:rPr>
            </w:pPr>
            <w:r w:rsidRPr="0076075D">
              <w:rPr>
                <w:sz w:val="22"/>
                <w:szCs w:val="22"/>
              </w:rPr>
              <w:t>paymentMethod</w:t>
            </w:r>
          </w:p>
        </w:tc>
        <w:tc>
          <w:tcPr>
            <w:tcW w:w="2556" w:type="dxa"/>
          </w:tcPr>
          <w:p w14:paraId="1AD6FB14" w14:textId="77777777" w:rsidR="00501898" w:rsidRPr="0076075D" w:rsidRDefault="00136181">
            <w:pPr>
              <w:spacing w:before="0"/>
              <w:ind w:left="0"/>
              <w:jc w:val="both"/>
              <w:rPr>
                <w:sz w:val="22"/>
                <w:szCs w:val="22"/>
              </w:rPr>
            </w:pPr>
            <w:r w:rsidRPr="0076075D">
              <w:rPr>
                <w:sz w:val="22"/>
                <w:szCs w:val="22"/>
              </w:rPr>
              <w:t>Required: false</w:t>
            </w:r>
          </w:p>
          <w:p w14:paraId="446AE3FD" w14:textId="77777777" w:rsidR="00501898" w:rsidRPr="0076075D" w:rsidRDefault="00136181">
            <w:pPr>
              <w:spacing w:before="0"/>
              <w:ind w:left="0"/>
              <w:jc w:val="both"/>
              <w:rPr>
                <w:sz w:val="22"/>
                <w:szCs w:val="22"/>
              </w:rPr>
            </w:pPr>
            <w:r w:rsidRPr="0076075D">
              <w:rPr>
                <w:sz w:val="22"/>
                <w:szCs w:val="22"/>
              </w:rPr>
              <w:t>DataType: String</w:t>
            </w:r>
          </w:p>
          <w:p w14:paraId="53B943D1" w14:textId="77777777" w:rsidR="00501898" w:rsidRPr="0076075D" w:rsidRDefault="00136181">
            <w:pPr>
              <w:spacing w:before="0"/>
              <w:ind w:left="0"/>
              <w:jc w:val="both"/>
              <w:rPr>
                <w:sz w:val="22"/>
                <w:szCs w:val="22"/>
              </w:rPr>
            </w:pPr>
            <w:r w:rsidRPr="0076075D">
              <w:rPr>
                <w:sz w:val="22"/>
                <w:szCs w:val="22"/>
              </w:rPr>
              <w:t xml:space="preserve">Minlength: </w:t>
            </w:r>
          </w:p>
          <w:p w14:paraId="056B79C7" w14:textId="77777777" w:rsidR="00501898" w:rsidRPr="0076075D" w:rsidRDefault="00136181">
            <w:pPr>
              <w:spacing w:before="0"/>
              <w:ind w:left="0"/>
              <w:jc w:val="both"/>
              <w:rPr>
                <w:sz w:val="22"/>
                <w:szCs w:val="22"/>
              </w:rPr>
            </w:pPr>
            <w:r w:rsidRPr="0076075D">
              <w:rPr>
                <w:sz w:val="22"/>
                <w:szCs w:val="22"/>
              </w:rPr>
              <w:t>Maxlength: 50</w:t>
            </w:r>
          </w:p>
          <w:p w14:paraId="072B7A66"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2A0349E3" w14:textId="77777777" w:rsidR="00501898" w:rsidRPr="0076075D" w:rsidRDefault="00136181">
            <w:pPr>
              <w:spacing w:before="0"/>
              <w:ind w:left="0"/>
              <w:jc w:val="both"/>
              <w:rPr>
                <w:sz w:val="22"/>
                <w:szCs w:val="22"/>
              </w:rPr>
            </w:pPr>
            <w:r w:rsidRPr="0076075D">
              <w:rPr>
                <w:sz w:val="22"/>
                <w:szCs w:val="22"/>
              </w:rPr>
              <w:t>Hình thức thanh toán. Có thể không cần truyền giá trị, chỉ cần truyền paymentMethodName</w:t>
            </w:r>
          </w:p>
          <w:p w14:paraId="5B365118" w14:textId="77777777" w:rsidR="00501898" w:rsidRPr="0076075D" w:rsidRDefault="00136181">
            <w:pPr>
              <w:spacing w:before="0"/>
              <w:ind w:left="0"/>
              <w:jc w:val="both"/>
              <w:rPr>
                <w:sz w:val="22"/>
                <w:szCs w:val="22"/>
              </w:rPr>
            </w:pPr>
            <w:r w:rsidRPr="0076075D">
              <w:rPr>
                <w:sz w:val="22"/>
                <w:szCs w:val="22"/>
              </w:rPr>
              <w:t>- Gồm các giá trị sau:</w:t>
            </w:r>
          </w:p>
          <w:p w14:paraId="4DD1F86F" w14:textId="77777777" w:rsidR="00501898" w:rsidRPr="0076075D" w:rsidRDefault="00136181">
            <w:pPr>
              <w:spacing w:before="0"/>
              <w:ind w:left="0"/>
              <w:jc w:val="both"/>
              <w:rPr>
                <w:sz w:val="22"/>
                <w:szCs w:val="22"/>
              </w:rPr>
            </w:pPr>
            <w:r w:rsidRPr="0076075D">
              <w:rPr>
                <w:sz w:val="22"/>
                <w:szCs w:val="22"/>
              </w:rPr>
              <w:t>1: khi hình thức thanh toán là TM</w:t>
            </w:r>
          </w:p>
          <w:p w14:paraId="0B3497B0" w14:textId="77777777" w:rsidR="00501898" w:rsidRPr="0076075D" w:rsidRDefault="00136181">
            <w:pPr>
              <w:spacing w:before="0"/>
              <w:ind w:left="0"/>
              <w:jc w:val="both"/>
              <w:rPr>
                <w:sz w:val="22"/>
                <w:szCs w:val="22"/>
              </w:rPr>
            </w:pPr>
            <w:r w:rsidRPr="0076075D">
              <w:rPr>
                <w:sz w:val="22"/>
                <w:szCs w:val="22"/>
              </w:rPr>
              <w:t>2: khi hình thức thanh toán là CK</w:t>
            </w:r>
          </w:p>
          <w:p w14:paraId="7BABFAD9" w14:textId="77777777" w:rsidR="00501898" w:rsidRPr="0076075D" w:rsidRDefault="00136181">
            <w:pPr>
              <w:spacing w:before="0"/>
              <w:ind w:left="0"/>
              <w:jc w:val="both"/>
              <w:rPr>
                <w:sz w:val="22"/>
                <w:szCs w:val="22"/>
              </w:rPr>
            </w:pPr>
            <w:r w:rsidRPr="0076075D">
              <w:rPr>
                <w:sz w:val="22"/>
                <w:szCs w:val="22"/>
              </w:rPr>
              <w:t>3: khi hình thức thanh toán là TM/CK</w:t>
            </w:r>
          </w:p>
          <w:p w14:paraId="0FC354B7" w14:textId="77777777" w:rsidR="00501898" w:rsidRPr="0076075D" w:rsidRDefault="00136181">
            <w:pPr>
              <w:spacing w:before="0"/>
              <w:ind w:left="0"/>
              <w:jc w:val="both"/>
              <w:rPr>
                <w:sz w:val="22"/>
                <w:szCs w:val="22"/>
              </w:rPr>
            </w:pPr>
            <w:r w:rsidRPr="0076075D">
              <w:rPr>
                <w:sz w:val="22"/>
                <w:szCs w:val="22"/>
              </w:rPr>
              <w:t>4: khi hình thức thanh toán là DTCN</w:t>
            </w:r>
          </w:p>
          <w:p w14:paraId="5395A9F3" w14:textId="77777777" w:rsidR="00501898" w:rsidRPr="0076075D" w:rsidRDefault="00136181">
            <w:pPr>
              <w:spacing w:before="0"/>
              <w:ind w:left="0"/>
              <w:jc w:val="both"/>
              <w:rPr>
                <w:sz w:val="22"/>
                <w:szCs w:val="22"/>
              </w:rPr>
            </w:pPr>
            <w:r w:rsidRPr="0076075D">
              <w:rPr>
                <w:sz w:val="22"/>
                <w:szCs w:val="22"/>
              </w:rPr>
              <w:t>5: khi hình thức thanh toán là KHAC</w:t>
            </w:r>
          </w:p>
          <w:p w14:paraId="2FA5B555" w14:textId="77777777" w:rsidR="00501898" w:rsidRPr="0076075D" w:rsidRDefault="00136181">
            <w:pPr>
              <w:spacing w:before="0"/>
              <w:ind w:left="0"/>
              <w:jc w:val="both"/>
              <w:rPr>
                <w:sz w:val="22"/>
                <w:szCs w:val="22"/>
              </w:rPr>
            </w:pPr>
            <w:r w:rsidRPr="0076075D">
              <w:rPr>
                <w:sz w:val="22"/>
                <w:szCs w:val="22"/>
              </w:rPr>
              <w:t>6: Khi hình thức thanh toán là Tiền mặt</w:t>
            </w:r>
          </w:p>
          <w:p w14:paraId="032A407F" w14:textId="77777777" w:rsidR="00501898" w:rsidRPr="0076075D" w:rsidRDefault="00136181">
            <w:pPr>
              <w:spacing w:before="0"/>
              <w:ind w:left="0"/>
              <w:jc w:val="both"/>
              <w:rPr>
                <w:sz w:val="22"/>
                <w:szCs w:val="22"/>
              </w:rPr>
            </w:pPr>
            <w:r w:rsidRPr="0076075D">
              <w:rPr>
                <w:sz w:val="22"/>
                <w:szCs w:val="22"/>
              </w:rPr>
              <w:t>7: Khi hình thức thanh toán là Chuyển khoản</w:t>
            </w:r>
          </w:p>
          <w:p w14:paraId="06F8E79C" w14:textId="77777777" w:rsidR="00501898" w:rsidRPr="0076075D" w:rsidRDefault="00136181">
            <w:pPr>
              <w:spacing w:before="0"/>
              <w:ind w:left="0"/>
              <w:jc w:val="both"/>
              <w:rPr>
                <w:sz w:val="22"/>
                <w:szCs w:val="22"/>
              </w:rPr>
            </w:pPr>
            <w:r w:rsidRPr="0076075D">
              <w:rPr>
                <w:sz w:val="22"/>
                <w:szCs w:val="22"/>
              </w:rPr>
              <w:t>8: Khi hình thức thanh toán là Tiền mặt/Chuyển khoản</w:t>
            </w:r>
          </w:p>
          <w:p w14:paraId="5168D384" w14:textId="77777777" w:rsidR="001019D3" w:rsidRPr="0076075D" w:rsidRDefault="001019D3" w:rsidP="001019D3">
            <w:pPr>
              <w:spacing w:before="0"/>
              <w:ind w:left="0"/>
              <w:jc w:val="both"/>
              <w:rPr>
                <w:sz w:val="22"/>
                <w:szCs w:val="22"/>
              </w:rPr>
            </w:pPr>
            <w:r w:rsidRPr="0076075D">
              <w:rPr>
                <w:sz w:val="22"/>
                <w:szCs w:val="22"/>
                <w:highlight w:val="yellow"/>
              </w:rPr>
              <w:t>9: Khi hình thức thanh toán là Thẻ quốc tế</w:t>
            </w:r>
          </w:p>
          <w:p w14:paraId="3D875083" w14:textId="77777777" w:rsidR="001019D3" w:rsidRPr="0076075D" w:rsidRDefault="001019D3" w:rsidP="001019D3">
            <w:pPr>
              <w:spacing w:before="0"/>
              <w:ind w:left="41"/>
              <w:jc w:val="both"/>
              <w:rPr>
                <w:sz w:val="22"/>
                <w:szCs w:val="22"/>
              </w:rPr>
            </w:pPr>
            <w:r w:rsidRPr="0076075D">
              <w:rPr>
                <w:sz w:val="22"/>
                <w:szCs w:val="22"/>
              </w:rPr>
              <w:t>- Không truyền dữ liệu thì sẽ được hiểu là 5</w:t>
            </w:r>
          </w:p>
          <w:p w14:paraId="15DA0A3E" w14:textId="0B28781A" w:rsidR="00501898" w:rsidRPr="0076075D" w:rsidRDefault="001019D3" w:rsidP="001019D3">
            <w:pPr>
              <w:spacing w:before="0"/>
              <w:ind w:left="41"/>
              <w:jc w:val="both"/>
              <w:rPr>
                <w:sz w:val="22"/>
                <w:szCs w:val="22"/>
              </w:rPr>
            </w:pPr>
            <w:r w:rsidRPr="0076075D">
              <w:rPr>
                <w:sz w:val="22"/>
                <w:szCs w:val="22"/>
                <w:highlight w:val="yellow"/>
              </w:rPr>
              <w:t>- Với hoá đơn Giá trị gia tăng kiêm tờ khai hoàn thuế, chỉ được truyền một trong các giá trị: 1 hoặc 6 hoặc 9</w:t>
            </w:r>
          </w:p>
        </w:tc>
      </w:tr>
      <w:tr w:rsidR="00501898" w:rsidRPr="0076075D" w14:paraId="13E70CD4" w14:textId="77777777">
        <w:tc>
          <w:tcPr>
            <w:tcW w:w="1980" w:type="dxa"/>
          </w:tcPr>
          <w:p w14:paraId="4EDE43DA" w14:textId="77777777" w:rsidR="00501898" w:rsidRPr="0076075D" w:rsidRDefault="00136181">
            <w:pPr>
              <w:spacing w:before="0"/>
              <w:ind w:left="0"/>
              <w:jc w:val="both"/>
              <w:rPr>
                <w:sz w:val="22"/>
                <w:szCs w:val="22"/>
              </w:rPr>
            </w:pPr>
            <w:r w:rsidRPr="0076075D">
              <w:rPr>
                <w:sz w:val="22"/>
                <w:szCs w:val="22"/>
              </w:rPr>
              <w:t>paymentMethodName</w:t>
            </w:r>
          </w:p>
        </w:tc>
        <w:tc>
          <w:tcPr>
            <w:tcW w:w="2556" w:type="dxa"/>
          </w:tcPr>
          <w:p w14:paraId="3FDDD092" w14:textId="77777777" w:rsidR="00501898" w:rsidRPr="0076075D" w:rsidRDefault="00136181">
            <w:pPr>
              <w:spacing w:before="0"/>
              <w:ind w:left="0"/>
              <w:jc w:val="both"/>
              <w:rPr>
                <w:sz w:val="22"/>
                <w:szCs w:val="22"/>
              </w:rPr>
            </w:pPr>
            <w:r w:rsidRPr="0076075D">
              <w:rPr>
                <w:sz w:val="22"/>
                <w:szCs w:val="22"/>
              </w:rPr>
              <w:t>Required: true</w:t>
            </w:r>
          </w:p>
          <w:p w14:paraId="3B974ABB" w14:textId="77777777" w:rsidR="00501898" w:rsidRPr="0076075D" w:rsidRDefault="00136181">
            <w:pPr>
              <w:spacing w:before="0"/>
              <w:ind w:left="0"/>
              <w:jc w:val="both"/>
              <w:rPr>
                <w:sz w:val="22"/>
                <w:szCs w:val="22"/>
              </w:rPr>
            </w:pPr>
            <w:r w:rsidRPr="0076075D">
              <w:rPr>
                <w:sz w:val="22"/>
                <w:szCs w:val="22"/>
              </w:rPr>
              <w:t>DataType: String</w:t>
            </w:r>
          </w:p>
          <w:p w14:paraId="361AABAB" w14:textId="77777777" w:rsidR="00501898" w:rsidRPr="0076075D" w:rsidRDefault="00136181">
            <w:pPr>
              <w:spacing w:before="0"/>
              <w:ind w:left="0"/>
              <w:jc w:val="both"/>
              <w:rPr>
                <w:sz w:val="22"/>
                <w:szCs w:val="22"/>
              </w:rPr>
            </w:pPr>
            <w:r w:rsidRPr="0076075D">
              <w:rPr>
                <w:sz w:val="22"/>
                <w:szCs w:val="22"/>
              </w:rPr>
              <w:t xml:space="preserve">Minlength: </w:t>
            </w:r>
          </w:p>
          <w:p w14:paraId="3838A0C1" w14:textId="77777777" w:rsidR="00501898" w:rsidRPr="0076075D" w:rsidRDefault="00136181">
            <w:pPr>
              <w:spacing w:before="0"/>
              <w:ind w:left="0"/>
              <w:jc w:val="both"/>
              <w:rPr>
                <w:sz w:val="22"/>
                <w:szCs w:val="22"/>
              </w:rPr>
            </w:pPr>
            <w:r w:rsidRPr="0076075D">
              <w:rPr>
                <w:sz w:val="22"/>
                <w:szCs w:val="22"/>
              </w:rPr>
              <w:t>Maxlength: 50</w:t>
            </w:r>
          </w:p>
          <w:p w14:paraId="6F7BD996"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7D5748A6" w14:textId="77777777" w:rsidR="00501898" w:rsidRPr="0076075D" w:rsidRDefault="00136181">
            <w:pPr>
              <w:spacing w:before="0"/>
              <w:ind w:left="0"/>
              <w:rPr>
                <w:sz w:val="22"/>
                <w:szCs w:val="22"/>
              </w:rPr>
            </w:pPr>
            <w:r w:rsidRPr="0076075D">
              <w:rPr>
                <w:sz w:val="22"/>
                <w:szCs w:val="22"/>
              </w:rPr>
              <w:t>Hình thức thanh toán chi tiết phải mapping theo paymentMethod.</w:t>
            </w:r>
          </w:p>
          <w:p w14:paraId="188AFD92" w14:textId="77777777" w:rsidR="00501898" w:rsidRPr="0076075D" w:rsidRDefault="00136181">
            <w:pPr>
              <w:spacing w:before="0"/>
              <w:ind w:left="0"/>
              <w:jc w:val="both"/>
              <w:rPr>
                <w:sz w:val="22"/>
                <w:szCs w:val="22"/>
              </w:rPr>
            </w:pPr>
            <w:r w:rsidRPr="0076075D">
              <w:rPr>
                <w:sz w:val="22"/>
                <w:szCs w:val="22"/>
              </w:rPr>
              <w:t>- Gồm các giá trị sau:</w:t>
            </w:r>
          </w:p>
          <w:p w14:paraId="272E87DB" w14:textId="77777777" w:rsidR="00501898" w:rsidRPr="0076075D" w:rsidRDefault="00136181">
            <w:pPr>
              <w:spacing w:before="0"/>
              <w:ind w:left="0"/>
              <w:jc w:val="both"/>
              <w:rPr>
                <w:sz w:val="22"/>
                <w:szCs w:val="22"/>
              </w:rPr>
            </w:pPr>
            <w:r w:rsidRPr="0076075D">
              <w:rPr>
                <w:sz w:val="22"/>
                <w:szCs w:val="22"/>
              </w:rPr>
              <w:t>TM</w:t>
            </w:r>
          </w:p>
          <w:p w14:paraId="3F1EB0C7" w14:textId="77777777" w:rsidR="00501898" w:rsidRPr="0076075D" w:rsidRDefault="00136181">
            <w:pPr>
              <w:spacing w:before="0"/>
              <w:ind w:left="0"/>
              <w:jc w:val="both"/>
              <w:rPr>
                <w:sz w:val="22"/>
                <w:szCs w:val="22"/>
              </w:rPr>
            </w:pPr>
            <w:r w:rsidRPr="0076075D">
              <w:rPr>
                <w:sz w:val="22"/>
                <w:szCs w:val="22"/>
              </w:rPr>
              <w:t>CK</w:t>
            </w:r>
          </w:p>
          <w:p w14:paraId="1770A26E" w14:textId="77777777" w:rsidR="00501898" w:rsidRPr="0076075D" w:rsidRDefault="00136181">
            <w:pPr>
              <w:spacing w:before="0"/>
              <w:ind w:left="0"/>
              <w:jc w:val="both"/>
              <w:rPr>
                <w:sz w:val="22"/>
                <w:szCs w:val="22"/>
              </w:rPr>
            </w:pPr>
            <w:r w:rsidRPr="0076075D">
              <w:rPr>
                <w:sz w:val="22"/>
                <w:szCs w:val="22"/>
              </w:rPr>
              <w:t>TM/CK</w:t>
            </w:r>
          </w:p>
          <w:p w14:paraId="57140B29" w14:textId="77777777" w:rsidR="00501898" w:rsidRPr="0076075D" w:rsidRDefault="00136181">
            <w:pPr>
              <w:spacing w:before="0"/>
              <w:ind w:left="0"/>
              <w:jc w:val="both"/>
              <w:rPr>
                <w:sz w:val="22"/>
                <w:szCs w:val="22"/>
              </w:rPr>
            </w:pPr>
            <w:r w:rsidRPr="0076075D">
              <w:rPr>
                <w:sz w:val="22"/>
                <w:szCs w:val="22"/>
              </w:rPr>
              <w:t>DTCN</w:t>
            </w:r>
          </w:p>
          <w:p w14:paraId="36FCFC63" w14:textId="77777777" w:rsidR="00501898" w:rsidRPr="0076075D" w:rsidRDefault="00136181">
            <w:pPr>
              <w:spacing w:before="0"/>
              <w:ind w:left="0"/>
              <w:jc w:val="both"/>
              <w:rPr>
                <w:sz w:val="22"/>
                <w:szCs w:val="22"/>
              </w:rPr>
            </w:pPr>
            <w:r w:rsidRPr="0076075D">
              <w:rPr>
                <w:sz w:val="22"/>
                <w:szCs w:val="22"/>
              </w:rPr>
              <w:t>KHAC</w:t>
            </w:r>
          </w:p>
          <w:p w14:paraId="226B294C" w14:textId="77777777" w:rsidR="00501898" w:rsidRPr="0076075D" w:rsidRDefault="00136181">
            <w:pPr>
              <w:spacing w:before="0"/>
              <w:ind w:left="0"/>
              <w:jc w:val="both"/>
              <w:rPr>
                <w:sz w:val="22"/>
                <w:szCs w:val="22"/>
              </w:rPr>
            </w:pPr>
            <w:r w:rsidRPr="0076075D">
              <w:rPr>
                <w:sz w:val="22"/>
                <w:szCs w:val="22"/>
              </w:rPr>
              <w:t>Tiền mặt</w:t>
            </w:r>
          </w:p>
          <w:p w14:paraId="041C1F75" w14:textId="77777777" w:rsidR="00501898" w:rsidRPr="0076075D" w:rsidRDefault="00136181">
            <w:pPr>
              <w:spacing w:before="0"/>
              <w:ind w:left="0"/>
              <w:jc w:val="both"/>
              <w:rPr>
                <w:sz w:val="22"/>
                <w:szCs w:val="22"/>
              </w:rPr>
            </w:pPr>
            <w:r w:rsidRPr="0076075D">
              <w:rPr>
                <w:sz w:val="22"/>
                <w:szCs w:val="22"/>
              </w:rPr>
              <w:t>Chuyển khoản</w:t>
            </w:r>
          </w:p>
          <w:p w14:paraId="45EF6C9F" w14:textId="77777777" w:rsidR="00501898" w:rsidRPr="0076075D" w:rsidRDefault="00136181">
            <w:pPr>
              <w:spacing w:before="0"/>
              <w:ind w:left="0"/>
              <w:jc w:val="both"/>
              <w:rPr>
                <w:sz w:val="22"/>
                <w:szCs w:val="22"/>
              </w:rPr>
            </w:pPr>
            <w:r w:rsidRPr="0076075D">
              <w:rPr>
                <w:sz w:val="22"/>
                <w:szCs w:val="22"/>
              </w:rPr>
              <w:t>Tiền mặt/Chuyển khoản</w:t>
            </w:r>
          </w:p>
          <w:p w14:paraId="028A42B2" w14:textId="77777777" w:rsidR="001019D3" w:rsidRPr="0076075D" w:rsidRDefault="001019D3" w:rsidP="001019D3">
            <w:pPr>
              <w:spacing w:before="0"/>
              <w:ind w:left="0"/>
              <w:jc w:val="both"/>
              <w:rPr>
                <w:sz w:val="22"/>
                <w:szCs w:val="22"/>
              </w:rPr>
            </w:pPr>
            <w:r w:rsidRPr="0076075D">
              <w:rPr>
                <w:sz w:val="22"/>
                <w:szCs w:val="22"/>
                <w:highlight w:val="yellow"/>
              </w:rPr>
              <w:t>Thẻ quốc tế</w:t>
            </w:r>
          </w:p>
          <w:p w14:paraId="0D2D5DF7" w14:textId="77777777" w:rsidR="001019D3" w:rsidRPr="0076075D" w:rsidRDefault="001019D3" w:rsidP="001019D3">
            <w:pPr>
              <w:spacing w:before="0"/>
              <w:ind w:left="0"/>
              <w:jc w:val="both"/>
              <w:rPr>
                <w:sz w:val="22"/>
                <w:szCs w:val="22"/>
              </w:rPr>
            </w:pPr>
            <w:r w:rsidRPr="0076075D">
              <w:rPr>
                <w:sz w:val="22"/>
                <w:szCs w:val="22"/>
              </w:rPr>
              <w:t xml:space="preserve">- Không truyền dữ liệu thì trả về thông báo lỗi </w:t>
            </w:r>
          </w:p>
          <w:p w14:paraId="207A8229" w14:textId="77777777" w:rsidR="001019D3" w:rsidRPr="0076075D" w:rsidRDefault="001019D3" w:rsidP="001019D3">
            <w:pPr>
              <w:spacing w:before="0"/>
              <w:ind w:left="0"/>
              <w:jc w:val="both"/>
              <w:rPr>
                <w:sz w:val="22"/>
                <w:szCs w:val="22"/>
              </w:rPr>
            </w:pPr>
            <w:r w:rsidRPr="0076075D">
              <w:rPr>
                <w:sz w:val="22"/>
                <w:szCs w:val="22"/>
              </w:rPr>
              <w:t>- Được nhập free text khi paymentMethod = 5, được hiểu là hình thức thanh toán khác</w:t>
            </w:r>
          </w:p>
          <w:p w14:paraId="2A8037BD" w14:textId="16E0168F" w:rsidR="00501898" w:rsidRPr="0076075D" w:rsidRDefault="001019D3" w:rsidP="001019D3">
            <w:pPr>
              <w:spacing w:before="0"/>
              <w:ind w:left="0"/>
              <w:jc w:val="both"/>
              <w:rPr>
                <w:sz w:val="22"/>
                <w:szCs w:val="22"/>
              </w:rPr>
            </w:pPr>
            <w:r w:rsidRPr="0076075D">
              <w:rPr>
                <w:sz w:val="22"/>
                <w:szCs w:val="22"/>
                <w:highlight w:val="yellow"/>
              </w:rPr>
              <w:t>- Với hoá đơn Giá trị gia tăng kiêm tờ khai hoàn thuế, chỉ được truyền một trong các giá trị: TM, Tiền mặt, Thẻ quốc tế</w:t>
            </w:r>
          </w:p>
        </w:tc>
      </w:tr>
    </w:tbl>
    <w:p w14:paraId="21E3D937" w14:textId="77777777" w:rsidR="00501898" w:rsidRPr="0076075D" w:rsidRDefault="00136181">
      <w:pPr>
        <w:pStyle w:val="NormalIndent"/>
        <w:rPr>
          <w:sz w:val="22"/>
          <w:szCs w:val="22"/>
        </w:rPr>
      </w:pPr>
      <w:r w:rsidRPr="0076075D">
        <w:rPr>
          <w:sz w:val="22"/>
          <w:szCs w:val="22"/>
        </w:rPr>
        <w:lastRenderedPageBreak/>
        <w:t>Dữ liệu mẫu</w:t>
      </w:r>
    </w:p>
    <w:p w14:paraId="3D10CF4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"payments": [</w:t>
      </w:r>
    </w:p>
    <w:p w14:paraId="48ED78E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59448ED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 xml:space="preserve">  "paymentMethod": "2",</w:t>
      </w:r>
    </w:p>
    <w:p w14:paraId="36287BD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"paymentMethodName": "CK"</w:t>
      </w:r>
    </w:p>
    <w:p w14:paraId="4A22ACC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2F4A724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560F0BE5" w14:textId="77777777" w:rsidR="00501898" w:rsidRPr="0076075D" w:rsidRDefault="00501898">
      <w:pPr>
        <w:widowControl/>
        <w:shd w:val="clear" w:color="auto" w:fill="DBE5F1"/>
        <w:spacing w:before="0" w:line="240" w:lineRule="auto"/>
        <w:ind w:left="567"/>
        <w:jc w:val="both"/>
        <w:rPr>
          <w:bCs/>
          <w:snapToGrid/>
          <w:color w:val="8000FF"/>
          <w:sz w:val="22"/>
          <w:szCs w:val="22"/>
        </w:rPr>
      </w:pPr>
    </w:p>
    <w:p w14:paraId="1A4844E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Hoặc</w:t>
      </w:r>
    </w:p>
    <w:p w14:paraId="61893826" w14:textId="77777777" w:rsidR="00501898" w:rsidRPr="0076075D" w:rsidRDefault="00501898">
      <w:pPr>
        <w:widowControl/>
        <w:shd w:val="clear" w:color="auto" w:fill="DBE5F1"/>
        <w:spacing w:before="0" w:line="240" w:lineRule="auto"/>
        <w:ind w:left="567"/>
        <w:jc w:val="both"/>
        <w:rPr>
          <w:bCs/>
          <w:snapToGrid/>
          <w:color w:val="8000FF"/>
          <w:sz w:val="22"/>
          <w:szCs w:val="22"/>
        </w:rPr>
      </w:pPr>
    </w:p>
    <w:p w14:paraId="683BF3E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"payments": [</w:t>
      </w:r>
    </w:p>
    <w:p w14:paraId="5F08C68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6EB5DCB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"paymentMethodName": "Truyền trực tiếp giá trị mong muốn vào đây"</w:t>
      </w:r>
    </w:p>
    <w:p w14:paraId="51E091D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2F471A8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55D27753" w14:textId="77777777" w:rsidR="00501898" w:rsidRPr="0076075D" w:rsidRDefault="00501898">
      <w:pPr>
        <w:widowControl/>
        <w:shd w:val="clear" w:color="auto" w:fill="DBE5F1"/>
        <w:spacing w:before="0" w:line="240" w:lineRule="auto"/>
        <w:ind w:left="567"/>
        <w:jc w:val="both"/>
        <w:rPr>
          <w:bCs/>
          <w:snapToGrid/>
          <w:color w:val="8000FF"/>
          <w:sz w:val="22"/>
          <w:szCs w:val="22"/>
        </w:rPr>
      </w:pPr>
    </w:p>
    <w:p w14:paraId="06389EC5" w14:textId="77777777" w:rsidR="00501898" w:rsidRPr="0076075D" w:rsidRDefault="00501898">
      <w:pPr>
        <w:widowControl/>
        <w:shd w:val="clear" w:color="auto" w:fill="DBE5F1"/>
        <w:spacing w:before="0" w:line="240" w:lineRule="auto"/>
        <w:ind w:left="567"/>
        <w:jc w:val="both"/>
        <w:rPr>
          <w:bCs/>
          <w:snapToGrid/>
          <w:color w:val="8000FF"/>
          <w:sz w:val="22"/>
          <w:szCs w:val="22"/>
        </w:rPr>
      </w:pPr>
    </w:p>
    <w:p w14:paraId="452FA975" w14:textId="77777777" w:rsidR="00501898" w:rsidRPr="0076075D" w:rsidRDefault="00136181">
      <w:pPr>
        <w:pStyle w:val="StyleHeading2l2H2h21TimesNewRoman14pt"/>
        <w:rPr>
          <w:sz w:val="22"/>
          <w:szCs w:val="22"/>
        </w:rPr>
      </w:pPr>
      <w:bookmarkStart w:id="22" w:name="_Toc115266175"/>
      <w:r w:rsidRPr="0076075D">
        <w:rPr>
          <w:sz w:val="22"/>
          <w:szCs w:val="22"/>
        </w:rPr>
        <w:t>itemInfo</w:t>
      </w:r>
      <w:bookmarkEnd w:id="22"/>
    </w:p>
    <w:p w14:paraId="5084C8B1" w14:textId="77777777" w:rsidR="00501898" w:rsidRPr="0076075D" w:rsidRDefault="00136181">
      <w:pPr>
        <w:pStyle w:val="NormalIndent"/>
        <w:ind w:left="170"/>
        <w:rPr>
          <w:sz w:val="22"/>
          <w:szCs w:val="22"/>
        </w:rPr>
      </w:pPr>
      <w:r w:rsidRPr="0076075D">
        <w:rPr>
          <w:sz w:val="22"/>
          <w:szCs w:val="22"/>
          <w:highlight w:val="yellow"/>
        </w:rPr>
        <w:t>Là một danh sách các hàng hóa/dịch vụ được hiển thị trên hóa đơn</w:t>
      </w:r>
      <w:r w:rsidRPr="0076075D">
        <w:rPr>
          <w:sz w:val="22"/>
          <w:szCs w:val="22"/>
          <w:highlight w:val="yellow"/>
          <w:lang w:val="vi-VN"/>
        </w:rPr>
        <w:t>.</w:t>
      </w:r>
      <w:r w:rsidRPr="0076075D">
        <w:rPr>
          <w:sz w:val="22"/>
          <w:szCs w:val="22"/>
          <w:highlight w:val="yellow"/>
        </w:rPr>
        <w:t xml:space="preserve"> </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3330"/>
        <w:gridCol w:w="4680"/>
      </w:tblGrid>
      <w:tr w:rsidR="00501898" w:rsidRPr="0076075D" w14:paraId="173E9A30" w14:textId="77777777">
        <w:trPr>
          <w:trHeight w:val="395"/>
        </w:trPr>
        <w:tc>
          <w:tcPr>
            <w:tcW w:w="1890" w:type="dxa"/>
            <w:shd w:val="clear" w:color="auto" w:fill="EEECE1"/>
          </w:tcPr>
          <w:p w14:paraId="11140A51" w14:textId="77777777" w:rsidR="00501898" w:rsidRPr="0076075D" w:rsidRDefault="00136181">
            <w:pPr>
              <w:jc w:val="center"/>
              <w:rPr>
                <w:b/>
                <w:sz w:val="22"/>
                <w:szCs w:val="22"/>
              </w:rPr>
            </w:pPr>
            <w:r w:rsidRPr="0076075D">
              <w:rPr>
                <w:b/>
                <w:sz w:val="22"/>
                <w:szCs w:val="22"/>
              </w:rPr>
              <w:t>Tên trường</w:t>
            </w:r>
          </w:p>
        </w:tc>
        <w:tc>
          <w:tcPr>
            <w:tcW w:w="3330" w:type="dxa"/>
            <w:shd w:val="clear" w:color="auto" w:fill="EEECE1"/>
          </w:tcPr>
          <w:p w14:paraId="48DC7B00" w14:textId="77777777" w:rsidR="00501898" w:rsidRPr="0076075D" w:rsidRDefault="00136181">
            <w:pPr>
              <w:jc w:val="center"/>
              <w:rPr>
                <w:b/>
                <w:sz w:val="22"/>
                <w:szCs w:val="22"/>
              </w:rPr>
            </w:pPr>
            <w:r w:rsidRPr="0076075D">
              <w:rPr>
                <w:b/>
                <w:sz w:val="22"/>
                <w:szCs w:val="22"/>
              </w:rPr>
              <w:t>Kiểu dữ liệu</w:t>
            </w:r>
          </w:p>
        </w:tc>
        <w:tc>
          <w:tcPr>
            <w:tcW w:w="4680" w:type="dxa"/>
            <w:shd w:val="clear" w:color="auto" w:fill="EEECE1"/>
          </w:tcPr>
          <w:p w14:paraId="4D6783F8" w14:textId="77777777" w:rsidR="00501898" w:rsidRPr="0076075D" w:rsidRDefault="00136181">
            <w:pPr>
              <w:jc w:val="center"/>
              <w:rPr>
                <w:b/>
                <w:sz w:val="22"/>
                <w:szCs w:val="22"/>
              </w:rPr>
            </w:pPr>
            <w:r w:rsidRPr="0076075D">
              <w:rPr>
                <w:b/>
                <w:sz w:val="22"/>
                <w:szCs w:val="22"/>
              </w:rPr>
              <w:t>Mô tả</w:t>
            </w:r>
          </w:p>
        </w:tc>
      </w:tr>
      <w:tr w:rsidR="00501898" w:rsidRPr="0076075D" w14:paraId="66409DDC" w14:textId="77777777">
        <w:tc>
          <w:tcPr>
            <w:tcW w:w="1890" w:type="dxa"/>
          </w:tcPr>
          <w:p w14:paraId="57ADD5CA" w14:textId="77777777" w:rsidR="00501898" w:rsidRPr="0076075D" w:rsidRDefault="00136181">
            <w:pPr>
              <w:spacing w:before="0"/>
              <w:ind w:left="0"/>
              <w:jc w:val="both"/>
              <w:rPr>
                <w:sz w:val="22"/>
                <w:szCs w:val="22"/>
              </w:rPr>
            </w:pPr>
            <w:r w:rsidRPr="0076075D">
              <w:rPr>
                <w:sz w:val="22"/>
                <w:szCs w:val="22"/>
              </w:rPr>
              <w:t>lineNumber</w:t>
            </w:r>
          </w:p>
        </w:tc>
        <w:tc>
          <w:tcPr>
            <w:tcW w:w="3330" w:type="dxa"/>
          </w:tcPr>
          <w:p w14:paraId="42EF829F" w14:textId="77777777" w:rsidR="00501898" w:rsidRPr="0076075D" w:rsidRDefault="00136181">
            <w:pPr>
              <w:spacing w:before="0"/>
              <w:ind w:left="0"/>
              <w:jc w:val="both"/>
              <w:rPr>
                <w:sz w:val="22"/>
                <w:szCs w:val="22"/>
              </w:rPr>
            </w:pPr>
            <w:r w:rsidRPr="0076075D">
              <w:rPr>
                <w:sz w:val="22"/>
                <w:szCs w:val="22"/>
              </w:rPr>
              <w:t>Required: false</w:t>
            </w:r>
          </w:p>
          <w:p w14:paraId="7972D83D" w14:textId="77777777" w:rsidR="00501898" w:rsidRPr="0076075D" w:rsidRDefault="00136181">
            <w:pPr>
              <w:spacing w:before="0"/>
              <w:ind w:left="0"/>
              <w:jc w:val="both"/>
              <w:rPr>
                <w:sz w:val="22"/>
                <w:szCs w:val="22"/>
              </w:rPr>
            </w:pPr>
            <w:r w:rsidRPr="0076075D">
              <w:rPr>
                <w:sz w:val="22"/>
                <w:szCs w:val="22"/>
              </w:rPr>
              <w:t>DataType: Integer</w:t>
            </w:r>
          </w:p>
          <w:p w14:paraId="45DE8B21" w14:textId="77777777" w:rsidR="00501898" w:rsidRPr="0076075D" w:rsidRDefault="00136181">
            <w:pPr>
              <w:spacing w:before="0"/>
              <w:ind w:left="0"/>
              <w:jc w:val="both"/>
              <w:rPr>
                <w:sz w:val="22"/>
                <w:szCs w:val="22"/>
              </w:rPr>
            </w:pPr>
            <w:r w:rsidRPr="0076075D">
              <w:rPr>
                <w:sz w:val="22"/>
                <w:szCs w:val="22"/>
              </w:rPr>
              <w:t xml:space="preserve">Minlength: </w:t>
            </w:r>
          </w:p>
          <w:p w14:paraId="058C4B48" w14:textId="77777777" w:rsidR="00501898" w:rsidRPr="0076075D" w:rsidRDefault="00136181">
            <w:pPr>
              <w:spacing w:before="0"/>
              <w:ind w:left="0"/>
              <w:jc w:val="both"/>
              <w:rPr>
                <w:sz w:val="22"/>
                <w:szCs w:val="22"/>
              </w:rPr>
            </w:pPr>
            <w:r w:rsidRPr="0076075D">
              <w:rPr>
                <w:sz w:val="22"/>
                <w:szCs w:val="22"/>
              </w:rPr>
              <w:t xml:space="preserve">Maxlength: </w:t>
            </w:r>
          </w:p>
          <w:p w14:paraId="7230B7E9" w14:textId="77777777" w:rsidR="00501898" w:rsidRPr="0076075D" w:rsidRDefault="00136181">
            <w:pPr>
              <w:spacing w:before="0"/>
              <w:ind w:left="0"/>
              <w:jc w:val="both"/>
              <w:rPr>
                <w:sz w:val="22"/>
                <w:szCs w:val="22"/>
              </w:rPr>
            </w:pPr>
            <w:r w:rsidRPr="0076075D">
              <w:rPr>
                <w:sz w:val="22"/>
                <w:szCs w:val="22"/>
              </w:rPr>
              <w:t xml:space="preserve">Format: </w:t>
            </w:r>
          </w:p>
        </w:tc>
        <w:tc>
          <w:tcPr>
            <w:tcW w:w="4680" w:type="dxa"/>
          </w:tcPr>
          <w:p w14:paraId="520C4CAC" w14:textId="77777777" w:rsidR="00501898" w:rsidRPr="0076075D" w:rsidRDefault="00136181">
            <w:pPr>
              <w:spacing w:before="0"/>
              <w:ind w:left="41"/>
              <w:jc w:val="both"/>
              <w:rPr>
                <w:sz w:val="22"/>
                <w:szCs w:val="22"/>
              </w:rPr>
            </w:pPr>
            <w:r w:rsidRPr="0076075D">
              <w:rPr>
                <w:sz w:val="22"/>
                <w:szCs w:val="22"/>
              </w:rPr>
              <w:t>Thứ tự dòng hóa đơn, bắt đầu từ 1</w:t>
            </w:r>
          </w:p>
          <w:p w14:paraId="3CE63308" w14:textId="77777777" w:rsidR="00501898" w:rsidRPr="0076075D" w:rsidRDefault="00136181">
            <w:pPr>
              <w:spacing w:before="0"/>
              <w:ind w:left="41"/>
              <w:jc w:val="both"/>
              <w:rPr>
                <w:sz w:val="22"/>
                <w:szCs w:val="22"/>
              </w:rPr>
            </w:pPr>
            <w:r w:rsidRPr="0076075D">
              <w:rPr>
                <w:sz w:val="22"/>
                <w:szCs w:val="22"/>
              </w:rPr>
              <w:t>Không cần nhập, hệ thống tự động sinh</w:t>
            </w:r>
          </w:p>
        </w:tc>
      </w:tr>
      <w:tr w:rsidR="00501898" w:rsidRPr="0076075D" w14:paraId="2BA6397F" w14:textId="77777777">
        <w:tc>
          <w:tcPr>
            <w:tcW w:w="1890" w:type="dxa"/>
          </w:tcPr>
          <w:p w14:paraId="57F4E699" w14:textId="77777777" w:rsidR="00501898" w:rsidRPr="0076075D" w:rsidRDefault="00136181">
            <w:pPr>
              <w:spacing w:before="0"/>
              <w:ind w:left="0"/>
              <w:jc w:val="both"/>
              <w:rPr>
                <w:sz w:val="22"/>
                <w:szCs w:val="22"/>
              </w:rPr>
            </w:pPr>
            <w:r w:rsidRPr="0076075D">
              <w:rPr>
                <w:sz w:val="22"/>
                <w:szCs w:val="22"/>
              </w:rPr>
              <w:t>selection</w:t>
            </w:r>
          </w:p>
        </w:tc>
        <w:tc>
          <w:tcPr>
            <w:tcW w:w="3330" w:type="dxa"/>
          </w:tcPr>
          <w:p w14:paraId="693F6813" w14:textId="77777777" w:rsidR="00501898" w:rsidRPr="0076075D" w:rsidRDefault="00136181">
            <w:pPr>
              <w:spacing w:before="0"/>
              <w:ind w:left="0"/>
              <w:jc w:val="both"/>
              <w:rPr>
                <w:sz w:val="22"/>
                <w:szCs w:val="22"/>
              </w:rPr>
            </w:pPr>
            <w:r w:rsidRPr="0076075D">
              <w:rPr>
                <w:sz w:val="22"/>
                <w:szCs w:val="22"/>
              </w:rPr>
              <w:t>Required: false</w:t>
            </w:r>
          </w:p>
          <w:p w14:paraId="4088A1B4" w14:textId="77777777" w:rsidR="00501898" w:rsidRPr="0076075D" w:rsidRDefault="00136181">
            <w:pPr>
              <w:spacing w:before="0"/>
              <w:ind w:left="0"/>
              <w:jc w:val="both"/>
              <w:rPr>
                <w:sz w:val="22"/>
                <w:szCs w:val="22"/>
              </w:rPr>
            </w:pPr>
            <w:r w:rsidRPr="0076075D">
              <w:rPr>
                <w:sz w:val="22"/>
                <w:szCs w:val="22"/>
              </w:rPr>
              <w:t>DataType: Integer</w:t>
            </w:r>
          </w:p>
          <w:p w14:paraId="54B05972" w14:textId="77777777" w:rsidR="00501898" w:rsidRPr="0076075D" w:rsidRDefault="00136181">
            <w:pPr>
              <w:spacing w:before="0"/>
              <w:ind w:left="0"/>
              <w:jc w:val="both"/>
              <w:rPr>
                <w:sz w:val="22"/>
                <w:szCs w:val="22"/>
              </w:rPr>
            </w:pPr>
            <w:r w:rsidRPr="0076075D">
              <w:rPr>
                <w:sz w:val="22"/>
                <w:szCs w:val="22"/>
              </w:rPr>
              <w:t>Min: 1</w:t>
            </w:r>
          </w:p>
          <w:p w14:paraId="0C644934" w14:textId="77777777" w:rsidR="00501898" w:rsidRPr="0076075D" w:rsidRDefault="00136181">
            <w:pPr>
              <w:spacing w:before="0"/>
              <w:ind w:left="0"/>
              <w:jc w:val="both"/>
              <w:rPr>
                <w:sz w:val="22"/>
                <w:szCs w:val="22"/>
              </w:rPr>
            </w:pPr>
            <w:r w:rsidRPr="0076075D">
              <w:rPr>
                <w:sz w:val="22"/>
                <w:szCs w:val="22"/>
              </w:rPr>
              <w:t>Max: 6</w:t>
            </w:r>
          </w:p>
          <w:p w14:paraId="7E58FABF" w14:textId="77777777" w:rsidR="00501898" w:rsidRPr="0076075D" w:rsidRDefault="00136181">
            <w:pPr>
              <w:spacing w:before="0"/>
              <w:ind w:left="0"/>
              <w:jc w:val="both"/>
              <w:rPr>
                <w:sz w:val="22"/>
                <w:szCs w:val="22"/>
              </w:rPr>
            </w:pPr>
            <w:r w:rsidRPr="0076075D">
              <w:rPr>
                <w:sz w:val="22"/>
                <w:szCs w:val="22"/>
              </w:rPr>
              <w:t xml:space="preserve">Format: </w:t>
            </w:r>
          </w:p>
        </w:tc>
        <w:tc>
          <w:tcPr>
            <w:tcW w:w="4680" w:type="dxa"/>
          </w:tcPr>
          <w:p w14:paraId="36986DB2" w14:textId="77777777" w:rsidR="00501898" w:rsidRPr="0076075D" w:rsidRDefault="00136181">
            <w:pPr>
              <w:spacing w:before="0"/>
              <w:ind w:left="28"/>
              <w:jc w:val="both"/>
              <w:rPr>
                <w:sz w:val="22"/>
                <w:szCs w:val="22"/>
              </w:rPr>
            </w:pPr>
            <w:r w:rsidRPr="0076075D">
              <w:rPr>
                <w:sz w:val="22"/>
                <w:szCs w:val="22"/>
              </w:rPr>
              <w:t>Đánh dấu loại hàng hóa/dịch vụ</w:t>
            </w:r>
          </w:p>
          <w:p w14:paraId="10B50655" w14:textId="77777777" w:rsidR="00501898" w:rsidRPr="0076075D" w:rsidRDefault="00136181">
            <w:pPr>
              <w:spacing w:before="0"/>
              <w:ind w:left="28"/>
              <w:jc w:val="both"/>
              <w:rPr>
                <w:b/>
                <w:sz w:val="22"/>
                <w:szCs w:val="22"/>
              </w:rPr>
            </w:pPr>
            <w:r w:rsidRPr="0076075D">
              <w:rPr>
                <w:b/>
                <w:sz w:val="22"/>
                <w:szCs w:val="22"/>
              </w:rPr>
              <w:t>Đối với Thông tư 32:</w:t>
            </w:r>
          </w:p>
          <w:p w14:paraId="0BC094FE" w14:textId="77777777" w:rsidR="00501898" w:rsidRPr="0076075D" w:rsidRDefault="00136181">
            <w:pPr>
              <w:ind w:left="388"/>
              <w:rPr>
                <w:sz w:val="22"/>
                <w:szCs w:val="22"/>
                <w:lang w:val="vi-VN"/>
              </w:rPr>
            </w:pPr>
            <w:r w:rsidRPr="0076075D">
              <w:rPr>
                <w:sz w:val="22"/>
                <w:szCs w:val="22"/>
                <w:lang w:val="vi-VN"/>
              </w:rPr>
              <w:t xml:space="preserve">Null hoặc 1- </w:t>
            </w:r>
            <w:r w:rsidRPr="0076075D">
              <w:rPr>
                <w:sz w:val="22"/>
                <w:szCs w:val="22"/>
              </w:rPr>
              <w:t>Hàng Hóa</w:t>
            </w:r>
            <w:r w:rsidRPr="0076075D">
              <w:rPr>
                <w:sz w:val="22"/>
                <w:szCs w:val="22"/>
                <w:lang w:val="vi-VN"/>
              </w:rPr>
              <w:t xml:space="preserve"> (</w:t>
            </w:r>
            <w:r w:rsidRPr="0076075D">
              <w:rPr>
                <w:sz w:val="22"/>
                <w:szCs w:val="22"/>
              </w:rPr>
              <w:t>Sinh STT, b</w:t>
            </w:r>
            <w:r w:rsidRPr="0076075D">
              <w:rPr>
                <w:sz w:val="22"/>
                <w:szCs w:val="22"/>
                <w:lang w:val="vi-VN"/>
              </w:rPr>
              <w:t>ắt buộc phải nhập số lượng, đơn giá)</w:t>
            </w:r>
          </w:p>
          <w:p w14:paraId="76208AE5" w14:textId="77777777" w:rsidR="00501898" w:rsidRPr="0076075D" w:rsidRDefault="00136181">
            <w:pPr>
              <w:ind w:left="388"/>
              <w:rPr>
                <w:sz w:val="22"/>
                <w:szCs w:val="22"/>
                <w:lang w:val="vi-VN"/>
              </w:rPr>
            </w:pPr>
            <w:r w:rsidRPr="0076075D">
              <w:rPr>
                <w:sz w:val="22"/>
                <w:szCs w:val="22"/>
                <w:lang w:val="vi-VN"/>
              </w:rPr>
              <w:t>2: Ghi chú (Không sinh STT và không cộng tiền vào tổng tiền thanh toán)</w:t>
            </w:r>
          </w:p>
          <w:p w14:paraId="597D5CFD" w14:textId="77777777" w:rsidR="00501898" w:rsidRPr="0076075D" w:rsidRDefault="00136181">
            <w:pPr>
              <w:ind w:left="388"/>
              <w:rPr>
                <w:sz w:val="22"/>
                <w:szCs w:val="22"/>
                <w:lang w:val="vi-VN"/>
              </w:rPr>
            </w:pPr>
            <w:r w:rsidRPr="0076075D">
              <w:rPr>
                <w:sz w:val="22"/>
                <w:szCs w:val="22"/>
                <w:lang w:val="vi-VN"/>
              </w:rPr>
              <w:t>3: Chiết khấu (Không sinh STT, không cần nhập số lượng, đơn giá và thêm isIncreaseItem = false để xác định giảm tiền)</w:t>
            </w:r>
          </w:p>
          <w:p w14:paraId="39654208" w14:textId="77777777" w:rsidR="00501898" w:rsidRPr="0076075D" w:rsidRDefault="00136181">
            <w:pPr>
              <w:ind w:left="388"/>
              <w:rPr>
                <w:sz w:val="22"/>
                <w:szCs w:val="22"/>
                <w:lang w:val="vi-VN"/>
              </w:rPr>
            </w:pPr>
            <w:r w:rsidRPr="0076075D">
              <w:rPr>
                <w:sz w:val="22"/>
                <w:szCs w:val="22"/>
                <w:lang w:val="vi-VN"/>
              </w:rPr>
              <w:t>4: Bảng kê (Sinh STT, không cần nhập số lượng, đơn giá, chỉ cần nhập thành tiền)</w:t>
            </w:r>
          </w:p>
          <w:p w14:paraId="7CA30ADD" w14:textId="77777777" w:rsidR="00501898" w:rsidRPr="0076075D" w:rsidRDefault="00136181">
            <w:pPr>
              <w:spacing w:before="0"/>
              <w:ind w:left="388"/>
              <w:jc w:val="both"/>
              <w:rPr>
                <w:sz w:val="22"/>
                <w:szCs w:val="22"/>
                <w:lang w:val="vi-VN"/>
              </w:rPr>
            </w:pPr>
            <w:r w:rsidRPr="0076075D">
              <w:rPr>
                <w:sz w:val="22"/>
                <w:szCs w:val="22"/>
                <w:lang w:val="vi-VN"/>
              </w:rPr>
              <w:t>5: Phí khác (Không sinh STT, không bắt buộc nhập số lượng, đơn giá)</w:t>
            </w:r>
          </w:p>
          <w:p w14:paraId="15E4B7F3" w14:textId="77777777" w:rsidR="00501898" w:rsidRPr="0076075D" w:rsidRDefault="00136181">
            <w:pPr>
              <w:spacing w:before="0"/>
              <w:ind w:left="0"/>
              <w:jc w:val="both"/>
              <w:rPr>
                <w:b/>
                <w:sz w:val="22"/>
                <w:szCs w:val="22"/>
                <w:lang w:val="vi-VN"/>
              </w:rPr>
            </w:pPr>
            <w:r w:rsidRPr="0076075D">
              <w:rPr>
                <w:b/>
                <w:sz w:val="22"/>
                <w:szCs w:val="22"/>
                <w:lang w:val="vi-VN"/>
              </w:rPr>
              <w:t>Đối với Thông tư 78:</w:t>
            </w:r>
          </w:p>
          <w:p w14:paraId="02719BE7" w14:textId="77777777" w:rsidR="00501898" w:rsidRPr="0076075D" w:rsidRDefault="00136181">
            <w:pPr>
              <w:ind w:left="388"/>
              <w:rPr>
                <w:sz w:val="22"/>
                <w:szCs w:val="22"/>
                <w:lang w:val="vi-VN"/>
              </w:rPr>
            </w:pPr>
            <w:r w:rsidRPr="0076075D">
              <w:rPr>
                <w:sz w:val="22"/>
                <w:szCs w:val="22"/>
                <w:lang w:val="vi-VN"/>
              </w:rPr>
              <w:lastRenderedPageBreak/>
              <w:t>Null hoặc 1- Hàng Hóa (Sinh STT, bắt buộc phải nhập số lượng, đơn giá)</w:t>
            </w:r>
          </w:p>
          <w:p w14:paraId="5B76B05A" w14:textId="77777777" w:rsidR="00501898" w:rsidRPr="0076075D" w:rsidRDefault="00136181">
            <w:pPr>
              <w:ind w:left="388"/>
              <w:rPr>
                <w:sz w:val="22"/>
                <w:szCs w:val="22"/>
                <w:lang w:val="vi-VN"/>
              </w:rPr>
            </w:pPr>
            <w:r w:rsidRPr="0076075D">
              <w:rPr>
                <w:sz w:val="22"/>
                <w:szCs w:val="22"/>
                <w:lang w:val="vi-VN"/>
              </w:rPr>
              <w:t xml:space="preserve">2: Ghi chú (Không sinh STT và không cộng tiền vào tổng tiền thanh toán) </w:t>
            </w:r>
          </w:p>
          <w:p w14:paraId="735858D1" w14:textId="77777777" w:rsidR="00501898" w:rsidRPr="0076075D" w:rsidRDefault="00136181">
            <w:pPr>
              <w:ind w:left="388"/>
              <w:rPr>
                <w:sz w:val="22"/>
                <w:szCs w:val="22"/>
                <w:lang w:val="vi-VN"/>
              </w:rPr>
            </w:pPr>
            <w:r w:rsidRPr="0076075D">
              <w:rPr>
                <w:sz w:val="22"/>
                <w:szCs w:val="22"/>
                <w:lang w:val="vi-VN"/>
              </w:rPr>
              <w:t>3: Chiết khấu (Không sinh STT, không cần nhập số lượng, đơn giá và thêm isIncreaseItem = false để xác định giảm tiền)</w:t>
            </w:r>
          </w:p>
          <w:p w14:paraId="1F543EE4" w14:textId="77777777" w:rsidR="00501898" w:rsidRPr="0076075D" w:rsidRDefault="00136181">
            <w:pPr>
              <w:ind w:left="388"/>
              <w:rPr>
                <w:sz w:val="22"/>
                <w:szCs w:val="22"/>
                <w:lang w:val="vi-VN"/>
              </w:rPr>
            </w:pPr>
            <w:r w:rsidRPr="0076075D">
              <w:rPr>
                <w:sz w:val="22"/>
                <w:szCs w:val="22"/>
                <w:lang w:val="vi-VN"/>
              </w:rPr>
              <w:t>4: Phí khác (Không sinh STT, không nhập số lượng, đơn giá)</w:t>
            </w:r>
          </w:p>
          <w:p w14:paraId="7DFD7921" w14:textId="77777777" w:rsidR="00501898" w:rsidRPr="0076075D" w:rsidRDefault="00136181">
            <w:pPr>
              <w:ind w:left="0"/>
              <w:rPr>
                <w:sz w:val="22"/>
                <w:szCs w:val="22"/>
                <w:lang w:val="vi-VN"/>
              </w:rPr>
            </w:pPr>
            <w:r w:rsidRPr="0076075D">
              <w:rPr>
                <w:sz w:val="22"/>
                <w:szCs w:val="22"/>
                <w:lang w:val="vi-VN"/>
              </w:rPr>
              <w:t xml:space="preserve">      5: Khuyến mại (Sinh STT, bắt buộc phải nhập số           lượng, đơn giá)</w:t>
            </w:r>
          </w:p>
          <w:p w14:paraId="001CF20F" w14:textId="77777777" w:rsidR="00501898" w:rsidRPr="0076075D" w:rsidRDefault="00136181">
            <w:pPr>
              <w:spacing w:before="0"/>
              <w:ind w:left="432"/>
              <w:jc w:val="both"/>
              <w:rPr>
                <w:sz w:val="22"/>
                <w:szCs w:val="22"/>
                <w:lang w:val="vi-VN"/>
              </w:rPr>
            </w:pPr>
            <w:r w:rsidRPr="0076075D">
              <w:rPr>
                <w:sz w:val="22"/>
                <w:szCs w:val="22"/>
                <w:highlight w:val="yellow"/>
                <w:lang w:val="vi-VN"/>
              </w:rPr>
              <w:t>6: Hàng hóa đặc trưng, nếu truyền hàng hóa đặc trưng (ND 70) thì các trường thông tin bắt buộc xem danh sách bên dưới</w:t>
            </w:r>
            <w:r w:rsidRPr="0076075D">
              <w:rPr>
                <w:sz w:val="22"/>
                <w:szCs w:val="22"/>
                <w:lang w:val="vi-VN"/>
              </w:rPr>
              <w:t xml:space="preserve"> </w:t>
            </w:r>
          </w:p>
          <w:p w14:paraId="10CFDAE4" w14:textId="77777777" w:rsidR="002506D4" w:rsidRPr="0076075D" w:rsidRDefault="002506D4" w:rsidP="002506D4">
            <w:pPr>
              <w:spacing w:before="0"/>
              <w:ind w:left="0"/>
              <w:jc w:val="both"/>
              <w:rPr>
                <w:b/>
                <w:sz w:val="22"/>
                <w:szCs w:val="22"/>
                <w:highlight w:val="yellow"/>
              </w:rPr>
            </w:pPr>
            <w:r w:rsidRPr="0076075D">
              <w:rPr>
                <w:b/>
                <w:sz w:val="22"/>
                <w:szCs w:val="22"/>
                <w:highlight w:val="yellow"/>
              </w:rPr>
              <w:t>Đối với Hóa đơn chiết khấu thương mại</w:t>
            </w:r>
          </w:p>
          <w:p w14:paraId="110D07C4" w14:textId="77777777" w:rsidR="002506D4" w:rsidRPr="0076075D" w:rsidRDefault="002506D4" w:rsidP="002506D4">
            <w:pPr>
              <w:ind w:left="388"/>
              <w:rPr>
                <w:sz w:val="22"/>
                <w:szCs w:val="22"/>
                <w:highlight w:val="yellow"/>
                <w:lang w:val="vi-VN"/>
              </w:rPr>
            </w:pPr>
            <w:r w:rsidRPr="0076075D">
              <w:rPr>
                <w:sz w:val="22"/>
                <w:szCs w:val="22"/>
                <w:highlight w:val="yellow"/>
                <w:lang w:val="vi-VN"/>
              </w:rPr>
              <w:t>Null hoặc 1- Hàng Hóa (Sinh STT, bắt buộc phải nhập số lượng, đơn giá)</w:t>
            </w:r>
          </w:p>
          <w:p w14:paraId="3BEFA0C0" w14:textId="77777777" w:rsidR="002506D4" w:rsidRPr="0076075D" w:rsidRDefault="002506D4" w:rsidP="002506D4">
            <w:pPr>
              <w:ind w:left="388"/>
              <w:rPr>
                <w:sz w:val="22"/>
                <w:szCs w:val="22"/>
                <w:highlight w:val="yellow"/>
                <w:lang w:val="vi-VN"/>
              </w:rPr>
            </w:pPr>
            <w:r w:rsidRPr="0076075D">
              <w:rPr>
                <w:sz w:val="22"/>
                <w:szCs w:val="22"/>
                <w:highlight w:val="yellow"/>
                <w:lang w:val="en"/>
              </w:rPr>
              <w:t>2</w:t>
            </w:r>
            <w:r w:rsidRPr="0076075D">
              <w:rPr>
                <w:sz w:val="22"/>
                <w:szCs w:val="22"/>
                <w:highlight w:val="yellow"/>
                <w:lang w:val="vi-VN"/>
              </w:rPr>
              <w:t xml:space="preserve">: Ghi chú (Không sinh STT và không cộng tiền vào tổng tiền thanh toán) </w:t>
            </w:r>
          </w:p>
          <w:p w14:paraId="717EE1B8" w14:textId="09DCA734" w:rsidR="00501898" w:rsidRPr="0076075D" w:rsidRDefault="002506D4" w:rsidP="002506D4">
            <w:pPr>
              <w:spacing w:before="0"/>
              <w:ind w:left="0"/>
              <w:jc w:val="both"/>
              <w:rPr>
                <w:b/>
                <w:sz w:val="22"/>
                <w:szCs w:val="22"/>
              </w:rPr>
            </w:pPr>
            <w:r w:rsidRPr="0076075D">
              <w:rPr>
                <w:sz w:val="22"/>
                <w:szCs w:val="22"/>
                <w:highlight w:val="yellow"/>
              </w:rPr>
              <w:t xml:space="preserve">       Nếu TH truyền khác Null, 1, 2 thì hệ thống sẽ   báo</w:t>
            </w:r>
            <w:r w:rsidRPr="0076075D">
              <w:rPr>
                <w:b/>
                <w:sz w:val="22"/>
                <w:szCs w:val="22"/>
                <w:highlight w:val="yellow"/>
              </w:rPr>
              <w:t xml:space="preserve"> lỗi:</w:t>
            </w:r>
            <w:r w:rsidRPr="0076075D">
              <w:rPr>
                <w:sz w:val="22"/>
                <w:szCs w:val="22"/>
                <w:highlight w:val="yellow"/>
              </w:rPr>
              <w:t xml:space="preserve"> BAD_REQUEST_ITEM_SELECTION_INVALID_FOR_TRADE_DISCOUNT</w:t>
            </w:r>
          </w:p>
        </w:tc>
      </w:tr>
      <w:tr w:rsidR="00501898" w:rsidRPr="0076075D" w14:paraId="6B00707B" w14:textId="77777777">
        <w:tc>
          <w:tcPr>
            <w:tcW w:w="1890" w:type="dxa"/>
          </w:tcPr>
          <w:p w14:paraId="22F88359" w14:textId="77777777" w:rsidR="00501898" w:rsidRPr="0076075D" w:rsidRDefault="00136181">
            <w:pPr>
              <w:spacing w:before="0"/>
              <w:ind w:left="0"/>
              <w:jc w:val="both"/>
              <w:rPr>
                <w:color w:val="FF0000"/>
                <w:sz w:val="22"/>
                <w:szCs w:val="22"/>
                <w:highlight w:val="yellow"/>
              </w:rPr>
            </w:pPr>
            <w:r w:rsidRPr="0076075D">
              <w:rPr>
                <w:color w:val="FF0000"/>
                <w:sz w:val="22"/>
                <w:szCs w:val="22"/>
                <w:highlight w:val="yellow"/>
              </w:rPr>
              <w:lastRenderedPageBreak/>
              <w:t>itemType</w:t>
            </w:r>
          </w:p>
        </w:tc>
        <w:tc>
          <w:tcPr>
            <w:tcW w:w="3330" w:type="dxa"/>
          </w:tcPr>
          <w:p w14:paraId="32D3A860" w14:textId="77777777" w:rsidR="00501898" w:rsidRPr="0076075D" w:rsidRDefault="00136181">
            <w:pPr>
              <w:spacing w:before="0"/>
              <w:ind w:left="0"/>
              <w:jc w:val="both"/>
              <w:rPr>
                <w:color w:val="FF0000"/>
                <w:sz w:val="22"/>
                <w:szCs w:val="22"/>
                <w:highlight w:val="yellow"/>
              </w:rPr>
            </w:pPr>
            <w:r w:rsidRPr="0076075D">
              <w:rPr>
                <w:color w:val="FF0000"/>
                <w:sz w:val="22"/>
                <w:szCs w:val="22"/>
                <w:highlight w:val="yellow"/>
              </w:rPr>
              <w:t>Required: false</w:t>
            </w:r>
          </w:p>
          <w:p w14:paraId="7CEF49CE" w14:textId="77777777" w:rsidR="00501898" w:rsidRPr="0076075D" w:rsidRDefault="00136181">
            <w:pPr>
              <w:spacing w:before="0"/>
              <w:ind w:left="0"/>
              <w:jc w:val="both"/>
              <w:rPr>
                <w:color w:val="FF0000"/>
                <w:sz w:val="22"/>
                <w:szCs w:val="22"/>
                <w:highlight w:val="yellow"/>
              </w:rPr>
            </w:pPr>
            <w:r w:rsidRPr="0076075D">
              <w:rPr>
                <w:color w:val="FF0000"/>
                <w:sz w:val="22"/>
                <w:szCs w:val="22"/>
                <w:highlight w:val="yellow"/>
              </w:rPr>
              <w:t>DataType: Integer</w:t>
            </w:r>
          </w:p>
          <w:p w14:paraId="02EF695D" w14:textId="77777777" w:rsidR="00501898" w:rsidRPr="0076075D" w:rsidRDefault="00136181">
            <w:pPr>
              <w:spacing w:before="0"/>
              <w:ind w:left="0"/>
              <w:jc w:val="both"/>
              <w:rPr>
                <w:color w:val="FF0000"/>
                <w:sz w:val="22"/>
                <w:szCs w:val="22"/>
                <w:highlight w:val="yellow"/>
              </w:rPr>
            </w:pPr>
            <w:r w:rsidRPr="0076075D">
              <w:rPr>
                <w:color w:val="FF0000"/>
                <w:sz w:val="22"/>
                <w:szCs w:val="22"/>
                <w:highlight w:val="yellow"/>
              </w:rPr>
              <w:t>Min: 1</w:t>
            </w:r>
          </w:p>
          <w:p w14:paraId="35A9BC46" w14:textId="77777777" w:rsidR="00501898" w:rsidRPr="0076075D" w:rsidRDefault="00136181">
            <w:pPr>
              <w:spacing w:before="0"/>
              <w:ind w:left="0"/>
              <w:jc w:val="both"/>
              <w:rPr>
                <w:color w:val="FF0000"/>
                <w:sz w:val="22"/>
                <w:szCs w:val="22"/>
                <w:highlight w:val="yellow"/>
              </w:rPr>
            </w:pPr>
            <w:r w:rsidRPr="0076075D">
              <w:rPr>
                <w:color w:val="FF0000"/>
                <w:sz w:val="22"/>
                <w:szCs w:val="22"/>
                <w:highlight w:val="yellow"/>
              </w:rPr>
              <w:t>Max: 6</w:t>
            </w:r>
          </w:p>
          <w:p w14:paraId="4BA898B5" w14:textId="77777777" w:rsidR="00501898" w:rsidRPr="0076075D" w:rsidRDefault="00136181">
            <w:pPr>
              <w:spacing w:before="0"/>
              <w:ind w:left="0"/>
              <w:jc w:val="both"/>
              <w:rPr>
                <w:color w:val="FF0000"/>
                <w:sz w:val="22"/>
                <w:szCs w:val="22"/>
                <w:highlight w:val="yellow"/>
              </w:rPr>
            </w:pPr>
            <w:r w:rsidRPr="0076075D">
              <w:rPr>
                <w:color w:val="FF0000"/>
                <w:sz w:val="22"/>
                <w:szCs w:val="22"/>
                <w:highlight w:val="yellow"/>
              </w:rPr>
              <w:t>Format:</w:t>
            </w:r>
          </w:p>
        </w:tc>
        <w:tc>
          <w:tcPr>
            <w:tcW w:w="4680" w:type="dxa"/>
          </w:tcPr>
          <w:p w14:paraId="1DF728FB" w14:textId="77777777" w:rsidR="00501898" w:rsidRPr="0076075D" w:rsidRDefault="00136181">
            <w:pPr>
              <w:spacing w:before="0"/>
              <w:ind w:left="41"/>
              <w:jc w:val="both"/>
              <w:rPr>
                <w:color w:val="FF0000"/>
                <w:sz w:val="22"/>
                <w:szCs w:val="22"/>
                <w:highlight w:val="yellow"/>
              </w:rPr>
            </w:pPr>
            <w:r w:rsidRPr="0076075D">
              <w:rPr>
                <w:color w:val="FF0000"/>
                <w:sz w:val="22"/>
                <w:szCs w:val="22"/>
                <w:highlight w:val="yellow"/>
              </w:rPr>
              <w:t xml:space="preserve">Trường hợp nếu truyền </w:t>
            </w:r>
            <w:r w:rsidRPr="0076075D">
              <w:rPr>
                <w:sz w:val="22"/>
                <w:szCs w:val="22"/>
              </w:rPr>
              <w:t>selection là 6 thì trường này bắt buộc</w:t>
            </w:r>
          </w:p>
          <w:p w14:paraId="2DEBD4C4" w14:textId="77777777" w:rsidR="00501898" w:rsidRPr="0076075D" w:rsidRDefault="00136181">
            <w:pPr>
              <w:spacing w:before="0"/>
              <w:ind w:left="41"/>
              <w:jc w:val="both"/>
              <w:rPr>
                <w:color w:val="FF0000"/>
                <w:sz w:val="22"/>
                <w:szCs w:val="22"/>
                <w:highlight w:val="yellow"/>
              </w:rPr>
            </w:pPr>
            <w:r w:rsidRPr="0076075D">
              <w:rPr>
                <w:color w:val="FF0000"/>
                <w:sz w:val="22"/>
                <w:szCs w:val="22"/>
                <w:highlight w:val="yellow"/>
              </w:rPr>
              <w:t>Loại hàng hóa đặc thù</w:t>
            </w:r>
          </w:p>
          <w:p w14:paraId="4B4E23CA" w14:textId="77777777" w:rsidR="00501898" w:rsidRPr="0076075D" w:rsidRDefault="00136181">
            <w:pPr>
              <w:numPr>
                <w:ilvl w:val="0"/>
                <w:numId w:val="18"/>
              </w:numPr>
              <w:spacing w:before="0"/>
              <w:jc w:val="both"/>
              <w:rPr>
                <w:color w:val="FF0000"/>
                <w:sz w:val="22"/>
                <w:szCs w:val="22"/>
                <w:highlight w:val="yellow"/>
              </w:rPr>
            </w:pPr>
            <w:r w:rsidRPr="0076075D">
              <w:rPr>
                <w:color w:val="FF0000"/>
                <w:sz w:val="22"/>
                <w:szCs w:val="22"/>
                <w:highlight w:val="yellow"/>
              </w:rPr>
              <w:t>Hàng hóa là xe ô tô, xe mô tô</w:t>
            </w:r>
          </w:p>
          <w:p w14:paraId="0FBFEC41" w14:textId="77777777" w:rsidR="00501898" w:rsidRPr="0076075D" w:rsidRDefault="00136181">
            <w:pPr>
              <w:numPr>
                <w:ilvl w:val="0"/>
                <w:numId w:val="18"/>
              </w:numPr>
              <w:spacing w:before="0"/>
              <w:jc w:val="both"/>
              <w:rPr>
                <w:color w:val="FF0000"/>
                <w:sz w:val="22"/>
                <w:szCs w:val="22"/>
                <w:highlight w:val="yellow"/>
              </w:rPr>
            </w:pPr>
            <w:r w:rsidRPr="0076075D">
              <w:rPr>
                <w:color w:val="FF0000"/>
                <w:sz w:val="22"/>
                <w:szCs w:val="22"/>
                <w:highlight w:val="yellow"/>
              </w:rPr>
              <w:t>Dịch vụ vận chuyển</w:t>
            </w:r>
          </w:p>
          <w:p w14:paraId="50D7345B" w14:textId="77777777" w:rsidR="00501898" w:rsidRPr="0076075D" w:rsidRDefault="00136181">
            <w:pPr>
              <w:numPr>
                <w:ilvl w:val="0"/>
                <w:numId w:val="18"/>
              </w:numPr>
              <w:spacing w:before="0"/>
              <w:jc w:val="both"/>
              <w:rPr>
                <w:color w:val="FF0000"/>
                <w:sz w:val="22"/>
                <w:szCs w:val="22"/>
                <w:highlight w:val="yellow"/>
              </w:rPr>
            </w:pPr>
            <w:r w:rsidRPr="0076075D">
              <w:rPr>
                <w:color w:val="FF0000"/>
                <w:sz w:val="22"/>
                <w:szCs w:val="22"/>
                <w:highlight w:val="yellow"/>
              </w:rPr>
              <w:t>Dịch vụ vận chuyển trên nền tảng số, TMĐT</w:t>
            </w:r>
          </w:p>
        </w:tc>
      </w:tr>
      <w:tr w:rsidR="00501898" w:rsidRPr="0076075D" w14:paraId="585BC78B" w14:textId="77777777">
        <w:tc>
          <w:tcPr>
            <w:tcW w:w="1890" w:type="dxa"/>
          </w:tcPr>
          <w:p w14:paraId="0AE80E55" w14:textId="77777777" w:rsidR="00501898" w:rsidRPr="0076075D" w:rsidRDefault="00136181">
            <w:pPr>
              <w:spacing w:before="0"/>
              <w:ind w:left="0"/>
              <w:jc w:val="both"/>
              <w:rPr>
                <w:sz w:val="22"/>
                <w:szCs w:val="22"/>
              </w:rPr>
            </w:pPr>
            <w:r w:rsidRPr="0076075D">
              <w:rPr>
                <w:sz w:val="22"/>
                <w:szCs w:val="22"/>
              </w:rPr>
              <w:t>itemCode</w:t>
            </w:r>
          </w:p>
        </w:tc>
        <w:tc>
          <w:tcPr>
            <w:tcW w:w="3330" w:type="dxa"/>
          </w:tcPr>
          <w:p w14:paraId="037A78DF" w14:textId="77777777" w:rsidR="00501898" w:rsidRPr="0076075D" w:rsidRDefault="00136181">
            <w:pPr>
              <w:spacing w:before="0"/>
              <w:ind w:left="0"/>
              <w:jc w:val="both"/>
              <w:rPr>
                <w:sz w:val="22"/>
                <w:szCs w:val="22"/>
              </w:rPr>
            </w:pPr>
            <w:r w:rsidRPr="0076075D">
              <w:rPr>
                <w:sz w:val="22"/>
                <w:szCs w:val="22"/>
              </w:rPr>
              <w:t>Required: false</w:t>
            </w:r>
          </w:p>
          <w:p w14:paraId="0C7BBA03" w14:textId="77777777" w:rsidR="00501898" w:rsidRPr="0076075D" w:rsidRDefault="00136181">
            <w:pPr>
              <w:spacing w:before="0"/>
              <w:ind w:left="0"/>
              <w:jc w:val="both"/>
              <w:rPr>
                <w:sz w:val="22"/>
                <w:szCs w:val="22"/>
              </w:rPr>
            </w:pPr>
            <w:r w:rsidRPr="0076075D">
              <w:rPr>
                <w:sz w:val="22"/>
                <w:szCs w:val="22"/>
              </w:rPr>
              <w:t>DataType: String</w:t>
            </w:r>
          </w:p>
          <w:p w14:paraId="019BC502" w14:textId="77777777" w:rsidR="00501898" w:rsidRPr="0076075D" w:rsidRDefault="00136181">
            <w:pPr>
              <w:spacing w:before="0"/>
              <w:ind w:left="0"/>
              <w:jc w:val="both"/>
              <w:rPr>
                <w:sz w:val="22"/>
                <w:szCs w:val="22"/>
              </w:rPr>
            </w:pPr>
            <w:r w:rsidRPr="0076075D">
              <w:rPr>
                <w:sz w:val="22"/>
                <w:szCs w:val="22"/>
              </w:rPr>
              <w:t xml:space="preserve">Minlength: </w:t>
            </w:r>
          </w:p>
          <w:p w14:paraId="4FE18EE1" w14:textId="77777777" w:rsidR="00501898" w:rsidRPr="0076075D" w:rsidRDefault="00136181">
            <w:pPr>
              <w:spacing w:before="0"/>
              <w:ind w:left="0"/>
              <w:jc w:val="both"/>
              <w:rPr>
                <w:sz w:val="22"/>
                <w:szCs w:val="22"/>
              </w:rPr>
            </w:pPr>
            <w:r w:rsidRPr="0076075D">
              <w:rPr>
                <w:sz w:val="22"/>
                <w:szCs w:val="22"/>
              </w:rPr>
              <w:t>Maxlength: 50</w:t>
            </w:r>
          </w:p>
          <w:p w14:paraId="1B332D93" w14:textId="77777777" w:rsidR="00501898" w:rsidRPr="0076075D" w:rsidRDefault="00136181">
            <w:pPr>
              <w:spacing w:before="0"/>
              <w:ind w:left="0"/>
              <w:jc w:val="both"/>
              <w:rPr>
                <w:sz w:val="22"/>
                <w:szCs w:val="22"/>
              </w:rPr>
            </w:pPr>
            <w:r w:rsidRPr="0076075D">
              <w:rPr>
                <w:sz w:val="22"/>
                <w:szCs w:val="22"/>
              </w:rPr>
              <w:t xml:space="preserve">Format: </w:t>
            </w:r>
          </w:p>
        </w:tc>
        <w:tc>
          <w:tcPr>
            <w:tcW w:w="4680" w:type="dxa"/>
          </w:tcPr>
          <w:p w14:paraId="15682B8F" w14:textId="77777777" w:rsidR="00501898" w:rsidRPr="0076075D" w:rsidRDefault="00136181">
            <w:pPr>
              <w:spacing w:before="0"/>
              <w:ind w:left="41"/>
              <w:jc w:val="both"/>
              <w:rPr>
                <w:sz w:val="22"/>
                <w:szCs w:val="22"/>
              </w:rPr>
            </w:pPr>
            <w:r w:rsidRPr="0076075D">
              <w:rPr>
                <w:sz w:val="22"/>
                <w:szCs w:val="22"/>
              </w:rPr>
              <w:t>Mã hàng hóa, dịch vụ</w:t>
            </w:r>
          </w:p>
        </w:tc>
      </w:tr>
      <w:tr w:rsidR="00501898" w:rsidRPr="0076075D" w14:paraId="5049BBE8" w14:textId="77777777">
        <w:tc>
          <w:tcPr>
            <w:tcW w:w="1890" w:type="dxa"/>
          </w:tcPr>
          <w:p w14:paraId="5402FAFC" w14:textId="77777777" w:rsidR="00501898" w:rsidRPr="0076075D" w:rsidRDefault="00136181">
            <w:pPr>
              <w:spacing w:before="0"/>
              <w:ind w:left="0"/>
              <w:jc w:val="both"/>
              <w:rPr>
                <w:sz w:val="22"/>
                <w:szCs w:val="22"/>
              </w:rPr>
            </w:pPr>
            <w:r w:rsidRPr="0076075D">
              <w:rPr>
                <w:sz w:val="22"/>
                <w:szCs w:val="22"/>
              </w:rPr>
              <w:lastRenderedPageBreak/>
              <w:t>itemName</w:t>
            </w:r>
          </w:p>
        </w:tc>
        <w:tc>
          <w:tcPr>
            <w:tcW w:w="3330" w:type="dxa"/>
          </w:tcPr>
          <w:p w14:paraId="11636712" w14:textId="77777777" w:rsidR="00501898" w:rsidRPr="0076075D" w:rsidRDefault="00136181">
            <w:pPr>
              <w:spacing w:before="0"/>
              <w:ind w:left="0"/>
              <w:jc w:val="both"/>
              <w:rPr>
                <w:sz w:val="22"/>
                <w:szCs w:val="22"/>
              </w:rPr>
            </w:pPr>
            <w:r w:rsidRPr="0076075D">
              <w:rPr>
                <w:sz w:val="22"/>
                <w:szCs w:val="22"/>
              </w:rPr>
              <w:t>Required: false</w:t>
            </w:r>
          </w:p>
          <w:p w14:paraId="2D75E8FE" w14:textId="77777777" w:rsidR="00501898" w:rsidRPr="0076075D" w:rsidRDefault="00136181">
            <w:pPr>
              <w:spacing w:before="0"/>
              <w:ind w:left="0"/>
              <w:jc w:val="both"/>
              <w:rPr>
                <w:sz w:val="22"/>
                <w:szCs w:val="22"/>
              </w:rPr>
            </w:pPr>
            <w:r w:rsidRPr="0076075D">
              <w:rPr>
                <w:sz w:val="22"/>
                <w:szCs w:val="22"/>
              </w:rPr>
              <w:t>DataType: String</w:t>
            </w:r>
          </w:p>
          <w:p w14:paraId="1F782EBE" w14:textId="77777777" w:rsidR="00501898" w:rsidRPr="0076075D" w:rsidRDefault="00136181">
            <w:pPr>
              <w:spacing w:before="0"/>
              <w:ind w:left="0"/>
              <w:jc w:val="both"/>
              <w:rPr>
                <w:sz w:val="22"/>
                <w:szCs w:val="22"/>
              </w:rPr>
            </w:pPr>
            <w:r w:rsidRPr="0076075D">
              <w:rPr>
                <w:sz w:val="22"/>
                <w:szCs w:val="22"/>
              </w:rPr>
              <w:t xml:space="preserve">Minlength: </w:t>
            </w:r>
          </w:p>
          <w:p w14:paraId="60A5FA06" w14:textId="77777777" w:rsidR="00501898" w:rsidRPr="0076075D" w:rsidRDefault="00136181">
            <w:pPr>
              <w:spacing w:before="0"/>
              <w:ind w:left="0"/>
              <w:jc w:val="both"/>
              <w:rPr>
                <w:sz w:val="22"/>
                <w:szCs w:val="22"/>
              </w:rPr>
            </w:pPr>
            <w:r w:rsidRPr="0076075D">
              <w:rPr>
                <w:sz w:val="22"/>
                <w:szCs w:val="22"/>
              </w:rPr>
              <w:t>Maxlength: 500</w:t>
            </w:r>
          </w:p>
          <w:p w14:paraId="5A75B190" w14:textId="77777777" w:rsidR="00501898" w:rsidRPr="0076075D" w:rsidRDefault="00136181">
            <w:pPr>
              <w:spacing w:before="0"/>
              <w:ind w:left="0"/>
              <w:jc w:val="both"/>
              <w:rPr>
                <w:sz w:val="22"/>
                <w:szCs w:val="22"/>
              </w:rPr>
            </w:pPr>
            <w:r w:rsidRPr="0076075D">
              <w:rPr>
                <w:sz w:val="22"/>
                <w:szCs w:val="22"/>
              </w:rPr>
              <w:t>Format:</w:t>
            </w:r>
          </w:p>
        </w:tc>
        <w:tc>
          <w:tcPr>
            <w:tcW w:w="4680" w:type="dxa"/>
          </w:tcPr>
          <w:p w14:paraId="7029C50A" w14:textId="77777777" w:rsidR="00501898" w:rsidRPr="0076075D" w:rsidRDefault="00136181">
            <w:pPr>
              <w:spacing w:before="0"/>
              <w:ind w:left="41"/>
              <w:jc w:val="both"/>
              <w:rPr>
                <w:sz w:val="22"/>
                <w:szCs w:val="22"/>
              </w:rPr>
            </w:pPr>
            <w:r w:rsidRPr="0076075D">
              <w:rPr>
                <w:sz w:val="22"/>
                <w:szCs w:val="22"/>
              </w:rPr>
              <w:t>Tên hàng hóa, dịch vụ</w:t>
            </w:r>
          </w:p>
          <w:p w14:paraId="0D7907C6" w14:textId="77777777" w:rsidR="00501898" w:rsidRPr="0076075D" w:rsidRDefault="00136181">
            <w:pPr>
              <w:spacing w:before="0"/>
              <w:ind w:left="41"/>
              <w:jc w:val="both"/>
              <w:rPr>
                <w:sz w:val="22"/>
                <w:szCs w:val="22"/>
              </w:rPr>
            </w:pPr>
            <w:r w:rsidRPr="0076075D">
              <w:rPr>
                <w:sz w:val="22"/>
                <w:szCs w:val="22"/>
              </w:rPr>
              <w:t>Bắt buộc nhập với tính chất hàng hóa là Hàng hóa, Khuyến mãi và Phí khác</w:t>
            </w:r>
          </w:p>
          <w:p w14:paraId="772BE336" w14:textId="77777777" w:rsidR="00501898" w:rsidRPr="0076075D" w:rsidRDefault="00136181">
            <w:pPr>
              <w:spacing w:before="0"/>
              <w:ind w:left="41"/>
              <w:jc w:val="both"/>
              <w:rPr>
                <w:sz w:val="22"/>
                <w:szCs w:val="22"/>
              </w:rPr>
            </w:pPr>
            <w:r w:rsidRPr="0076075D">
              <w:rPr>
                <w:sz w:val="22"/>
                <w:szCs w:val="22"/>
              </w:rPr>
              <w:t xml:space="preserve">Đối với hóa đơn điều chỉnh, Hệ thống sẽ dựa vào giá trị của isIncreaseItem xác định điều chỉnh tăng, giảm để tự sinh câu mô tả: </w:t>
            </w:r>
          </w:p>
          <w:p w14:paraId="69B875DE" w14:textId="77777777" w:rsidR="00501898" w:rsidRPr="0076075D" w:rsidRDefault="00136181">
            <w:pPr>
              <w:spacing w:before="0"/>
              <w:ind w:left="41"/>
              <w:jc w:val="both"/>
              <w:rPr>
                <w:sz w:val="22"/>
                <w:szCs w:val="22"/>
              </w:rPr>
            </w:pPr>
            <w:r w:rsidRPr="0076075D">
              <w:rPr>
                <w:sz w:val="22"/>
                <w:szCs w:val="22"/>
              </w:rPr>
              <w:t>"Điều chỉnh tăng/giảm tiền hàng, tiền thuế của hàng hóa dịch vụ" + itemName</w:t>
            </w:r>
          </w:p>
          <w:p w14:paraId="648EAB2D" w14:textId="77777777" w:rsidR="00501898" w:rsidRPr="0076075D" w:rsidRDefault="00136181">
            <w:pPr>
              <w:numPr>
                <w:ilvl w:val="0"/>
                <w:numId w:val="17"/>
              </w:numPr>
              <w:spacing w:before="0"/>
              <w:jc w:val="both"/>
              <w:rPr>
                <w:sz w:val="22"/>
                <w:szCs w:val="22"/>
              </w:rPr>
            </w:pPr>
            <w:r w:rsidRPr="0076075D">
              <w:rPr>
                <w:sz w:val="22"/>
                <w:szCs w:val="22"/>
                <w:highlight w:val="yellow"/>
              </w:rPr>
              <w:t>Đối vói biên lai thì đây là Tên loại phí</w:t>
            </w:r>
            <w:r w:rsidRPr="0076075D">
              <w:rPr>
                <w:sz w:val="22"/>
                <w:szCs w:val="22"/>
              </w:rPr>
              <w:t xml:space="preserve"> </w:t>
            </w:r>
          </w:p>
        </w:tc>
      </w:tr>
      <w:tr w:rsidR="00501898" w:rsidRPr="0076075D" w14:paraId="7054E957" w14:textId="77777777">
        <w:tc>
          <w:tcPr>
            <w:tcW w:w="1890" w:type="dxa"/>
          </w:tcPr>
          <w:p w14:paraId="37BA95F6" w14:textId="77777777" w:rsidR="00501898" w:rsidRPr="0076075D" w:rsidRDefault="00136181">
            <w:pPr>
              <w:spacing w:before="0"/>
              <w:ind w:left="0"/>
              <w:jc w:val="both"/>
              <w:rPr>
                <w:sz w:val="22"/>
                <w:szCs w:val="22"/>
              </w:rPr>
            </w:pPr>
            <w:r w:rsidRPr="0076075D">
              <w:rPr>
                <w:sz w:val="22"/>
                <w:szCs w:val="22"/>
              </w:rPr>
              <w:t>unitCode</w:t>
            </w:r>
          </w:p>
        </w:tc>
        <w:tc>
          <w:tcPr>
            <w:tcW w:w="3330" w:type="dxa"/>
          </w:tcPr>
          <w:p w14:paraId="0C17E0AD" w14:textId="77777777" w:rsidR="00501898" w:rsidRPr="0076075D" w:rsidRDefault="00136181">
            <w:pPr>
              <w:spacing w:before="0"/>
              <w:ind w:left="0"/>
              <w:jc w:val="both"/>
              <w:rPr>
                <w:sz w:val="22"/>
                <w:szCs w:val="22"/>
              </w:rPr>
            </w:pPr>
            <w:r w:rsidRPr="0076075D">
              <w:rPr>
                <w:sz w:val="22"/>
                <w:szCs w:val="22"/>
              </w:rPr>
              <w:t>Required: false</w:t>
            </w:r>
          </w:p>
          <w:p w14:paraId="0B130C51" w14:textId="77777777" w:rsidR="00501898" w:rsidRPr="0076075D" w:rsidRDefault="00136181">
            <w:pPr>
              <w:spacing w:before="0"/>
              <w:ind w:left="0"/>
              <w:jc w:val="both"/>
              <w:rPr>
                <w:sz w:val="22"/>
                <w:szCs w:val="22"/>
              </w:rPr>
            </w:pPr>
            <w:r w:rsidRPr="0076075D">
              <w:rPr>
                <w:sz w:val="22"/>
                <w:szCs w:val="22"/>
              </w:rPr>
              <w:t>DataType: String</w:t>
            </w:r>
          </w:p>
          <w:p w14:paraId="74CC2D21" w14:textId="77777777" w:rsidR="00501898" w:rsidRPr="0076075D" w:rsidRDefault="00136181">
            <w:pPr>
              <w:spacing w:before="0"/>
              <w:ind w:left="0"/>
              <w:jc w:val="both"/>
              <w:rPr>
                <w:sz w:val="22"/>
                <w:szCs w:val="22"/>
              </w:rPr>
            </w:pPr>
            <w:r w:rsidRPr="0076075D">
              <w:rPr>
                <w:sz w:val="22"/>
                <w:szCs w:val="22"/>
              </w:rPr>
              <w:t xml:space="preserve">Minlength: </w:t>
            </w:r>
          </w:p>
          <w:p w14:paraId="57EC438C" w14:textId="77777777" w:rsidR="00501898" w:rsidRPr="0076075D" w:rsidRDefault="00136181">
            <w:pPr>
              <w:spacing w:before="0"/>
              <w:ind w:left="0"/>
              <w:jc w:val="both"/>
              <w:rPr>
                <w:sz w:val="22"/>
                <w:szCs w:val="22"/>
              </w:rPr>
            </w:pPr>
            <w:r w:rsidRPr="0076075D">
              <w:rPr>
                <w:sz w:val="22"/>
                <w:szCs w:val="22"/>
              </w:rPr>
              <w:t>Maxlength: 100</w:t>
            </w:r>
          </w:p>
          <w:p w14:paraId="1DE835BE" w14:textId="77777777" w:rsidR="00501898" w:rsidRPr="0076075D" w:rsidRDefault="00136181">
            <w:pPr>
              <w:spacing w:before="0"/>
              <w:ind w:left="0"/>
              <w:jc w:val="both"/>
              <w:rPr>
                <w:sz w:val="22"/>
                <w:szCs w:val="22"/>
              </w:rPr>
            </w:pPr>
            <w:r w:rsidRPr="0076075D">
              <w:rPr>
                <w:sz w:val="22"/>
                <w:szCs w:val="22"/>
              </w:rPr>
              <w:t>Format:</w:t>
            </w:r>
          </w:p>
        </w:tc>
        <w:tc>
          <w:tcPr>
            <w:tcW w:w="4680" w:type="dxa"/>
          </w:tcPr>
          <w:p w14:paraId="7062725E" w14:textId="77777777" w:rsidR="00501898" w:rsidRPr="0076075D" w:rsidRDefault="00136181">
            <w:pPr>
              <w:spacing w:before="0"/>
              <w:ind w:left="41"/>
              <w:jc w:val="both"/>
              <w:rPr>
                <w:sz w:val="22"/>
                <w:szCs w:val="22"/>
              </w:rPr>
            </w:pPr>
            <w:r w:rsidRPr="0076075D">
              <w:rPr>
                <w:sz w:val="22"/>
                <w:szCs w:val="22"/>
              </w:rPr>
              <w:t>Mã đơn vị tính</w:t>
            </w:r>
          </w:p>
          <w:p w14:paraId="0BCA70C5" w14:textId="77777777" w:rsidR="00501898" w:rsidRPr="0076075D" w:rsidRDefault="00501898">
            <w:pPr>
              <w:spacing w:before="0" w:line="240" w:lineRule="auto"/>
              <w:ind w:left="0"/>
              <w:rPr>
                <w:sz w:val="22"/>
                <w:szCs w:val="22"/>
              </w:rPr>
            </w:pPr>
          </w:p>
        </w:tc>
      </w:tr>
      <w:tr w:rsidR="00501898" w:rsidRPr="0076075D" w14:paraId="4AC140EA" w14:textId="77777777">
        <w:tc>
          <w:tcPr>
            <w:tcW w:w="1890" w:type="dxa"/>
          </w:tcPr>
          <w:p w14:paraId="04889C28" w14:textId="77777777" w:rsidR="00501898" w:rsidRPr="0076075D" w:rsidRDefault="00136181">
            <w:pPr>
              <w:spacing w:before="0"/>
              <w:ind w:left="0"/>
              <w:jc w:val="both"/>
              <w:rPr>
                <w:sz w:val="22"/>
                <w:szCs w:val="22"/>
              </w:rPr>
            </w:pPr>
            <w:r w:rsidRPr="0076075D">
              <w:rPr>
                <w:sz w:val="22"/>
                <w:szCs w:val="22"/>
              </w:rPr>
              <w:t>unitName</w:t>
            </w:r>
          </w:p>
        </w:tc>
        <w:tc>
          <w:tcPr>
            <w:tcW w:w="3330" w:type="dxa"/>
          </w:tcPr>
          <w:p w14:paraId="07DB4D3A" w14:textId="77777777" w:rsidR="00501898" w:rsidRPr="0076075D" w:rsidRDefault="00136181">
            <w:pPr>
              <w:spacing w:before="0"/>
              <w:ind w:left="0"/>
              <w:jc w:val="both"/>
              <w:rPr>
                <w:sz w:val="22"/>
                <w:szCs w:val="22"/>
              </w:rPr>
            </w:pPr>
            <w:r w:rsidRPr="0076075D">
              <w:rPr>
                <w:sz w:val="22"/>
                <w:szCs w:val="22"/>
              </w:rPr>
              <w:t>Required: false</w:t>
            </w:r>
          </w:p>
          <w:p w14:paraId="032E615F" w14:textId="77777777" w:rsidR="00501898" w:rsidRPr="0076075D" w:rsidRDefault="00136181">
            <w:pPr>
              <w:spacing w:before="0"/>
              <w:ind w:left="0"/>
              <w:jc w:val="both"/>
              <w:rPr>
                <w:sz w:val="22"/>
                <w:szCs w:val="22"/>
              </w:rPr>
            </w:pPr>
            <w:r w:rsidRPr="0076075D">
              <w:rPr>
                <w:sz w:val="22"/>
                <w:szCs w:val="22"/>
              </w:rPr>
              <w:t>DataType: String</w:t>
            </w:r>
          </w:p>
          <w:p w14:paraId="255A2EF0" w14:textId="77777777" w:rsidR="00501898" w:rsidRPr="0076075D" w:rsidRDefault="00136181">
            <w:pPr>
              <w:spacing w:before="0"/>
              <w:ind w:left="0"/>
              <w:jc w:val="both"/>
              <w:rPr>
                <w:sz w:val="22"/>
                <w:szCs w:val="22"/>
              </w:rPr>
            </w:pPr>
            <w:r w:rsidRPr="0076075D">
              <w:rPr>
                <w:sz w:val="22"/>
                <w:szCs w:val="22"/>
              </w:rPr>
              <w:t xml:space="preserve">Minlength: </w:t>
            </w:r>
          </w:p>
          <w:p w14:paraId="0FC7743A" w14:textId="77777777" w:rsidR="00501898" w:rsidRPr="0076075D" w:rsidRDefault="00136181">
            <w:pPr>
              <w:spacing w:before="0"/>
              <w:ind w:left="0"/>
              <w:jc w:val="both"/>
              <w:rPr>
                <w:sz w:val="22"/>
                <w:szCs w:val="22"/>
              </w:rPr>
            </w:pPr>
            <w:r w:rsidRPr="0076075D">
              <w:rPr>
                <w:sz w:val="22"/>
                <w:szCs w:val="22"/>
              </w:rPr>
              <w:t>Maxlength: 300</w:t>
            </w:r>
          </w:p>
          <w:p w14:paraId="71C280AD" w14:textId="77777777" w:rsidR="00501898" w:rsidRPr="0076075D" w:rsidRDefault="00136181">
            <w:pPr>
              <w:spacing w:before="0"/>
              <w:ind w:left="0"/>
              <w:jc w:val="both"/>
              <w:rPr>
                <w:sz w:val="22"/>
                <w:szCs w:val="22"/>
              </w:rPr>
            </w:pPr>
            <w:r w:rsidRPr="0076075D">
              <w:rPr>
                <w:sz w:val="22"/>
                <w:szCs w:val="22"/>
              </w:rPr>
              <w:t>Format:</w:t>
            </w:r>
          </w:p>
        </w:tc>
        <w:tc>
          <w:tcPr>
            <w:tcW w:w="4680" w:type="dxa"/>
          </w:tcPr>
          <w:p w14:paraId="4DCF621C" w14:textId="77777777" w:rsidR="00501898" w:rsidRPr="0076075D" w:rsidRDefault="00136181">
            <w:pPr>
              <w:spacing w:before="0"/>
              <w:ind w:left="28"/>
              <w:jc w:val="both"/>
              <w:rPr>
                <w:sz w:val="22"/>
                <w:szCs w:val="22"/>
              </w:rPr>
            </w:pPr>
            <w:r w:rsidRPr="0076075D">
              <w:rPr>
                <w:sz w:val="22"/>
                <w:szCs w:val="22"/>
              </w:rPr>
              <w:t>Tên đơn vị tính hàng hóa, dịch vụ</w:t>
            </w:r>
          </w:p>
          <w:p w14:paraId="27F3B05A" w14:textId="77777777" w:rsidR="00501898" w:rsidRPr="0076075D" w:rsidRDefault="00501898">
            <w:pPr>
              <w:spacing w:before="0" w:line="240" w:lineRule="auto"/>
              <w:ind w:left="0"/>
              <w:rPr>
                <w:sz w:val="22"/>
                <w:szCs w:val="22"/>
              </w:rPr>
            </w:pPr>
          </w:p>
        </w:tc>
      </w:tr>
      <w:tr w:rsidR="00501898" w:rsidRPr="0076075D" w14:paraId="4842D751" w14:textId="77777777">
        <w:tc>
          <w:tcPr>
            <w:tcW w:w="1890" w:type="dxa"/>
          </w:tcPr>
          <w:p w14:paraId="72E43123" w14:textId="77777777" w:rsidR="00501898" w:rsidRPr="0076075D" w:rsidRDefault="00136181">
            <w:pPr>
              <w:spacing w:before="0"/>
              <w:ind w:left="0"/>
              <w:jc w:val="both"/>
              <w:rPr>
                <w:sz w:val="22"/>
                <w:szCs w:val="22"/>
              </w:rPr>
            </w:pPr>
            <w:r w:rsidRPr="0076075D">
              <w:rPr>
                <w:sz w:val="22"/>
                <w:szCs w:val="22"/>
              </w:rPr>
              <w:t>unitPrice</w:t>
            </w:r>
          </w:p>
        </w:tc>
        <w:tc>
          <w:tcPr>
            <w:tcW w:w="3330" w:type="dxa"/>
          </w:tcPr>
          <w:p w14:paraId="373E0DA4" w14:textId="77777777" w:rsidR="00501898" w:rsidRPr="0076075D" w:rsidRDefault="00136181">
            <w:pPr>
              <w:spacing w:before="0"/>
              <w:ind w:left="0"/>
              <w:jc w:val="both"/>
              <w:rPr>
                <w:sz w:val="22"/>
                <w:szCs w:val="22"/>
              </w:rPr>
            </w:pPr>
            <w:r w:rsidRPr="0076075D">
              <w:rPr>
                <w:sz w:val="22"/>
                <w:szCs w:val="22"/>
              </w:rPr>
              <w:t>Required: false</w:t>
            </w:r>
          </w:p>
          <w:p w14:paraId="629E2537" w14:textId="77777777" w:rsidR="00501898" w:rsidRPr="0076075D" w:rsidRDefault="00136181">
            <w:pPr>
              <w:spacing w:before="0"/>
              <w:ind w:left="0"/>
              <w:jc w:val="both"/>
              <w:rPr>
                <w:sz w:val="22"/>
                <w:szCs w:val="22"/>
              </w:rPr>
            </w:pPr>
            <w:r w:rsidRPr="0076075D">
              <w:rPr>
                <w:sz w:val="22"/>
                <w:szCs w:val="22"/>
              </w:rPr>
              <w:t>DataType: BigDecimal</w:t>
            </w:r>
          </w:p>
          <w:p w14:paraId="6806AA9C" w14:textId="77777777" w:rsidR="00501898" w:rsidRPr="0076075D" w:rsidRDefault="00136181">
            <w:pPr>
              <w:spacing w:before="0"/>
              <w:ind w:left="0"/>
              <w:jc w:val="both"/>
              <w:rPr>
                <w:sz w:val="22"/>
                <w:szCs w:val="22"/>
              </w:rPr>
            </w:pPr>
            <w:r w:rsidRPr="0076075D">
              <w:rPr>
                <w:sz w:val="22"/>
                <w:szCs w:val="22"/>
              </w:rPr>
              <w:t xml:space="preserve">Minlength: </w:t>
            </w:r>
          </w:p>
          <w:p w14:paraId="62CC17A2" w14:textId="77777777" w:rsidR="00501898" w:rsidRPr="0076075D" w:rsidRDefault="00136181">
            <w:pPr>
              <w:spacing w:before="0"/>
              <w:ind w:left="0"/>
              <w:jc w:val="both"/>
              <w:rPr>
                <w:sz w:val="22"/>
                <w:szCs w:val="22"/>
              </w:rPr>
            </w:pPr>
            <w:r w:rsidRPr="0076075D">
              <w:rPr>
                <w:sz w:val="22"/>
                <w:szCs w:val="22"/>
              </w:rPr>
              <w:t xml:space="preserve">Maxlength: </w:t>
            </w:r>
          </w:p>
          <w:p w14:paraId="4AB39072" w14:textId="77777777" w:rsidR="00501898" w:rsidRPr="0076075D" w:rsidRDefault="00136181">
            <w:pPr>
              <w:spacing w:before="0"/>
              <w:ind w:left="0"/>
              <w:jc w:val="both"/>
              <w:rPr>
                <w:sz w:val="22"/>
                <w:szCs w:val="22"/>
              </w:rPr>
            </w:pPr>
            <w:r w:rsidRPr="0076075D">
              <w:rPr>
                <w:sz w:val="22"/>
                <w:szCs w:val="22"/>
              </w:rPr>
              <w:t>Format: [0-9.]+</w:t>
            </w:r>
          </w:p>
        </w:tc>
        <w:tc>
          <w:tcPr>
            <w:tcW w:w="4680" w:type="dxa"/>
          </w:tcPr>
          <w:p w14:paraId="65B94326" w14:textId="77777777" w:rsidR="00501898" w:rsidRPr="0076075D" w:rsidRDefault="00136181">
            <w:pPr>
              <w:spacing w:before="0"/>
              <w:ind w:left="28"/>
              <w:jc w:val="both"/>
              <w:rPr>
                <w:sz w:val="22"/>
                <w:szCs w:val="22"/>
              </w:rPr>
            </w:pPr>
            <w:r w:rsidRPr="0076075D">
              <w:rPr>
                <w:sz w:val="22"/>
                <w:szCs w:val="22"/>
              </w:rPr>
              <w:t>Đơn giá của hàng hóa</w:t>
            </w:r>
          </w:p>
          <w:p w14:paraId="0F51EB90" w14:textId="77777777" w:rsidR="00501898" w:rsidRPr="0076075D" w:rsidRDefault="00136181">
            <w:pPr>
              <w:spacing w:before="0"/>
              <w:ind w:left="41"/>
              <w:jc w:val="both"/>
              <w:rPr>
                <w:sz w:val="22"/>
                <w:szCs w:val="22"/>
              </w:rPr>
            </w:pPr>
            <w:r w:rsidRPr="0076075D">
              <w:rPr>
                <w:sz w:val="22"/>
                <w:szCs w:val="22"/>
              </w:rPr>
              <w:t>Bắt buộc nhập với tính chất hàng hóa là Hàng hóa, Khuyến mãi</w:t>
            </w:r>
          </w:p>
          <w:p w14:paraId="54C6B639" w14:textId="77777777" w:rsidR="00501898" w:rsidRPr="0076075D" w:rsidRDefault="00136181">
            <w:pPr>
              <w:spacing w:before="0"/>
              <w:ind w:left="41"/>
              <w:jc w:val="both"/>
              <w:rPr>
                <w:sz w:val="22"/>
                <w:szCs w:val="22"/>
              </w:rPr>
            </w:pPr>
            <w:r w:rsidRPr="0076075D">
              <w:rPr>
                <w:sz w:val="22"/>
                <w:szCs w:val="22"/>
                <w:lang w:val="vi-VN"/>
              </w:rPr>
              <w:t>C</w:t>
            </w:r>
            <w:r w:rsidRPr="0076075D">
              <w:rPr>
                <w:sz w:val="22"/>
                <w:szCs w:val="22"/>
              </w:rPr>
              <w:t>ho phép truyền giá trị âm</w:t>
            </w:r>
          </w:p>
          <w:p w14:paraId="66498A69" w14:textId="77777777" w:rsidR="00501898" w:rsidRPr="0076075D" w:rsidRDefault="00501898">
            <w:pPr>
              <w:spacing w:before="0"/>
              <w:ind w:left="28"/>
              <w:jc w:val="both"/>
              <w:rPr>
                <w:sz w:val="22"/>
                <w:szCs w:val="22"/>
              </w:rPr>
            </w:pPr>
          </w:p>
          <w:p w14:paraId="2E4FD8F4" w14:textId="77777777" w:rsidR="00501898" w:rsidRPr="0076075D" w:rsidRDefault="00501898">
            <w:pPr>
              <w:spacing w:before="0" w:line="240" w:lineRule="auto"/>
              <w:ind w:left="0"/>
              <w:rPr>
                <w:sz w:val="22"/>
                <w:szCs w:val="22"/>
              </w:rPr>
            </w:pPr>
          </w:p>
        </w:tc>
      </w:tr>
      <w:tr w:rsidR="00501898" w:rsidRPr="0076075D" w14:paraId="285D6BDB" w14:textId="77777777">
        <w:tc>
          <w:tcPr>
            <w:tcW w:w="1890" w:type="dxa"/>
          </w:tcPr>
          <w:p w14:paraId="474B0DA0" w14:textId="77777777" w:rsidR="00501898" w:rsidRPr="0076075D" w:rsidRDefault="00136181">
            <w:pPr>
              <w:spacing w:before="0"/>
              <w:ind w:left="0"/>
              <w:jc w:val="both"/>
              <w:rPr>
                <w:sz w:val="22"/>
                <w:szCs w:val="22"/>
              </w:rPr>
            </w:pPr>
            <w:r w:rsidRPr="0076075D">
              <w:rPr>
                <w:sz w:val="22"/>
                <w:szCs w:val="22"/>
              </w:rPr>
              <w:t>quantity</w:t>
            </w:r>
          </w:p>
        </w:tc>
        <w:tc>
          <w:tcPr>
            <w:tcW w:w="3330" w:type="dxa"/>
          </w:tcPr>
          <w:p w14:paraId="25568CBE" w14:textId="77777777" w:rsidR="00501898" w:rsidRPr="0076075D" w:rsidRDefault="00136181">
            <w:pPr>
              <w:spacing w:before="0"/>
              <w:ind w:left="0"/>
              <w:jc w:val="both"/>
              <w:rPr>
                <w:sz w:val="22"/>
                <w:szCs w:val="22"/>
              </w:rPr>
            </w:pPr>
            <w:r w:rsidRPr="0076075D">
              <w:rPr>
                <w:sz w:val="22"/>
                <w:szCs w:val="22"/>
              </w:rPr>
              <w:t>Required: false</w:t>
            </w:r>
          </w:p>
          <w:p w14:paraId="046211CB" w14:textId="77777777" w:rsidR="00501898" w:rsidRPr="0076075D" w:rsidRDefault="00136181">
            <w:pPr>
              <w:spacing w:before="0"/>
              <w:ind w:left="0"/>
              <w:jc w:val="both"/>
              <w:rPr>
                <w:sz w:val="22"/>
                <w:szCs w:val="22"/>
              </w:rPr>
            </w:pPr>
            <w:r w:rsidRPr="0076075D">
              <w:rPr>
                <w:sz w:val="22"/>
                <w:szCs w:val="22"/>
              </w:rPr>
              <w:t>DataType: BigDecimal</w:t>
            </w:r>
          </w:p>
          <w:p w14:paraId="41515823" w14:textId="77777777" w:rsidR="00501898" w:rsidRPr="0076075D" w:rsidRDefault="00136181">
            <w:pPr>
              <w:spacing w:before="0"/>
              <w:ind w:left="0"/>
              <w:jc w:val="both"/>
              <w:rPr>
                <w:sz w:val="22"/>
                <w:szCs w:val="22"/>
              </w:rPr>
            </w:pPr>
            <w:r w:rsidRPr="0076075D">
              <w:rPr>
                <w:sz w:val="22"/>
                <w:szCs w:val="22"/>
              </w:rPr>
              <w:t xml:space="preserve">Minlength: </w:t>
            </w:r>
          </w:p>
          <w:p w14:paraId="68AF03D0" w14:textId="77777777" w:rsidR="00501898" w:rsidRPr="0076075D" w:rsidRDefault="00136181">
            <w:pPr>
              <w:spacing w:before="0"/>
              <w:ind w:left="0"/>
              <w:jc w:val="both"/>
              <w:rPr>
                <w:sz w:val="22"/>
                <w:szCs w:val="22"/>
              </w:rPr>
            </w:pPr>
            <w:r w:rsidRPr="0076075D">
              <w:rPr>
                <w:sz w:val="22"/>
                <w:szCs w:val="22"/>
              </w:rPr>
              <w:t xml:space="preserve">Maxlength: </w:t>
            </w:r>
          </w:p>
          <w:p w14:paraId="1D323F3F" w14:textId="77777777" w:rsidR="00501898" w:rsidRPr="0076075D" w:rsidRDefault="00136181">
            <w:pPr>
              <w:spacing w:before="0"/>
              <w:ind w:left="0"/>
              <w:jc w:val="both"/>
              <w:rPr>
                <w:sz w:val="22"/>
                <w:szCs w:val="22"/>
              </w:rPr>
            </w:pPr>
            <w:r w:rsidRPr="0076075D">
              <w:rPr>
                <w:sz w:val="22"/>
                <w:szCs w:val="22"/>
              </w:rPr>
              <w:t>Format: [0-9.]+</w:t>
            </w:r>
          </w:p>
        </w:tc>
        <w:tc>
          <w:tcPr>
            <w:tcW w:w="4680" w:type="dxa"/>
          </w:tcPr>
          <w:p w14:paraId="2BB110F4" w14:textId="77777777" w:rsidR="00501898" w:rsidRPr="0076075D" w:rsidRDefault="00136181">
            <w:pPr>
              <w:spacing w:before="0"/>
              <w:ind w:left="28"/>
              <w:jc w:val="both"/>
              <w:rPr>
                <w:sz w:val="22"/>
                <w:szCs w:val="22"/>
              </w:rPr>
            </w:pPr>
            <w:r w:rsidRPr="0076075D">
              <w:rPr>
                <w:sz w:val="22"/>
                <w:szCs w:val="22"/>
              </w:rPr>
              <w:t>Số lượng của hàng hóa</w:t>
            </w:r>
          </w:p>
          <w:p w14:paraId="42E43BE7" w14:textId="77777777" w:rsidR="00501898" w:rsidRPr="0076075D" w:rsidRDefault="00136181">
            <w:pPr>
              <w:spacing w:before="0"/>
              <w:ind w:left="41"/>
              <w:jc w:val="both"/>
              <w:rPr>
                <w:sz w:val="22"/>
                <w:szCs w:val="22"/>
              </w:rPr>
            </w:pPr>
            <w:r w:rsidRPr="0076075D">
              <w:rPr>
                <w:sz w:val="22"/>
                <w:szCs w:val="22"/>
              </w:rPr>
              <w:t>Bắt buộc nhập với tính chất hàng hóa là Hàng hóa, Khuyến mãi</w:t>
            </w:r>
          </w:p>
          <w:p w14:paraId="48DAEFE6" w14:textId="77777777" w:rsidR="00501898" w:rsidRPr="0076075D" w:rsidRDefault="00136181">
            <w:pPr>
              <w:spacing w:before="0"/>
              <w:ind w:left="41"/>
              <w:jc w:val="both"/>
              <w:rPr>
                <w:sz w:val="22"/>
                <w:szCs w:val="22"/>
              </w:rPr>
            </w:pPr>
            <w:r w:rsidRPr="0076075D">
              <w:rPr>
                <w:sz w:val="22"/>
                <w:szCs w:val="22"/>
                <w:lang w:val="vi-VN"/>
              </w:rPr>
              <w:t>Cho</w:t>
            </w:r>
            <w:r w:rsidRPr="0076075D">
              <w:rPr>
                <w:sz w:val="22"/>
                <w:szCs w:val="22"/>
              </w:rPr>
              <w:t xml:space="preserve"> phép truyền giá trị âm</w:t>
            </w:r>
          </w:p>
          <w:p w14:paraId="12322260" w14:textId="77777777" w:rsidR="00501898" w:rsidRPr="0076075D" w:rsidRDefault="00501898">
            <w:pPr>
              <w:spacing w:before="0"/>
              <w:ind w:left="0"/>
              <w:jc w:val="both"/>
              <w:rPr>
                <w:sz w:val="22"/>
                <w:szCs w:val="22"/>
              </w:rPr>
            </w:pPr>
          </w:p>
        </w:tc>
      </w:tr>
      <w:tr w:rsidR="00501898" w:rsidRPr="0076075D" w14:paraId="41EBFB49" w14:textId="77777777">
        <w:tc>
          <w:tcPr>
            <w:tcW w:w="1890" w:type="dxa"/>
          </w:tcPr>
          <w:p w14:paraId="22FF8621" w14:textId="77777777" w:rsidR="00501898" w:rsidRPr="0076075D" w:rsidRDefault="00136181">
            <w:pPr>
              <w:spacing w:before="0"/>
              <w:ind w:left="0"/>
              <w:jc w:val="both"/>
              <w:rPr>
                <w:sz w:val="22"/>
                <w:szCs w:val="22"/>
              </w:rPr>
            </w:pPr>
            <w:r w:rsidRPr="0076075D">
              <w:rPr>
                <w:sz w:val="22"/>
                <w:szCs w:val="22"/>
              </w:rPr>
              <w:t>itemTotalAmountWithoutTax</w:t>
            </w:r>
          </w:p>
        </w:tc>
        <w:tc>
          <w:tcPr>
            <w:tcW w:w="3330" w:type="dxa"/>
          </w:tcPr>
          <w:p w14:paraId="3FC96419" w14:textId="77777777" w:rsidR="00501898" w:rsidRPr="0076075D" w:rsidRDefault="00136181">
            <w:pPr>
              <w:spacing w:before="0"/>
              <w:ind w:left="0"/>
              <w:jc w:val="both"/>
              <w:rPr>
                <w:sz w:val="22"/>
                <w:szCs w:val="22"/>
              </w:rPr>
            </w:pPr>
            <w:r w:rsidRPr="0076075D">
              <w:rPr>
                <w:sz w:val="22"/>
                <w:szCs w:val="22"/>
              </w:rPr>
              <w:t>Required: true</w:t>
            </w:r>
          </w:p>
          <w:p w14:paraId="2C11F132" w14:textId="77777777" w:rsidR="00501898" w:rsidRPr="0076075D" w:rsidRDefault="00136181">
            <w:pPr>
              <w:spacing w:before="0"/>
              <w:ind w:left="0"/>
              <w:jc w:val="both"/>
              <w:rPr>
                <w:sz w:val="22"/>
                <w:szCs w:val="22"/>
              </w:rPr>
            </w:pPr>
            <w:r w:rsidRPr="0076075D">
              <w:rPr>
                <w:sz w:val="22"/>
                <w:szCs w:val="22"/>
              </w:rPr>
              <w:t>DataType: BigDecimal</w:t>
            </w:r>
          </w:p>
          <w:p w14:paraId="475EC409" w14:textId="77777777" w:rsidR="00501898" w:rsidRPr="0076075D" w:rsidRDefault="00136181">
            <w:pPr>
              <w:spacing w:before="0"/>
              <w:ind w:left="0"/>
              <w:jc w:val="both"/>
              <w:rPr>
                <w:sz w:val="22"/>
                <w:szCs w:val="22"/>
              </w:rPr>
            </w:pPr>
            <w:r w:rsidRPr="0076075D">
              <w:rPr>
                <w:sz w:val="22"/>
                <w:szCs w:val="22"/>
              </w:rPr>
              <w:t xml:space="preserve">Minlength: </w:t>
            </w:r>
          </w:p>
          <w:p w14:paraId="199361F1" w14:textId="77777777" w:rsidR="00501898" w:rsidRPr="0076075D" w:rsidRDefault="00136181">
            <w:pPr>
              <w:spacing w:before="0"/>
              <w:ind w:left="0"/>
              <w:jc w:val="both"/>
              <w:rPr>
                <w:sz w:val="22"/>
                <w:szCs w:val="22"/>
              </w:rPr>
            </w:pPr>
            <w:r w:rsidRPr="0076075D">
              <w:rPr>
                <w:sz w:val="22"/>
                <w:szCs w:val="22"/>
              </w:rPr>
              <w:t>Maxlength: 13</w:t>
            </w:r>
          </w:p>
          <w:p w14:paraId="462117C4" w14:textId="77777777" w:rsidR="00501898" w:rsidRPr="0076075D" w:rsidRDefault="00136181">
            <w:pPr>
              <w:spacing w:before="0"/>
              <w:ind w:left="0"/>
              <w:jc w:val="both"/>
              <w:rPr>
                <w:sz w:val="22"/>
                <w:szCs w:val="22"/>
              </w:rPr>
            </w:pPr>
            <w:r w:rsidRPr="0076075D">
              <w:rPr>
                <w:sz w:val="22"/>
                <w:szCs w:val="22"/>
              </w:rPr>
              <w:t>Format: [0-9.]+</w:t>
            </w:r>
          </w:p>
        </w:tc>
        <w:tc>
          <w:tcPr>
            <w:tcW w:w="4680" w:type="dxa"/>
          </w:tcPr>
          <w:p w14:paraId="7E99A366" w14:textId="77777777" w:rsidR="00501898" w:rsidRPr="0076075D" w:rsidRDefault="00136181">
            <w:pPr>
              <w:spacing w:before="0"/>
              <w:ind w:left="28"/>
              <w:jc w:val="both"/>
              <w:rPr>
                <w:sz w:val="22"/>
                <w:szCs w:val="22"/>
              </w:rPr>
            </w:pPr>
            <w:r w:rsidRPr="0076075D">
              <w:rPr>
                <w:sz w:val="22"/>
                <w:szCs w:val="22"/>
              </w:rPr>
              <w:t>Là tổng tiền chưa bao gồm VAT của hàng hóa/dịch vụ. Tổng tiền không có số âm. itemTotalAmountWithoutTax = quantity * unitPrice</w:t>
            </w:r>
          </w:p>
          <w:p w14:paraId="671E8127" w14:textId="77777777" w:rsidR="00501898" w:rsidRPr="0076075D" w:rsidRDefault="00136181">
            <w:pPr>
              <w:spacing w:before="0"/>
              <w:ind w:left="28"/>
              <w:jc w:val="both"/>
              <w:rPr>
                <w:sz w:val="22"/>
                <w:szCs w:val="22"/>
              </w:rPr>
            </w:pPr>
            <w:r w:rsidRPr="0076075D">
              <w:rPr>
                <w:sz w:val="22"/>
                <w:szCs w:val="22"/>
              </w:rPr>
              <w:t xml:space="preserve">Hệ thống sẽ kiểm tra dữ liệu nhận được vế bên trái với dữ liệu tính toán vế bên phải để kiểm tra tính chính xác của dữ liệu. </w:t>
            </w:r>
          </w:p>
          <w:p w14:paraId="184DB42D" w14:textId="77777777" w:rsidR="00501898" w:rsidRPr="0076075D" w:rsidRDefault="00136181">
            <w:pPr>
              <w:spacing w:before="0"/>
              <w:ind w:left="28"/>
              <w:jc w:val="both"/>
              <w:rPr>
                <w:sz w:val="22"/>
                <w:szCs w:val="22"/>
              </w:rPr>
            </w:pPr>
            <w:r w:rsidRPr="0076075D">
              <w:rPr>
                <w:sz w:val="22"/>
                <w:szCs w:val="22"/>
              </w:rPr>
              <w:lastRenderedPageBreak/>
              <w:t xml:space="preserve">Hóa đơn thường: Là tổng tiền hàng hóa dịch vụ chưa có VAT. </w:t>
            </w:r>
          </w:p>
          <w:p w14:paraId="7805D140" w14:textId="77777777" w:rsidR="00501898" w:rsidRPr="0076075D" w:rsidRDefault="00136181">
            <w:pPr>
              <w:spacing w:before="0"/>
              <w:ind w:left="28"/>
              <w:jc w:val="both"/>
              <w:rPr>
                <w:sz w:val="22"/>
                <w:szCs w:val="22"/>
              </w:rPr>
            </w:pPr>
            <w:r w:rsidRPr="0076075D">
              <w:rPr>
                <w:sz w:val="22"/>
                <w:szCs w:val="22"/>
              </w:rPr>
              <w:t>Hóa đơn điều chỉnh: Là tổng tiền phần điều chỉnh của hàng hóa dịch vụ chưa có VAT</w:t>
            </w:r>
          </w:p>
          <w:p w14:paraId="12397937" w14:textId="77777777" w:rsidR="00501898" w:rsidRPr="0076075D" w:rsidRDefault="00136181">
            <w:pPr>
              <w:spacing w:before="0"/>
              <w:ind w:left="28"/>
              <w:jc w:val="both"/>
              <w:rPr>
                <w:sz w:val="22"/>
                <w:szCs w:val="22"/>
              </w:rPr>
            </w:pPr>
            <w:r w:rsidRPr="0076075D">
              <w:rPr>
                <w:b/>
                <w:sz w:val="22"/>
                <w:szCs w:val="22"/>
              </w:rPr>
              <w:t>Lưu ý:</w:t>
            </w:r>
            <w:r w:rsidRPr="0076075D">
              <w:rPr>
                <w:sz w:val="22"/>
                <w:szCs w:val="22"/>
              </w:rPr>
              <w:t xml:space="preserve"> Cho phép sai số 5 đơn vị</w:t>
            </w:r>
          </w:p>
        </w:tc>
      </w:tr>
      <w:tr w:rsidR="00501898" w:rsidRPr="0076075D" w14:paraId="65DDF149" w14:textId="77777777">
        <w:tc>
          <w:tcPr>
            <w:tcW w:w="1890" w:type="dxa"/>
          </w:tcPr>
          <w:p w14:paraId="1514043A" w14:textId="77777777" w:rsidR="00501898" w:rsidRPr="0076075D" w:rsidRDefault="00136181">
            <w:pPr>
              <w:spacing w:before="0"/>
              <w:ind w:left="0"/>
              <w:jc w:val="both"/>
              <w:rPr>
                <w:sz w:val="22"/>
                <w:szCs w:val="22"/>
              </w:rPr>
            </w:pPr>
            <w:r w:rsidRPr="0076075D">
              <w:rPr>
                <w:sz w:val="22"/>
                <w:szCs w:val="22"/>
              </w:rPr>
              <w:lastRenderedPageBreak/>
              <w:t>taxPercentage</w:t>
            </w:r>
          </w:p>
        </w:tc>
        <w:tc>
          <w:tcPr>
            <w:tcW w:w="3330" w:type="dxa"/>
          </w:tcPr>
          <w:p w14:paraId="3BF2DD58" w14:textId="77777777" w:rsidR="00501898" w:rsidRPr="0076075D" w:rsidRDefault="00136181">
            <w:pPr>
              <w:spacing w:before="0"/>
              <w:ind w:left="0"/>
              <w:jc w:val="both"/>
              <w:rPr>
                <w:sz w:val="22"/>
                <w:szCs w:val="22"/>
              </w:rPr>
            </w:pPr>
            <w:r w:rsidRPr="0076075D">
              <w:rPr>
                <w:sz w:val="22"/>
                <w:szCs w:val="22"/>
              </w:rPr>
              <w:t>Required: false</w:t>
            </w:r>
          </w:p>
          <w:p w14:paraId="6F223C40" w14:textId="77777777" w:rsidR="00501898" w:rsidRPr="0076075D" w:rsidRDefault="00136181">
            <w:pPr>
              <w:spacing w:before="0"/>
              <w:ind w:left="0"/>
              <w:jc w:val="both"/>
              <w:rPr>
                <w:sz w:val="22"/>
                <w:szCs w:val="22"/>
              </w:rPr>
            </w:pPr>
            <w:r w:rsidRPr="0076075D">
              <w:rPr>
                <w:sz w:val="22"/>
                <w:szCs w:val="22"/>
              </w:rPr>
              <w:t>DataType: BigDecimal</w:t>
            </w:r>
          </w:p>
          <w:p w14:paraId="0F6E67CD" w14:textId="77777777" w:rsidR="00501898" w:rsidRPr="0076075D" w:rsidRDefault="00136181">
            <w:pPr>
              <w:spacing w:before="0"/>
              <w:ind w:left="0"/>
              <w:jc w:val="both"/>
              <w:rPr>
                <w:sz w:val="22"/>
                <w:szCs w:val="22"/>
              </w:rPr>
            </w:pPr>
            <w:r w:rsidRPr="0076075D">
              <w:rPr>
                <w:sz w:val="22"/>
                <w:szCs w:val="22"/>
              </w:rPr>
              <w:t xml:space="preserve">Minlength: </w:t>
            </w:r>
          </w:p>
          <w:p w14:paraId="1990E364" w14:textId="77777777" w:rsidR="00501898" w:rsidRPr="0076075D" w:rsidRDefault="00136181">
            <w:pPr>
              <w:spacing w:before="0"/>
              <w:ind w:left="0"/>
              <w:jc w:val="both"/>
              <w:rPr>
                <w:sz w:val="22"/>
                <w:szCs w:val="22"/>
              </w:rPr>
            </w:pPr>
            <w:r w:rsidRPr="0076075D">
              <w:rPr>
                <w:sz w:val="22"/>
                <w:szCs w:val="22"/>
              </w:rPr>
              <w:t xml:space="preserve">Maxlength: </w:t>
            </w:r>
          </w:p>
          <w:p w14:paraId="6670247B" w14:textId="77777777" w:rsidR="00501898" w:rsidRPr="0076075D" w:rsidRDefault="00136181">
            <w:pPr>
              <w:spacing w:before="0"/>
              <w:ind w:left="0"/>
              <w:jc w:val="both"/>
              <w:rPr>
                <w:sz w:val="22"/>
                <w:szCs w:val="22"/>
              </w:rPr>
            </w:pPr>
            <w:r w:rsidRPr="0076075D">
              <w:rPr>
                <w:sz w:val="22"/>
                <w:szCs w:val="22"/>
              </w:rPr>
              <w:t>Format: [0-9.]+</w:t>
            </w:r>
          </w:p>
        </w:tc>
        <w:tc>
          <w:tcPr>
            <w:tcW w:w="4680" w:type="dxa"/>
          </w:tcPr>
          <w:p w14:paraId="77346284" w14:textId="77777777" w:rsidR="00501898" w:rsidRPr="0076075D" w:rsidRDefault="00136181">
            <w:pPr>
              <w:spacing w:before="0"/>
              <w:ind w:left="28"/>
              <w:jc w:val="both"/>
              <w:rPr>
                <w:sz w:val="22"/>
                <w:szCs w:val="22"/>
              </w:rPr>
            </w:pPr>
            <w:r w:rsidRPr="0076075D">
              <w:rPr>
                <w:sz w:val="22"/>
                <w:szCs w:val="22"/>
              </w:rPr>
              <w:t>Trong trường hợp thuế tổng/hóa đơn bán hàng (theo chuẩn hóa đơn xác thực là phải có)</w:t>
            </w:r>
          </w:p>
          <w:p w14:paraId="2FB44802" w14:textId="77777777" w:rsidR="00501898" w:rsidRPr="0076075D" w:rsidRDefault="00136181">
            <w:pPr>
              <w:numPr>
                <w:ilvl w:val="0"/>
                <w:numId w:val="17"/>
              </w:numPr>
              <w:spacing w:before="0"/>
              <w:jc w:val="both"/>
              <w:rPr>
                <w:sz w:val="22"/>
                <w:szCs w:val="22"/>
              </w:rPr>
            </w:pPr>
            <w:r w:rsidRPr="0076075D">
              <w:rPr>
                <w:sz w:val="22"/>
                <w:szCs w:val="22"/>
              </w:rPr>
              <w:t>Thuế tổng: để theo con số chung</w:t>
            </w:r>
          </w:p>
          <w:p w14:paraId="323B377D" w14:textId="77777777" w:rsidR="00501898" w:rsidRPr="0076075D" w:rsidRDefault="00136181">
            <w:pPr>
              <w:numPr>
                <w:ilvl w:val="0"/>
                <w:numId w:val="17"/>
              </w:numPr>
              <w:spacing w:before="0"/>
              <w:jc w:val="both"/>
              <w:rPr>
                <w:sz w:val="22"/>
                <w:szCs w:val="22"/>
              </w:rPr>
            </w:pPr>
            <w:r w:rsidRPr="0076075D">
              <w:rPr>
                <w:sz w:val="22"/>
                <w:szCs w:val="22"/>
              </w:rPr>
              <w:t xml:space="preserve">Hóa đơn bán hàng/hóa đơn không thuế: -2 </w:t>
            </w:r>
          </w:p>
          <w:p w14:paraId="24CC8A2F" w14:textId="77777777" w:rsidR="00501898" w:rsidRPr="0076075D" w:rsidRDefault="00136181">
            <w:pPr>
              <w:spacing w:before="0"/>
              <w:ind w:left="28"/>
              <w:jc w:val="both"/>
              <w:rPr>
                <w:sz w:val="22"/>
                <w:szCs w:val="22"/>
              </w:rPr>
            </w:pPr>
            <w:r w:rsidRPr="0076075D">
              <w:rPr>
                <w:sz w:val="22"/>
                <w:szCs w:val="22"/>
              </w:rPr>
              <w:t>Thuế suất của hàng hóa, dịch vụ. Thuế suất bao gồm các loại:</w:t>
            </w:r>
          </w:p>
          <w:p w14:paraId="55DDE365" w14:textId="77777777" w:rsidR="00501898" w:rsidRPr="0076075D" w:rsidRDefault="00136181">
            <w:pPr>
              <w:spacing w:before="0"/>
              <w:ind w:left="28"/>
              <w:jc w:val="both"/>
              <w:rPr>
                <w:sz w:val="22"/>
                <w:szCs w:val="22"/>
              </w:rPr>
            </w:pPr>
            <w:r w:rsidRPr="0076075D">
              <w:rPr>
                <w:sz w:val="22"/>
                <w:szCs w:val="22"/>
              </w:rPr>
              <w:t>-2: không thuế</w:t>
            </w:r>
          </w:p>
          <w:p w14:paraId="3C698DFB" w14:textId="77777777" w:rsidR="00501898" w:rsidRPr="0076075D" w:rsidRDefault="00136181">
            <w:pPr>
              <w:spacing w:before="0"/>
              <w:ind w:left="28"/>
              <w:jc w:val="both"/>
              <w:rPr>
                <w:sz w:val="22"/>
                <w:szCs w:val="22"/>
                <w:lang w:val="vi-VN"/>
              </w:rPr>
            </w:pPr>
            <w:r w:rsidRPr="0076075D">
              <w:rPr>
                <w:sz w:val="22"/>
                <w:szCs w:val="22"/>
              </w:rPr>
              <w:t xml:space="preserve">-1: không kê khai tính/nộp thuế </w:t>
            </w:r>
            <w:r w:rsidRPr="0076075D">
              <w:rPr>
                <w:sz w:val="22"/>
                <w:szCs w:val="22"/>
                <w:lang w:val="vi-VN"/>
              </w:rPr>
              <w:t>(</w:t>
            </w:r>
            <w:r w:rsidRPr="0076075D">
              <w:rPr>
                <w:sz w:val="22"/>
                <w:szCs w:val="22"/>
              </w:rPr>
              <w:t>Chỗ này hơi ngược với hóa đơn có mã xác thực của TCT</w:t>
            </w:r>
            <w:r w:rsidRPr="0076075D">
              <w:rPr>
                <w:sz w:val="22"/>
                <w:szCs w:val="22"/>
                <w:lang w:val="vi-VN"/>
              </w:rPr>
              <w:t>)</w:t>
            </w:r>
          </w:p>
          <w:p w14:paraId="3878AC6D" w14:textId="77777777" w:rsidR="00501898" w:rsidRPr="0076075D" w:rsidRDefault="00136181">
            <w:pPr>
              <w:spacing w:before="0"/>
              <w:ind w:left="28"/>
              <w:jc w:val="both"/>
              <w:rPr>
                <w:sz w:val="22"/>
                <w:szCs w:val="22"/>
                <w:lang w:val="vi-VN"/>
              </w:rPr>
            </w:pPr>
            <w:r w:rsidRPr="0076075D">
              <w:rPr>
                <w:sz w:val="22"/>
                <w:szCs w:val="22"/>
                <w:lang w:val="vi-VN"/>
              </w:rPr>
              <w:t>0: 0%</w:t>
            </w:r>
          </w:p>
          <w:p w14:paraId="087BAE10" w14:textId="77777777" w:rsidR="00501898" w:rsidRPr="0076075D" w:rsidRDefault="00136181">
            <w:pPr>
              <w:spacing w:before="0"/>
              <w:ind w:left="28"/>
              <w:jc w:val="both"/>
              <w:rPr>
                <w:sz w:val="22"/>
                <w:szCs w:val="22"/>
                <w:lang w:val="vi-VN"/>
              </w:rPr>
            </w:pPr>
            <w:r w:rsidRPr="0076075D">
              <w:rPr>
                <w:sz w:val="22"/>
                <w:szCs w:val="22"/>
                <w:lang w:val="vi-VN"/>
              </w:rPr>
              <w:t>5: 5%</w:t>
            </w:r>
          </w:p>
          <w:p w14:paraId="0BD154D6" w14:textId="77777777" w:rsidR="00501898" w:rsidRPr="0076075D" w:rsidRDefault="00136181">
            <w:pPr>
              <w:spacing w:before="0"/>
              <w:ind w:left="28"/>
              <w:jc w:val="both"/>
              <w:rPr>
                <w:sz w:val="22"/>
                <w:szCs w:val="22"/>
                <w:lang w:val="vi-VN"/>
              </w:rPr>
            </w:pPr>
            <w:r w:rsidRPr="0076075D">
              <w:rPr>
                <w:sz w:val="22"/>
                <w:szCs w:val="22"/>
                <w:lang w:val="vi-VN"/>
              </w:rPr>
              <w:t>8: 8%</w:t>
            </w:r>
          </w:p>
          <w:p w14:paraId="78B051FB" w14:textId="77777777" w:rsidR="00501898" w:rsidRPr="0076075D" w:rsidRDefault="00136181">
            <w:pPr>
              <w:spacing w:before="0"/>
              <w:ind w:left="28"/>
              <w:jc w:val="both"/>
              <w:rPr>
                <w:sz w:val="22"/>
                <w:szCs w:val="22"/>
                <w:lang w:val="vi-VN"/>
              </w:rPr>
            </w:pPr>
            <w:r w:rsidRPr="0076075D">
              <w:rPr>
                <w:sz w:val="22"/>
                <w:szCs w:val="22"/>
                <w:lang w:val="vi-VN"/>
              </w:rPr>
              <w:t>10: 10%</w:t>
            </w:r>
          </w:p>
          <w:p w14:paraId="1F460BE3" w14:textId="77777777" w:rsidR="00501898" w:rsidRPr="0076075D" w:rsidRDefault="00136181">
            <w:pPr>
              <w:spacing w:before="0"/>
              <w:ind w:left="28"/>
              <w:jc w:val="both"/>
              <w:rPr>
                <w:sz w:val="22"/>
                <w:szCs w:val="22"/>
                <w:lang w:val="vi-VN"/>
              </w:rPr>
            </w:pPr>
            <w:r w:rsidRPr="0076075D">
              <w:rPr>
                <w:sz w:val="22"/>
                <w:szCs w:val="22"/>
                <w:lang w:val="vi-VN"/>
              </w:rPr>
              <w:t>Nếu truyền loại thuế suất khác thì truyền giá trị % thuế suất.</w:t>
            </w:r>
          </w:p>
          <w:p w14:paraId="5D42C720" w14:textId="77777777" w:rsidR="00501898" w:rsidRPr="0076075D" w:rsidRDefault="00136181">
            <w:pPr>
              <w:spacing w:before="0"/>
              <w:ind w:left="28"/>
              <w:jc w:val="both"/>
              <w:rPr>
                <w:sz w:val="22"/>
                <w:szCs w:val="22"/>
              </w:rPr>
            </w:pPr>
            <w:r w:rsidRPr="0076075D">
              <w:rPr>
                <w:sz w:val="22"/>
                <w:szCs w:val="22"/>
              </w:rPr>
              <w:t>VD: Khác 12.34% thì truyền “taxPercentage”: 12.34</w:t>
            </w:r>
          </w:p>
        </w:tc>
      </w:tr>
      <w:tr w:rsidR="00501898" w:rsidRPr="0076075D" w14:paraId="534A908F" w14:textId="77777777">
        <w:tc>
          <w:tcPr>
            <w:tcW w:w="1890" w:type="dxa"/>
          </w:tcPr>
          <w:p w14:paraId="0E7E757C" w14:textId="77777777" w:rsidR="00501898" w:rsidRPr="0076075D" w:rsidRDefault="00136181">
            <w:pPr>
              <w:spacing w:before="0"/>
              <w:ind w:left="0"/>
              <w:jc w:val="both"/>
              <w:rPr>
                <w:sz w:val="22"/>
                <w:szCs w:val="22"/>
              </w:rPr>
            </w:pPr>
            <w:r w:rsidRPr="0076075D">
              <w:rPr>
                <w:sz w:val="22"/>
                <w:szCs w:val="22"/>
              </w:rPr>
              <w:t>taxAmount</w:t>
            </w:r>
          </w:p>
        </w:tc>
        <w:tc>
          <w:tcPr>
            <w:tcW w:w="3330" w:type="dxa"/>
          </w:tcPr>
          <w:p w14:paraId="246DC21B" w14:textId="77777777" w:rsidR="00501898" w:rsidRPr="0076075D" w:rsidRDefault="00136181">
            <w:pPr>
              <w:spacing w:before="0"/>
              <w:ind w:left="0"/>
              <w:jc w:val="both"/>
              <w:rPr>
                <w:sz w:val="22"/>
                <w:szCs w:val="22"/>
              </w:rPr>
            </w:pPr>
            <w:r w:rsidRPr="0076075D">
              <w:rPr>
                <w:sz w:val="22"/>
                <w:szCs w:val="22"/>
              </w:rPr>
              <w:t>Required: false</w:t>
            </w:r>
          </w:p>
          <w:p w14:paraId="21BC5828" w14:textId="77777777" w:rsidR="00501898" w:rsidRPr="0076075D" w:rsidRDefault="00136181">
            <w:pPr>
              <w:spacing w:before="0"/>
              <w:ind w:left="0"/>
              <w:jc w:val="both"/>
              <w:rPr>
                <w:sz w:val="22"/>
                <w:szCs w:val="22"/>
              </w:rPr>
            </w:pPr>
            <w:r w:rsidRPr="0076075D">
              <w:rPr>
                <w:sz w:val="22"/>
                <w:szCs w:val="22"/>
              </w:rPr>
              <w:t>DataType: BigDecimal</w:t>
            </w:r>
          </w:p>
          <w:p w14:paraId="518EC1E9" w14:textId="77777777" w:rsidR="00501898" w:rsidRPr="0076075D" w:rsidRDefault="00136181">
            <w:pPr>
              <w:spacing w:before="0"/>
              <w:ind w:left="0"/>
              <w:jc w:val="both"/>
              <w:rPr>
                <w:sz w:val="22"/>
                <w:szCs w:val="22"/>
              </w:rPr>
            </w:pPr>
            <w:r w:rsidRPr="0076075D">
              <w:rPr>
                <w:sz w:val="22"/>
                <w:szCs w:val="22"/>
              </w:rPr>
              <w:t xml:space="preserve">Minlength: </w:t>
            </w:r>
          </w:p>
          <w:p w14:paraId="6CB1D724" w14:textId="77777777" w:rsidR="00501898" w:rsidRPr="0076075D" w:rsidRDefault="00136181">
            <w:pPr>
              <w:spacing w:before="0"/>
              <w:ind w:left="0"/>
              <w:jc w:val="both"/>
              <w:rPr>
                <w:sz w:val="22"/>
                <w:szCs w:val="22"/>
              </w:rPr>
            </w:pPr>
            <w:r w:rsidRPr="0076075D">
              <w:rPr>
                <w:sz w:val="22"/>
                <w:szCs w:val="22"/>
              </w:rPr>
              <w:t>Maxlength</w:t>
            </w:r>
          </w:p>
          <w:p w14:paraId="7D977590" w14:textId="77777777" w:rsidR="00501898" w:rsidRPr="0076075D" w:rsidRDefault="00136181">
            <w:pPr>
              <w:spacing w:before="0"/>
              <w:ind w:left="0"/>
              <w:jc w:val="both"/>
              <w:rPr>
                <w:sz w:val="22"/>
                <w:szCs w:val="22"/>
              </w:rPr>
            </w:pPr>
            <w:r w:rsidRPr="0076075D">
              <w:rPr>
                <w:sz w:val="22"/>
                <w:szCs w:val="22"/>
              </w:rPr>
              <w:t>Format: [0-9.]+</w:t>
            </w:r>
          </w:p>
        </w:tc>
        <w:tc>
          <w:tcPr>
            <w:tcW w:w="4680" w:type="dxa"/>
          </w:tcPr>
          <w:p w14:paraId="36860E53" w14:textId="77777777" w:rsidR="00501898" w:rsidRPr="0076075D" w:rsidRDefault="00136181">
            <w:pPr>
              <w:spacing w:before="0"/>
              <w:ind w:left="28"/>
              <w:jc w:val="both"/>
              <w:rPr>
                <w:sz w:val="22"/>
                <w:szCs w:val="22"/>
              </w:rPr>
            </w:pPr>
            <w:r w:rsidRPr="0076075D">
              <w:rPr>
                <w:sz w:val="22"/>
                <w:szCs w:val="22"/>
              </w:rPr>
              <w:t>Tổng tiền thuế</w:t>
            </w:r>
          </w:p>
          <w:p w14:paraId="4FE0471D" w14:textId="77777777" w:rsidR="00501898" w:rsidRPr="0076075D" w:rsidRDefault="00136181">
            <w:pPr>
              <w:spacing w:before="0"/>
              <w:ind w:left="28"/>
              <w:jc w:val="both"/>
              <w:rPr>
                <w:sz w:val="22"/>
                <w:szCs w:val="22"/>
              </w:rPr>
            </w:pPr>
            <w:r w:rsidRPr="0076075D">
              <w:rPr>
                <w:sz w:val="22"/>
                <w:szCs w:val="22"/>
              </w:rPr>
              <w:t>Trong trường hợp thuế tổng/hóa đơn bán hàng: (theo chuẩn hóa đơn xác thực là phải có)</w:t>
            </w:r>
          </w:p>
          <w:p w14:paraId="6A150FE1" w14:textId="77777777" w:rsidR="00501898" w:rsidRPr="0076075D" w:rsidRDefault="00136181">
            <w:pPr>
              <w:numPr>
                <w:ilvl w:val="0"/>
                <w:numId w:val="17"/>
              </w:numPr>
              <w:spacing w:before="0"/>
              <w:jc w:val="both"/>
              <w:rPr>
                <w:sz w:val="22"/>
                <w:szCs w:val="22"/>
              </w:rPr>
            </w:pPr>
            <w:r w:rsidRPr="0076075D">
              <w:rPr>
                <w:sz w:val="22"/>
                <w:szCs w:val="22"/>
              </w:rPr>
              <w:t>Thuế tổng: tổng tiền hàng * thuế chung</w:t>
            </w:r>
          </w:p>
          <w:p w14:paraId="450F1D9A" w14:textId="77777777" w:rsidR="00501898" w:rsidRPr="0076075D" w:rsidRDefault="00136181">
            <w:pPr>
              <w:numPr>
                <w:ilvl w:val="0"/>
                <w:numId w:val="17"/>
              </w:numPr>
              <w:spacing w:before="0"/>
              <w:jc w:val="both"/>
              <w:rPr>
                <w:sz w:val="22"/>
                <w:szCs w:val="22"/>
              </w:rPr>
            </w:pPr>
            <w:r w:rsidRPr="0076075D">
              <w:rPr>
                <w:sz w:val="22"/>
                <w:szCs w:val="22"/>
              </w:rPr>
              <w:t>Hóa đơn bán hàng/hóa đơn không thuế: 0</w:t>
            </w:r>
          </w:p>
          <w:p w14:paraId="6FEF883D" w14:textId="77777777" w:rsidR="00501898" w:rsidRPr="0076075D" w:rsidRDefault="00136181">
            <w:pPr>
              <w:spacing w:before="0"/>
              <w:ind w:left="28"/>
              <w:jc w:val="both"/>
              <w:rPr>
                <w:sz w:val="22"/>
                <w:szCs w:val="22"/>
              </w:rPr>
            </w:pPr>
            <w:r w:rsidRPr="0076075D">
              <w:rPr>
                <w:sz w:val="22"/>
                <w:szCs w:val="22"/>
              </w:rPr>
              <w:t>Nếu không truyền, được hiểu là = 0</w:t>
            </w:r>
          </w:p>
        </w:tc>
      </w:tr>
      <w:tr w:rsidR="00501898" w:rsidRPr="0076075D" w14:paraId="2135F2C0" w14:textId="77777777">
        <w:tc>
          <w:tcPr>
            <w:tcW w:w="1890" w:type="dxa"/>
          </w:tcPr>
          <w:p w14:paraId="6E98964A" w14:textId="77777777" w:rsidR="00501898" w:rsidRPr="0076075D" w:rsidRDefault="00136181">
            <w:pPr>
              <w:spacing w:before="0"/>
              <w:ind w:left="0"/>
              <w:jc w:val="both"/>
              <w:rPr>
                <w:sz w:val="22"/>
                <w:szCs w:val="22"/>
              </w:rPr>
            </w:pPr>
            <w:r w:rsidRPr="0076075D">
              <w:rPr>
                <w:sz w:val="22"/>
                <w:szCs w:val="22"/>
              </w:rPr>
              <w:t>isIncreaseItem</w:t>
            </w:r>
          </w:p>
        </w:tc>
        <w:tc>
          <w:tcPr>
            <w:tcW w:w="3330" w:type="dxa"/>
          </w:tcPr>
          <w:p w14:paraId="6ECA74A3" w14:textId="77777777" w:rsidR="00501898" w:rsidRPr="0076075D" w:rsidRDefault="00136181">
            <w:pPr>
              <w:spacing w:before="0"/>
              <w:ind w:left="0"/>
              <w:jc w:val="both"/>
              <w:rPr>
                <w:sz w:val="22"/>
                <w:szCs w:val="22"/>
              </w:rPr>
            </w:pPr>
            <w:r w:rsidRPr="0076075D">
              <w:rPr>
                <w:sz w:val="22"/>
                <w:szCs w:val="22"/>
              </w:rPr>
              <w:t>Required: false</w:t>
            </w:r>
          </w:p>
          <w:p w14:paraId="67E996CF" w14:textId="77777777" w:rsidR="00501898" w:rsidRPr="0076075D" w:rsidRDefault="00136181">
            <w:pPr>
              <w:spacing w:before="0"/>
              <w:ind w:left="0"/>
              <w:jc w:val="both"/>
              <w:rPr>
                <w:sz w:val="22"/>
                <w:szCs w:val="22"/>
              </w:rPr>
            </w:pPr>
            <w:r w:rsidRPr="0076075D">
              <w:rPr>
                <w:sz w:val="22"/>
                <w:szCs w:val="22"/>
              </w:rPr>
              <w:t>DataType: Boolean</w:t>
            </w:r>
          </w:p>
          <w:p w14:paraId="074B7E4F" w14:textId="77777777" w:rsidR="00501898" w:rsidRPr="0076075D" w:rsidRDefault="00136181">
            <w:pPr>
              <w:spacing w:before="0"/>
              <w:ind w:left="0"/>
              <w:jc w:val="both"/>
              <w:rPr>
                <w:sz w:val="22"/>
                <w:szCs w:val="22"/>
              </w:rPr>
            </w:pPr>
            <w:r w:rsidRPr="0076075D">
              <w:rPr>
                <w:sz w:val="22"/>
                <w:szCs w:val="22"/>
              </w:rPr>
              <w:t xml:space="preserve">Minlength: </w:t>
            </w:r>
          </w:p>
          <w:p w14:paraId="763960E2" w14:textId="77777777" w:rsidR="00501898" w:rsidRPr="0076075D" w:rsidRDefault="00136181">
            <w:pPr>
              <w:spacing w:before="0"/>
              <w:ind w:left="0"/>
              <w:jc w:val="both"/>
              <w:rPr>
                <w:sz w:val="22"/>
                <w:szCs w:val="22"/>
              </w:rPr>
            </w:pPr>
            <w:r w:rsidRPr="0076075D">
              <w:rPr>
                <w:sz w:val="22"/>
                <w:szCs w:val="22"/>
              </w:rPr>
              <w:t xml:space="preserve">Maxlength: </w:t>
            </w:r>
          </w:p>
          <w:p w14:paraId="1246A32F" w14:textId="77777777" w:rsidR="00501898" w:rsidRPr="0076075D" w:rsidRDefault="00136181">
            <w:pPr>
              <w:spacing w:before="0"/>
              <w:ind w:left="0"/>
              <w:jc w:val="both"/>
              <w:rPr>
                <w:sz w:val="22"/>
                <w:szCs w:val="22"/>
              </w:rPr>
            </w:pPr>
            <w:r w:rsidRPr="0076075D">
              <w:rPr>
                <w:sz w:val="22"/>
                <w:szCs w:val="22"/>
              </w:rPr>
              <w:t>Format:</w:t>
            </w:r>
          </w:p>
        </w:tc>
        <w:tc>
          <w:tcPr>
            <w:tcW w:w="4680" w:type="dxa"/>
          </w:tcPr>
          <w:p w14:paraId="3AEEF6E6" w14:textId="77777777" w:rsidR="00501898" w:rsidRPr="0076075D" w:rsidRDefault="00136181">
            <w:pPr>
              <w:spacing w:before="0"/>
              <w:ind w:left="28"/>
              <w:jc w:val="both"/>
              <w:rPr>
                <w:sz w:val="22"/>
                <w:szCs w:val="22"/>
              </w:rPr>
            </w:pPr>
            <w:r w:rsidRPr="0076075D">
              <w:rPr>
                <w:sz w:val="22"/>
                <w:szCs w:val="22"/>
              </w:rPr>
              <w:t>Hóa đơn bình thường: có giá trị là null.</w:t>
            </w:r>
          </w:p>
          <w:p w14:paraId="7C82B190" w14:textId="77777777" w:rsidR="00501898" w:rsidRPr="0076075D" w:rsidRDefault="00136181">
            <w:pPr>
              <w:spacing w:before="0"/>
              <w:ind w:left="28"/>
              <w:jc w:val="both"/>
              <w:rPr>
                <w:sz w:val="22"/>
                <w:szCs w:val="22"/>
              </w:rPr>
            </w:pPr>
            <w:r w:rsidRPr="0076075D">
              <w:rPr>
                <w:sz w:val="22"/>
                <w:szCs w:val="22"/>
              </w:rPr>
              <w:t>Hóa đơn điều chỉnh:</w:t>
            </w:r>
          </w:p>
          <w:p w14:paraId="3CE2E39D" w14:textId="77777777" w:rsidR="00501898" w:rsidRPr="0076075D" w:rsidRDefault="00136181">
            <w:pPr>
              <w:spacing w:before="0"/>
              <w:ind w:left="28"/>
              <w:jc w:val="both"/>
              <w:rPr>
                <w:sz w:val="22"/>
                <w:szCs w:val="22"/>
              </w:rPr>
            </w:pPr>
            <w:r w:rsidRPr="0076075D">
              <w:rPr>
                <w:sz w:val="22"/>
                <w:szCs w:val="22"/>
              </w:rPr>
              <w:t xml:space="preserve">- false: dòng hàng hóa/dịch vụ bị điều chỉnh giảm </w:t>
            </w:r>
          </w:p>
          <w:p w14:paraId="6742D314" w14:textId="77777777" w:rsidR="00501898" w:rsidRPr="0076075D" w:rsidRDefault="00136181">
            <w:pPr>
              <w:spacing w:before="0"/>
              <w:ind w:left="28"/>
              <w:jc w:val="both"/>
              <w:rPr>
                <w:sz w:val="22"/>
                <w:szCs w:val="22"/>
                <w:lang w:val="vi-VN"/>
              </w:rPr>
            </w:pPr>
            <w:r w:rsidRPr="0076075D">
              <w:rPr>
                <w:sz w:val="22"/>
                <w:szCs w:val="22"/>
              </w:rPr>
              <w:t xml:space="preserve">- true: dòng hàng hóa/dịch vụ bị điều chỉnh </w:t>
            </w:r>
            <w:r w:rsidRPr="0076075D">
              <w:rPr>
                <w:sz w:val="22"/>
                <w:szCs w:val="22"/>
                <w:lang w:val="vi-VN"/>
              </w:rPr>
              <w:t>tăng</w:t>
            </w:r>
          </w:p>
          <w:p w14:paraId="09A88654" w14:textId="77777777" w:rsidR="00501898" w:rsidRPr="0076075D" w:rsidRDefault="00501898">
            <w:pPr>
              <w:spacing w:before="0"/>
              <w:ind w:left="0"/>
              <w:rPr>
                <w:sz w:val="22"/>
                <w:szCs w:val="22"/>
              </w:rPr>
            </w:pPr>
          </w:p>
        </w:tc>
      </w:tr>
      <w:tr w:rsidR="00501898" w:rsidRPr="0076075D" w14:paraId="523E15CA" w14:textId="77777777">
        <w:tc>
          <w:tcPr>
            <w:tcW w:w="1890" w:type="dxa"/>
          </w:tcPr>
          <w:p w14:paraId="2DAE6600" w14:textId="77777777" w:rsidR="00501898" w:rsidRPr="0076075D" w:rsidRDefault="00136181">
            <w:pPr>
              <w:spacing w:before="0"/>
              <w:ind w:left="0"/>
              <w:jc w:val="both"/>
              <w:rPr>
                <w:sz w:val="22"/>
                <w:szCs w:val="22"/>
              </w:rPr>
            </w:pPr>
            <w:r w:rsidRPr="0076075D">
              <w:rPr>
                <w:sz w:val="22"/>
                <w:szCs w:val="22"/>
              </w:rPr>
              <w:t>itemNote</w:t>
            </w:r>
          </w:p>
        </w:tc>
        <w:tc>
          <w:tcPr>
            <w:tcW w:w="3330" w:type="dxa"/>
          </w:tcPr>
          <w:p w14:paraId="168BD4F6" w14:textId="77777777" w:rsidR="00501898" w:rsidRPr="0076075D" w:rsidRDefault="00136181">
            <w:pPr>
              <w:spacing w:before="0"/>
              <w:ind w:left="0"/>
              <w:jc w:val="both"/>
              <w:rPr>
                <w:sz w:val="22"/>
                <w:szCs w:val="22"/>
              </w:rPr>
            </w:pPr>
            <w:r w:rsidRPr="0076075D">
              <w:rPr>
                <w:sz w:val="22"/>
                <w:szCs w:val="22"/>
              </w:rPr>
              <w:t>Required: false</w:t>
            </w:r>
          </w:p>
          <w:p w14:paraId="0D75955F" w14:textId="77777777" w:rsidR="00501898" w:rsidRPr="0076075D" w:rsidRDefault="00136181">
            <w:pPr>
              <w:spacing w:before="0"/>
              <w:ind w:left="0"/>
              <w:jc w:val="both"/>
              <w:rPr>
                <w:sz w:val="22"/>
                <w:szCs w:val="22"/>
              </w:rPr>
            </w:pPr>
            <w:r w:rsidRPr="0076075D">
              <w:rPr>
                <w:sz w:val="22"/>
                <w:szCs w:val="22"/>
              </w:rPr>
              <w:t>DataType: String</w:t>
            </w:r>
          </w:p>
          <w:p w14:paraId="72F0133C" w14:textId="77777777" w:rsidR="00501898" w:rsidRPr="0076075D" w:rsidRDefault="00136181">
            <w:pPr>
              <w:spacing w:before="0"/>
              <w:ind w:left="0"/>
              <w:jc w:val="both"/>
              <w:rPr>
                <w:sz w:val="22"/>
                <w:szCs w:val="22"/>
              </w:rPr>
            </w:pPr>
            <w:r w:rsidRPr="0076075D">
              <w:rPr>
                <w:sz w:val="22"/>
                <w:szCs w:val="22"/>
              </w:rPr>
              <w:t xml:space="preserve">Minlength: </w:t>
            </w:r>
          </w:p>
          <w:p w14:paraId="7F1EC7B3" w14:textId="77777777" w:rsidR="00501898" w:rsidRPr="0076075D" w:rsidRDefault="00136181">
            <w:pPr>
              <w:spacing w:before="0"/>
              <w:ind w:left="0"/>
              <w:jc w:val="both"/>
              <w:rPr>
                <w:sz w:val="22"/>
                <w:szCs w:val="22"/>
              </w:rPr>
            </w:pPr>
            <w:r w:rsidRPr="0076075D">
              <w:rPr>
                <w:sz w:val="22"/>
                <w:szCs w:val="22"/>
              </w:rPr>
              <w:t>Maxlength: 300</w:t>
            </w:r>
          </w:p>
          <w:p w14:paraId="5AE0153D" w14:textId="77777777" w:rsidR="00501898" w:rsidRPr="0076075D" w:rsidRDefault="00136181">
            <w:pPr>
              <w:spacing w:before="0"/>
              <w:ind w:left="0"/>
              <w:jc w:val="both"/>
              <w:rPr>
                <w:sz w:val="22"/>
                <w:szCs w:val="22"/>
              </w:rPr>
            </w:pPr>
            <w:r w:rsidRPr="0076075D">
              <w:rPr>
                <w:sz w:val="22"/>
                <w:szCs w:val="22"/>
              </w:rPr>
              <w:lastRenderedPageBreak/>
              <w:t>Format:</w:t>
            </w:r>
          </w:p>
        </w:tc>
        <w:tc>
          <w:tcPr>
            <w:tcW w:w="4680" w:type="dxa"/>
          </w:tcPr>
          <w:p w14:paraId="619B9EB3" w14:textId="77777777" w:rsidR="00501898" w:rsidRPr="0076075D" w:rsidRDefault="00136181">
            <w:pPr>
              <w:spacing w:before="0"/>
              <w:ind w:left="28"/>
              <w:jc w:val="both"/>
              <w:rPr>
                <w:sz w:val="22"/>
                <w:szCs w:val="22"/>
              </w:rPr>
            </w:pPr>
            <w:r w:rsidRPr="0076075D">
              <w:rPr>
                <w:sz w:val="22"/>
                <w:szCs w:val="22"/>
              </w:rPr>
              <w:lastRenderedPageBreak/>
              <w:t>Ghi chú cho từng dòng hàng hóa</w:t>
            </w:r>
          </w:p>
          <w:p w14:paraId="2A241531" w14:textId="77777777" w:rsidR="00501898" w:rsidRPr="0076075D" w:rsidRDefault="00136181">
            <w:pPr>
              <w:spacing w:before="0"/>
              <w:ind w:left="28"/>
              <w:jc w:val="both"/>
              <w:rPr>
                <w:sz w:val="22"/>
                <w:szCs w:val="22"/>
              </w:rPr>
            </w:pPr>
            <w:r w:rsidRPr="0076075D">
              <w:rPr>
                <w:bCs/>
                <w:i/>
                <w:sz w:val="22"/>
                <w:szCs w:val="22"/>
              </w:rPr>
              <w:t xml:space="preserve">Để đồng bộ nội dung ghi chú của từng dòng hàng hóa đọc tự động trên web và nội dung ghi chú từ API tích hợp khi lập hóa đơn điều chỉnh tiền, người </w:t>
            </w:r>
            <w:r w:rsidRPr="0076075D">
              <w:rPr>
                <w:bCs/>
                <w:i/>
                <w:sz w:val="22"/>
                <w:szCs w:val="22"/>
              </w:rPr>
              <w:lastRenderedPageBreak/>
              <w:t>dùng API tích hợp truyền nội dung ghi chú chi tiết cho từng dòng hàng hóa vào trường itemNote trong itemInfo. Hệ thống sẽ tự đọc phần thông tin “của hàng hóa dịch vụ” và ghép với tên hàng hóa dịch vụ</w:t>
            </w:r>
          </w:p>
          <w:p w14:paraId="454DBC50" w14:textId="77777777" w:rsidR="00501898" w:rsidRPr="0076075D" w:rsidRDefault="00136181">
            <w:pPr>
              <w:spacing w:before="0"/>
              <w:ind w:left="0"/>
              <w:rPr>
                <w:sz w:val="22"/>
                <w:szCs w:val="22"/>
              </w:rPr>
            </w:pPr>
            <w:r w:rsidRPr="0076075D">
              <w:rPr>
                <w:bCs/>
                <w:sz w:val="22"/>
                <w:szCs w:val="22"/>
              </w:rPr>
              <w:t xml:space="preserve">Ví dụ: Hệ thống tự động sinh ghi chú: </w:t>
            </w:r>
            <w:r w:rsidRPr="0076075D">
              <w:rPr>
                <w:bCs/>
                <w:i/>
                <w:color w:val="FF0000"/>
                <w:sz w:val="22"/>
                <w:szCs w:val="22"/>
              </w:rPr>
              <w:t>Điều chỉnh tăng số lượng, giảm đơn giá của hàng hóa dịch vụ: Máy tính</w:t>
            </w:r>
          </w:p>
        </w:tc>
      </w:tr>
      <w:tr w:rsidR="00501898" w:rsidRPr="0076075D" w14:paraId="1C810341" w14:textId="77777777">
        <w:tc>
          <w:tcPr>
            <w:tcW w:w="1890" w:type="dxa"/>
          </w:tcPr>
          <w:p w14:paraId="32D6C039" w14:textId="77777777" w:rsidR="00501898" w:rsidRPr="0076075D" w:rsidRDefault="00136181">
            <w:pPr>
              <w:spacing w:before="0"/>
              <w:ind w:left="0"/>
              <w:jc w:val="both"/>
              <w:rPr>
                <w:sz w:val="22"/>
                <w:szCs w:val="22"/>
              </w:rPr>
            </w:pPr>
            <w:r w:rsidRPr="0076075D">
              <w:rPr>
                <w:sz w:val="22"/>
                <w:szCs w:val="22"/>
              </w:rPr>
              <w:lastRenderedPageBreak/>
              <w:t>batchNo</w:t>
            </w:r>
          </w:p>
        </w:tc>
        <w:tc>
          <w:tcPr>
            <w:tcW w:w="3330" w:type="dxa"/>
          </w:tcPr>
          <w:p w14:paraId="73991C60" w14:textId="77777777" w:rsidR="00501898" w:rsidRPr="0076075D" w:rsidRDefault="00136181">
            <w:pPr>
              <w:spacing w:before="0"/>
              <w:ind w:left="0"/>
              <w:jc w:val="both"/>
              <w:rPr>
                <w:sz w:val="22"/>
                <w:szCs w:val="22"/>
              </w:rPr>
            </w:pPr>
            <w:r w:rsidRPr="0076075D">
              <w:rPr>
                <w:sz w:val="22"/>
                <w:szCs w:val="22"/>
              </w:rPr>
              <w:t>Required: false</w:t>
            </w:r>
          </w:p>
          <w:p w14:paraId="53E28EA0" w14:textId="77777777" w:rsidR="00501898" w:rsidRPr="0076075D" w:rsidRDefault="00136181">
            <w:pPr>
              <w:spacing w:before="0"/>
              <w:ind w:left="0"/>
              <w:jc w:val="both"/>
              <w:rPr>
                <w:sz w:val="22"/>
                <w:szCs w:val="22"/>
              </w:rPr>
            </w:pPr>
            <w:r w:rsidRPr="0076075D">
              <w:rPr>
                <w:sz w:val="22"/>
                <w:szCs w:val="22"/>
              </w:rPr>
              <w:t>DataType: String</w:t>
            </w:r>
          </w:p>
          <w:p w14:paraId="358684CA" w14:textId="77777777" w:rsidR="00501898" w:rsidRPr="0076075D" w:rsidRDefault="00136181">
            <w:pPr>
              <w:spacing w:before="0"/>
              <w:ind w:left="0"/>
              <w:jc w:val="both"/>
              <w:rPr>
                <w:sz w:val="22"/>
                <w:szCs w:val="22"/>
              </w:rPr>
            </w:pPr>
            <w:r w:rsidRPr="0076075D">
              <w:rPr>
                <w:sz w:val="22"/>
                <w:szCs w:val="22"/>
              </w:rPr>
              <w:t xml:space="preserve">Minlength: </w:t>
            </w:r>
          </w:p>
          <w:p w14:paraId="04A10C1C" w14:textId="77777777" w:rsidR="00501898" w:rsidRPr="0076075D" w:rsidRDefault="00136181">
            <w:pPr>
              <w:spacing w:before="0"/>
              <w:ind w:left="0"/>
              <w:jc w:val="both"/>
              <w:rPr>
                <w:sz w:val="22"/>
                <w:szCs w:val="22"/>
              </w:rPr>
            </w:pPr>
            <w:r w:rsidRPr="0076075D">
              <w:rPr>
                <w:sz w:val="22"/>
                <w:szCs w:val="22"/>
              </w:rPr>
              <w:t>Maxlength: 300</w:t>
            </w:r>
          </w:p>
          <w:p w14:paraId="315A2FAB" w14:textId="77777777" w:rsidR="00501898" w:rsidRPr="0076075D" w:rsidRDefault="00136181">
            <w:pPr>
              <w:spacing w:before="0"/>
              <w:ind w:left="0"/>
              <w:jc w:val="both"/>
              <w:rPr>
                <w:sz w:val="22"/>
                <w:szCs w:val="22"/>
              </w:rPr>
            </w:pPr>
            <w:r w:rsidRPr="0076075D">
              <w:rPr>
                <w:sz w:val="22"/>
                <w:szCs w:val="22"/>
              </w:rPr>
              <w:t>Format:</w:t>
            </w:r>
          </w:p>
        </w:tc>
        <w:tc>
          <w:tcPr>
            <w:tcW w:w="4680" w:type="dxa"/>
          </w:tcPr>
          <w:p w14:paraId="6BE36E03" w14:textId="77777777" w:rsidR="00501898" w:rsidRPr="0076075D" w:rsidRDefault="00136181">
            <w:pPr>
              <w:spacing w:before="0"/>
              <w:ind w:left="28"/>
              <w:jc w:val="both"/>
              <w:rPr>
                <w:sz w:val="22"/>
                <w:szCs w:val="22"/>
              </w:rPr>
            </w:pPr>
            <w:r w:rsidRPr="0076075D">
              <w:rPr>
                <w:sz w:val="22"/>
                <w:szCs w:val="22"/>
              </w:rPr>
              <w:t>Số lô, thường dùng cho các hàng hóa là thuốc, có thể sử dụng để hiển thị thêm thông tin trong trường hợp cần thiết.</w:t>
            </w:r>
          </w:p>
          <w:p w14:paraId="0F006074" w14:textId="77777777" w:rsidR="00501898" w:rsidRPr="0076075D" w:rsidRDefault="00501898">
            <w:pPr>
              <w:spacing w:before="0"/>
              <w:ind w:left="28"/>
              <w:rPr>
                <w:sz w:val="22"/>
                <w:szCs w:val="22"/>
              </w:rPr>
            </w:pPr>
          </w:p>
        </w:tc>
      </w:tr>
      <w:tr w:rsidR="00501898" w:rsidRPr="0076075D" w14:paraId="09BFDB65" w14:textId="77777777">
        <w:tc>
          <w:tcPr>
            <w:tcW w:w="1890" w:type="dxa"/>
          </w:tcPr>
          <w:p w14:paraId="1C66A889" w14:textId="77777777" w:rsidR="00501898" w:rsidRPr="0076075D" w:rsidRDefault="00136181">
            <w:pPr>
              <w:spacing w:before="0"/>
              <w:ind w:left="0"/>
              <w:jc w:val="both"/>
              <w:rPr>
                <w:sz w:val="22"/>
                <w:szCs w:val="22"/>
              </w:rPr>
            </w:pPr>
            <w:r w:rsidRPr="0076075D">
              <w:rPr>
                <w:sz w:val="22"/>
                <w:szCs w:val="22"/>
              </w:rPr>
              <w:t>expDate</w:t>
            </w:r>
          </w:p>
        </w:tc>
        <w:tc>
          <w:tcPr>
            <w:tcW w:w="3330" w:type="dxa"/>
          </w:tcPr>
          <w:p w14:paraId="295C5408" w14:textId="77777777" w:rsidR="00501898" w:rsidRPr="0076075D" w:rsidRDefault="00136181">
            <w:pPr>
              <w:spacing w:before="0"/>
              <w:ind w:left="0"/>
              <w:jc w:val="both"/>
              <w:rPr>
                <w:sz w:val="22"/>
                <w:szCs w:val="22"/>
              </w:rPr>
            </w:pPr>
            <w:r w:rsidRPr="0076075D">
              <w:rPr>
                <w:sz w:val="22"/>
                <w:szCs w:val="22"/>
              </w:rPr>
              <w:t>Required: false</w:t>
            </w:r>
          </w:p>
          <w:p w14:paraId="56107C97" w14:textId="77777777" w:rsidR="00501898" w:rsidRPr="0076075D" w:rsidRDefault="00136181">
            <w:pPr>
              <w:spacing w:before="0"/>
              <w:ind w:left="0"/>
              <w:jc w:val="both"/>
              <w:rPr>
                <w:sz w:val="22"/>
                <w:szCs w:val="22"/>
              </w:rPr>
            </w:pPr>
            <w:r w:rsidRPr="0076075D">
              <w:rPr>
                <w:sz w:val="22"/>
                <w:szCs w:val="22"/>
              </w:rPr>
              <w:t>DataType: String</w:t>
            </w:r>
          </w:p>
          <w:p w14:paraId="518883D9" w14:textId="77777777" w:rsidR="00501898" w:rsidRPr="0076075D" w:rsidRDefault="00136181">
            <w:pPr>
              <w:spacing w:before="0"/>
              <w:ind w:left="0"/>
              <w:jc w:val="both"/>
              <w:rPr>
                <w:sz w:val="22"/>
                <w:szCs w:val="22"/>
              </w:rPr>
            </w:pPr>
            <w:r w:rsidRPr="0076075D">
              <w:rPr>
                <w:sz w:val="22"/>
                <w:szCs w:val="22"/>
              </w:rPr>
              <w:t xml:space="preserve">Minlength: </w:t>
            </w:r>
          </w:p>
          <w:p w14:paraId="7D36F13F" w14:textId="77777777" w:rsidR="00501898" w:rsidRPr="0076075D" w:rsidRDefault="00136181">
            <w:pPr>
              <w:spacing w:before="0"/>
              <w:ind w:left="0"/>
              <w:jc w:val="both"/>
              <w:rPr>
                <w:sz w:val="22"/>
                <w:szCs w:val="22"/>
              </w:rPr>
            </w:pPr>
            <w:r w:rsidRPr="0076075D">
              <w:rPr>
                <w:sz w:val="22"/>
                <w:szCs w:val="22"/>
              </w:rPr>
              <w:t>Maxlength: 50</w:t>
            </w:r>
          </w:p>
          <w:p w14:paraId="3FD200C9" w14:textId="77777777" w:rsidR="00501898" w:rsidRPr="0076075D" w:rsidRDefault="00136181">
            <w:pPr>
              <w:spacing w:before="0"/>
              <w:ind w:left="0"/>
              <w:jc w:val="both"/>
              <w:rPr>
                <w:sz w:val="22"/>
                <w:szCs w:val="22"/>
              </w:rPr>
            </w:pPr>
            <w:r w:rsidRPr="0076075D">
              <w:rPr>
                <w:sz w:val="22"/>
                <w:szCs w:val="22"/>
              </w:rPr>
              <w:t>Format:</w:t>
            </w:r>
          </w:p>
        </w:tc>
        <w:tc>
          <w:tcPr>
            <w:tcW w:w="4680" w:type="dxa"/>
          </w:tcPr>
          <w:p w14:paraId="76750572" w14:textId="77777777" w:rsidR="00501898" w:rsidRPr="0076075D" w:rsidRDefault="00136181">
            <w:pPr>
              <w:spacing w:before="0"/>
              <w:ind w:left="28"/>
              <w:jc w:val="both"/>
              <w:rPr>
                <w:sz w:val="22"/>
                <w:szCs w:val="22"/>
              </w:rPr>
            </w:pPr>
            <w:r w:rsidRPr="0076075D">
              <w:rPr>
                <w:sz w:val="22"/>
                <w:szCs w:val="22"/>
              </w:rPr>
              <w:t>Hạn sử dụng của hàng hóa, thường dùng cho các hàng hóa là thuốc, có thể sử dụng để hiển thị thêm thông tin trong trường hợp cần thiết.</w:t>
            </w:r>
          </w:p>
          <w:p w14:paraId="025ECBDF" w14:textId="77777777" w:rsidR="00501898" w:rsidRPr="0076075D" w:rsidRDefault="00501898">
            <w:pPr>
              <w:spacing w:before="0"/>
              <w:ind w:left="28"/>
              <w:rPr>
                <w:sz w:val="22"/>
                <w:szCs w:val="22"/>
              </w:rPr>
            </w:pPr>
          </w:p>
        </w:tc>
      </w:tr>
      <w:tr w:rsidR="00501898" w:rsidRPr="0076075D" w14:paraId="5F609AAE" w14:textId="77777777">
        <w:tc>
          <w:tcPr>
            <w:tcW w:w="1890" w:type="dxa"/>
          </w:tcPr>
          <w:p w14:paraId="205059B5" w14:textId="77777777" w:rsidR="00501898" w:rsidRPr="0076075D" w:rsidRDefault="00136181">
            <w:pPr>
              <w:spacing w:before="0"/>
              <w:ind w:left="0"/>
              <w:jc w:val="both"/>
              <w:rPr>
                <w:sz w:val="22"/>
                <w:szCs w:val="22"/>
              </w:rPr>
            </w:pPr>
            <w:r w:rsidRPr="0076075D">
              <w:rPr>
                <w:sz w:val="22"/>
                <w:szCs w:val="22"/>
              </w:rPr>
              <w:t>discount</w:t>
            </w:r>
          </w:p>
        </w:tc>
        <w:tc>
          <w:tcPr>
            <w:tcW w:w="3330" w:type="dxa"/>
          </w:tcPr>
          <w:p w14:paraId="458E3F13" w14:textId="77777777" w:rsidR="00501898" w:rsidRPr="0076075D" w:rsidRDefault="00136181">
            <w:pPr>
              <w:spacing w:before="0"/>
              <w:ind w:left="0"/>
              <w:jc w:val="both"/>
              <w:rPr>
                <w:sz w:val="22"/>
                <w:szCs w:val="22"/>
              </w:rPr>
            </w:pPr>
            <w:r w:rsidRPr="0076075D">
              <w:rPr>
                <w:sz w:val="22"/>
                <w:szCs w:val="22"/>
              </w:rPr>
              <w:t>Required: false</w:t>
            </w:r>
          </w:p>
          <w:p w14:paraId="7D168DAF" w14:textId="77777777" w:rsidR="00501898" w:rsidRPr="0076075D" w:rsidRDefault="00136181">
            <w:pPr>
              <w:spacing w:before="0"/>
              <w:ind w:left="0"/>
              <w:jc w:val="both"/>
              <w:rPr>
                <w:sz w:val="22"/>
                <w:szCs w:val="22"/>
              </w:rPr>
            </w:pPr>
            <w:r w:rsidRPr="0076075D">
              <w:rPr>
                <w:sz w:val="22"/>
                <w:szCs w:val="22"/>
              </w:rPr>
              <w:t>DataType: BigDecimal</w:t>
            </w:r>
          </w:p>
          <w:p w14:paraId="6546698F" w14:textId="77777777" w:rsidR="00501898" w:rsidRPr="0076075D" w:rsidRDefault="00136181">
            <w:pPr>
              <w:spacing w:before="0"/>
              <w:ind w:left="0"/>
              <w:jc w:val="both"/>
              <w:rPr>
                <w:sz w:val="22"/>
                <w:szCs w:val="22"/>
              </w:rPr>
            </w:pPr>
            <w:r w:rsidRPr="0076075D">
              <w:rPr>
                <w:sz w:val="22"/>
                <w:szCs w:val="22"/>
              </w:rPr>
              <w:t xml:space="preserve">Minlength: </w:t>
            </w:r>
          </w:p>
          <w:p w14:paraId="594C7DDF" w14:textId="77777777" w:rsidR="00501898" w:rsidRPr="0076075D" w:rsidRDefault="00136181">
            <w:pPr>
              <w:spacing w:before="0"/>
              <w:ind w:left="0"/>
              <w:jc w:val="both"/>
              <w:rPr>
                <w:sz w:val="22"/>
                <w:szCs w:val="22"/>
              </w:rPr>
            </w:pPr>
            <w:r w:rsidRPr="0076075D">
              <w:rPr>
                <w:sz w:val="22"/>
                <w:szCs w:val="22"/>
              </w:rPr>
              <w:t xml:space="preserve">Maxlength: </w:t>
            </w:r>
          </w:p>
          <w:p w14:paraId="6685B591" w14:textId="77777777" w:rsidR="00501898" w:rsidRPr="0076075D" w:rsidRDefault="00136181">
            <w:pPr>
              <w:spacing w:before="0"/>
              <w:ind w:left="0"/>
              <w:jc w:val="both"/>
              <w:rPr>
                <w:sz w:val="22"/>
                <w:szCs w:val="22"/>
              </w:rPr>
            </w:pPr>
            <w:r w:rsidRPr="0076075D">
              <w:rPr>
                <w:sz w:val="22"/>
                <w:szCs w:val="22"/>
              </w:rPr>
              <w:t>Format: [0-9.]+</w:t>
            </w:r>
          </w:p>
        </w:tc>
        <w:tc>
          <w:tcPr>
            <w:tcW w:w="4680" w:type="dxa"/>
          </w:tcPr>
          <w:p w14:paraId="3293688C" w14:textId="77777777" w:rsidR="00501898" w:rsidRPr="0076075D" w:rsidRDefault="00136181">
            <w:pPr>
              <w:spacing w:before="0"/>
              <w:ind w:left="28"/>
              <w:jc w:val="both"/>
              <w:rPr>
                <w:sz w:val="22"/>
                <w:szCs w:val="22"/>
              </w:rPr>
            </w:pPr>
            <w:r w:rsidRPr="0076075D">
              <w:rPr>
                <w:sz w:val="22"/>
                <w:szCs w:val="22"/>
              </w:rPr>
              <w:t>% chiết khấu trên dòng sản phẩm, tính trên đơn giá của sản phẩm. Trong trường hợp không có thì truyền 0</w:t>
            </w:r>
          </w:p>
          <w:p w14:paraId="5C1E99C6" w14:textId="77777777" w:rsidR="00501898" w:rsidRPr="0076075D" w:rsidRDefault="00501898">
            <w:pPr>
              <w:spacing w:before="0"/>
              <w:ind w:left="28"/>
              <w:jc w:val="both"/>
              <w:rPr>
                <w:sz w:val="22"/>
                <w:szCs w:val="22"/>
              </w:rPr>
            </w:pPr>
          </w:p>
          <w:p w14:paraId="1CFE35BF" w14:textId="77777777" w:rsidR="00501898" w:rsidRPr="0076075D" w:rsidRDefault="00501898">
            <w:pPr>
              <w:spacing w:before="0"/>
              <w:ind w:left="28"/>
              <w:rPr>
                <w:sz w:val="22"/>
                <w:szCs w:val="22"/>
              </w:rPr>
            </w:pPr>
          </w:p>
        </w:tc>
      </w:tr>
      <w:tr w:rsidR="00501898" w:rsidRPr="0076075D" w14:paraId="4C726EFF" w14:textId="77777777">
        <w:tc>
          <w:tcPr>
            <w:tcW w:w="1890" w:type="dxa"/>
          </w:tcPr>
          <w:p w14:paraId="181AEB31" w14:textId="77777777" w:rsidR="00501898" w:rsidRPr="0076075D" w:rsidRDefault="00136181">
            <w:pPr>
              <w:spacing w:before="0"/>
              <w:ind w:left="0"/>
              <w:jc w:val="both"/>
              <w:rPr>
                <w:sz w:val="22"/>
                <w:szCs w:val="22"/>
              </w:rPr>
            </w:pPr>
            <w:r w:rsidRPr="0076075D">
              <w:rPr>
                <w:sz w:val="22"/>
                <w:szCs w:val="22"/>
              </w:rPr>
              <w:t>discount2</w:t>
            </w:r>
          </w:p>
        </w:tc>
        <w:tc>
          <w:tcPr>
            <w:tcW w:w="3330" w:type="dxa"/>
          </w:tcPr>
          <w:p w14:paraId="5BBD7271" w14:textId="77777777" w:rsidR="00501898" w:rsidRPr="0076075D" w:rsidRDefault="00136181">
            <w:pPr>
              <w:spacing w:before="0"/>
              <w:ind w:left="0"/>
              <w:jc w:val="both"/>
              <w:rPr>
                <w:sz w:val="22"/>
                <w:szCs w:val="22"/>
              </w:rPr>
            </w:pPr>
            <w:r w:rsidRPr="0076075D">
              <w:rPr>
                <w:sz w:val="22"/>
                <w:szCs w:val="22"/>
              </w:rPr>
              <w:t>Required: false</w:t>
            </w:r>
          </w:p>
          <w:p w14:paraId="0DDC495F" w14:textId="77777777" w:rsidR="00501898" w:rsidRPr="0076075D" w:rsidRDefault="00136181">
            <w:pPr>
              <w:spacing w:before="0"/>
              <w:ind w:left="0"/>
              <w:jc w:val="both"/>
              <w:rPr>
                <w:sz w:val="22"/>
                <w:szCs w:val="22"/>
              </w:rPr>
            </w:pPr>
            <w:r w:rsidRPr="0076075D">
              <w:rPr>
                <w:sz w:val="22"/>
                <w:szCs w:val="22"/>
              </w:rPr>
              <w:t>DataType: BigDecimal</w:t>
            </w:r>
          </w:p>
          <w:p w14:paraId="56F77FB3" w14:textId="77777777" w:rsidR="00501898" w:rsidRPr="0076075D" w:rsidRDefault="00136181">
            <w:pPr>
              <w:spacing w:before="0"/>
              <w:ind w:left="0"/>
              <w:jc w:val="both"/>
              <w:rPr>
                <w:sz w:val="22"/>
                <w:szCs w:val="22"/>
              </w:rPr>
            </w:pPr>
            <w:r w:rsidRPr="0076075D">
              <w:rPr>
                <w:sz w:val="22"/>
                <w:szCs w:val="22"/>
              </w:rPr>
              <w:t xml:space="preserve">Minlength: </w:t>
            </w:r>
          </w:p>
          <w:p w14:paraId="6FEAED16" w14:textId="77777777" w:rsidR="00501898" w:rsidRPr="0076075D" w:rsidRDefault="00136181">
            <w:pPr>
              <w:spacing w:before="0"/>
              <w:ind w:left="0"/>
              <w:jc w:val="both"/>
              <w:rPr>
                <w:sz w:val="22"/>
                <w:szCs w:val="22"/>
              </w:rPr>
            </w:pPr>
            <w:r w:rsidRPr="0076075D">
              <w:rPr>
                <w:sz w:val="22"/>
                <w:szCs w:val="22"/>
              </w:rPr>
              <w:t xml:space="preserve">Maxlength: </w:t>
            </w:r>
          </w:p>
          <w:p w14:paraId="229656E3" w14:textId="77777777" w:rsidR="00501898" w:rsidRPr="0076075D" w:rsidRDefault="00136181">
            <w:pPr>
              <w:spacing w:before="0"/>
              <w:ind w:left="0"/>
              <w:jc w:val="both"/>
              <w:rPr>
                <w:sz w:val="22"/>
                <w:szCs w:val="22"/>
              </w:rPr>
            </w:pPr>
            <w:r w:rsidRPr="0076075D">
              <w:rPr>
                <w:sz w:val="22"/>
                <w:szCs w:val="22"/>
              </w:rPr>
              <w:t>Format: [0-9.]+</w:t>
            </w:r>
          </w:p>
        </w:tc>
        <w:tc>
          <w:tcPr>
            <w:tcW w:w="4680" w:type="dxa"/>
          </w:tcPr>
          <w:p w14:paraId="7C8FF989" w14:textId="77777777" w:rsidR="00501898" w:rsidRPr="0076075D" w:rsidRDefault="00136181">
            <w:pPr>
              <w:spacing w:before="0"/>
              <w:ind w:left="28"/>
              <w:jc w:val="both"/>
              <w:rPr>
                <w:sz w:val="22"/>
                <w:szCs w:val="22"/>
              </w:rPr>
            </w:pPr>
            <w:r w:rsidRPr="0076075D">
              <w:rPr>
                <w:sz w:val="22"/>
                <w:szCs w:val="22"/>
              </w:rPr>
              <w:t>% chiết khấu thứ 2 trên dòng sản phẩm, tính trên đơn giá của sản phẩm. Trong trường hợp không có thì truyền 0.</w:t>
            </w:r>
          </w:p>
          <w:p w14:paraId="3A64EA04" w14:textId="77777777" w:rsidR="00501898" w:rsidRPr="0076075D" w:rsidRDefault="00501898">
            <w:pPr>
              <w:spacing w:before="0"/>
              <w:ind w:left="28"/>
              <w:rPr>
                <w:sz w:val="22"/>
                <w:szCs w:val="22"/>
              </w:rPr>
            </w:pPr>
          </w:p>
        </w:tc>
      </w:tr>
      <w:tr w:rsidR="00501898" w:rsidRPr="0076075D" w14:paraId="419D4307" w14:textId="77777777">
        <w:tc>
          <w:tcPr>
            <w:tcW w:w="1890" w:type="dxa"/>
          </w:tcPr>
          <w:p w14:paraId="5D191AC8" w14:textId="77777777" w:rsidR="00501898" w:rsidRPr="0076075D" w:rsidRDefault="00136181">
            <w:pPr>
              <w:spacing w:before="0"/>
              <w:ind w:left="0"/>
              <w:jc w:val="both"/>
              <w:rPr>
                <w:sz w:val="22"/>
                <w:szCs w:val="22"/>
              </w:rPr>
            </w:pPr>
            <w:r w:rsidRPr="0076075D">
              <w:rPr>
                <w:sz w:val="22"/>
                <w:szCs w:val="22"/>
              </w:rPr>
              <w:t>itemDiscount</w:t>
            </w:r>
          </w:p>
        </w:tc>
        <w:tc>
          <w:tcPr>
            <w:tcW w:w="3330" w:type="dxa"/>
          </w:tcPr>
          <w:p w14:paraId="272544F2" w14:textId="77777777" w:rsidR="00501898" w:rsidRPr="0076075D" w:rsidRDefault="00136181">
            <w:pPr>
              <w:spacing w:before="0"/>
              <w:ind w:left="0"/>
              <w:jc w:val="both"/>
              <w:rPr>
                <w:sz w:val="22"/>
                <w:szCs w:val="22"/>
              </w:rPr>
            </w:pPr>
            <w:r w:rsidRPr="0076075D">
              <w:rPr>
                <w:sz w:val="22"/>
                <w:szCs w:val="22"/>
              </w:rPr>
              <w:t>Required: false</w:t>
            </w:r>
          </w:p>
          <w:p w14:paraId="5BD2CD08" w14:textId="77777777" w:rsidR="00501898" w:rsidRPr="0076075D" w:rsidRDefault="00136181">
            <w:pPr>
              <w:spacing w:before="0"/>
              <w:ind w:left="0"/>
              <w:jc w:val="both"/>
              <w:rPr>
                <w:sz w:val="22"/>
                <w:szCs w:val="22"/>
              </w:rPr>
            </w:pPr>
            <w:r w:rsidRPr="0076075D">
              <w:rPr>
                <w:sz w:val="22"/>
                <w:szCs w:val="22"/>
              </w:rPr>
              <w:t>DataType: BigDecimal</w:t>
            </w:r>
          </w:p>
          <w:p w14:paraId="411092EF" w14:textId="77777777" w:rsidR="00501898" w:rsidRPr="0076075D" w:rsidRDefault="00136181">
            <w:pPr>
              <w:spacing w:before="0"/>
              <w:ind w:left="0"/>
              <w:jc w:val="both"/>
              <w:rPr>
                <w:sz w:val="22"/>
                <w:szCs w:val="22"/>
              </w:rPr>
            </w:pPr>
            <w:r w:rsidRPr="0076075D">
              <w:rPr>
                <w:sz w:val="22"/>
                <w:szCs w:val="22"/>
              </w:rPr>
              <w:t xml:space="preserve">Minlength: </w:t>
            </w:r>
          </w:p>
          <w:p w14:paraId="33E1AB4C" w14:textId="77777777" w:rsidR="00501898" w:rsidRPr="0076075D" w:rsidRDefault="00136181">
            <w:pPr>
              <w:spacing w:before="0"/>
              <w:ind w:left="0"/>
              <w:jc w:val="both"/>
              <w:rPr>
                <w:sz w:val="22"/>
                <w:szCs w:val="22"/>
              </w:rPr>
            </w:pPr>
            <w:r w:rsidRPr="0076075D">
              <w:rPr>
                <w:sz w:val="22"/>
                <w:szCs w:val="22"/>
              </w:rPr>
              <w:t xml:space="preserve">Maxlength: </w:t>
            </w:r>
          </w:p>
          <w:p w14:paraId="73755F98" w14:textId="77777777" w:rsidR="00501898" w:rsidRPr="0076075D" w:rsidRDefault="00136181">
            <w:pPr>
              <w:spacing w:before="0"/>
              <w:ind w:left="0"/>
              <w:jc w:val="both"/>
              <w:rPr>
                <w:sz w:val="22"/>
                <w:szCs w:val="22"/>
              </w:rPr>
            </w:pPr>
            <w:r w:rsidRPr="0076075D">
              <w:rPr>
                <w:sz w:val="22"/>
                <w:szCs w:val="22"/>
              </w:rPr>
              <w:t>Format: [0-9.]+</w:t>
            </w:r>
          </w:p>
        </w:tc>
        <w:tc>
          <w:tcPr>
            <w:tcW w:w="4680" w:type="dxa"/>
          </w:tcPr>
          <w:p w14:paraId="78E13404" w14:textId="77777777" w:rsidR="00501898" w:rsidRPr="0076075D" w:rsidRDefault="00136181">
            <w:pPr>
              <w:spacing w:before="0"/>
              <w:ind w:left="28"/>
              <w:jc w:val="both"/>
              <w:rPr>
                <w:sz w:val="22"/>
                <w:szCs w:val="22"/>
              </w:rPr>
            </w:pPr>
            <w:r w:rsidRPr="0076075D">
              <w:rPr>
                <w:sz w:val="22"/>
                <w:szCs w:val="22"/>
              </w:rPr>
              <w:t>Giá trị chiết khấu trên dòng sản phẩm, sau khi nhân với số lượng và % chiết khấu</w:t>
            </w:r>
          </w:p>
          <w:p w14:paraId="72956992" w14:textId="77777777" w:rsidR="00501898" w:rsidRPr="0076075D" w:rsidRDefault="00136181">
            <w:pPr>
              <w:spacing w:before="0"/>
              <w:ind w:left="28"/>
              <w:jc w:val="both"/>
              <w:rPr>
                <w:sz w:val="22"/>
                <w:szCs w:val="22"/>
              </w:rPr>
            </w:pPr>
            <w:r w:rsidRPr="0076075D">
              <w:rPr>
                <w:sz w:val="22"/>
                <w:szCs w:val="22"/>
              </w:rPr>
              <w:t>Hệ thống tự tính, không cần truyền dữ liệu</w:t>
            </w:r>
          </w:p>
          <w:p w14:paraId="69000A6F" w14:textId="77777777" w:rsidR="00501898" w:rsidRPr="0076075D" w:rsidRDefault="00501898">
            <w:pPr>
              <w:spacing w:before="0"/>
              <w:ind w:left="28"/>
              <w:rPr>
                <w:sz w:val="22"/>
                <w:szCs w:val="22"/>
              </w:rPr>
            </w:pPr>
          </w:p>
        </w:tc>
      </w:tr>
      <w:tr w:rsidR="00501898" w:rsidRPr="0076075D" w14:paraId="1924199B" w14:textId="77777777">
        <w:tc>
          <w:tcPr>
            <w:tcW w:w="1890" w:type="dxa"/>
          </w:tcPr>
          <w:p w14:paraId="4921434D" w14:textId="77777777" w:rsidR="00501898" w:rsidRPr="0076075D" w:rsidRDefault="00136181">
            <w:pPr>
              <w:spacing w:before="0"/>
              <w:ind w:left="0"/>
              <w:jc w:val="both"/>
              <w:rPr>
                <w:sz w:val="22"/>
                <w:szCs w:val="22"/>
              </w:rPr>
            </w:pPr>
            <w:r w:rsidRPr="0076075D">
              <w:rPr>
                <w:sz w:val="22"/>
                <w:szCs w:val="22"/>
              </w:rPr>
              <w:t>itemTotalAmountAfterDiscount</w:t>
            </w:r>
          </w:p>
        </w:tc>
        <w:tc>
          <w:tcPr>
            <w:tcW w:w="3330" w:type="dxa"/>
          </w:tcPr>
          <w:p w14:paraId="1C1FC00F" w14:textId="77777777" w:rsidR="00501898" w:rsidRPr="0076075D" w:rsidRDefault="00136181">
            <w:pPr>
              <w:spacing w:before="0"/>
              <w:ind w:left="0"/>
              <w:jc w:val="both"/>
              <w:rPr>
                <w:sz w:val="22"/>
                <w:szCs w:val="22"/>
              </w:rPr>
            </w:pPr>
            <w:r w:rsidRPr="0076075D">
              <w:rPr>
                <w:sz w:val="22"/>
                <w:szCs w:val="22"/>
              </w:rPr>
              <w:t>Required: false</w:t>
            </w:r>
          </w:p>
          <w:p w14:paraId="0917C62F" w14:textId="77777777" w:rsidR="00501898" w:rsidRPr="0076075D" w:rsidRDefault="00136181">
            <w:pPr>
              <w:spacing w:before="0"/>
              <w:ind w:left="0"/>
              <w:jc w:val="both"/>
              <w:rPr>
                <w:sz w:val="22"/>
                <w:szCs w:val="22"/>
              </w:rPr>
            </w:pPr>
            <w:r w:rsidRPr="0076075D">
              <w:rPr>
                <w:sz w:val="22"/>
                <w:szCs w:val="22"/>
              </w:rPr>
              <w:t>DataType: BigDecimal</w:t>
            </w:r>
          </w:p>
          <w:p w14:paraId="701ABE88" w14:textId="77777777" w:rsidR="00501898" w:rsidRPr="0076075D" w:rsidRDefault="00136181">
            <w:pPr>
              <w:spacing w:before="0"/>
              <w:ind w:left="0"/>
              <w:jc w:val="both"/>
              <w:rPr>
                <w:sz w:val="22"/>
                <w:szCs w:val="22"/>
              </w:rPr>
            </w:pPr>
            <w:r w:rsidRPr="0076075D">
              <w:rPr>
                <w:sz w:val="22"/>
                <w:szCs w:val="22"/>
              </w:rPr>
              <w:t xml:space="preserve">Minlength: </w:t>
            </w:r>
          </w:p>
          <w:p w14:paraId="4D0C4FDB" w14:textId="77777777" w:rsidR="00501898" w:rsidRPr="0076075D" w:rsidRDefault="00136181">
            <w:pPr>
              <w:spacing w:before="0"/>
              <w:ind w:left="0"/>
              <w:jc w:val="both"/>
              <w:rPr>
                <w:sz w:val="22"/>
                <w:szCs w:val="22"/>
              </w:rPr>
            </w:pPr>
            <w:r w:rsidRPr="0076075D">
              <w:rPr>
                <w:sz w:val="22"/>
                <w:szCs w:val="22"/>
              </w:rPr>
              <w:t xml:space="preserve">Maxlength: </w:t>
            </w:r>
          </w:p>
          <w:p w14:paraId="6C60667D" w14:textId="77777777" w:rsidR="00501898" w:rsidRPr="0076075D" w:rsidRDefault="00136181">
            <w:pPr>
              <w:spacing w:before="0"/>
              <w:ind w:left="0"/>
              <w:jc w:val="both"/>
              <w:rPr>
                <w:sz w:val="22"/>
                <w:szCs w:val="22"/>
              </w:rPr>
            </w:pPr>
            <w:r w:rsidRPr="0076075D">
              <w:rPr>
                <w:sz w:val="22"/>
                <w:szCs w:val="22"/>
              </w:rPr>
              <w:lastRenderedPageBreak/>
              <w:t>Format: [0-9.]+</w:t>
            </w:r>
          </w:p>
        </w:tc>
        <w:tc>
          <w:tcPr>
            <w:tcW w:w="4680" w:type="dxa"/>
          </w:tcPr>
          <w:p w14:paraId="4948B2C2" w14:textId="77777777" w:rsidR="00501898" w:rsidRPr="0076075D" w:rsidRDefault="00136181">
            <w:pPr>
              <w:spacing w:before="0"/>
              <w:ind w:left="28"/>
              <w:jc w:val="both"/>
              <w:rPr>
                <w:sz w:val="22"/>
                <w:szCs w:val="22"/>
              </w:rPr>
            </w:pPr>
            <w:r w:rsidRPr="0076075D">
              <w:rPr>
                <w:sz w:val="22"/>
                <w:szCs w:val="22"/>
              </w:rPr>
              <w:lastRenderedPageBreak/>
              <w:t xml:space="preserve">Là tổng tiền </w:t>
            </w:r>
            <w:r w:rsidRPr="0076075D">
              <w:rPr>
                <w:sz w:val="22"/>
                <w:szCs w:val="22"/>
                <w:lang w:val="vi-VN"/>
              </w:rPr>
              <w:t>sau khi trừ chiết khấu, giảm giá</w:t>
            </w:r>
            <w:r w:rsidRPr="0076075D">
              <w:rPr>
                <w:sz w:val="22"/>
                <w:szCs w:val="22"/>
              </w:rPr>
              <w:t>.</w:t>
            </w:r>
          </w:p>
          <w:p w14:paraId="04FEA54E" w14:textId="77777777" w:rsidR="00501898" w:rsidRPr="0076075D" w:rsidRDefault="00136181">
            <w:pPr>
              <w:spacing w:before="0"/>
              <w:ind w:left="28"/>
              <w:jc w:val="both"/>
              <w:rPr>
                <w:sz w:val="22"/>
                <w:szCs w:val="22"/>
              </w:rPr>
            </w:pPr>
            <w:r w:rsidRPr="0076075D">
              <w:rPr>
                <w:sz w:val="22"/>
                <w:szCs w:val="22"/>
              </w:rPr>
              <w:t>Hệ thống tự tính, không cần truyền dữ liệu</w:t>
            </w:r>
          </w:p>
          <w:p w14:paraId="3818593C" w14:textId="77777777" w:rsidR="00501898" w:rsidRPr="0076075D" w:rsidRDefault="00136181">
            <w:pPr>
              <w:spacing w:before="0"/>
              <w:ind w:left="28"/>
              <w:rPr>
                <w:sz w:val="22"/>
                <w:szCs w:val="22"/>
              </w:rPr>
            </w:pPr>
            <w:r w:rsidRPr="0076075D">
              <w:rPr>
                <w:b/>
                <w:sz w:val="22"/>
                <w:szCs w:val="22"/>
                <w:lang w:val="en"/>
              </w:rPr>
              <w:t xml:space="preserve">Lưu ý: </w:t>
            </w:r>
            <w:r w:rsidRPr="0076075D">
              <w:rPr>
                <w:sz w:val="22"/>
                <w:szCs w:val="22"/>
                <w:lang w:val="en"/>
              </w:rPr>
              <w:t xml:space="preserve">Trường hợp truyền giá trị 0 hoặc “0” cho trường validation: bắt buộc phải truyền giá trị </w:t>
            </w:r>
            <w:r w:rsidRPr="0076075D">
              <w:rPr>
                <w:sz w:val="22"/>
                <w:szCs w:val="22"/>
                <w:lang w:val="en"/>
              </w:rPr>
              <w:lastRenderedPageBreak/>
              <w:t>khác null</w:t>
            </w:r>
          </w:p>
        </w:tc>
      </w:tr>
      <w:tr w:rsidR="00501898" w:rsidRPr="0076075D" w14:paraId="003AD6EB" w14:textId="77777777">
        <w:tc>
          <w:tcPr>
            <w:tcW w:w="1890" w:type="dxa"/>
          </w:tcPr>
          <w:p w14:paraId="18F71BBD" w14:textId="77777777" w:rsidR="00501898" w:rsidRPr="0076075D" w:rsidRDefault="00136181">
            <w:pPr>
              <w:spacing w:before="0"/>
              <w:ind w:left="0"/>
              <w:jc w:val="both"/>
              <w:rPr>
                <w:sz w:val="22"/>
                <w:szCs w:val="22"/>
              </w:rPr>
            </w:pPr>
            <w:r w:rsidRPr="0076075D">
              <w:rPr>
                <w:sz w:val="22"/>
                <w:szCs w:val="22"/>
              </w:rPr>
              <w:lastRenderedPageBreak/>
              <w:t>itemTotalAmountWithTax</w:t>
            </w:r>
          </w:p>
        </w:tc>
        <w:tc>
          <w:tcPr>
            <w:tcW w:w="3330" w:type="dxa"/>
          </w:tcPr>
          <w:p w14:paraId="5AEFDFA0" w14:textId="77777777" w:rsidR="00501898" w:rsidRPr="0076075D" w:rsidRDefault="00136181">
            <w:pPr>
              <w:spacing w:before="0"/>
              <w:ind w:left="0"/>
              <w:jc w:val="both"/>
              <w:rPr>
                <w:sz w:val="22"/>
                <w:szCs w:val="22"/>
              </w:rPr>
            </w:pPr>
            <w:r w:rsidRPr="0076075D">
              <w:rPr>
                <w:sz w:val="22"/>
                <w:szCs w:val="22"/>
              </w:rPr>
              <w:t>Required: false</w:t>
            </w:r>
          </w:p>
          <w:p w14:paraId="3F62DF48" w14:textId="77777777" w:rsidR="00501898" w:rsidRPr="0076075D" w:rsidRDefault="00136181">
            <w:pPr>
              <w:spacing w:before="0"/>
              <w:ind w:left="0"/>
              <w:jc w:val="both"/>
              <w:rPr>
                <w:sz w:val="22"/>
                <w:szCs w:val="22"/>
              </w:rPr>
            </w:pPr>
            <w:r w:rsidRPr="0076075D">
              <w:rPr>
                <w:sz w:val="22"/>
                <w:szCs w:val="22"/>
              </w:rPr>
              <w:t>DataType: BigDecimal</w:t>
            </w:r>
          </w:p>
          <w:p w14:paraId="4F1CA50C" w14:textId="77777777" w:rsidR="00501898" w:rsidRPr="0076075D" w:rsidRDefault="00136181">
            <w:pPr>
              <w:spacing w:before="0"/>
              <w:ind w:left="0"/>
              <w:jc w:val="both"/>
              <w:rPr>
                <w:sz w:val="22"/>
                <w:szCs w:val="22"/>
              </w:rPr>
            </w:pPr>
            <w:r w:rsidRPr="0076075D">
              <w:rPr>
                <w:sz w:val="22"/>
                <w:szCs w:val="22"/>
              </w:rPr>
              <w:t xml:space="preserve">Minlength: </w:t>
            </w:r>
          </w:p>
          <w:p w14:paraId="18F499AC" w14:textId="77777777" w:rsidR="00501898" w:rsidRPr="0076075D" w:rsidRDefault="00136181">
            <w:pPr>
              <w:spacing w:before="0"/>
              <w:ind w:left="0"/>
              <w:jc w:val="both"/>
              <w:rPr>
                <w:sz w:val="22"/>
                <w:szCs w:val="22"/>
              </w:rPr>
            </w:pPr>
            <w:r w:rsidRPr="0076075D">
              <w:rPr>
                <w:sz w:val="22"/>
                <w:szCs w:val="22"/>
              </w:rPr>
              <w:t xml:space="preserve">Maxlength: </w:t>
            </w:r>
          </w:p>
          <w:p w14:paraId="7AB82CEE" w14:textId="77777777" w:rsidR="00501898" w:rsidRPr="0076075D" w:rsidRDefault="00136181">
            <w:pPr>
              <w:spacing w:before="0"/>
              <w:ind w:left="0"/>
              <w:jc w:val="both"/>
              <w:rPr>
                <w:sz w:val="22"/>
                <w:szCs w:val="22"/>
              </w:rPr>
            </w:pPr>
            <w:r w:rsidRPr="0076075D">
              <w:rPr>
                <w:sz w:val="22"/>
                <w:szCs w:val="22"/>
              </w:rPr>
              <w:t>Format: [0-9.]+</w:t>
            </w:r>
          </w:p>
        </w:tc>
        <w:tc>
          <w:tcPr>
            <w:tcW w:w="4680" w:type="dxa"/>
          </w:tcPr>
          <w:p w14:paraId="06A09150" w14:textId="77777777" w:rsidR="00501898" w:rsidRPr="0076075D" w:rsidRDefault="00136181">
            <w:pPr>
              <w:spacing w:before="0"/>
              <w:ind w:left="28"/>
              <w:jc w:val="both"/>
              <w:rPr>
                <w:sz w:val="22"/>
                <w:szCs w:val="22"/>
              </w:rPr>
            </w:pPr>
            <w:r w:rsidRPr="0076075D">
              <w:rPr>
                <w:sz w:val="22"/>
                <w:szCs w:val="22"/>
              </w:rPr>
              <w:t xml:space="preserve">Là tổng tiền đã bao gồm VAT của hàng hóa/dịch vụ. </w:t>
            </w:r>
          </w:p>
          <w:p w14:paraId="58F35E70" w14:textId="77777777" w:rsidR="00501898" w:rsidRPr="0076075D" w:rsidRDefault="00136181">
            <w:pPr>
              <w:spacing w:before="0"/>
              <w:ind w:left="28"/>
              <w:jc w:val="both"/>
              <w:rPr>
                <w:sz w:val="22"/>
                <w:szCs w:val="22"/>
              </w:rPr>
            </w:pPr>
            <w:r w:rsidRPr="0076075D">
              <w:rPr>
                <w:sz w:val="22"/>
                <w:szCs w:val="22"/>
              </w:rPr>
              <w:t>Hệ thống tự tính, không cần truyền dữ liệu</w:t>
            </w:r>
          </w:p>
          <w:p w14:paraId="0B7AC742" w14:textId="77777777" w:rsidR="00501898" w:rsidRPr="0076075D" w:rsidRDefault="00501898">
            <w:pPr>
              <w:spacing w:before="0"/>
              <w:ind w:left="28"/>
              <w:rPr>
                <w:sz w:val="22"/>
                <w:szCs w:val="22"/>
              </w:rPr>
            </w:pPr>
          </w:p>
        </w:tc>
      </w:tr>
      <w:tr w:rsidR="00501898" w:rsidRPr="0076075D" w14:paraId="249C8188" w14:textId="77777777">
        <w:tc>
          <w:tcPr>
            <w:tcW w:w="1890" w:type="dxa"/>
          </w:tcPr>
          <w:p w14:paraId="6C53A1BA" w14:textId="77777777" w:rsidR="00501898" w:rsidRPr="0076075D" w:rsidRDefault="00136181">
            <w:pPr>
              <w:spacing w:before="0"/>
              <w:ind w:left="0"/>
              <w:jc w:val="both"/>
              <w:rPr>
                <w:sz w:val="22"/>
                <w:szCs w:val="22"/>
              </w:rPr>
            </w:pPr>
            <w:r w:rsidRPr="0076075D">
              <w:rPr>
                <w:sz w:val="22"/>
                <w:szCs w:val="22"/>
              </w:rPr>
              <w:t>adjustRatio</w:t>
            </w:r>
          </w:p>
        </w:tc>
        <w:tc>
          <w:tcPr>
            <w:tcW w:w="3330" w:type="dxa"/>
          </w:tcPr>
          <w:p w14:paraId="5F704ACA" w14:textId="77777777" w:rsidR="00501898" w:rsidRPr="0076075D" w:rsidRDefault="00136181">
            <w:pPr>
              <w:spacing w:before="0"/>
              <w:ind w:left="0"/>
              <w:jc w:val="both"/>
              <w:rPr>
                <w:sz w:val="22"/>
                <w:szCs w:val="22"/>
              </w:rPr>
            </w:pPr>
            <w:r w:rsidRPr="0076075D">
              <w:rPr>
                <w:sz w:val="22"/>
                <w:szCs w:val="22"/>
              </w:rPr>
              <w:t>Required: false</w:t>
            </w:r>
          </w:p>
          <w:p w14:paraId="71F21719" w14:textId="77777777" w:rsidR="00501898" w:rsidRPr="0076075D" w:rsidRDefault="00136181">
            <w:pPr>
              <w:spacing w:before="0"/>
              <w:ind w:left="0"/>
              <w:jc w:val="both"/>
              <w:rPr>
                <w:sz w:val="22"/>
                <w:szCs w:val="22"/>
              </w:rPr>
            </w:pPr>
            <w:r w:rsidRPr="0076075D">
              <w:rPr>
                <w:sz w:val="22"/>
                <w:szCs w:val="22"/>
              </w:rPr>
              <w:t>DataType: Integer</w:t>
            </w:r>
          </w:p>
          <w:p w14:paraId="6F6D139D" w14:textId="77777777" w:rsidR="00501898" w:rsidRPr="0076075D" w:rsidRDefault="00136181">
            <w:pPr>
              <w:spacing w:before="0"/>
              <w:ind w:left="0"/>
              <w:jc w:val="both"/>
              <w:rPr>
                <w:sz w:val="22"/>
                <w:szCs w:val="22"/>
              </w:rPr>
            </w:pPr>
            <w:r w:rsidRPr="0076075D">
              <w:rPr>
                <w:sz w:val="22"/>
                <w:szCs w:val="22"/>
              </w:rPr>
              <w:t xml:space="preserve">Minlength: </w:t>
            </w:r>
          </w:p>
          <w:p w14:paraId="46965FDA" w14:textId="77777777" w:rsidR="00501898" w:rsidRPr="0076075D" w:rsidRDefault="00136181">
            <w:pPr>
              <w:spacing w:before="0"/>
              <w:ind w:left="0"/>
              <w:jc w:val="both"/>
              <w:rPr>
                <w:sz w:val="22"/>
                <w:szCs w:val="22"/>
              </w:rPr>
            </w:pPr>
            <w:r w:rsidRPr="0076075D">
              <w:rPr>
                <w:sz w:val="22"/>
                <w:szCs w:val="22"/>
              </w:rPr>
              <w:t xml:space="preserve">Maxlength: </w:t>
            </w:r>
          </w:p>
          <w:p w14:paraId="11E804BE" w14:textId="77777777" w:rsidR="00501898" w:rsidRPr="0076075D" w:rsidRDefault="00136181">
            <w:pPr>
              <w:spacing w:before="0"/>
              <w:ind w:left="0"/>
              <w:jc w:val="both"/>
              <w:rPr>
                <w:sz w:val="22"/>
                <w:szCs w:val="22"/>
              </w:rPr>
            </w:pPr>
            <w:r w:rsidRPr="0076075D">
              <w:rPr>
                <w:sz w:val="22"/>
                <w:szCs w:val="22"/>
              </w:rPr>
              <w:t>Format: [0-9.]+</w:t>
            </w:r>
          </w:p>
        </w:tc>
        <w:tc>
          <w:tcPr>
            <w:tcW w:w="4680" w:type="dxa"/>
          </w:tcPr>
          <w:p w14:paraId="0D0A98A3" w14:textId="77777777" w:rsidR="00501898" w:rsidRPr="0076075D" w:rsidRDefault="00136181">
            <w:pPr>
              <w:spacing w:before="0"/>
              <w:ind w:left="0"/>
              <w:jc w:val="both"/>
              <w:rPr>
                <w:bCs/>
                <w:sz w:val="22"/>
                <w:szCs w:val="22"/>
                <w:lang w:val="vi-VN"/>
              </w:rPr>
            </w:pPr>
            <w:r w:rsidRPr="0076075D">
              <w:rPr>
                <w:bCs/>
                <w:sz w:val="22"/>
                <w:szCs w:val="22"/>
                <w:lang w:val="en"/>
              </w:rPr>
              <w:t>Trường giảm giá 20% đối với hàng hóa áp dụng với hóa đơn bán hàng</w:t>
            </w:r>
            <w:r w:rsidRPr="0076075D">
              <w:rPr>
                <w:bCs/>
                <w:sz w:val="22"/>
                <w:szCs w:val="22"/>
                <w:lang w:val="vi-VN"/>
              </w:rPr>
              <w:t>: Trường nhận giá trị “Tỷ lệ % theo doanh thu”.</w:t>
            </w:r>
          </w:p>
          <w:p w14:paraId="6A8E4DC0" w14:textId="77777777" w:rsidR="00501898" w:rsidRPr="0076075D" w:rsidRDefault="00136181">
            <w:pPr>
              <w:spacing w:before="0"/>
              <w:ind w:left="0"/>
              <w:jc w:val="both"/>
              <w:rPr>
                <w:bCs/>
                <w:sz w:val="22"/>
                <w:szCs w:val="22"/>
                <w:lang w:val="vi-VN"/>
              </w:rPr>
            </w:pPr>
            <w:r w:rsidRPr="0076075D">
              <w:rPr>
                <w:bCs/>
                <w:sz w:val="22"/>
                <w:szCs w:val="22"/>
                <w:lang w:val="vi-VN"/>
              </w:rPr>
              <w:t>Giá trị truyền vào thuộc một trong các giá trị “1, 2, 3, 5”.</w:t>
            </w:r>
          </w:p>
          <w:p w14:paraId="7049A2DA" w14:textId="77777777" w:rsidR="00501898" w:rsidRPr="0076075D" w:rsidRDefault="00136181">
            <w:pPr>
              <w:spacing w:before="0"/>
              <w:ind w:left="28"/>
              <w:jc w:val="both"/>
              <w:rPr>
                <w:bCs/>
                <w:sz w:val="22"/>
                <w:szCs w:val="22"/>
                <w:lang w:val="vi-VN"/>
              </w:rPr>
            </w:pPr>
            <w:r w:rsidRPr="0076075D">
              <w:rPr>
                <w:bCs/>
                <w:sz w:val="22"/>
                <w:szCs w:val="22"/>
                <w:lang w:val="vi-VN"/>
              </w:rPr>
              <w:t>Ví dụ: “</w:t>
            </w:r>
            <w:r w:rsidRPr="0076075D">
              <w:rPr>
                <w:sz w:val="22"/>
                <w:szCs w:val="22"/>
                <w:lang w:val="vi-VN"/>
              </w:rPr>
              <w:t>adjustRatio</w:t>
            </w:r>
            <w:r w:rsidRPr="0076075D">
              <w:rPr>
                <w:bCs/>
                <w:sz w:val="22"/>
                <w:szCs w:val="22"/>
                <w:lang w:val="vi-VN"/>
              </w:rPr>
              <w:t>”: “1”</w:t>
            </w:r>
          </w:p>
          <w:p w14:paraId="53F978CF" w14:textId="77777777" w:rsidR="00501898" w:rsidRPr="0076075D" w:rsidRDefault="00136181">
            <w:pPr>
              <w:spacing w:before="0"/>
              <w:ind w:left="28"/>
              <w:jc w:val="both"/>
              <w:rPr>
                <w:b/>
                <w:sz w:val="22"/>
                <w:szCs w:val="22"/>
                <w:lang w:val="vi-VN"/>
              </w:rPr>
            </w:pPr>
            <w:r w:rsidRPr="0076075D">
              <w:rPr>
                <w:b/>
                <w:sz w:val="22"/>
                <w:szCs w:val="22"/>
                <w:lang w:val="vi-VN"/>
              </w:rPr>
              <w:t xml:space="preserve">Lưu ý: </w:t>
            </w:r>
            <w:r w:rsidRPr="0076075D">
              <w:rPr>
                <w:sz w:val="22"/>
                <w:szCs w:val="22"/>
                <w:lang w:val="vi-VN"/>
              </w:rPr>
              <w:t>Giá trị của trường này chỉ có ảnh hưởng đến giá trị hóa đơn khi trường adjustAmount20 trong phần generalInvoiceInfo có giá trị là “0”, các trường hợp truyền giá trị khác cho adjustAmount20 thì hệ thống sẽ bỏ qua. Khi truyền adjustAmount20 = “0” thì phải truyền giá trị adjustRatio hợp lệ cho ít nhất một hàng hóa có tính chất không phải ghi chú.</w:t>
            </w:r>
          </w:p>
        </w:tc>
      </w:tr>
      <w:tr w:rsidR="00501898" w:rsidRPr="0076075D" w14:paraId="36F29744" w14:textId="77777777">
        <w:tc>
          <w:tcPr>
            <w:tcW w:w="1890" w:type="dxa"/>
          </w:tcPr>
          <w:p w14:paraId="2321FA33" w14:textId="77777777" w:rsidR="00501898" w:rsidRPr="0076075D" w:rsidRDefault="00136181">
            <w:pPr>
              <w:spacing w:before="0"/>
              <w:ind w:left="0"/>
              <w:jc w:val="both"/>
              <w:rPr>
                <w:sz w:val="22"/>
                <w:szCs w:val="22"/>
              </w:rPr>
            </w:pPr>
            <w:r w:rsidRPr="0076075D">
              <w:rPr>
                <w:sz w:val="22"/>
                <w:szCs w:val="22"/>
              </w:rPr>
              <w:t>unitPriceWithTax</w:t>
            </w:r>
          </w:p>
        </w:tc>
        <w:tc>
          <w:tcPr>
            <w:tcW w:w="3330" w:type="dxa"/>
          </w:tcPr>
          <w:p w14:paraId="69884E6B" w14:textId="77777777" w:rsidR="00501898" w:rsidRPr="0076075D" w:rsidRDefault="00136181">
            <w:pPr>
              <w:spacing w:before="0"/>
              <w:ind w:left="0"/>
              <w:jc w:val="both"/>
              <w:rPr>
                <w:sz w:val="22"/>
                <w:szCs w:val="22"/>
              </w:rPr>
            </w:pPr>
            <w:r w:rsidRPr="0076075D">
              <w:rPr>
                <w:sz w:val="22"/>
                <w:szCs w:val="22"/>
              </w:rPr>
              <w:t>Required: false</w:t>
            </w:r>
          </w:p>
          <w:p w14:paraId="2D353B2F" w14:textId="77777777" w:rsidR="00501898" w:rsidRPr="0076075D" w:rsidRDefault="00136181">
            <w:pPr>
              <w:spacing w:before="0"/>
              <w:ind w:left="0"/>
              <w:jc w:val="both"/>
              <w:rPr>
                <w:sz w:val="22"/>
                <w:szCs w:val="22"/>
              </w:rPr>
            </w:pPr>
            <w:r w:rsidRPr="0076075D">
              <w:rPr>
                <w:sz w:val="22"/>
                <w:szCs w:val="22"/>
              </w:rPr>
              <w:t>DataType: BigDecimal</w:t>
            </w:r>
          </w:p>
          <w:p w14:paraId="6E2C4B85" w14:textId="77777777" w:rsidR="00501898" w:rsidRPr="0076075D" w:rsidRDefault="00136181">
            <w:pPr>
              <w:spacing w:before="0"/>
              <w:ind w:left="0"/>
              <w:jc w:val="both"/>
              <w:rPr>
                <w:sz w:val="22"/>
                <w:szCs w:val="22"/>
              </w:rPr>
            </w:pPr>
            <w:r w:rsidRPr="0076075D">
              <w:rPr>
                <w:sz w:val="22"/>
                <w:szCs w:val="22"/>
              </w:rPr>
              <w:t xml:space="preserve">Minlength: </w:t>
            </w:r>
          </w:p>
          <w:p w14:paraId="345A182A" w14:textId="77777777" w:rsidR="00501898" w:rsidRPr="0076075D" w:rsidRDefault="00136181">
            <w:pPr>
              <w:spacing w:before="0"/>
              <w:ind w:left="0"/>
              <w:jc w:val="both"/>
              <w:rPr>
                <w:sz w:val="22"/>
                <w:szCs w:val="22"/>
              </w:rPr>
            </w:pPr>
            <w:r w:rsidRPr="0076075D">
              <w:rPr>
                <w:sz w:val="22"/>
                <w:szCs w:val="22"/>
              </w:rPr>
              <w:t xml:space="preserve">Maxlength: </w:t>
            </w:r>
          </w:p>
          <w:p w14:paraId="7F5DDDFE" w14:textId="77777777" w:rsidR="00501898" w:rsidRPr="0076075D" w:rsidRDefault="00136181">
            <w:pPr>
              <w:spacing w:before="0"/>
              <w:ind w:left="0"/>
              <w:jc w:val="both"/>
              <w:rPr>
                <w:sz w:val="22"/>
                <w:szCs w:val="22"/>
              </w:rPr>
            </w:pPr>
            <w:r w:rsidRPr="0076075D">
              <w:rPr>
                <w:sz w:val="22"/>
                <w:szCs w:val="22"/>
              </w:rPr>
              <w:t>Format: [0-9.]+</w:t>
            </w:r>
          </w:p>
        </w:tc>
        <w:tc>
          <w:tcPr>
            <w:tcW w:w="4680" w:type="dxa"/>
          </w:tcPr>
          <w:p w14:paraId="4F1A5834" w14:textId="77777777" w:rsidR="00501898" w:rsidRPr="0076075D" w:rsidRDefault="00136181">
            <w:pPr>
              <w:spacing w:before="0"/>
              <w:ind w:left="28"/>
              <w:jc w:val="both"/>
              <w:rPr>
                <w:sz w:val="22"/>
                <w:szCs w:val="22"/>
              </w:rPr>
            </w:pPr>
            <w:r w:rsidRPr="0076075D">
              <w:rPr>
                <w:sz w:val="22"/>
                <w:szCs w:val="22"/>
              </w:rPr>
              <w:t xml:space="preserve">Đơn giá của hàng hóa bao gồm thuế. </w:t>
            </w:r>
          </w:p>
          <w:p w14:paraId="40B69157" w14:textId="77777777" w:rsidR="00501898" w:rsidRPr="0076075D" w:rsidRDefault="00136181">
            <w:pPr>
              <w:spacing w:before="0"/>
              <w:ind w:left="41"/>
              <w:jc w:val="both"/>
              <w:rPr>
                <w:sz w:val="22"/>
                <w:szCs w:val="22"/>
              </w:rPr>
            </w:pPr>
            <w:r w:rsidRPr="0076075D">
              <w:rPr>
                <w:sz w:val="22"/>
                <w:szCs w:val="22"/>
              </w:rPr>
              <w:t>Được sử dụng trong API lập hóa đơn nháp cho xăng dầu</w:t>
            </w:r>
          </w:p>
        </w:tc>
      </w:tr>
      <w:tr w:rsidR="00501898" w:rsidRPr="0076075D" w14:paraId="411BEA57" w14:textId="77777777">
        <w:tc>
          <w:tcPr>
            <w:tcW w:w="1890" w:type="dxa"/>
          </w:tcPr>
          <w:p w14:paraId="13A1CB52" w14:textId="77777777" w:rsidR="00501898" w:rsidRPr="0076075D" w:rsidRDefault="00136181">
            <w:pPr>
              <w:spacing w:before="0"/>
              <w:ind w:left="0"/>
              <w:jc w:val="both"/>
              <w:rPr>
                <w:sz w:val="22"/>
                <w:szCs w:val="22"/>
              </w:rPr>
            </w:pPr>
            <w:r w:rsidRPr="0076075D">
              <w:rPr>
                <w:sz w:val="22"/>
                <w:szCs w:val="22"/>
              </w:rPr>
              <w:t>unitPriceWithTax</w:t>
            </w:r>
          </w:p>
        </w:tc>
        <w:tc>
          <w:tcPr>
            <w:tcW w:w="3330" w:type="dxa"/>
          </w:tcPr>
          <w:p w14:paraId="4101C46F" w14:textId="77777777" w:rsidR="00501898" w:rsidRPr="0076075D" w:rsidRDefault="00136181">
            <w:pPr>
              <w:spacing w:before="0"/>
              <w:ind w:left="0"/>
              <w:jc w:val="both"/>
              <w:rPr>
                <w:sz w:val="22"/>
                <w:szCs w:val="22"/>
              </w:rPr>
            </w:pPr>
            <w:r w:rsidRPr="0076075D">
              <w:rPr>
                <w:sz w:val="22"/>
                <w:szCs w:val="22"/>
              </w:rPr>
              <w:t>Required: false</w:t>
            </w:r>
          </w:p>
          <w:p w14:paraId="7BD9A046" w14:textId="77777777" w:rsidR="00501898" w:rsidRPr="0076075D" w:rsidRDefault="00136181">
            <w:pPr>
              <w:spacing w:before="0"/>
              <w:ind w:left="0"/>
              <w:jc w:val="both"/>
              <w:rPr>
                <w:sz w:val="22"/>
                <w:szCs w:val="22"/>
              </w:rPr>
            </w:pPr>
            <w:r w:rsidRPr="0076075D">
              <w:rPr>
                <w:sz w:val="22"/>
                <w:szCs w:val="22"/>
              </w:rPr>
              <w:t>DataType: BigDecimal</w:t>
            </w:r>
          </w:p>
          <w:p w14:paraId="66E6A858" w14:textId="77777777" w:rsidR="00501898" w:rsidRPr="0076075D" w:rsidRDefault="00136181">
            <w:pPr>
              <w:spacing w:before="0"/>
              <w:ind w:left="0"/>
              <w:jc w:val="both"/>
              <w:rPr>
                <w:sz w:val="22"/>
                <w:szCs w:val="22"/>
              </w:rPr>
            </w:pPr>
            <w:r w:rsidRPr="0076075D">
              <w:rPr>
                <w:sz w:val="22"/>
                <w:szCs w:val="22"/>
              </w:rPr>
              <w:t xml:space="preserve">Minlength: </w:t>
            </w:r>
          </w:p>
          <w:p w14:paraId="39D52F2E" w14:textId="77777777" w:rsidR="00501898" w:rsidRPr="0076075D" w:rsidRDefault="00136181">
            <w:pPr>
              <w:spacing w:before="0"/>
              <w:ind w:left="0"/>
              <w:jc w:val="both"/>
              <w:rPr>
                <w:sz w:val="22"/>
                <w:szCs w:val="22"/>
              </w:rPr>
            </w:pPr>
            <w:r w:rsidRPr="0076075D">
              <w:rPr>
                <w:sz w:val="22"/>
                <w:szCs w:val="22"/>
              </w:rPr>
              <w:t xml:space="preserve">Maxlength: </w:t>
            </w:r>
          </w:p>
          <w:p w14:paraId="427FD12D" w14:textId="77777777" w:rsidR="00501898" w:rsidRPr="0076075D" w:rsidRDefault="00136181">
            <w:pPr>
              <w:spacing w:before="0"/>
              <w:ind w:left="0"/>
              <w:jc w:val="both"/>
              <w:rPr>
                <w:sz w:val="22"/>
                <w:szCs w:val="22"/>
              </w:rPr>
            </w:pPr>
            <w:r w:rsidRPr="0076075D">
              <w:rPr>
                <w:sz w:val="22"/>
                <w:szCs w:val="22"/>
              </w:rPr>
              <w:t>Format: [0-9.]+</w:t>
            </w:r>
          </w:p>
        </w:tc>
        <w:tc>
          <w:tcPr>
            <w:tcW w:w="4680" w:type="dxa"/>
          </w:tcPr>
          <w:p w14:paraId="3C88808B" w14:textId="77777777" w:rsidR="00501898" w:rsidRPr="0076075D" w:rsidRDefault="00136181">
            <w:pPr>
              <w:spacing w:before="0"/>
              <w:ind w:left="28"/>
              <w:jc w:val="both"/>
              <w:rPr>
                <w:sz w:val="22"/>
                <w:szCs w:val="22"/>
              </w:rPr>
            </w:pPr>
            <w:r w:rsidRPr="0076075D">
              <w:rPr>
                <w:sz w:val="22"/>
                <w:szCs w:val="22"/>
              </w:rPr>
              <w:t xml:space="preserve">Đơn giá của hàng hóa bao gồm thuế. </w:t>
            </w:r>
          </w:p>
          <w:p w14:paraId="5BB81C20" w14:textId="77777777" w:rsidR="00501898" w:rsidRPr="0076075D" w:rsidRDefault="00136181">
            <w:pPr>
              <w:spacing w:before="0"/>
              <w:ind w:left="41"/>
              <w:jc w:val="both"/>
              <w:rPr>
                <w:sz w:val="22"/>
                <w:szCs w:val="22"/>
              </w:rPr>
            </w:pPr>
            <w:r w:rsidRPr="0076075D">
              <w:rPr>
                <w:sz w:val="22"/>
                <w:szCs w:val="22"/>
              </w:rPr>
              <w:t>Được sử dụng trong API lập hóa đơn nháp cho xăng dầu</w:t>
            </w:r>
          </w:p>
        </w:tc>
      </w:tr>
      <w:tr w:rsidR="00501898" w:rsidRPr="0076075D" w14:paraId="6C561ECB" w14:textId="77777777">
        <w:tc>
          <w:tcPr>
            <w:tcW w:w="1890" w:type="dxa"/>
          </w:tcPr>
          <w:p w14:paraId="66F9E8F7" w14:textId="77777777" w:rsidR="00501898" w:rsidRPr="0076075D" w:rsidRDefault="00136181">
            <w:pPr>
              <w:spacing w:before="0"/>
              <w:ind w:left="0"/>
              <w:jc w:val="both"/>
              <w:rPr>
                <w:color w:val="A31515"/>
                <w:sz w:val="22"/>
                <w:szCs w:val="22"/>
                <w:highlight w:val="yellow"/>
              </w:rPr>
            </w:pPr>
            <w:r w:rsidRPr="0076075D">
              <w:rPr>
                <w:color w:val="A31515"/>
                <w:sz w:val="22"/>
                <w:szCs w:val="22"/>
                <w:highlight w:val="yellow"/>
              </w:rPr>
              <w:t>specialInfo</w:t>
            </w:r>
          </w:p>
          <w:p w14:paraId="1C6B3203" w14:textId="77777777" w:rsidR="00501898" w:rsidRPr="0076075D" w:rsidRDefault="00501898">
            <w:pPr>
              <w:spacing w:before="0"/>
              <w:ind w:left="0"/>
              <w:jc w:val="both"/>
              <w:rPr>
                <w:sz w:val="22"/>
                <w:szCs w:val="22"/>
                <w:highlight w:val="yellow"/>
              </w:rPr>
            </w:pPr>
          </w:p>
        </w:tc>
        <w:tc>
          <w:tcPr>
            <w:tcW w:w="3330" w:type="dxa"/>
          </w:tcPr>
          <w:p w14:paraId="576A4E3E" w14:textId="77777777" w:rsidR="00501898" w:rsidRPr="0076075D" w:rsidRDefault="00136181">
            <w:pPr>
              <w:spacing w:before="0"/>
              <w:ind w:left="0"/>
              <w:jc w:val="both"/>
              <w:rPr>
                <w:sz w:val="22"/>
                <w:szCs w:val="22"/>
                <w:highlight w:val="yellow"/>
              </w:rPr>
            </w:pPr>
            <w:r w:rsidRPr="0076075D">
              <w:rPr>
                <w:sz w:val="22"/>
                <w:szCs w:val="22"/>
                <w:highlight w:val="yellow"/>
              </w:rPr>
              <w:t>Required: false</w:t>
            </w:r>
          </w:p>
          <w:p w14:paraId="2448805C" w14:textId="77777777" w:rsidR="00501898" w:rsidRPr="0076075D" w:rsidRDefault="00136181">
            <w:pPr>
              <w:spacing w:before="0"/>
              <w:ind w:left="0"/>
              <w:jc w:val="both"/>
              <w:rPr>
                <w:sz w:val="22"/>
                <w:szCs w:val="22"/>
              </w:rPr>
            </w:pPr>
            <w:r w:rsidRPr="0076075D">
              <w:rPr>
                <w:sz w:val="22"/>
                <w:szCs w:val="22"/>
              </w:rPr>
              <w:t>DataType: List objet</w:t>
            </w:r>
          </w:p>
          <w:p w14:paraId="0C71091D" w14:textId="77777777" w:rsidR="00501898" w:rsidRPr="0076075D" w:rsidRDefault="00501898">
            <w:pPr>
              <w:spacing w:before="0"/>
              <w:ind w:left="0"/>
              <w:jc w:val="both"/>
              <w:rPr>
                <w:sz w:val="22"/>
                <w:szCs w:val="22"/>
                <w:highlight w:val="yellow"/>
              </w:rPr>
            </w:pPr>
          </w:p>
          <w:p w14:paraId="67776025" w14:textId="77777777" w:rsidR="00501898" w:rsidRPr="0076075D" w:rsidRDefault="00136181">
            <w:pPr>
              <w:widowControl/>
              <w:shd w:val="clear" w:color="auto" w:fill="FFFFFE"/>
              <w:spacing w:before="0" w:line="270" w:lineRule="atLeast"/>
              <w:ind w:left="0"/>
              <w:rPr>
                <w:color w:val="A31515"/>
                <w:sz w:val="22"/>
                <w:szCs w:val="22"/>
              </w:rPr>
            </w:pPr>
            <w:r w:rsidRPr="0076075D">
              <w:rPr>
                <w:color w:val="A31515"/>
                <w:sz w:val="22"/>
                <w:szCs w:val="22"/>
              </w:rPr>
              <w:t>"specialInfo": [</w:t>
            </w:r>
          </w:p>
          <w:p w14:paraId="69B057A3" w14:textId="77777777" w:rsidR="00501898" w:rsidRPr="0076075D" w:rsidRDefault="00136181">
            <w:pPr>
              <w:widowControl/>
              <w:shd w:val="clear" w:color="auto" w:fill="FFFFFE"/>
              <w:spacing w:before="0" w:line="270" w:lineRule="atLeast"/>
              <w:ind w:left="0"/>
              <w:rPr>
                <w:color w:val="A31515"/>
                <w:sz w:val="22"/>
                <w:szCs w:val="22"/>
              </w:rPr>
            </w:pPr>
            <w:r w:rsidRPr="0076075D">
              <w:rPr>
                <w:color w:val="A31515"/>
                <w:sz w:val="22"/>
                <w:szCs w:val="22"/>
              </w:rPr>
              <w:t xml:space="preserve"> {</w:t>
            </w:r>
          </w:p>
          <w:p w14:paraId="2D1EED25" w14:textId="77777777" w:rsidR="00501898" w:rsidRPr="0076075D" w:rsidRDefault="00136181">
            <w:pPr>
              <w:widowControl/>
              <w:shd w:val="clear" w:color="auto" w:fill="FFFFFE"/>
              <w:spacing w:before="0" w:line="270" w:lineRule="atLeast"/>
              <w:ind w:left="0"/>
              <w:rPr>
                <w:color w:val="A31515"/>
                <w:sz w:val="22"/>
                <w:szCs w:val="22"/>
              </w:rPr>
            </w:pPr>
            <w:r w:rsidRPr="0076075D">
              <w:rPr>
                <w:color w:val="A31515"/>
                <w:sz w:val="22"/>
                <w:szCs w:val="22"/>
              </w:rPr>
              <w:t xml:space="preserve">    "name": "SKhung",</w:t>
            </w:r>
          </w:p>
          <w:p w14:paraId="167C719F" w14:textId="77777777" w:rsidR="00501898" w:rsidRPr="0076075D" w:rsidRDefault="00136181">
            <w:pPr>
              <w:widowControl/>
              <w:shd w:val="clear" w:color="auto" w:fill="FFFFFE"/>
              <w:spacing w:before="0" w:line="270" w:lineRule="atLeast"/>
              <w:ind w:left="0"/>
              <w:rPr>
                <w:color w:val="A31515"/>
                <w:sz w:val="22"/>
                <w:szCs w:val="22"/>
              </w:rPr>
            </w:pPr>
            <w:r w:rsidRPr="0076075D">
              <w:rPr>
                <w:color w:val="A31515"/>
                <w:sz w:val="22"/>
                <w:szCs w:val="22"/>
              </w:rPr>
              <w:t xml:space="preserve">    "value": "137462734"</w:t>
            </w:r>
          </w:p>
          <w:p w14:paraId="3F1F97AF" w14:textId="77777777" w:rsidR="00501898" w:rsidRPr="0076075D" w:rsidRDefault="00136181">
            <w:pPr>
              <w:widowControl/>
              <w:shd w:val="clear" w:color="auto" w:fill="FFFFFE"/>
              <w:spacing w:before="0" w:line="270" w:lineRule="atLeast"/>
              <w:ind w:left="0"/>
              <w:rPr>
                <w:color w:val="A31515"/>
                <w:sz w:val="22"/>
                <w:szCs w:val="22"/>
              </w:rPr>
            </w:pPr>
            <w:r w:rsidRPr="0076075D">
              <w:rPr>
                <w:color w:val="A31515"/>
                <w:sz w:val="22"/>
                <w:szCs w:val="22"/>
              </w:rPr>
              <w:t xml:space="preserve">                },</w:t>
            </w:r>
          </w:p>
          <w:p w14:paraId="3A0AF3E2" w14:textId="77777777" w:rsidR="00501898" w:rsidRPr="0076075D" w:rsidRDefault="00136181">
            <w:pPr>
              <w:widowControl/>
              <w:shd w:val="clear" w:color="auto" w:fill="FFFFFE"/>
              <w:spacing w:before="0" w:line="270" w:lineRule="atLeast"/>
              <w:ind w:left="0"/>
              <w:rPr>
                <w:color w:val="A31515"/>
                <w:sz w:val="22"/>
                <w:szCs w:val="22"/>
              </w:rPr>
            </w:pPr>
            <w:r w:rsidRPr="0076075D">
              <w:rPr>
                <w:color w:val="A31515"/>
                <w:sz w:val="22"/>
                <w:szCs w:val="22"/>
              </w:rPr>
              <w:lastRenderedPageBreak/>
              <w:t xml:space="preserve"> {</w:t>
            </w:r>
          </w:p>
          <w:p w14:paraId="513B00BD" w14:textId="77777777" w:rsidR="00501898" w:rsidRPr="0076075D" w:rsidRDefault="00136181">
            <w:pPr>
              <w:widowControl/>
              <w:shd w:val="clear" w:color="auto" w:fill="FFFFFE"/>
              <w:spacing w:before="0" w:line="270" w:lineRule="atLeast"/>
              <w:ind w:left="0"/>
              <w:rPr>
                <w:color w:val="A31515"/>
                <w:sz w:val="22"/>
                <w:szCs w:val="22"/>
              </w:rPr>
            </w:pPr>
            <w:r w:rsidRPr="0076075D">
              <w:rPr>
                <w:color w:val="A31515"/>
                <w:sz w:val="22"/>
                <w:szCs w:val="22"/>
              </w:rPr>
              <w:t xml:space="preserve">    "name": "SMay",</w:t>
            </w:r>
          </w:p>
          <w:p w14:paraId="5F98321E" w14:textId="77777777" w:rsidR="00501898" w:rsidRPr="0076075D" w:rsidRDefault="00136181">
            <w:pPr>
              <w:widowControl/>
              <w:shd w:val="clear" w:color="auto" w:fill="FFFFFE"/>
              <w:spacing w:before="0" w:line="270" w:lineRule="atLeast"/>
              <w:ind w:left="0"/>
              <w:rPr>
                <w:color w:val="A31515"/>
                <w:sz w:val="22"/>
                <w:szCs w:val="22"/>
              </w:rPr>
            </w:pPr>
            <w:r w:rsidRPr="0076075D">
              <w:rPr>
                <w:color w:val="A31515"/>
                <w:sz w:val="22"/>
                <w:szCs w:val="22"/>
              </w:rPr>
              <w:t xml:space="preserve">    "value": "13746dd2734"</w:t>
            </w:r>
          </w:p>
          <w:p w14:paraId="6CC79278" w14:textId="77777777" w:rsidR="00501898" w:rsidRPr="0076075D" w:rsidRDefault="00136181">
            <w:pPr>
              <w:widowControl/>
              <w:shd w:val="clear" w:color="auto" w:fill="FFFFFE"/>
              <w:spacing w:before="0" w:line="270" w:lineRule="atLeast"/>
              <w:ind w:left="0"/>
              <w:rPr>
                <w:color w:val="A31515"/>
                <w:sz w:val="22"/>
                <w:szCs w:val="22"/>
              </w:rPr>
            </w:pPr>
            <w:r w:rsidRPr="0076075D">
              <w:rPr>
                <w:color w:val="A31515"/>
                <w:sz w:val="22"/>
                <w:szCs w:val="22"/>
              </w:rPr>
              <w:t xml:space="preserve">                }</w:t>
            </w:r>
          </w:p>
          <w:p w14:paraId="3F4B032D" w14:textId="77777777" w:rsidR="00501898" w:rsidRPr="0076075D" w:rsidRDefault="00136181">
            <w:pPr>
              <w:spacing w:before="0"/>
              <w:ind w:left="0"/>
              <w:jc w:val="both"/>
              <w:rPr>
                <w:sz w:val="22"/>
                <w:szCs w:val="22"/>
                <w:highlight w:val="yellow"/>
              </w:rPr>
            </w:pPr>
            <w:r w:rsidRPr="0076075D">
              <w:rPr>
                <w:color w:val="A31515"/>
                <w:sz w:val="22"/>
                <w:szCs w:val="22"/>
              </w:rPr>
              <w:t xml:space="preserve">            ]</w:t>
            </w:r>
            <w:r w:rsidRPr="0076075D">
              <w:rPr>
                <w:sz w:val="22"/>
                <w:szCs w:val="22"/>
                <w:highlight w:val="yellow"/>
              </w:rPr>
              <w:t xml:space="preserve"> </w:t>
            </w:r>
          </w:p>
          <w:p w14:paraId="3BC5994F" w14:textId="77777777" w:rsidR="00501898" w:rsidRPr="0076075D" w:rsidRDefault="00501898">
            <w:pPr>
              <w:spacing w:before="0"/>
              <w:ind w:left="0"/>
              <w:jc w:val="both"/>
              <w:rPr>
                <w:sz w:val="22"/>
                <w:szCs w:val="22"/>
                <w:highlight w:val="yellow"/>
              </w:rPr>
            </w:pPr>
          </w:p>
        </w:tc>
        <w:tc>
          <w:tcPr>
            <w:tcW w:w="4680" w:type="dxa"/>
          </w:tcPr>
          <w:p w14:paraId="26973BE0" w14:textId="77777777" w:rsidR="00501898" w:rsidRPr="0076075D" w:rsidRDefault="00136181">
            <w:pPr>
              <w:spacing w:before="0"/>
              <w:ind w:left="0"/>
              <w:jc w:val="both"/>
              <w:rPr>
                <w:color w:val="A31515"/>
                <w:sz w:val="22"/>
                <w:szCs w:val="22"/>
                <w:highlight w:val="yellow"/>
              </w:rPr>
            </w:pPr>
            <w:r w:rsidRPr="0076075D">
              <w:rPr>
                <w:sz w:val="22"/>
                <w:szCs w:val="22"/>
                <w:highlight w:val="yellow"/>
              </w:rPr>
              <w:lastRenderedPageBreak/>
              <w:t xml:space="preserve">Nếu truyền </w:t>
            </w:r>
            <w:r w:rsidRPr="0076075D">
              <w:rPr>
                <w:color w:val="FF0000"/>
                <w:sz w:val="22"/>
                <w:szCs w:val="22"/>
                <w:highlight w:val="yellow"/>
              </w:rPr>
              <w:t xml:space="preserve">itemType thì trường </w:t>
            </w:r>
            <w:r w:rsidRPr="0076075D">
              <w:rPr>
                <w:color w:val="A31515"/>
                <w:sz w:val="22"/>
                <w:szCs w:val="22"/>
                <w:highlight w:val="yellow"/>
              </w:rPr>
              <w:t>specialInfo</w:t>
            </w:r>
          </w:p>
          <w:p w14:paraId="12E0C17E" w14:textId="77777777" w:rsidR="00501898" w:rsidRPr="0076075D" w:rsidRDefault="00136181">
            <w:pPr>
              <w:ind w:left="0"/>
              <w:jc w:val="both"/>
              <w:rPr>
                <w:snapToGrid/>
                <w:sz w:val="22"/>
                <w:szCs w:val="22"/>
                <w:highlight w:val="yellow"/>
              </w:rPr>
            </w:pPr>
            <w:r w:rsidRPr="0076075D">
              <w:rPr>
                <w:sz w:val="22"/>
                <w:szCs w:val="22"/>
                <w:highlight w:val="yellow"/>
              </w:rPr>
              <w:t>Tùy theo yêu cầu của Nghị định 70 theo từng hàng hóa đặc thù, name và value ,validate theo yêu cầu từ TCT .</w:t>
            </w:r>
          </w:p>
          <w:p w14:paraId="536BAC54" w14:textId="77777777" w:rsidR="00501898" w:rsidRPr="0076075D" w:rsidRDefault="00136181">
            <w:pPr>
              <w:ind w:left="0"/>
              <w:jc w:val="both"/>
              <w:rPr>
                <w:sz w:val="22"/>
                <w:szCs w:val="22"/>
                <w:highlight w:val="yellow"/>
              </w:rPr>
            </w:pPr>
            <w:r w:rsidRPr="0076075D">
              <w:rPr>
                <w:sz w:val="22"/>
                <w:szCs w:val="22"/>
                <w:highlight w:val="yellow"/>
              </w:rPr>
              <w:t xml:space="preserve">Danh sách các trường đặc thù được trình bày bên dưới </w:t>
            </w:r>
          </w:p>
          <w:p w14:paraId="64BEFD23" w14:textId="77777777" w:rsidR="00501898" w:rsidRPr="0076075D" w:rsidRDefault="00501898">
            <w:pPr>
              <w:jc w:val="both"/>
              <w:rPr>
                <w:sz w:val="22"/>
                <w:szCs w:val="22"/>
                <w:highlight w:val="yellow"/>
              </w:rPr>
            </w:pPr>
          </w:p>
          <w:p w14:paraId="0E0213C4" w14:textId="77777777" w:rsidR="00501898" w:rsidRPr="0076075D" w:rsidRDefault="00501898">
            <w:pPr>
              <w:spacing w:before="0"/>
              <w:ind w:left="0"/>
              <w:jc w:val="both"/>
              <w:rPr>
                <w:sz w:val="22"/>
                <w:szCs w:val="22"/>
                <w:highlight w:val="yellow"/>
              </w:rPr>
            </w:pPr>
          </w:p>
          <w:p w14:paraId="00BCF6D6" w14:textId="77777777" w:rsidR="00501898" w:rsidRPr="0076075D" w:rsidRDefault="00501898">
            <w:pPr>
              <w:spacing w:before="0"/>
              <w:ind w:left="0"/>
              <w:jc w:val="both"/>
              <w:rPr>
                <w:sz w:val="22"/>
                <w:szCs w:val="22"/>
                <w:highlight w:val="yellow"/>
              </w:rPr>
            </w:pPr>
          </w:p>
        </w:tc>
      </w:tr>
    </w:tbl>
    <w:p w14:paraId="3EE854A6" w14:textId="77777777" w:rsidR="00501898" w:rsidRPr="0076075D" w:rsidRDefault="00501898">
      <w:pPr>
        <w:pStyle w:val="NormalIndent"/>
        <w:rPr>
          <w:b/>
          <w:sz w:val="22"/>
          <w:szCs w:val="22"/>
          <w:highlight w:val="yellow"/>
        </w:rPr>
      </w:pPr>
    </w:p>
    <w:p w14:paraId="72042FE8" w14:textId="77777777" w:rsidR="00501898" w:rsidRPr="0076075D" w:rsidRDefault="00136181">
      <w:pPr>
        <w:pStyle w:val="NormalIndent"/>
        <w:rPr>
          <w:b/>
          <w:sz w:val="22"/>
          <w:szCs w:val="22"/>
          <w:highlight w:val="yellow"/>
        </w:rPr>
      </w:pPr>
      <w:r w:rsidRPr="0076075D">
        <w:rPr>
          <w:b/>
          <w:sz w:val="22"/>
          <w:szCs w:val="22"/>
          <w:highlight w:val="yellow"/>
        </w:rPr>
        <w:t>DANH MỤC LOẠI HÀNG HÓA ĐẶC THÙ</w:t>
      </w:r>
    </w:p>
    <w:tbl>
      <w:tblPr>
        <w:tblW w:w="10162" w:type="dxa"/>
        <w:tblInd w:w="8" w:type="dxa"/>
        <w:tblLayout w:type="fixed"/>
        <w:tblLook w:val="04A0" w:firstRow="1" w:lastRow="0" w:firstColumn="1" w:lastColumn="0" w:noHBand="0" w:noVBand="1"/>
      </w:tblPr>
      <w:tblGrid>
        <w:gridCol w:w="1162"/>
        <w:gridCol w:w="1710"/>
        <w:gridCol w:w="5040"/>
        <w:gridCol w:w="2250"/>
      </w:tblGrid>
      <w:tr w:rsidR="00501898" w:rsidRPr="0076075D" w14:paraId="6F2D0108" w14:textId="77777777">
        <w:trPr>
          <w:trHeight w:val="360"/>
          <w:tblHeader/>
        </w:trPr>
        <w:tc>
          <w:tcPr>
            <w:tcW w:w="1162" w:type="dxa"/>
            <w:tcBorders>
              <w:top w:val="single" w:sz="6" w:space="0" w:color="000000"/>
              <w:left w:val="single" w:sz="6" w:space="0" w:color="000000"/>
              <w:bottom w:val="nil"/>
              <w:right w:val="nil"/>
            </w:tcBorders>
            <w:shd w:val="clear" w:color="auto" w:fill="FFFFFF"/>
            <w:tcMar>
              <w:top w:w="0" w:type="dxa"/>
              <w:left w:w="0" w:type="dxa"/>
              <w:bottom w:w="0" w:type="dxa"/>
              <w:right w:w="0" w:type="dxa"/>
            </w:tcMar>
          </w:tcPr>
          <w:p w14:paraId="25AEBBB0" w14:textId="77777777" w:rsidR="00501898" w:rsidRPr="0076075D" w:rsidRDefault="00136181">
            <w:pPr>
              <w:spacing w:line="240" w:lineRule="auto"/>
              <w:jc w:val="center"/>
              <w:rPr>
                <w:b/>
                <w:color w:val="FF0000"/>
                <w:sz w:val="22"/>
                <w:szCs w:val="22"/>
                <w:highlight w:val="yellow"/>
              </w:rPr>
            </w:pPr>
            <w:r w:rsidRPr="0076075D">
              <w:rPr>
                <w:b/>
                <w:color w:val="FF0000"/>
                <w:sz w:val="22"/>
                <w:szCs w:val="22"/>
                <w:highlight w:val="yellow"/>
              </w:rPr>
              <w:t>STT</w:t>
            </w:r>
          </w:p>
        </w:tc>
        <w:tc>
          <w:tcPr>
            <w:tcW w:w="1710" w:type="dxa"/>
            <w:tcBorders>
              <w:top w:val="single" w:sz="6" w:space="0" w:color="000000"/>
              <w:left w:val="single" w:sz="6" w:space="0" w:color="000000"/>
              <w:bottom w:val="nil"/>
              <w:right w:val="single" w:sz="6" w:space="0" w:color="000000"/>
            </w:tcBorders>
            <w:shd w:val="clear" w:color="auto" w:fill="FFFFFF"/>
            <w:tcMar>
              <w:top w:w="0" w:type="dxa"/>
              <w:left w:w="0" w:type="dxa"/>
              <w:bottom w:w="0" w:type="dxa"/>
              <w:right w:w="0" w:type="dxa"/>
            </w:tcMar>
          </w:tcPr>
          <w:p w14:paraId="3B6311B3" w14:textId="77777777" w:rsidR="00501898" w:rsidRPr="0076075D" w:rsidRDefault="00136181">
            <w:pPr>
              <w:spacing w:line="240" w:lineRule="auto"/>
              <w:jc w:val="center"/>
              <w:rPr>
                <w:b/>
                <w:color w:val="FF0000"/>
                <w:sz w:val="22"/>
                <w:szCs w:val="22"/>
                <w:highlight w:val="yellow"/>
              </w:rPr>
            </w:pPr>
            <w:r w:rsidRPr="0076075D">
              <w:rPr>
                <w:b/>
                <w:color w:val="FF0000"/>
                <w:sz w:val="22"/>
                <w:szCs w:val="22"/>
                <w:highlight w:val="yellow"/>
              </w:rPr>
              <w:t>Mô tả</w:t>
            </w:r>
          </w:p>
        </w:tc>
        <w:tc>
          <w:tcPr>
            <w:tcW w:w="5040" w:type="dxa"/>
            <w:tcBorders>
              <w:top w:val="single" w:sz="6" w:space="0" w:color="000000"/>
              <w:left w:val="single" w:sz="6" w:space="0" w:color="000000"/>
              <w:bottom w:val="nil"/>
              <w:right w:val="single" w:sz="6" w:space="0" w:color="000000"/>
            </w:tcBorders>
            <w:shd w:val="clear" w:color="auto" w:fill="FFFFFF"/>
          </w:tcPr>
          <w:p w14:paraId="62AAD3CC" w14:textId="77777777" w:rsidR="00501898" w:rsidRPr="0076075D" w:rsidRDefault="00136181">
            <w:pPr>
              <w:spacing w:line="240" w:lineRule="auto"/>
              <w:jc w:val="center"/>
              <w:rPr>
                <w:b/>
                <w:color w:val="FF0000"/>
                <w:sz w:val="22"/>
                <w:szCs w:val="22"/>
                <w:highlight w:val="yellow"/>
              </w:rPr>
            </w:pPr>
            <w:r w:rsidRPr="0076075D">
              <w:rPr>
                <w:b/>
                <w:color w:val="FF0000"/>
                <w:sz w:val="22"/>
                <w:szCs w:val="22"/>
                <w:highlight w:val="yellow"/>
              </w:rPr>
              <w:t>Giá trị bắt buộc</w:t>
            </w:r>
          </w:p>
        </w:tc>
        <w:tc>
          <w:tcPr>
            <w:tcW w:w="2250" w:type="dxa"/>
            <w:tcBorders>
              <w:top w:val="single" w:sz="6" w:space="0" w:color="000000"/>
              <w:left w:val="single" w:sz="6" w:space="0" w:color="000000"/>
              <w:bottom w:val="nil"/>
              <w:right w:val="single" w:sz="6" w:space="0" w:color="000000"/>
            </w:tcBorders>
            <w:shd w:val="clear" w:color="auto" w:fill="FFFFFF"/>
          </w:tcPr>
          <w:p w14:paraId="4E8C15CC" w14:textId="77777777" w:rsidR="00501898" w:rsidRPr="0076075D" w:rsidRDefault="00136181">
            <w:pPr>
              <w:spacing w:line="240" w:lineRule="auto"/>
              <w:jc w:val="center"/>
              <w:rPr>
                <w:b/>
                <w:color w:val="FF0000"/>
                <w:sz w:val="22"/>
                <w:szCs w:val="22"/>
                <w:highlight w:val="yellow"/>
              </w:rPr>
            </w:pPr>
            <w:r w:rsidRPr="0076075D">
              <w:rPr>
                <w:b/>
                <w:color w:val="FF0000"/>
                <w:sz w:val="22"/>
                <w:szCs w:val="22"/>
                <w:highlight w:val="yellow"/>
              </w:rPr>
              <w:t>Loại hóa đơn áp dụng</w:t>
            </w:r>
          </w:p>
        </w:tc>
      </w:tr>
      <w:tr w:rsidR="00501898" w:rsidRPr="0076075D" w14:paraId="232CD76C" w14:textId="77777777">
        <w:trPr>
          <w:trHeight w:val="360"/>
        </w:trPr>
        <w:tc>
          <w:tcPr>
            <w:tcW w:w="1162" w:type="dxa"/>
            <w:tcBorders>
              <w:top w:val="single" w:sz="6" w:space="0" w:color="000000"/>
              <w:left w:val="single" w:sz="6" w:space="0" w:color="000000"/>
              <w:bottom w:val="nil"/>
              <w:right w:val="nil"/>
            </w:tcBorders>
            <w:shd w:val="clear" w:color="auto" w:fill="FFFFFF"/>
            <w:tcMar>
              <w:top w:w="0" w:type="dxa"/>
              <w:left w:w="0" w:type="dxa"/>
              <w:bottom w:w="0" w:type="dxa"/>
              <w:right w:w="0" w:type="dxa"/>
            </w:tcMar>
            <w:vAlign w:val="center"/>
          </w:tcPr>
          <w:p w14:paraId="2C8D8C83" w14:textId="77777777" w:rsidR="00501898" w:rsidRPr="0076075D" w:rsidRDefault="00136181">
            <w:pPr>
              <w:spacing w:line="240" w:lineRule="auto"/>
              <w:jc w:val="center"/>
              <w:rPr>
                <w:color w:val="FF0000"/>
                <w:sz w:val="22"/>
                <w:szCs w:val="22"/>
                <w:highlight w:val="yellow"/>
              </w:rPr>
            </w:pPr>
            <w:r w:rsidRPr="0076075D">
              <w:rPr>
                <w:color w:val="FF0000"/>
                <w:sz w:val="22"/>
                <w:szCs w:val="22"/>
                <w:highlight w:val="yellow"/>
              </w:rPr>
              <w:t>1</w:t>
            </w:r>
          </w:p>
        </w:tc>
        <w:tc>
          <w:tcPr>
            <w:tcW w:w="1710" w:type="dxa"/>
            <w:tcBorders>
              <w:top w:val="single" w:sz="6" w:space="0" w:color="000000"/>
              <w:left w:val="single" w:sz="6" w:space="0" w:color="000000"/>
              <w:bottom w:val="nil"/>
              <w:right w:val="single" w:sz="6" w:space="0" w:color="000000"/>
            </w:tcBorders>
            <w:shd w:val="clear" w:color="auto" w:fill="FFFFFF"/>
            <w:tcMar>
              <w:top w:w="0" w:type="dxa"/>
              <w:left w:w="0" w:type="dxa"/>
              <w:bottom w:w="0" w:type="dxa"/>
              <w:right w:w="0" w:type="dxa"/>
            </w:tcMar>
            <w:vAlign w:val="center"/>
          </w:tcPr>
          <w:p w14:paraId="4D545A20" w14:textId="77777777" w:rsidR="00501898" w:rsidRPr="0076075D" w:rsidRDefault="00136181">
            <w:pPr>
              <w:spacing w:line="240" w:lineRule="auto"/>
              <w:ind w:left="90"/>
              <w:rPr>
                <w:color w:val="FF0000"/>
                <w:sz w:val="22"/>
                <w:szCs w:val="22"/>
                <w:highlight w:val="yellow"/>
              </w:rPr>
            </w:pPr>
            <w:r w:rsidRPr="0076075D">
              <w:rPr>
                <w:sz w:val="22"/>
                <w:szCs w:val="22"/>
                <w:highlight w:val="cyan"/>
              </w:rPr>
              <w:t>Hàng hóa là xe ô tô, xe mô tô</w:t>
            </w:r>
          </w:p>
        </w:tc>
        <w:tc>
          <w:tcPr>
            <w:tcW w:w="5040" w:type="dxa"/>
            <w:tcBorders>
              <w:top w:val="single" w:sz="6" w:space="0" w:color="000000"/>
              <w:left w:val="single" w:sz="6" w:space="0" w:color="000000"/>
              <w:bottom w:val="nil"/>
              <w:right w:val="single" w:sz="6" w:space="0" w:color="000000"/>
            </w:tcBorders>
            <w:shd w:val="clear" w:color="auto" w:fill="FFFFFF"/>
          </w:tcPr>
          <w:p w14:paraId="381263FA" w14:textId="77777777" w:rsidR="00501898" w:rsidRPr="0076075D" w:rsidRDefault="00136181">
            <w:pPr>
              <w:spacing w:line="240" w:lineRule="auto"/>
              <w:ind w:left="90"/>
              <w:rPr>
                <w:sz w:val="22"/>
                <w:szCs w:val="22"/>
                <w:highlight w:val="yellow"/>
              </w:rPr>
            </w:pPr>
            <w:r w:rsidRPr="0076075D">
              <w:rPr>
                <w:sz w:val="22"/>
                <w:szCs w:val="22"/>
              </w:rPr>
              <w:t>SKhung</w:t>
            </w:r>
            <w:r w:rsidRPr="0076075D">
              <w:rPr>
                <w:sz w:val="22"/>
                <w:szCs w:val="22"/>
                <w:highlight w:val="yellow"/>
              </w:rPr>
              <w:t>: Số khung, string, bắt buộc, max 200 kí tự</w:t>
            </w:r>
          </w:p>
          <w:p w14:paraId="34924C4E" w14:textId="77777777" w:rsidR="00501898" w:rsidRPr="0076075D" w:rsidRDefault="00136181">
            <w:pPr>
              <w:spacing w:line="240" w:lineRule="auto"/>
              <w:ind w:left="90"/>
              <w:rPr>
                <w:sz w:val="22"/>
                <w:szCs w:val="22"/>
                <w:highlight w:val="yellow"/>
              </w:rPr>
            </w:pPr>
            <w:r w:rsidRPr="0076075D">
              <w:rPr>
                <w:sz w:val="22"/>
                <w:szCs w:val="22"/>
              </w:rPr>
              <w:t>SMay</w:t>
            </w:r>
            <w:r w:rsidRPr="0076075D">
              <w:rPr>
                <w:sz w:val="22"/>
                <w:szCs w:val="22"/>
                <w:highlight w:val="yellow"/>
              </w:rPr>
              <w:t>: Số máy, string, bắt buộc , max 200 kí tự</w:t>
            </w:r>
          </w:p>
          <w:p w14:paraId="6B86280C" w14:textId="77777777" w:rsidR="00501898" w:rsidRPr="0076075D" w:rsidRDefault="00501898">
            <w:pPr>
              <w:spacing w:line="240" w:lineRule="auto"/>
              <w:ind w:left="90"/>
              <w:rPr>
                <w:sz w:val="22"/>
                <w:szCs w:val="22"/>
                <w:highlight w:val="yellow"/>
              </w:rPr>
            </w:pPr>
          </w:p>
        </w:tc>
        <w:tc>
          <w:tcPr>
            <w:tcW w:w="2250" w:type="dxa"/>
            <w:tcBorders>
              <w:top w:val="single" w:sz="6" w:space="0" w:color="000000"/>
              <w:left w:val="single" w:sz="6" w:space="0" w:color="000000"/>
              <w:bottom w:val="nil"/>
              <w:right w:val="single" w:sz="6" w:space="0" w:color="000000"/>
            </w:tcBorders>
            <w:shd w:val="clear" w:color="auto" w:fill="FFFFFF"/>
          </w:tcPr>
          <w:p w14:paraId="14BB3ACA" w14:textId="77777777" w:rsidR="00501898" w:rsidRPr="0076075D" w:rsidRDefault="00501898">
            <w:pPr>
              <w:spacing w:line="240" w:lineRule="auto"/>
              <w:ind w:left="90"/>
              <w:rPr>
                <w:sz w:val="22"/>
                <w:szCs w:val="22"/>
                <w:highlight w:val="yellow"/>
              </w:rPr>
            </w:pPr>
          </w:p>
          <w:p w14:paraId="6DCB168B" w14:textId="77777777" w:rsidR="00501898" w:rsidRPr="0076075D" w:rsidRDefault="00136181">
            <w:pPr>
              <w:spacing w:line="240" w:lineRule="auto"/>
              <w:ind w:left="90"/>
              <w:rPr>
                <w:sz w:val="22"/>
                <w:szCs w:val="22"/>
                <w:highlight w:val="yellow"/>
              </w:rPr>
            </w:pPr>
            <w:r w:rsidRPr="0076075D">
              <w:rPr>
                <w:sz w:val="22"/>
                <w:szCs w:val="22"/>
                <w:highlight w:val="yellow"/>
              </w:rPr>
              <w:t>Hóa đơn bán hàng, hóa đơn giá trị gia tăng, hóa đơn khác, hóa đơn máy tính tiền, hóa đơn tài sản công, hóa đơn giá trị gia tăng tich hợp biên lại</w:t>
            </w:r>
          </w:p>
        </w:tc>
      </w:tr>
      <w:tr w:rsidR="00501898" w:rsidRPr="0076075D" w14:paraId="5FAC9E90" w14:textId="77777777">
        <w:trPr>
          <w:trHeight w:val="543"/>
        </w:trPr>
        <w:tc>
          <w:tcPr>
            <w:tcW w:w="1162" w:type="dxa"/>
            <w:tcBorders>
              <w:top w:val="single" w:sz="6" w:space="0" w:color="000000"/>
              <w:left w:val="single" w:sz="6" w:space="0" w:color="000000"/>
              <w:bottom w:val="single" w:sz="6" w:space="0" w:color="000000"/>
              <w:right w:val="nil"/>
            </w:tcBorders>
            <w:shd w:val="clear" w:color="auto" w:fill="FFFFFF"/>
            <w:tcMar>
              <w:top w:w="0" w:type="dxa"/>
              <w:left w:w="0" w:type="dxa"/>
              <w:bottom w:w="0" w:type="dxa"/>
              <w:right w:w="0" w:type="dxa"/>
            </w:tcMar>
            <w:vAlign w:val="center"/>
          </w:tcPr>
          <w:p w14:paraId="0A5106B5" w14:textId="77777777" w:rsidR="00501898" w:rsidRPr="0076075D" w:rsidRDefault="00136181">
            <w:pPr>
              <w:spacing w:line="240" w:lineRule="auto"/>
              <w:jc w:val="center"/>
              <w:rPr>
                <w:color w:val="FF0000"/>
                <w:sz w:val="22"/>
                <w:szCs w:val="22"/>
                <w:highlight w:val="yellow"/>
              </w:rPr>
            </w:pPr>
            <w:r w:rsidRPr="0076075D">
              <w:rPr>
                <w:color w:val="FF0000"/>
                <w:sz w:val="22"/>
                <w:szCs w:val="22"/>
                <w:highlight w:val="yellow"/>
              </w:rPr>
              <w:t>2</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617AF145" w14:textId="77777777" w:rsidR="00501898" w:rsidRPr="0076075D" w:rsidRDefault="00136181">
            <w:pPr>
              <w:spacing w:line="240" w:lineRule="auto"/>
              <w:ind w:left="90"/>
              <w:rPr>
                <w:color w:val="FF0000"/>
                <w:sz w:val="22"/>
                <w:szCs w:val="22"/>
                <w:highlight w:val="yellow"/>
              </w:rPr>
            </w:pPr>
            <w:r w:rsidRPr="0076075D">
              <w:rPr>
                <w:sz w:val="22"/>
                <w:szCs w:val="22"/>
                <w:highlight w:val="cyan"/>
              </w:rPr>
              <w:t>Dịch vụ vận chuyển</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Pr>
          <w:p w14:paraId="4486C1A7" w14:textId="77777777" w:rsidR="00501898" w:rsidRPr="0076075D" w:rsidRDefault="00136181">
            <w:pPr>
              <w:spacing w:line="240" w:lineRule="auto"/>
              <w:ind w:left="90"/>
              <w:rPr>
                <w:sz w:val="22"/>
                <w:szCs w:val="22"/>
                <w:highlight w:val="yellow"/>
              </w:rPr>
            </w:pPr>
            <w:r w:rsidRPr="0076075D">
              <w:rPr>
                <w:sz w:val="22"/>
                <w:szCs w:val="22"/>
              </w:rPr>
              <w:t>BKSPTVChuyen</w:t>
            </w:r>
            <w:r w:rsidRPr="0076075D">
              <w:rPr>
                <w:color w:val="000000"/>
                <w:sz w:val="22"/>
                <w:szCs w:val="22"/>
                <w:highlight w:val="yellow"/>
              </w:rPr>
              <w:t xml:space="preserve">: </w:t>
            </w:r>
            <w:r w:rsidRPr="0076075D">
              <w:rPr>
                <w:color w:val="000000"/>
                <w:sz w:val="22"/>
                <w:szCs w:val="22"/>
                <w:highlight w:val="yellow"/>
                <w:lang w:val="vi"/>
              </w:rPr>
              <w:t>Biển kiểm soát phương tiện vận chuyển</w:t>
            </w:r>
            <w:r w:rsidRPr="0076075D">
              <w:rPr>
                <w:color w:val="000000"/>
                <w:sz w:val="22"/>
                <w:szCs w:val="22"/>
                <w:highlight w:val="yellow"/>
              </w:rPr>
              <w:t xml:space="preserve"> , string,, bắt buộc, 200 kí tự  </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Pr>
          <w:p w14:paraId="00BFF87E" w14:textId="77777777" w:rsidR="00501898" w:rsidRPr="0076075D" w:rsidRDefault="00136181">
            <w:pPr>
              <w:spacing w:line="240" w:lineRule="auto"/>
              <w:ind w:left="90"/>
              <w:rPr>
                <w:color w:val="000000"/>
                <w:sz w:val="22"/>
                <w:szCs w:val="22"/>
                <w:highlight w:val="yellow"/>
                <w:lang w:val="vi"/>
              </w:rPr>
            </w:pPr>
            <w:r w:rsidRPr="0076075D">
              <w:rPr>
                <w:sz w:val="22"/>
                <w:szCs w:val="22"/>
                <w:highlight w:val="yellow"/>
              </w:rPr>
              <w:t>Hóa đơn bán hàng, hóa đơn giá trị gia tăng, hóa đơn khác, hóa đơn máy tính tiền, hóa đơn tài sản công, hóa đơn giá trị gia tăng tich hợp biên lại</w:t>
            </w:r>
          </w:p>
        </w:tc>
      </w:tr>
      <w:tr w:rsidR="00501898" w:rsidRPr="0076075D" w14:paraId="402526BF" w14:textId="77777777">
        <w:trPr>
          <w:trHeight w:val="1484"/>
        </w:trPr>
        <w:tc>
          <w:tcPr>
            <w:tcW w:w="1162"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7C4BDB44" w14:textId="77777777" w:rsidR="00501898" w:rsidRPr="0076075D" w:rsidRDefault="00136181">
            <w:pPr>
              <w:spacing w:line="240" w:lineRule="auto"/>
              <w:jc w:val="center"/>
              <w:rPr>
                <w:color w:val="FF0000"/>
                <w:sz w:val="22"/>
                <w:szCs w:val="22"/>
                <w:highlight w:val="yellow"/>
              </w:rPr>
            </w:pPr>
            <w:r w:rsidRPr="0076075D">
              <w:rPr>
                <w:color w:val="FF0000"/>
                <w:sz w:val="22"/>
                <w:szCs w:val="22"/>
                <w:highlight w:val="yellow"/>
              </w:rPr>
              <w:t>3</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0527CD06" w14:textId="77777777" w:rsidR="00501898" w:rsidRPr="0076075D" w:rsidRDefault="00136181">
            <w:pPr>
              <w:spacing w:line="240" w:lineRule="auto"/>
              <w:ind w:left="90"/>
              <w:rPr>
                <w:color w:val="FF0000"/>
                <w:sz w:val="22"/>
                <w:szCs w:val="22"/>
                <w:highlight w:val="yellow"/>
              </w:rPr>
            </w:pPr>
            <w:r w:rsidRPr="0076075D">
              <w:rPr>
                <w:sz w:val="22"/>
                <w:szCs w:val="22"/>
                <w:highlight w:val="cyan"/>
              </w:rPr>
              <w:t>Dịch vụ vận chuyển trên nền tảng số, TMĐT</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Pr>
          <w:p w14:paraId="62F10278" w14:textId="77777777" w:rsidR="00501898" w:rsidRPr="0076075D" w:rsidRDefault="00136181">
            <w:pPr>
              <w:spacing w:line="240" w:lineRule="auto"/>
              <w:ind w:left="90"/>
              <w:rPr>
                <w:sz w:val="22"/>
                <w:szCs w:val="22"/>
                <w:highlight w:val="yellow"/>
              </w:rPr>
            </w:pPr>
            <w:r w:rsidRPr="0076075D">
              <w:rPr>
                <w:sz w:val="22"/>
                <w:szCs w:val="22"/>
                <w:highlight w:val="yellow"/>
              </w:rPr>
              <w:t xml:space="preserve"> </w:t>
            </w:r>
            <w:r w:rsidRPr="0076075D">
              <w:rPr>
                <w:sz w:val="22"/>
                <w:szCs w:val="22"/>
              </w:rPr>
              <w:t>TNGHang</w:t>
            </w:r>
            <w:r w:rsidRPr="0076075D">
              <w:rPr>
                <w:sz w:val="22"/>
                <w:szCs w:val="22"/>
                <w:highlight w:val="yellow"/>
              </w:rPr>
              <w:t>: Tên người gửi hang,</w:t>
            </w:r>
            <w:r w:rsidRPr="0076075D">
              <w:rPr>
                <w:color w:val="000000"/>
                <w:sz w:val="22"/>
                <w:szCs w:val="22"/>
                <w:highlight w:val="yellow"/>
              </w:rPr>
              <w:t xml:space="preserve"> string,, bắt buộc, 200 kí tự  </w:t>
            </w:r>
          </w:p>
          <w:p w14:paraId="52F8A4A3" w14:textId="77777777" w:rsidR="00501898" w:rsidRPr="0076075D" w:rsidRDefault="00136181">
            <w:pPr>
              <w:spacing w:line="240" w:lineRule="auto"/>
              <w:ind w:left="90"/>
              <w:rPr>
                <w:sz w:val="22"/>
                <w:szCs w:val="22"/>
                <w:highlight w:val="yellow"/>
              </w:rPr>
            </w:pPr>
            <w:r w:rsidRPr="0076075D">
              <w:rPr>
                <w:sz w:val="22"/>
                <w:szCs w:val="22"/>
                <w:highlight w:val="yellow"/>
              </w:rPr>
              <w:t xml:space="preserve"> </w:t>
            </w:r>
            <w:r w:rsidRPr="0076075D">
              <w:rPr>
                <w:sz w:val="22"/>
                <w:szCs w:val="22"/>
              </w:rPr>
              <w:t>DCNGHang</w:t>
            </w:r>
            <w:r w:rsidRPr="0076075D">
              <w:rPr>
                <w:sz w:val="22"/>
                <w:szCs w:val="22"/>
                <w:highlight w:val="yellow"/>
              </w:rPr>
              <w:t>: Địa chỉ người gửi hang,</w:t>
            </w:r>
            <w:r w:rsidRPr="0076075D">
              <w:rPr>
                <w:color w:val="000000"/>
                <w:sz w:val="22"/>
                <w:szCs w:val="22"/>
                <w:highlight w:val="yellow"/>
              </w:rPr>
              <w:t xml:space="preserve"> string,, bắt buộc, 200 kí tự  </w:t>
            </w:r>
          </w:p>
          <w:p w14:paraId="27D0E266" w14:textId="77777777" w:rsidR="00501898" w:rsidRPr="0076075D" w:rsidRDefault="00136181">
            <w:pPr>
              <w:spacing w:line="240" w:lineRule="auto"/>
              <w:ind w:left="90"/>
              <w:rPr>
                <w:sz w:val="22"/>
                <w:szCs w:val="22"/>
                <w:highlight w:val="yellow"/>
              </w:rPr>
            </w:pPr>
            <w:r w:rsidRPr="0076075D">
              <w:rPr>
                <w:sz w:val="22"/>
                <w:szCs w:val="22"/>
              </w:rPr>
              <w:t>MSTNGHang</w:t>
            </w:r>
            <w:r w:rsidRPr="0076075D">
              <w:rPr>
                <w:sz w:val="22"/>
                <w:szCs w:val="22"/>
                <w:highlight w:val="yellow"/>
              </w:rPr>
              <w:t>: MST người gửi,</w:t>
            </w:r>
            <w:r w:rsidRPr="0076075D">
              <w:rPr>
                <w:color w:val="000000"/>
                <w:sz w:val="22"/>
                <w:szCs w:val="22"/>
                <w:highlight w:val="yellow"/>
              </w:rPr>
              <w:t xml:space="preserve"> string,, bắt buộc, 200 kí tự  </w:t>
            </w:r>
          </w:p>
          <w:p w14:paraId="138A2D16" w14:textId="77777777" w:rsidR="00501898" w:rsidRPr="0076075D" w:rsidRDefault="00136181">
            <w:pPr>
              <w:spacing w:line="240" w:lineRule="auto"/>
              <w:ind w:left="90"/>
              <w:rPr>
                <w:sz w:val="22"/>
                <w:szCs w:val="22"/>
                <w:highlight w:val="yellow"/>
              </w:rPr>
            </w:pPr>
            <w:r w:rsidRPr="0076075D">
              <w:rPr>
                <w:sz w:val="22"/>
                <w:szCs w:val="22"/>
              </w:rPr>
              <w:t>MDDNGHang</w:t>
            </w:r>
            <w:r w:rsidRPr="0076075D">
              <w:rPr>
                <w:sz w:val="22"/>
                <w:szCs w:val="22"/>
                <w:highlight w:val="yellow"/>
              </w:rPr>
              <w:t>; Số định danh người gửi hang,</w:t>
            </w:r>
            <w:r w:rsidRPr="0076075D">
              <w:rPr>
                <w:color w:val="000000"/>
                <w:sz w:val="22"/>
                <w:szCs w:val="22"/>
                <w:highlight w:val="yellow"/>
              </w:rPr>
              <w:t xml:space="preserve"> string,, bắt buộc, 200 kí tự  </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Pr>
          <w:p w14:paraId="36F06A27" w14:textId="77777777" w:rsidR="00501898" w:rsidRPr="0076075D" w:rsidRDefault="00136181">
            <w:pPr>
              <w:spacing w:line="240" w:lineRule="auto"/>
              <w:ind w:left="90"/>
              <w:rPr>
                <w:sz w:val="22"/>
                <w:szCs w:val="22"/>
              </w:rPr>
            </w:pPr>
            <w:r w:rsidRPr="0076075D">
              <w:rPr>
                <w:sz w:val="22"/>
                <w:szCs w:val="22"/>
                <w:highlight w:val="yellow"/>
              </w:rPr>
              <w:t>Hóa đơn bán hàng, hóa đơn giá trị gia tăng, hóa đơn khác, hóa đơn máy tính tiền, hóa đơn giá trị gia tăng tich hợp biên lại</w:t>
            </w:r>
          </w:p>
        </w:tc>
      </w:tr>
    </w:tbl>
    <w:p w14:paraId="6C4C3949" w14:textId="77777777" w:rsidR="00501898" w:rsidRPr="0076075D" w:rsidRDefault="00501898">
      <w:pPr>
        <w:pStyle w:val="NormalIndent"/>
        <w:rPr>
          <w:b/>
          <w:sz w:val="22"/>
          <w:szCs w:val="22"/>
        </w:rPr>
      </w:pPr>
    </w:p>
    <w:p w14:paraId="433EA5CC" w14:textId="77777777" w:rsidR="00501898" w:rsidRPr="0076075D" w:rsidRDefault="00501898">
      <w:pPr>
        <w:pStyle w:val="NormalIndent"/>
        <w:rPr>
          <w:b/>
          <w:sz w:val="22"/>
          <w:szCs w:val="22"/>
        </w:rPr>
      </w:pPr>
    </w:p>
    <w:p w14:paraId="556B5BC0" w14:textId="77777777" w:rsidR="00501898" w:rsidRPr="0076075D" w:rsidRDefault="00501898">
      <w:pPr>
        <w:pStyle w:val="NormalIndent"/>
        <w:rPr>
          <w:b/>
          <w:sz w:val="22"/>
          <w:szCs w:val="22"/>
        </w:rPr>
      </w:pPr>
    </w:p>
    <w:p w14:paraId="12ABAA06" w14:textId="77777777" w:rsidR="00501898" w:rsidRPr="0076075D" w:rsidRDefault="00501898">
      <w:pPr>
        <w:pStyle w:val="NormalIndent"/>
        <w:rPr>
          <w:b/>
          <w:sz w:val="22"/>
          <w:szCs w:val="22"/>
        </w:rPr>
      </w:pPr>
    </w:p>
    <w:p w14:paraId="5EA6506A" w14:textId="77777777" w:rsidR="00501898" w:rsidRPr="0076075D" w:rsidRDefault="00136181">
      <w:pPr>
        <w:pStyle w:val="NormalIndent"/>
        <w:rPr>
          <w:b/>
          <w:sz w:val="22"/>
          <w:szCs w:val="22"/>
        </w:rPr>
      </w:pPr>
      <w:r w:rsidRPr="0076075D">
        <w:rPr>
          <w:b/>
          <w:sz w:val="22"/>
          <w:szCs w:val="22"/>
        </w:rPr>
        <w:t>Lưu ý 1</w:t>
      </w:r>
      <w:r w:rsidRPr="0076075D">
        <w:rPr>
          <w:sz w:val="22"/>
          <w:szCs w:val="22"/>
        </w:rPr>
        <w:t xml:space="preserve">: </w:t>
      </w:r>
      <w:r w:rsidRPr="0076075D">
        <w:rPr>
          <w:b/>
          <w:sz w:val="22"/>
          <w:szCs w:val="22"/>
        </w:rPr>
        <w:t xml:space="preserve">Đối với từng dòng hàng hóa, trong trường hợp các trường thông tin như </w:t>
      </w:r>
      <w:r w:rsidRPr="0076075D">
        <w:rPr>
          <w:sz w:val="22"/>
          <w:szCs w:val="22"/>
        </w:rPr>
        <w:t xml:space="preserve">quantity, unitPrice, itemTotalAmountWithoutTax, taxPercentage, taxAmount, discount, itemDiscount, itemTotalAmountWithTax </w:t>
      </w:r>
      <w:r w:rsidRPr="0076075D">
        <w:rPr>
          <w:b/>
          <w:sz w:val="22"/>
          <w:szCs w:val="22"/>
        </w:rPr>
        <w:t>có dữ liệu (dữ liệu khác null), hệ thống sẽ tính toán và kiểm tra các dữ liệu</w:t>
      </w:r>
    </w:p>
    <w:p w14:paraId="2D67E11A" w14:textId="77777777" w:rsidR="00501898" w:rsidRPr="0076075D" w:rsidRDefault="00136181">
      <w:pPr>
        <w:pStyle w:val="NormalIndent"/>
        <w:rPr>
          <w:sz w:val="22"/>
          <w:szCs w:val="22"/>
        </w:rPr>
      </w:pPr>
      <w:r w:rsidRPr="0076075D">
        <w:rPr>
          <w:b/>
          <w:sz w:val="22"/>
          <w:szCs w:val="22"/>
        </w:rPr>
        <w:lastRenderedPageBreak/>
        <w:t xml:space="preserve">Hệ thống so sánh </w:t>
      </w:r>
      <w:r w:rsidRPr="0076075D">
        <w:rPr>
          <w:sz w:val="22"/>
          <w:szCs w:val="22"/>
        </w:rPr>
        <w:t xml:space="preserve">quantity x unitPrice </w:t>
      </w:r>
      <w:r w:rsidRPr="0076075D">
        <w:rPr>
          <w:b/>
          <w:sz w:val="22"/>
          <w:szCs w:val="22"/>
        </w:rPr>
        <w:t>lệch không quá 5 đồng so với</w:t>
      </w:r>
      <w:r w:rsidRPr="0076075D">
        <w:rPr>
          <w:sz w:val="22"/>
          <w:szCs w:val="22"/>
        </w:rPr>
        <w:t xml:space="preserve"> itemTotalAmountWithoutTax</w:t>
      </w:r>
    </w:p>
    <w:p w14:paraId="0533802F" w14:textId="77777777" w:rsidR="00501898" w:rsidRPr="0076075D" w:rsidRDefault="00136181">
      <w:pPr>
        <w:pStyle w:val="NormalIndent"/>
        <w:rPr>
          <w:sz w:val="22"/>
          <w:szCs w:val="22"/>
        </w:rPr>
      </w:pPr>
      <w:r w:rsidRPr="0076075D">
        <w:rPr>
          <w:b/>
          <w:sz w:val="22"/>
          <w:szCs w:val="22"/>
        </w:rPr>
        <w:t xml:space="preserve">Hệ thống so sánh </w:t>
      </w:r>
      <w:r w:rsidRPr="0076075D">
        <w:rPr>
          <w:sz w:val="22"/>
          <w:szCs w:val="22"/>
        </w:rPr>
        <w:t xml:space="preserve">itemTotalAmountWithoutTax khi bị lệch quá hệ thống báo lỗi. </w:t>
      </w:r>
    </w:p>
    <w:p w14:paraId="23C94778" w14:textId="77777777" w:rsidR="00501898" w:rsidRPr="0076075D" w:rsidRDefault="00136181">
      <w:pPr>
        <w:pStyle w:val="NormalIndent"/>
        <w:rPr>
          <w:sz w:val="22"/>
          <w:szCs w:val="22"/>
        </w:rPr>
      </w:pPr>
      <w:r w:rsidRPr="0076075D">
        <w:rPr>
          <w:b/>
          <w:sz w:val="22"/>
          <w:szCs w:val="22"/>
        </w:rPr>
        <w:t>Dòng ghi chú cho hóa đơn điều chỉnh, thay thế tổng hợp hệ thống sẽ tự động thêm</w:t>
      </w:r>
      <w:r w:rsidRPr="0076075D">
        <w:rPr>
          <w:sz w:val="22"/>
          <w:szCs w:val="22"/>
        </w:rPr>
        <w:t>.</w:t>
      </w:r>
    </w:p>
    <w:p w14:paraId="7BC78980" w14:textId="77777777" w:rsidR="00501898" w:rsidRPr="0076075D" w:rsidRDefault="00136181">
      <w:pPr>
        <w:pStyle w:val="NormalIndent"/>
        <w:rPr>
          <w:sz w:val="22"/>
          <w:szCs w:val="22"/>
        </w:rPr>
      </w:pPr>
      <w:r w:rsidRPr="0076075D">
        <w:rPr>
          <w:sz w:val="22"/>
          <w:szCs w:val="22"/>
        </w:rPr>
        <w:t xml:space="preserve">VD Điều chỉnh tăng tiền hàng, tiền thuế của hàng hóa dịch vụ: Hàng hóa 01, hệ thống sẽ tự tổng hợp lại và sinh 1 item dạng selection =2 với nội dung tổng hợp như sau, hệ thống phần mềm không cần thêm, tránh trùng lặp: </w:t>
      </w:r>
    </w:p>
    <w:p w14:paraId="30F2FB92" w14:textId="77777777" w:rsidR="00501898" w:rsidRPr="0076075D" w:rsidRDefault="00136181">
      <w:pPr>
        <w:pStyle w:val="NormalIndent"/>
        <w:rPr>
          <w:sz w:val="22"/>
          <w:szCs w:val="22"/>
        </w:rPr>
      </w:pPr>
      <w:r w:rsidRPr="0076075D">
        <w:rPr>
          <w:sz w:val="22"/>
          <w:szCs w:val="22"/>
        </w:rPr>
        <w:t>Hóa đơn điều chỉnh tăng tiền hàng, tiền thuế cho hóa đơn điện tử mẫu số01GTKT0/002, kí hiệu AA/20E, số hóa đơn AA/20E0000162, ngày lập09:22:25 19/11/2020: số tiền: 165,495 VN</w:t>
      </w:r>
    </w:p>
    <w:p w14:paraId="74A9E47B" w14:textId="77777777" w:rsidR="00501898" w:rsidRPr="0076075D" w:rsidRDefault="00136181">
      <w:pPr>
        <w:spacing w:before="0"/>
        <w:ind w:left="41"/>
        <w:jc w:val="both"/>
        <w:rPr>
          <w:bCs/>
          <w:color w:val="000000"/>
          <w:sz w:val="22"/>
          <w:szCs w:val="22"/>
        </w:rPr>
      </w:pPr>
      <w:r w:rsidRPr="0076075D">
        <w:rPr>
          <w:bCs/>
          <w:color w:val="000000"/>
          <w:sz w:val="22"/>
          <w:szCs w:val="22"/>
        </w:rPr>
        <w:t>Hóa đơn thay thế cho hóa đơn điện tử mẫu số 01GTKT0/002, kí hiệuAA/20E, số hóa đơn AA/20E0000156, ngày lập 14:01:00 18/11/2020</w:t>
      </w:r>
    </w:p>
    <w:p w14:paraId="34AF37B9" w14:textId="77777777" w:rsidR="00501898" w:rsidRPr="0076075D" w:rsidRDefault="00501898">
      <w:pPr>
        <w:spacing w:before="0"/>
        <w:ind w:left="41"/>
        <w:jc w:val="both"/>
        <w:rPr>
          <w:bCs/>
          <w:color w:val="000000"/>
          <w:sz w:val="22"/>
          <w:szCs w:val="22"/>
        </w:rPr>
      </w:pPr>
    </w:p>
    <w:p w14:paraId="40F9838E" w14:textId="77777777" w:rsidR="00501898" w:rsidRPr="0076075D" w:rsidRDefault="00136181">
      <w:pPr>
        <w:tabs>
          <w:tab w:val="left" w:pos="2309"/>
        </w:tabs>
        <w:ind w:left="0" w:right="11"/>
        <w:contextualSpacing/>
        <w:rPr>
          <w:bCs/>
          <w:color w:val="FF0000"/>
          <w:sz w:val="22"/>
          <w:szCs w:val="22"/>
        </w:rPr>
      </w:pPr>
      <w:r w:rsidRPr="0076075D">
        <w:rPr>
          <w:bCs/>
          <w:color w:val="000000"/>
          <w:sz w:val="22"/>
          <w:szCs w:val="22"/>
        </w:rPr>
        <w:t xml:space="preserve">- </w:t>
      </w:r>
      <w:r w:rsidRPr="0076075D">
        <w:rPr>
          <w:bCs/>
          <w:color w:val="FF0000"/>
          <w:sz w:val="22"/>
          <w:szCs w:val="22"/>
        </w:rPr>
        <w:t>Trường hợp trong itemInfo người dùng có truyền thông tin gì thì lưu theo đúng giá trị người dùng truyền.</w:t>
      </w:r>
    </w:p>
    <w:p w14:paraId="3F38C623" w14:textId="77777777" w:rsidR="00501898" w:rsidRPr="0076075D" w:rsidRDefault="00136181">
      <w:pPr>
        <w:ind w:left="0"/>
        <w:rPr>
          <w:b/>
          <w:sz w:val="22"/>
          <w:szCs w:val="22"/>
        </w:rPr>
      </w:pPr>
      <w:r w:rsidRPr="0076075D">
        <w:rPr>
          <w:b/>
          <w:bCs/>
          <w:sz w:val="22"/>
          <w:szCs w:val="22"/>
        </w:rPr>
        <w:t>- Lưu ý 2:</w:t>
      </w:r>
      <w:r w:rsidRPr="0076075D">
        <w:rPr>
          <w:b/>
          <w:bCs/>
          <w:sz w:val="22"/>
          <w:szCs w:val="22"/>
          <w:lang w:val="vi-VN"/>
        </w:rPr>
        <w:t xml:space="preserve"> cho</w:t>
      </w:r>
      <w:r w:rsidRPr="0076075D">
        <w:rPr>
          <w:b/>
          <w:bCs/>
          <w:sz w:val="22"/>
          <w:szCs w:val="22"/>
        </w:rPr>
        <w:t xml:space="preserve"> </w:t>
      </w:r>
      <w:r w:rsidRPr="0076075D">
        <w:rPr>
          <w:b/>
          <w:sz w:val="22"/>
          <w:szCs w:val="22"/>
        </w:rPr>
        <w:t xml:space="preserve">phép người dùng điều chỉnh thông tin hàng hóa khi lập hóa đơn điều chỉnh thông tin qua API tích hợp: </w:t>
      </w:r>
    </w:p>
    <w:p w14:paraId="0016079B" w14:textId="77777777" w:rsidR="00501898" w:rsidRPr="0076075D" w:rsidRDefault="00136181">
      <w:pPr>
        <w:ind w:left="0"/>
        <w:rPr>
          <w:i/>
          <w:sz w:val="22"/>
          <w:szCs w:val="22"/>
        </w:rPr>
      </w:pPr>
      <w:r w:rsidRPr="0076075D">
        <w:rPr>
          <w:i/>
          <w:sz w:val="22"/>
          <w:szCs w:val="22"/>
        </w:rPr>
        <w:t xml:space="preserve">+ </w:t>
      </w:r>
      <w:r w:rsidRPr="0076075D">
        <w:rPr>
          <w:bCs/>
          <w:i/>
          <w:sz w:val="22"/>
          <w:szCs w:val="22"/>
        </w:rPr>
        <w:t>Trường hợp hàng hóa trong itemInfo chỉ truyền thông tin selection hoặc lineNumber thì không lưu dữ liệu hàng hóa này</w:t>
      </w:r>
    </w:p>
    <w:p w14:paraId="682E8572" w14:textId="77777777" w:rsidR="00501898" w:rsidRPr="0076075D" w:rsidRDefault="00136181">
      <w:pPr>
        <w:tabs>
          <w:tab w:val="left" w:pos="2309"/>
        </w:tabs>
        <w:ind w:left="0" w:right="11"/>
        <w:contextualSpacing/>
        <w:rPr>
          <w:bCs/>
          <w:i/>
          <w:sz w:val="22"/>
          <w:szCs w:val="22"/>
        </w:rPr>
      </w:pPr>
      <w:r w:rsidRPr="0076075D">
        <w:rPr>
          <w:bCs/>
          <w:i/>
          <w:sz w:val="22"/>
          <w:szCs w:val="22"/>
        </w:rPr>
        <w:t>+ Trường hợp hàng hóa có ít nhất một thông tin khác (</w:t>
      </w:r>
      <w:r w:rsidRPr="0076075D">
        <w:rPr>
          <w:bCs/>
          <w:i/>
          <w:color w:val="FF0000"/>
          <w:sz w:val="22"/>
          <w:szCs w:val="22"/>
        </w:rPr>
        <w:t xml:space="preserve">ngoài lineNumber hay selection bao gồm: </w:t>
      </w:r>
      <w:r w:rsidRPr="0076075D">
        <w:rPr>
          <w:i/>
          <w:color w:val="FF0000"/>
          <w:sz w:val="22"/>
          <w:szCs w:val="22"/>
        </w:rPr>
        <w:t>itemCode, itemName, unitCode, unitName, batchNo, itemNote, expDate</w:t>
      </w:r>
      <w:r w:rsidRPr="0076075D">
        <w:rPr>
          <w:bCs/>
          <w:i/>
          <w:sz w:val="22"/>
          <w:szCs w:val="22"/>
        </w:rPr>
        <w:t>) thì lưu hàng hóa theo giá trị người dùng truyền vào list_product trong invoice. Trường thông tin nào không truyền/truyền rỗng thì lưu giá trị null.</w:t>
      </w:r>
    </w:p>
    <w:p w14:paraId="5BC252D6" w14:textId="77777777" w:rsidR="00501898" w:rsidRPr="0076075D" w:rsidRDefault="00136181">
      <w:pPr>
        <w:tabs>
          <w:tab w:val="left" w:pos="2309"/>
        </w:tabs>
        <w:ind w:left="0" w:right="11"/>
        <w:contextualSpacing/>
        <w:rPr>
          <w:bCs/>
          <w:i/>
          <w:color w:val="000000"/>
          <w:sz w:val="22"/>
          <w:szCs w:val="22"/>
        </w:rPr>
      </w:pPr>
      <w:r w:rsidRPr="0076075D">
        <w:rPr>
          <w:bCs/>
          <w:i/>
          <w:sz w:val="22"/>
          <w:szCs w:val="22"/>
        </w:rPr>
        <w:t xml:space="preserve">+ Các trường thông tin khác </w:t>
      </w:r>
      <w:r w:rsidRPr="0076075D">
        <w:rPr>
          <w:bCs/>
          <w:i/>
          <w:color w:val="FF0000"/>
          <w:sz w:val="22"/>
          <w:szCs w:val="22"/>
        </w:rPr>
        <w:t xml:space="preserve">lineNumber, selection , </w:t>
      </w:r>
      <w:r w:rsidRPr="0076075D">
        <w:rPr>
          <w:i/>
          <w:color w:val="FF0000"/>
          <w:sz w:val="22"/>
          <w:szCs w:val="22"/>
        </w:rPr>
        <w:t xml:space="preserve">itemCode, itemName, unitCode, unitName, batchNo, itemNote, expDate </w:t>
      </w:r>
      <w:r w:rsidRPr="0076075D">
        <w:rPr>
          <w:i/>
          <w:color w:val="000000"/>
          <w:sz w:val="22"/>
          <w:szCs w:val="22"/>
        </w:rPr>
        <w:t>thì truyền hay không truyền giá trị đều lưu là NULL</w:t>
      </w:r>
    </w:p>
    <w:p w14:paraId="48F0BCD9" w14:textId="77777777" w:rsidR="00501898" w:rsidRPr="0076075D" w:rsidRDefault="00136181">
      <w:pPr>
        <w:pStyle w:val="NormalIndent"/>
        <w:rPr>
          <w:sz w:val="22"/>
          <w:szCs w:val="22"/>
        </w:rPr>
      </w:pPr>
      <w:r w:rsidRPr="0076075D">
        <w:rPr>
          <w:sz w:val="22"/>
          <w:szCs w:val="22"/>
        </w:rPr>
        <w:t>Dữ liệu mẫu</w:t>
      </w:r>
    </w:p>
    <w:p w14:paraId="5689BA4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"itemInfo": [</w:t>
      </w:r>
    </w:p>
    <w:p w14:paraId="7CBB3F4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 hàng_hóa_1},      { hàng_hóa_1}</w:t>
      </w:r>
    </w:p>
    <w:p w14:paraId="3676932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7DF91B35" w14:textId="77777777" w:rsidR="00501898" w:rsidRPr="0076075D" w:rsidRDefault="00136181">
      <w:pPr>
        <w:pStyle w:val="NormalIndent"/>
        <w:rPr>
          <w:sz w:val="22"/>
          <w:szCs w:val="22"/>
        </w:rPr>
      </w:pPr>
      <w:r w:rsidRPr="0076075D">
        <w:rPr>
          <w:sz w:val="22"/>
          <w:szCs w:val="22"/>
        </w:rPr>
        <w:t>Hàng hóa thông thường</w:t>
      </w:r>
    </w:p>
    <w:p w14:paraId="5895B5B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"itemInfo": [</w:t>
      </w:r>
    </w:p>
    <w:p w14:paraId="026A0CAC" w14:textId="77777777" w:rsidR="00501898" w:rsidRPr="0076075D" w:rsidRDefault="00136181">
      <w:pPr>
        <w:widowControl/>
        <w:shd w:val="clear" w:color="auto" w:fill="DBE5F1"/>
        <w:spacing w:before="0" w:line="240" w:lineRule="auto"/>
        <w:ind w:left="567"/>
        <w:jc w:val="both"/>
        <w:rPr>
          <w:bCs/>
          <w:snapToGrid/>
          <w:color w:val="8000FF"/>
          <w:sz w:val="22"/>
          <w:szCs w:val="22"/>
          <w:lang w:val="pt-PT"/>
        </w:rPr>
      </w:pPr>
      <w:r w:rsidRPr="0076075D">
        <w:rPr>
          <w:bCs/>
          <w:snapToGrid/>
          <w:color w:val="8000FF"/>
          <w:sz w:val="22"/>
          <w:szCs w:val="22"/>
        </w:rPr>
        <w:t xml:space="preserve">    </w:t>
      </w:r>
      <w:r w:rsidRPr="0076075D">
        <w:rPr>
          <w:bCs/>
          <w:snapToGrid/>
          <w:color w:val="8000FF"/>
          <w:sz w:val="22"/>
          <w:szCs w:val="22"/>
          <w:lang w:val="pt-PT"/>
        </w:rPr>
        <w:t>{</w:t>
      </w:r>
    </w:p>
    <w:p w14:paraId="3974E35F" w14:textId="77777777" w:rsidR="00501898" w:rsidRPr="0076075D" w:rsidRDefault="00136181">
      <w:pPr>
        <w:widowControl/>
        <w:shd w:val="clear" w:color="auto" w:fill="DBE5F1"/>
        <w:spacing w:before="0" w:line="240" w:lineRule="auto"/>
        <w:ind w:left="567"/>
        <w:jc w:val="both"/>
        <w:rPr>
          <w:bCs/>
          <w:snapToGrid/>
          <w:color w:val="8000FF"/>
          <w:sz w:val="22"/>
          <w:szCs w:val="22"/>
          <w:lang w:val="pt-PT"/>
        </w:rPr>
      </w:pPr>
      <w:r w:rsidRPr="0076075D">
        <w:rPr>
          <w:bCs/>
          <w:snapToGrid/>
          <w:color w:val="8000FF"/>
          <w:sz w:val="22"/>
          <w:szCs w:val="22"/>
          <w:lang w:val="pt-PT"/>
        </w:rPr>
        <w:t xml:space="preserve">      "lineNumber": 1,</w:t>
      </w:r>
    </w:p>
    <w:p w14:paraId="544398E4" w14:textId="77777777" w:rsidR="00501898" w:rsidRPr="0076075D" w:rsidRDefault="00136181">
      <w:pPr>
        <w:widowControl/>
        <w:shd w:val="clear" w:color="auto" w:fill="DBE5F1"/>
        <w:spacing w:before="0" w:line="240" w:lineRule="auto"/>
        <w:ind w:left="567"/>
        <w:jc w:val="both"/>
        <w:rPr>
          <w:bCs/>
          <w:snapToGrid/>
          <w:color w:val="8000FF"/>
          <w:sz w:val="22"/>
          <w:szCs w:val="22"/>
          <w:lang w:val="pt-PT"/>
        </w:rPr>
      </w:pPr>
      <w:r w:rsidRPr="0076075D">
        <w:rPr>
          <w:bCs/>
          <w:snapToGrid/>
          <w:color w:val="8000FF"/>
          <w:sz w:val="22"/>
          <w:szCs w:val="22"/>
          <w:lang w:val="pt-PT"/>
        </w:rPr>
        <w:t xml:space="preserve">      "itemCode": "PCDELLV3653_i56400_R4H10DVDRW",</w:t>
      </w:r>
    </w:p>
    <w:p w14:paraId="404D4A74" w14:textId="77777777" w:rsidR="00501898" w:rsidRPr="0076075D" w:rsidRDefault="00136181">
      <w:pPr>
        <w:widowControl/>
        <w:shd w:val="clear" w:color="auto" w:fill="DBE5F1"/>
        <w:spacing w:before="0" w:line="240" w:lineRule="auto"/>
        <w:ind w:left="567"/>
        <w:jc w:val="both"/>
        <w:rPr>
          <w:bCs/>
          <w:snapToGrid/>
          <w:color w:val="8000FF"/>
          <w:sz w:val="22"/>
          <w:szCs w:val="22"/>
          <w:lang w:val="pt-PT"/>
        </w:rPr>
      </w:pPr>
      <w:r w:rsidRPr="0076075D">
        <w:rPr>
          <w:bCs/>
          <w:snapToGrid/>
          <w:color w:val="8000FF"/>
          <w:sz w:val="22"/>
          <w:szCs w:val="22"/>
          <w:lang w:val="pt-PT"/>
        </w:rPr>
        <w:t xml:space="preserve">      "itemName": "Máy tính để bàn DELL VOSTRO 3653 Desktop Core i5-6400 upto3.30Ghz/ 4GB/ 1TB HDD/DVDRW/NVIDIA Geforce 705 2Gb/ Wireless-Bluetooth/ K/ M/1Yr Pro",</w:t>
      </w:r>
    </w:p>
    <w:p w14:paraId="702E25F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lang w:val="pt-PT"/>
        </w:rPr>
        <w:t xml:space="preserve">      </w:t>
      </w:r>
      <w:r w:rsidRPr="0076075D">
        <w:rPr>
          <w:bCs/>
          <w:snapToGrid/>
          <w:color w:val="8000FF"/>
          <w:sz w:val="22"/>
          <w:szCs w:val="22"/>
        </w:rPr>
        <w:t>"unitName": "Cái",</w:t>
      </w:r>
    </w:p>
    <w:p w14:paraId="35748A0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"itemNote": "",</w:t>
      </w:r>
    </w:p>
    <w:p w14:paraId="52DFA85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"unitPrice": 10300000,</w:t>
      </w:r>
    </w:p>
    <w:p w14:paraId="69494F1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"quantity": 1,</w:t>
      </w:r>
    </w:p>
    <w:p w14:paraId="3C6B33F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"itemTotalAmountWithoutTax": 10300000,</w:t>
      </w:r>
    </w:p>
    <w:p w14:paraId="77B6519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"itemTotalAmountWithTax": 11330000,</w:t>
      </w:r>
    </w:p>
    <w:p w14:paraId="28640DA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"itemTotalAmountAfterDiscount": 10300000,</w:t>
      </w:r>
    </w:p>
    <w:p w14:paraId="216CA1C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10,</w:t>
      </w:r>
    </w:p>
    <w:p w14:paraId="5F8613A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"taxAmount": 1030000,</w:t>
      </w:r>
    </w:p>
    <w:p w14:paraId="35AD8DE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"customTaxAmount": "0",</w:t>
      </w:r>
    </w:p>
    <w:p w14:paraId="5E2A417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lastRenderedPageBreak/>
        <w:t xml:space="preserve">      "discount": 0,</w:t>
      </w:r>
    </w:p>
    <w:p w14:paraId="161D7A6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"itemDiscount": 0,</w:t>
      </w:r>
    </w:p>
    <w:p w14:paraId="03EE4A1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"batchNo": "",</w:t>
      </w:r>
    </w:p>
    <w:p w14:paraId="679C36E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"expDate": ""</w:t>
      </w:r>
    </w:p>
    <w:p w14:paraId="6EF4309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28F9BCF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0FD25587" w14:textId="77777777" w:rsidR="00501898" w:rsidRPr="0076075D" w:rsidRDefault="00136181">
      <w:pPr>
        <w:pStyle w:val="NormalIndent"/>
        <w:rPr>
          <w:color w:val="FF0000"/>
          <w:sz w:val="22"/>
          <w:szCs w:val="22"/>
        </w:rPr>
      </w:pPr>
      <w:r w:rsidRPr="0076075D">
        <w:rPr>
          <w:color w:val="FF0000"/>
          <w:sz w:val="22"/>
          <w:szCs w:val="22"/>
        </w:rPr>
        <w:t>Hàng hóa kèm ghi chú:</w:t>
      </w:r>
    </w:p>
    <w:p w14:paraId="1327C5B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"itemInfo": [</w:t>
      </w:r>
    </w:p>
    <w:p w14:paraId="77D863E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437E7D9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"lineNumber": 2,</w:t>
      </w:r>
    </w:p>
    <w:p w14:paraId="66A626C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"selection": 2,</w:t>
      </w:r>
    </w:p>
    <w:p w14:paraId="0F2AC7B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"itemName": "Ghi chú cho hóa đơn",</w:t>
      </w:r>
    </w:p>
    <w:p w14:paraId="773B562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3A65A86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68FA7020" w14:textId="77777777" w:rsidR="00501898" w:rsidRPr="0076075D" w:rsidRDefault="00136181">
      <w:pPr>
        <w:pStyle w:val="NormalIndent"/>
        <w:rPr>
          <w:sz w:val="22"/>
          <w:szCs w:val="22"/>
        </w:rPr>
      </w:pPr>
      <w:r w:rsidRPr="0076075D">
        <w:rPr>
          <w:sz w:val="22"/>
          <w:szCs w:val="22"/>
        </w:rPr>
        <w:t>Hàng hóa có chiết khấu trên dòng sản phẩm</w:t>
      </w:r>
    </w:p>
    <w:p w14:paraId="6AAC6D5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"itemInfo": [</w:t>
      </w:r>
    </w:p>
    <w:p w14:paraId="73EC7EA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52C3756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"lineNumber": 1,</w:t>
      </w:r>
    </w:p>
    <w:p w14:paraId="2F7CCF9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"itemCode": "LCDLI2215S_LNV",</w:t>
      </w:r>
    </w:p>
    <w:p w14:paraId="6235548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"itemName": "Màn hình vi tính LENOVO LCD LI2215S 21.5\" Led (65CCAACC6VN)",</w:t>
      </w:r>
    </w:p>
    <w:p w14:paraId="32F9D75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"unitName": "Cái",</w:t>
      </w:r>
    </w:p>
    <w:p w14:paraId="35C6822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"itemNote": "",</w:t>
      </w:r>
    </w:p>
    <w:p w14:paraId="1B7B63A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"unitPrice": 1750000,</w:t>
      </w:r>
    </w:p>
    <w:p w14:paraId="67AA45C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"quantity": 2,</w:t>
      </w:r>
    </w:p>
    <w:p w14:paraId="0A43837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"itemTotalAmountWithoutTax": 3500000,</w:t>
      </w:r>
    </w:p>
    <w:p w14:paraId="5B16369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"itemTotalAmountWithTax": 3696000,</w:t>
      </w:r>
    </w:p>
    <w:p w14:paraId="7E39A6C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"itemTotalAmountAfterDiscount": 3360000,</w:t>
      </w:r>
    </w:p>
    <w:p w14:paraId="04BF412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10,</w:t>
      </w:r>
    </w:p>
    <w:p w14:paraId="38329B7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"taxAmount": 336000,</w:t>
      </w:r>
    </w:p>
    <w:p w14:paraId="0883874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"customTaxAmount": "0",</w:t>
      </w:r>
    </w:p>
    <w:p w14:paraId="38E8FD6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"discount": 4,</w:t>
      </w:r>
    </w:p>
    <w:p w14:paraId="5D4EB0C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"itemDiscount": 140000,</w:t>
      </w:r>
    </w:p>
    <w:p w14:paraId="2EE1E53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"batchNo": "",</w:t>
      </w:r>
    </w:p>
    <w:p w14:paraId="2B235E0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"expDate": ""</w:t>
      </w:r>
    </w:p>
    <w:p w14:paraId="06DAED5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17D0D2D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41346116" w14:textId="77777777" w:rsidR="00501898" w:rsidRPr="0076075D" w:rsidRDefault="00136181">
      <w:pPr>
        <w:pStyle w:val="NormalIndent"/>
        <w:rPr>
          <w:sz w:val="22"/>
          <w:szCs w:val="22"/>
        </w:rPr>
      </w:pPr>
      <w:r w:rsidRPr="0076075D">
        <w:rPr>
          <w:sz w:val="22"/>
          <w:szCs w:val="22"/>
        </w:rPr>
        <w:t>Hàng hóa có dòng chiết khấu</w:t>
      </w:r>
    </w:p>
    <w:p w14:paraId="117D559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"itemInfo": [</w:t>
      </w:r>
    </w:p>
    <w:p w14:paraId="10488DF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sz w:val="22"/>
          <w:szCs w:val="22"/>
        </w:rPr>
        <w:t xml:space="preserve">    </w:t>
      </w:r>
      <w:r w:rsidRPr="0076075D">
        <w:rPr>
          <w:bCs/>
          <w:snapToGrid/>
          <w:color w:val="8000FF"/>
          <w:sz w:val="22"/>
          <w:szCs w:val="22"/>
        </w:rPr>
        <w:t>{</w:t>
      </w:r>
    </w:p>
    <w:p w14:paraId="4A7A307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"lineNumber": 2,</w:t>
      </w:r>
    </w:p>
    <w:p w14:paraId="4CA21DD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"itemCode": "chieu_khau_hang_hoa",</w:t>
      </w:r>
    </w:p>
    <w:p w14:paraId="0260C94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"selection": 3,</w:t>
      </w:r>
    </w:p>
    <w:p w14:paraId="56169DC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"itemName": "Chiếu khấu hàng hóa",</w:t>
      </w:r>
    </w:p>
    <w:p w14:paraId="3CAEE3B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"unitName": "",</w:t>
      </w:r>
    </w:p>
    <w:p w14:paraId="1C628B7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"itemNote": "",</w:t>
      </w:r>
    </w:p>
    <w:p w14:paraId="0B8E3A7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"itemTotalAmountWithoutTax": 50000,</w:t>
      </w:r>
    </w:p>
    <w:p w14:paraId="6A65AAF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"itemTotalAmountWithTax": 50000,</w:t>
      </w:r>
    </w:p>
    <w:p w14:paraId="595CA75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"itemTotalAmountAfterDiscount": 50000,</w:t>
      </w:r>
    </w:p>
    <w:p w14:paraId="528D684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0,</w:t>
      </w:r>
    </w:p>
    <w:p w14:paraId="15E5A52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"taxAmount": 0,</w:t>
      </w:r>
    </w:p>
    <w:p w14:paraId="25FCFE8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"customTaxAmount": "0",</w:t>
      </w:r>
    </w:p>
    <w:p w14:paraId="75BDD14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"discount": 0,</w:t>
      </w:r>
    </w:p>
    <w:p w14:paraId="0E12157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"itemDiscount": 0,</w:t>
      </w:r>
    </w:p>
    <w:p w14:paraId="66CD4DB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lastRenderedPageBreak/>
        <w:t xml:space="preserve">      "isIncreaseItem": false,</w:t>
      </w:r>
    </w:p>
    <w:p w14:paraId="6D2B522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"batchNo": "",</w:t>
      </w:r>
    </w:p>
    <w:p w14:paraId="31FA7E0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"expDate": ""</w:t>
      </w:r>
    </w:p>
    <w:p w14:paraId="71C0A0E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05E90AF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58569227" w14:textId="77777777" w:rsidR="00501898" w:rsidRPr="0076075D" w:rsidRDefault="00136181">
      <w:pPr>
        <w:pStyle w:val="NormalIndent"/>
        <w:rPr>
          <w:sz w:val="22"/>
          <w:szCs w:val="22"/>
        </w:rPr>
      </w:pPr>
      <w:r w:rsidRPr="0076075D">
        <w:rPr>
          <w:sz w:val="22"/>
          <w:szCs w:val="22"/>
        </w:rPr>
        <w:t>Hàng hóa dạng bảng kê</w:t>
      </w:r>
    </w:p>
    <w:p w14:paraId="0C31B5A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"itemInfo": [</w:t>
      </w:r>
    </w:p>
    <w:p w14:paraId="6A12156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52CB7BB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"lineNumber": 1,</w:t>
      </w:r>
    </w:p>
    <w:p w14:paraId="6356D66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"itemCode": "bang_ke_hang_hoa",</w:t>
      </w:r>
    </w:p>
    <w:p w14:paraId="156C17F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"selection": 4,</w:t>
      </w:r>
    </w:p>
    <w:p w14:paraId="6EE043C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"itemName": "Bảng kê hàng hóa",</w:t>
      </w:r>
    </w:p>
    <w:p w14:paraId="2C96375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"unitName": "",</w:t>
      </w:r>
    </w:p>
    <w:p w14:paraId="19D4CD1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"itemNote": "",</w:t>
      </w:r>
    </w:p>
    <w:p w14:paraId="13CD64D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"itemTotalAmountWithoutTax": 97770000,</w:t>
      </w:r>
    </w:p>
    <w:p w14:paraId="49A36D3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"itemTotalAmountWithTax": 107547000,</w:t>
      </w:r>
    </w:p>
    <w:p w14:paraId="1DA2C02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"itemTotalAmountAfterDiscount": 97770000,</w:t>
      </w:r>
    </w:p>
    <w:p w14:paraId="07B1C5A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10,</w:t>
      </w:r>
    </w:p>
    <w:p w14:paraId="49F931D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"taxAmount": 9777000,</w:t>
      </w:r>
    </w:p>
    <w:p w14:paraId="77FA2DE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"customTaxAmount": "0",</w:t>
      </w:r>
    </w:p>
    <w:p w14:paraId="53C0734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"discount": 0,</w:t>
      </w:r>
    </w:p>
    <w:p w14:paraId="19133BA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"itemDiscount": 0,</w:t>
      </w:r>
    </w:p>
    <w:p w14:paraId="11E3DC0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"batchNo": "",</w:t>
      </w:r>
    </w:p>
    <w:p w14:paraId="6D7D673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"expDate": ""</w:t>
      </w:r>
    </w:p>
    <w:p w14:paraId="7EEC8A6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538790A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12C61A49" w14:textId="77777777" w:rsidR="00501898" w:rsidRPr="0076075D" w:rsidRDefault="00136181">
      <w:pPr>
        <w:pStyle w:val="NormalIndent"/>
        <w:rPr>
          <w:sz w:val="22"/>
          <w:szCs w:val="22"/>
        </w:rPr>
      </w:pPr>
      <w:r w:rsidRPr="0076075D">
        <w:rPr>
          <w:sz w:val="22"/>
          <w:szCs w:val="22"/>
        </w:rPr>
        <w:t>Hàng hóa có kèm phí khác</w:t>
      </w:r>
    </w:p>
    <w:p w14:paraId="54EB296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"itemInfo": [</w:t>
      </w:r>
    </w:p>
    <w:p w14:paraId="5CA027D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072436C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"lineNumber": 2,</w:t>
      </w:r>
    </w:p>
    <w:p w14:paraId="1356061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"itemCode": "phi_bao_tri",</w:t>
      </w:r>
    </w:p>
    <w:p w14:paraId="6634C17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"selection": 5,</w:t>
      </w:r>
    </w:p>
    <w:p w14:paraId="10EE46D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"itemName": "Phí bảo trì",</w:t>
      </w:r>
    </w:p>
    <w:p w14:paraId="2020C62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"unitName": "",</w:t>
      </w:r>
    </w:p>
    <w:p w14:paraId="245E9F6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"itemNote": "",</w:t>
      </w:r>
    </w:p>
    <w:p w14:paraId="5D163F6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"unitPrice": 20000,</w:t>
      </w:r>
    </w:p>
    <w:p w14:paraId="398C595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"quantity": 1,</w:t>
      </w:r>
    </w:p>
    <w:p w14:paraId="584B6A0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"itemTotalAmountWithoutTax": 20000,</w:t>
      </w:r>
    </w:p>
    <w:p w14:paraId="602F036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"itemTotalAmountWithTax": 20000,</w:t>
      </w:r>
    </w:p>
    <w:p w14:paraId="06A1779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"itemTotalAmountAfterDiscount": 20000,</w:t>
      </w:r>
    </w:p>
    <w:p w14:paraId="7B76473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0,</w:t>
      </w:r>
    </w:p>
    <w:p w14:paraId="0396843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"taxAmount": 0,</w:t>
      </w:r>
    </w:p>
    <w:p w14:paraId="4059E74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"customTaxAmount": "0",</w:t>
      </w:r>
    </w:p>
    <w:p w14:paraId="540B41D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"discount": 0,</w:t>
      </w:r>
    </w:p>
    <w:p w14:paraId="4EEA099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"itemDiscount": 0,</w:t>
      </w:r>
    </w:p>
    <w:p w14:paraId="037F6F1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"batchNo": "",</w:t>
      </w:r>
    </w:p>
    <w:p w14:paraId="4AD6129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"expDate": ""</w:t>
      </w:r>
    </w:p>
    <w:p w14:paraId="1193CBA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6DF974C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1600DFD7" w14:textId="77777777" w:rsidR="00501898" w:rsidRPr="0076075D" w:rsidRDefault="00136181">
      <w:pPr>
        <w:pStyle w:val="NormalIndent"/>
        <w:rPr>
          <w:sz w:val="22"/>
          <w:szCs w:val="22"/>
        </w:rPr>
      </w:pPr>
      <w:r w:rsidRPr="0076075D">
        <w:rPr>
          <w:sz w:val="22"/>
          <w:szCs w:val="22"/>
        </w:rPr>
        <w:t>Hàng hóa là điều chỉnh giảm</w:t>
      </w:r>
    </w:p>
    <w:p w14:paraId="3A97F8C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"itemInfo": [</w:t>
      </w:r>
    </w:p>
    <w:p w14:paraId="732F8A3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01D621F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"lineNumber": 1,</w:t>
      </w:r>
    </w:p>
    <w:p w14:paraId="0EE2E82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lastRenderedPageBreak/>
        <w:t xml:space="preserve">      "itemCode": "DELL_LJ2350D",</w:t>
      </w:r>
    </w:p>
    <w:p w14:paraId="31F1536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"itemName": "Máy in Dell LJ 2350D 1Y Wty",</w:t>
      </w:r>
    </w:p>
    <w:p w14:paraId="12194D1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"unitName": "Cái",</w:t>
      </w:r>
    </w:p>
    <w:p w14:paraId="6FB0424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"itemNote": "",</w:t>
      </w:r>
    </w:p>
    <w:p w14:paraId="57EC6BF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"unitPrice": 6281000,</w:t>
      </w:r>
    </w:p>
    <w:p w14:paraId="23F70DC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"quantity": 3,</w:t>
      </w:r>
    </w:p>
    <w:p w14:paraId="57D8F28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"itemTotalAmountWithoutTax": 18843000,</w:t>
      </w:r>
    </w:p>
    <w:p w14:paraId="38DCC6F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"itemTotalAmountWithTax": 20727300,</w:t>
      </w:r>
    </w:p>
    <w:p w14:paraId="08CA964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"itemTotalAmountAfterDiscount": 18843000,</w:t>
      </w:r>
    </w:p>
    <w:p w14:paraId="5EF2F3E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10,</w:t>
      </w:r>
    </w:p>
    <w:p w14:paraId="29830EC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"taxAmount": 1884300,</w:t>
      </w:r>
    </w:p>
    <w:p w14:paraId="23D9B9F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"customTaxAmount": "0",</w:t>
      </w:r>
    </w:p>
    <w:p w14:paraId="72BEEC0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"adjustmentTaxAmount": 1,</w:t>
      </w:r>
    </w:p>
    <w:p w14:paraId="2171991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"discount": 0,</w:t>
      </w:r>
    </w:p>
    <w:p w14:paraId="1E0AEB6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"itemDiscount": 0,</w:t>
      </w:r>
    </w:p>
    <w:p w14:paraId="23F4FB4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"isIncreaseItem": false,</w:t>
      </w:r>
    </w:p>
    <w:p w14:paraId="0857884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"batchNo": "",</w:t>
      </w:r>
    </w:p>
    <w:p w14:paraId="21134D2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"expDate": ""</w:t>
      </w:r>
    </w:p>
    <w:p w14:paraId="7C83B0B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631EB39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2BDBBB4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27ACB1CB" w14:textId="77777777" w:rsidR="00501898" w:rsidRPr="0076075D" w:rsidRDefault="00136181">
      <w:pPr>
        <w:pStyle w:val="NormalIndent"/>
        <w:rPr>
          <w:sz w:val="22"/>
          <w:szCs w:val="22"/>
        </w:rPr>
      </w:pPr>
      <w:r w:rsidRPr="0076075D">
        <w:rPr>
          <w:sz w:val="22"/>
          <w:szCs w:val="22"/>
        </w:rPr>
        <w:t>Hàng hóa là điều chỉnh tăng</w:t>
      </w:r>
    </w:p>
    <w:p w14:paraId="272D7D2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"itemInfo": [</w:t>
      </w:r>
    </w:p>
    <w:p w14:paraId="17273B2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571515E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"lineNumber": 1,</w:t>
      </w:r>
    </w:p>
    <w:p w14:paraId="5EF6AE8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"itemCode": "DELL_LJ2350D",</w:t>
      </w:r>
    </w:p>
    <w:p w14:paraId="3892B9A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"itemName": " Máy in Dell LJ 2350D 1Y Wty",</w:t>
      </w:r>
    </w:p>
    <w:p w14:paraId="6FE812A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"unitName": "Cái",</w:t>
      </w:r>
    </w:p>
    <w:p w14:paraId="351F8CB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"itemNote": "",</w:t>
      </w:r>
    </w:p>
    <w:p w14:paraId="16664DC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"unitPrice": 6281000,</w:t>
      </w:r>
    </w:p>
    <w:p w14:paraId="6DC2AA7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"quantity": 5,</w:t>
      </w:r>
    </w:p>
    <w:p w14:paraId="6011F1D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"itemTotalAmountWithoutTax": 31405000,</w:t>
      </w:r>
    </w:p>
    <w:p w14:paraId="2B77ACE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"itemTotalAmountWithTax": 34545500,</w:t>
      </w:r>
    </w:p>
    <w:p w14:paraId="2930238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"itemTotalAmountAfterDiscount": 31405000,</w:t>
      </w:r>
    </w:p>
    <w:p w14:paraId="36CFF28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10,</w:t>
      </w:r>
    </w:p>
    <w:p w14:paraId="6298AC0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"taxAmount": 3140500,</w:t>
      </w:r>
    </w:p>
    <w:p w14:paraId="160CEAE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"customTaxAmount": "0",</w:t>
      </w:r>
    </w:p>
    <w:p w14:paraId="089C6FA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"adjustmentTaxAmount": 1,</w:t>
      </w:r>
    </w:p>
    <w:p w14:paraId="7473CA9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"discount": 0,</w:t>
      </w:r>
    </w:p>
    <w:p w14:paraId="193088F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"itemDiscount": 0,</w:t>
      </w:r>
    </w:p>
    <w:p w14:paraId="7602E12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"isIncreaseItem": true,</w:t>
      </w:r>
    </w:p>
    <w:p w14:paraId="6784F10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"batchNo": "",</w:t>
      </w:r>
    </w:p>
    <w:p w14:paraId="721EB12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"expDate": ""</w:t>
      </w:r>
    </w:p>
    <w:p w14:paraId="1E7F977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1FE35A5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w:t>
      </w:r>
    </w:p>
    <w:p w14:paraId="700EBEAF" w14:textId="77777777" w:rsidR="00501898" w:rsidRPr="0076075D" w:rsidRDefault="00136181">
      <w:pPr>
        <w:pStyle w:val="NormalIndent"/>
        <w:rPr>
          <w:sz w:val="22"/>
          <w:szCs w:val="22"/>
        </w:rPr>
      </w:pPr>
      <w:r w:rsidRPr="0076075D">
        <w:rPr>
          <w:sz w:val="22"/>
          <w:szCs w:val="22"/>
        </w:rPr>
        <w:t>Ghi chú của hóa đơn điều chỉnh tiền, điều chỉnh thông tin, hóa đơn thay thế sẽ được chuyển vào invoiceNote trong generalInvoiceInfo</w:t>
      </w:r>
    </w:p>
    <w:p w14:paraId="00B6270E" w14:textId="77777777" w:rsidR="00501898" w:rsidRPr="0076075D" w:rsidRDefault="00136181">
      <w:pPr>
        <w:pStyle w:val="NormalIndent"/>
        <w:rPr>
          <w:sz w:val="22"/>
          <w:szCs w:val="22"/>
        </w:rPr>
      </w:pPr>
      <w:r w:rsidRPr="0076075D">
        <w:rPr>
          <w:color w:val="FF0000"/>
          <w:sz w:val="22"/>
          <w:szCs w:val="22"/>
        </w:rPr>
        <w:t xml:space="preserve">Hàng hoá truyền </w:t>
      </w:r>
      <w:r w:rsidRPr="0076075D">
        <w:rPr>
          <w:bCs w:val="0"/>
          <w:color w:val="FF0000"/>
          <w:sz w:val="22"/>
          <w:szCs w:val="22"/>
        </w:rPr>
        <w:t>itemNote</w:t>
      </w:r>
      <w:r w:rsidRPr="0076075D">
        <w:rPr>
          <w:bCs w:val="0"/>
          <w:sz w:val="22"/>
          <w:szCs w:val="22"/>
        </w:rPr>
        <w:t xml:space="preserve"> </w:t>
      </w:r>
    </w:p>
    <w:p w14:paraId="6704F1B7" w14:textId="77777777" w:rsidR="00501898" w:rsidRPr="0076075D" w:rsidRDefault="00136181">
      <w:pPr>
        <w:pStyle w:val="NormalIndent"/>
        <w:rPr>
          <w:sz w:val="22"/>
          <w:szCs w:val="22"/>
        </w:rPr>
      </w:pPr>
      <w:r w:rsidRPr="0076075D">
        <w:rPr>
          <w:sz w:val="22"/>
          <w:szCs w:val="22"/>
        </w:rPr>
        <w:t>Ví dụ hoá đơn điều chỉnh tăng số lượng, giảm đơn giá cho hàng hoá là Máy tính</w:t>
      </w:r>
    </w:p>
    <w:p w14:paraId="43B9EB13" w14:textId="77777777" w:rsidR="00501898" w:rsidRPr="0076075D" w:rsidRDefault="00136181">
      <w:pPr>
        <w:widowControl/>
        <w:shd w:val="clear" w:color="auto" w:fill="B4C6E7"/>
        <w:spacing w:before="0"/>
        <w:ind w:left="0"/>
        <w:jc w:val="both"/>
        <w:rPr>
          <w:bCs/>
          <w:sz w:val="22"/>
          <w:szCs w:val="22"/>
        </w:rPr>
      </w:pPr>
      <w:r w:rsidRPr="0076075D">
        <w:rPr>
          <w:bCs/>
          <w:sz w:val="22"/>
          <w:szCs w:val="22"/>
        </w:rPr>
        <w:t>{</w:t>
      </w:r>
    </w:p>
    <w:p w14:paraId="4E7C04EE"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"lineNumber": 1,</w:t>
      </w:r>
    </w:p>
    <w:p w14:paraId="06D5EDD0" w14:textId="77777777" w:rsidR="00501898" w:rsidRPr="0076075D" w:rsidRDefault="00136181">
      <w:pPr>
        <w:widowControl/>
        <w:shd w:val="clear" w:color="auto" w:fill="B4C6E7"/>
        <w:spacing w:before="0"/>
        <w:ind w:left="0"/>
        <w:jc w:val="both"/>
        <w:rPr>
          <w:bCs/>
          <w:sz w:val="22"/>
          <w:szCs w:val="22"/>
        </w:rPr>
      </w:pPr>
      <w:r w:rsidRPr="0076075D">
        <w:rPr>
          <w:bCs/>
          <w:sz w:val="22"/>
          <w:szCs w:val="22"/>
        </w:rPr>
        <w:lastRenderedPageBreak/>
        <w:t xml:space="preserve">  "itemCode": "",</w:t>
      </w:r>
    </w:p>
    <w:p w14:paraId="581105C0"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"itemName": "Máy tính",</w:t>
      </w:r>
    </w:p>
    <w:p w14:paraId="201671A4"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"unitName": "Chiếc",</w:t>
      </w:r>
    </w:p>
    <w:p w14:paraId="181260B8"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"unitPrice": 1500000,</w:t>
      </w:r>
    </w:p>
    <w:p w14:paraId="141538E8"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"quantity": 20,</w:t>
      </w:r>
    </w:p>
    <w:p w14:paraId="0D34C964"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"selection": 1,</w:t>
      </w:r>
    </w:p>
    <w:p w14:paraId="3D1EC224"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"itemTotalAmountWithoutTax": 30000000,</w:t>
      </w:r>
    </w:p>
    <w:p w14:paraId="600ABD7C"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"taxPercentage": 10,</w:t>
      </w:r>
    </w:p>
    <w:p w14:paraId="17143928"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"taxAmount": 3000000,</w:t>
      </w:r>
    </w:p>
    <w:p w14:paraId="7DE177B6"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"discount": null,</w:t>
      </w:r>
    </w:p>
    <w:p w14:paraId="4DBA8C8F"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"discount2": null,</w:t>
      </w:r>
    </w:p>
    <w:p w14:paraId="08AF2524"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"itemDiscount": 0,</w:t>
      </w:r>
    </w:p>
    <w:p w14:paraId="42308BBA" w14:textId="77777777" w:rsidR="00501898" w:rsidRPr="0076075D" w:rsidRDefault="00136181">
      <w:pPr>
        <w:widowControl/>
        <w:shd w:val="clear" w:color="auto" w:fill="B4C6E7"/>
        <w:spacing w:before="0"/>
        <w:ind w:left="0"/>
        <w:jc w:val="both"/>
        <w:rPr>
          <w:bCs/>
          <w:color w:val="FF0000"/>
          <w:sz w:val="22"/>
          <w:szCs w:val="22"/>
        </w:rPr>
      </w:pPr>
      <w:r w:rsidRPr="0076075D">
        <w:rPr>
          <w:bCs/>
          <w:sz w:val="22"/>
          <w:szCs w:val="22"/>
        </w:rPr>
        <w:t xml:space="preserve">  </w:t>
      </w:r>
      <w:r w:rsidRPr="0076075D">
        <w:rPr>
          <w:bCs/>
          <w:color w:val="FF0000"/>
          <w:sz w:val="22"/>
          <w:szCs w:val="22"/>
        </w:rPr>
        <w:t>"itemNote": "Điều chỉnh tăng số lượng, giảm đơn giá",</w:t>
      </w:r>
    </w:p>
    <w:p w14:paraId="5B6D3A82"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"batchNo": null,</w:t>
      </w:r>
    </w:p>
    <w:p w14:paraId="086A6233"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"expDate": null,</w:t>
      </w:r>
    </w:p>
    <w:p w14:paraId="7445F140"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"isIncreaseItem": true</w:t>
      </w:r>
    </w:p>
    <w:p w14:paraId="3A452354" w14:textId="77777777" w:rsidR="00501898" w:rsidRPr="0076075D" w:rsidRDefault="00136181">
      <w:pPr>
        <w:widowControl/>
        <w:shd w:val="clear" w:color="auto" w:fill="B4C6E7"/>
        <w:spacing w:before="0"/>
        <w:ind w:left="0"/>
        <w:jc w:val="both"/>
        <w:rPr>
          <w:bCs/>
          <w:sz w:val="22"/>
          <w:szCs w:val="22"/>
          <w:lang w:val="vi-VN"/>
        </w:rPr>
      </w:pPr>
      <w:r w:rsidRPr="0076075D">
        <w:rPr>
          <w:bCs/>
          <w:sz w:val="22"/>
          <w:szCs w:val="22"/>
          <w:lang w:val="vi-VN"/>
        </w:rPr>
        <w:t xml:space="preserve">  "adjustRatio": “1”</w:t>
      </w:r>
    </w:p>
    <w:p w14:paraId="096929C2" w14:textId="77777777" w:rsidR="00501898" w:rsidRPr="0076075D" w:rsidRDefault="00136181">
      <w:pPr>
        <w:widowControl/>
        <w:shd w:val="clear" w:color="auto" w:fill="B4C6E7"/>
        <w:spacing w:before="0"/>
        <w:ind w:left="0"/>
        <w:jc w:val="both"/>
        <w:rPr>
          <w:bCs/>
          <w:sz w:val="22"/>
          <w:szCs w:val="22"/>
          <w:lang w:val="vi-VN"/>
        </w:rPr>
      </w:pPr>
      <w:r w:rsidRPr="0076075D">
        <w:rPr>
          <w:bCs/>
          <w:sz w:val="22"/>
          <w:szCs w:val="22"/>
          <w:lang w:val="vi-VN"/>
        </w:rPr>
        <w:t>}</w:t>
      </w:r>
    </w:p>
    <w:p w14:paraId="22739B98" w14:textId="77777777" w:rsidR="00501898" w:rsidRPr="0076075D" w:rsidRDefault="00136181">
      <w:pPr>
        <w:pStyle w:val="NormalIndent"/>
        <w:rPr>
          <w:bCs w:val="0"/>
          <w:sz w:val="22"/>
          <w:szCs w:val="22"/>
          <w:lang w:val="vi-VN"/>
        </w:rPr>
      </w:pPr>
      <w:r w:rsidRPr="0076075D">
        <w:rPr>
          <w:bCs w:val="0"/>
          <w:sz w:val="22"/>
          <w:szCs w:val="22"/>
          <w:lang w:val="vi-VN"/>
        </w:rPr>
        <w:t>Hệ thống tự động sinh ghi chú: Điều chỉnh tăng số lượng, giảm đơn giá của hàng hóa dịch vụ: Máy tính</w:t>
      </w:r>
    </w:p>
    <w:p w14:paraId="4824DED3" w14:textId="77777777" w:rsidR="00501898" w:rsidRPr="0076075D" w:rsidRDefault="00136181">
      <w:pPr>
        <w:pStyle w:val="NormalIndent"/>
        <w:rPr>
          <w:sz w:val="22"/>
          <w:szCs w:val="22"/>
          <w:lang w:val="vi-VN"/>
        </w:rPr>
      </w:pPr>
      <w:r w:rsidRPr="0076075D">
        <w:rPr>
          <w:color w:val="FF0000"/>
          <w:sz w:val="22"/>
          <w:szCs w:val="22"/>
          <w:lang w:val="vi-VN"/>
        </w:rPr>
        <w:t xml:space="preserve">Hàng hoá truyền </w:t>
      </w:r>
      <w:r w:rsidRPr="0076075D">
        <w:rPr>
          <w:bCs w:val="0"/>
          <w:color w:val="FF0000"/>
          <w:sz w:val="22"/>
          <w:szCs w:val="22"/>
          <w:lang w:val="vi-VN"/>
        </w:rPr>
        <w:t>adjustRatio</w:t>
      </w:r>
      <w:r w:rsidRPr="0076075D">
        <w:rPr>
          <w:bCs w:val="0"/>
          <w:sz w:val="22"/>
          <w:szCs w:val="22"/>
          <w:lang w:val="vi-VN"/>
        </w:rPr>
        <w:t xml:space="preserve"> </w:t>
      </w:r>
    </w:p>
    <w:p w14:paraId="49851EDE" w14:textId="77777777" w:rsidR="00501898" w:rsidRPr="0076075D" w:rsidRDefault="00136181">
      <w:pPr>
        <w:pStyle w:val="NormalIndent"/>
        <w:rPr>
          <w:sz w:val="22"/>
          <w:szCs w:val="22"/>
          <w:lang w:val="vi-VN"/>
        </w:rPr>
      </w:pPr>
      <w:r w:rsidRPr="0076075D">
        <w:rPr>
          <w:sz w:val="22"/>
          <w:szCs w:val="22"/>
          <w:lang w:val="vi-VN"/>
        </w:rPr>
        <w:t>Ví dụ áp dụng Giảm 20% mức tỷ lệ % tính thuế cho hàng hoá là Máy tính, mức tỷ lệ % tính thuế là 1%.</w:t>
      </w:r>
    </w:p>
    <w:p w14:paraId="12FDF8CD" w14:textId="77777777" w:rsidR="00501898" w:rsidRPr="0076075D" w:rsidRDefault="00136181">
      <w:pPr>
        <w:widowControl/>
        <w:shd w:val="clear" w:color="auto" w:fill="B4C6E7"/>
        <w:spacing w:before="0"/>
        <w:ind w:left="0"/>
        <w:jc w:val="both"/>
        <w:rPr>
          <w:bCs/>
          <w:sz w:val="22"/>
          <w:szCs w:val="22"/>
        </w:rPr>
      </w:pPr>
      <w:r w:rsidRPr="0076075D">
        <w:rPr>
          <w:bCs/>
          <w:sz w:val="22"/>
          <w:szCs w:val="22"/>
        </w:rPr>
        <w:t>{</w:t>
      </w:r>
    </w:p>
    <w:p w14:paraId="343E9542"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"lineNumber": 1,</w:t>
      </w:r>
    </w:p>
    <w:p w14:paraId="5FF0D513"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"itemCode": "",</w:t>
      </w:r>
    </w:p>
    <w:p w14:paraId="352B1A69"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"itemName": "Máy tính",</w:t>
      </w:r>
    </w:p>
    <w:p w14:paraId="51A1062F"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"unitName": "Chiếc",</w:t>
      </w:r>
    </w:p>
    <w:p w14:paraId="29772353"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"unitPrice": 1500000,</w:t>
      </w:r>
    </w:p>
    <w:p w14:paraId="5A92F05B"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"quantity": 20,</w:t>
      </w:r>
    </w:p>
    <w:p w14:paraId="521BBEA8"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"selection": 1,</w:t>
      </w:r>
    </w:p>
    <w:p w14:paraId="0D6E0694"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"itemTotalAmountWithoutTax": 30000000,</w:t>
      </w:r>
    </w:p>
    <w:p w14:paraId="50FF238C"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"taxPercentage": null,</w:t>
      </w:r>
    </w:p>
    <w:p w14:paraId="67038C25"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"taxAmount": null,</w:t>
      </w:r>
    </w:p>
    <w:p w14:paraId="0E2462ED"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"discount": null,</w:t>
      </w:r>
    </w:p>
    <w:p w14:paraId="24F3DEC3"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"discount2": null,</w:t>
      </w:r>
    </w:p>
    <w:p w14:paraId="3AB5AF50"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"itemDiscount": 0,</w:t>
      </w:r>
    </w:p>
    <w:p w14:paraId="67136D0C" w14:textId="77777777" w:rsidR="00501898" w:rsidRPr="0076075D" w:rsidRDefault="00136181">
      <w:pPr>
        <w:widowControl/>
        <w:shd w:val="clear" w:color="auto" w:fill="B4C6E7"/>
        <w:spacing w:before="0"/>
        <w:ind w:left="0"/>
        <w:jc w:val="both"/>
        <w:rPr>
          <w:bCs/>
          <w:color w:val="FF0000"/>
          <w:sz w:val="22"/>
          <w:szCs w:val="22"/>
        </w:rPr>
      </w:pPr>
      <w:r w:rsidRPr="0076075D">
        <w:rPr>
          <w:bCs/>
          <w:sz w:val="22"/>
          <w:szCs w:val="22"/>
        </w:rPr>
        <w:t xml:space="preserve">  "itemNote": null,</w:t>
      </w:r>
    </w:p>
    <w:p w14:paraId="6F4B4F28" w14:textId="77777777" w:rsidR="00501898" w:rsidRPr="0076075D" w:rsidRDefault="00136181">
      <w:pPr>
        <w:widowControl/>
        <w:shd w:val="clear" w:color="auto" w:fill="B4C6E7"/>
        <w:spacing w:before="0"/>
        <w:ind w:left="0"/>
        <w:jc w:val="both"/>
        <w:rPr>
          <w:bCs/>
          <w:sz w:val="22"/>
          <w:szCs w:val="22"/>
        </w:rPr>
      </w:pPr>
      <w:r w:rsidRPr="0076075D">
        <w:rPr>
          <w:bCs/>
          <w:sz w:val="22"/>
          <w:szCs w:val="22"/>
        </w:rPr>
        <w:lastRenderedPageBreak/>
        <w:t xml:space="preserve">  "batchNo": null,</w:t>
      </w:r>
    </w:p>
    <w:p w14:paraId="37289DA7"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"expDate": null,</w:t>
      </w:r>
    </w:p>
    <w:p w14:paraId="2C34EDB4" w14:textId="77777777" w:rsidR="00501898" w:rsidRPr="0076075D" w:rsidRDefault="00136181">
      <w:pPr>
        <w:widowControl/>
        <w:shd w:val="clear" w:color="auto" w:fill="B4C6E7"/>
        <w:spacing w:before="0"/>
        <w:ind w:left="0"/>
        <w:jc w:val="both"/>
        <w:rPr>
          <w:bCs/>
          <w:color w:val="FF0000"/>
          <w:sz w:val="22"/>
          <w:szCs w:val="22"/>
        </w:rPr>
      </w:pPr>
      <w:r w:rsidRPr="0076075D">
        <w:rPr>
          <w:bCs/>
          <w:sz w:val="22"/>
          <w:szCs w:val="22"/>
        </w:rPr>
        <w:t xml:space="preserve">  </w:t>
      </w:r>
      <w:r w:rsidRPr="0076075D">
        <w:rPr>
          <w:bCs/>
          <w:color w:val="FF0000"/>
          <w:sz w:val="22"/>
          <w:szCs w:val="22"/>
        </w:rPr>
        <w:t>"adjustRatio": “1”</w:t>
      </w:r>
    </w:p>
    <w:p w14:paraId="058FEAA9" w14:textId="77777777" w:rsidR="00501898" w:rsidRPr="0076075D" w:rsidRDefault="00136181">
      <w:pPr>
        <w:widowControl/>
        <w:shd w:val="clear" w:color="auto" w:fill="B4C6E7"/>
        <w:spacing w:before="0"/>
        <w:ind w:left="0"/>
        <w:jc w:val="both"/>
        <w:rPr>
          <w:bCs/>
          <w:sz w:val="22"/>
          <w:szCs w:val="22"/>
        </w:rPr>
      </w:pPr>
      <w:r w:rsidRPr="0076075D">
        <w:rPr>
          <w:bCs/>
          <w:sz w:val="22"/>
          <w:szCs w:val="22"/>
        </w:rPr>
        <w:t>}</w:t>
      </w:r>
    </w:p>
    <w:p w14:paraId="7D2A07D1" w14:textId="77777777" w:rsidR="00501898" w:rsidRPr="0076075D" w:rsidRDefault="00136181">
      <w:pPr>
        <w:pStyle w:val="NormalIndent"/>
        <w:rPr>
          <w:sz w:val="22"/>
          <w:szCs w:val="22"/>
        </w:rPr>
      </w:pPr>
      <w:r w:rsidRPr="0076075D">
        <w:rPr>
          <w:color w:val="FF0000"/>
          <w:sz w:val="22"/>
          <w:szCs w:val="22"/>
        </w:rPr>
        <w:t xml:space="preserve">Hàng hoá truyền </w:t>
      </w:r>
      <w:r w:rsidRPr="0076075D">
        <w:rPr>
          <w:bCs w:val="0"/>
          <w:color w:val="FF0000"/>
          <w:sz w:val="22"/>
          <w:szCs w:val="22"/>
        </w:rPr>
        <w:t>vào API lập hóa đơn nháp xăng dầu</w:t>
      </w:r>
      <w:r w:rsidRPr="0076075D">
        <w:rPr>
          <w:bCs w:val="0"/>
          <w:sz w:val="22"/>
          <w:szCs w:val="22"/>
        </w:rPr>
        <w:t xml:space="preserve"> </w:t>
      </w:r>
    </w:p>
    <w:p w14:paraId="507AE67E" w14:textId="77777777" w:rsidR="00501898" w:rsidRPr="0076075D" w:rsidRDefault="00136181">
      <w:pPr>
        <w:widowControl/>
        <w:shd w:val="clear" w:color="auto" w:fill="B4C6E7"/>
        <w:spacing w:before="0"/>
        <w:ind w:left="0"/>
        <w:jc w:val="both"/>
        <w:rPr>
          <w:bCs/>
          <w:sz w:val="22"/>
          <w:szCs w:val="22"/>
        </w:rPr>
      </w:pPr>
      <w:r w:rsidRPr="0076075D">
        <w:rPr>
          <w:bCs/>
          <w:sz w:val="22"/>
          <w:szCs w:val="22"/>
        </w:rPr>
        <w:t>{</w:t>
      </w:r>
    </w:p>
    <w:p w14:paraId="15E95C7F"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"lineNumber": 1,</w:t>
      </w:r>
    </w:p>
    <w:p w14:paraId="348E3D1E"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"selection": 1,</w:t>
      </w:r>
    </w:p>
    <w:p w14:paraId="4FCB7E97"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"itemCode": "Ron92",</w:t>
      </w:r>
    </w:p>
    <w:p w14:paraId="4CC446C3"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"itemName": "Xăng Ron 92",</w:t>
      </w:r>
    </w:p>
    <w:p w14:paraId="20DB93DD"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"unitName": "lít",</w:t>
      </w:r>
    </w:p>
    <w:p w14:paraId="22C443C7"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"itemNote": "",</w:t>
      </w:r>
    </w:p>
    <w:p w14:paraId="5E68EF80"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"unitPrice": null,</w:t>
      </w:r>
    </w:p>
    <w:p w14:paraId="7AB8E2E7" w14:textId="77777777" w:rsidR="00501898" w:rsidRPr="0076075D" w:rsidRDefault="00136181">
      <w:pPr>
        <w:widowControl/>
        <w:shd w:val="clear" w:color="auto" w:fill="B4C6E7"/>
        <w:spacing w:before="0"/>
        <w:ind w:left="0"/>
        <w:jc w:val="both"/>
        <w:rPr>
          <w:bCs/>
          <w:sz w:val="22"/>
          <w:szCs w:val="22"/>
        </w:rPr>
      </w:pPr>
      <w:r w:rsidRPr="0076075D">
        <w:rPr>
          <w:bCs/>
          <w:sz w:val="22"/>
          <w:szCs w:val="22"/>
        </w:rPr>
        <w:tab/>
        <w:t>"unitPriceWithTax": 22000,</w:t>
      </w:r>
    </w:p>
    <w:p w14:paraId="21E5BD38"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"quantity": 10,</w:t>
      </w:r>
    </w:p>
    <w:p w14:paraId="0598C638"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"itemTotalAmountWithoutTax": null,</w:t>
      </w:r>
    </w:p>
    <w:p w14:paraId="50F900A6"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"taxPercentage": null,</w:t>
      </w:r>
    </w:p>
    <w:p w14:paraId="7B9AC3E2"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"taxAmount": null,</w:t>
      </w:r>
    </w:p>
    <w:p w14:paraId="7B599E4C"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"discount": null,</w:t>
      </w:r>
    </w:p>
    <w:p w14:paraId="381ACAB6"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"itemDiscount": null,</w:t>
      </w:r>
    </w:p>
    <w:p w14:paraId="76DF80C1"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"batchNo": "",</w:t>
      </w:r>
    </w:p>
    <w:p w14:paraId="775B67BE"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"itemTotalAmountWithTax": 220000,</w:t>
      </w:r>
    </w:p>
    <w:p w14:paraId="08A7D924"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"itemTotalAmountAfterDiscount": null,</w:t>
      </w:r>
    </w:p>
    <w:p w14:paraId="2A41E9F5" w14:textId="77777777" w:rsidR="00501898" w:rsidRPr="0076075D" w:rsidRDefault="00136181">
      <w:pPr>
        <w:widowControl/>
        <w:shd w:val="clear" w:color="auto" w:fill="B4C6E7"/>
        <w:spacing w:before="0"/>
        <w:ind w:left="0"/>
        <w:jc w:val="both"/>
        <w:rPr>
          <w:bCs/>
          <w:sz w:val="22"/>
          <w:szCs w:val="22"/>
        </w:rPr>
      </w:pPr>
      <w:r w:rsidRPr="0076075D">
        <w:rPr>
          <w:bCs/>
          <w:sz w:val="22"/>
          <w:szCs w:val="22"/>
        </w:rPr>
        <w:t xml:space="preserve">            "expDate": ""</w:t>
      </w:r>
    </w:p>
    <w:p w14:paraId="3DB93877" w14:textId="77777777" w:rsidR="00501898" w:rsidRPr="0076075D" w:rsidRDefault="00136181">
      <w:pPr>
        <w:widowControl/>
        <w:shd w:val="clear" w:color="auto" w:fill="B4C6E7"/>
        <w:spacing w:before="0"/>
        <w:ind w:left="0"/>
        <w:jc w:val="both"/>
        <w:rPr>
          <w:bCs/>
          <w:sz w:val="22"/>
          <w:szCs w:val="22"/>
        </w:rPr>
      </w:pPr>
      <w:r w:rsidRPr="0076075D">
        <w:rPr>
          <w:bCs/>
          <w:sz w:val="22"/>
          <w:szCs w:val="22"/>
        </w:rPr>
        <w:t>}</w:t>
      </w:r>
    </w:p>
    <w:p w14:paraId="05B80C9E" w14:textId="77777777" w:rsidR="00501898" w:rsidRPr="0076075D" w:rsidRDefault="00501898">
      <w:pPr>
        <w:pStyle w:val="NormalIndent"/>
        <w:rPr>
          <w:sz w:val="22"/>
          <w:szCs w:val="22"/>
        </w:rPr>
      </w:pPr>
    </w:p>
    <w:p w14:paraId="00C8C5A5" w14:textId="77777777" w:rsidR="00501898" w:rsidRPr="0076075D" w:rsidRDefault="00136181">
      <w:pPr>
        <w:pStyle w:val="StyleHeading2l2H2h21TimesNewRoman14pt"/>
        <w:rPr>
          <w:sz w:val="22"/>
          <w:szCs w:val="22"/>
        </w:rPr>
      </w:pPr>
      <w:bookmarkStart w:id="23" w:name="_Toc115266176"/>
      <w:r w:rsidRPr="0076075D">
        <w:rPr>
          <w:sz w:val="22"/>
          <w:szCs w:val="22"/>
        </w:rPr>
        <w:t>taxBreakdowns</w:t>
      </w:r>
      <w:bookmarkEnd w:id="23"/>
    </w:p>
    <w:p w14:paraId="3152FFEB" w14:textId="77777777" w:rsidR="00501898" w:rsidRPr="0076075D" w:rsidRDefault="00136181">
      <w:pPr>
        <w:pStyle w:val="NormalIndent"/>
        <w:rPr>
          <w:sz w:val="22"/>
          <w:szCs w:val="22"/>
        </w:rPr>
      </w:pPr>
      <w:r w:rsidRPr="0076075D">
        <w:rPr>
          <w:sz w:val="22"/>
          <w:szCs w:val="22"/>
        </w:rPr>
        <w:t>Dùng để tổng hợp thuế suất theo mức cho hóa đơn.</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5364"/>
      </w:tblGrid>
      <w:tr w:rsidR="00501898" w:rsidRPr="0076075D" w14:paraId="781DD295" w14:textId="77777777">
        <w:trPr>
          <w:trHeight w:val="395"/>
        </w:trPr>
        <w:tc>
          <w:tcPr>
            <w:tcW w:w="1980" w:type="dxa"/>
            <w:shd w:val="clear" w:color="auto" w:fill="EEECE1"/>
          </w:tcPr>
          <w:p w14:paraId="58309DF5" w14:textId="77777777" w:rsidR="00501898" w:rsidRPr="0076075D" w:rsidRDefault="00136181">
            <w:pPr>
              <w:jc w:val="center"/>
              <w:rPr>
                <w:b/>
                <w:sz w:val="22"/>
                <w:szCs w:val="22"/>
              </w:rPr>
            </w:pPr>
            <w:r w:rsidRPr="0076075D">
              <w:rPr>
                <w:b/>
                <w:sz w:val="22"/>
                <w:szCs w:val="22"/>
              </w:rPr>
              <w:t>Tên trường</w:t>
            </w:r>
          </w:p>
        </w:tc>
        <w:tc>
          <w:tcPr>
            <w:tcW w:w="2556" w:type="dxa"/>
            <w:shd w:val="clear" w:color="auto" w:fill="EEECE1"/>
          </w:tcPr>
          <w:p w14:paraId="5C289F33" w14:textId="77777777" w:rsidR="00501898" w:rsidRPr="0076075D" w:rsidRDefault="00136181">
            <w:pPr>
              <w:jc w:val="center"/>
              <w:rPr>
                <w:b/>
                <w:sz w:val="22"/>
                <w:szCs w:val="22"/>
              </w:rPr>
            </w:pPr>
            <w:r w:rsidRPr="0076075D">
              <w:rPr>
                <w:b/>
                <w:sz w:val="22"/>
                <w:szCs w:val="22"/>
              </w:rPr>
              <w:t>Kiểu dữ liệu</w:t>
            </w:r>
          </w:p>
        </w:tc>
        <w:tc>
          <w:tcPr>
            <w:tcW w:w="5364" w:type="dxa"/>
            <w:shd w:val="clear" w:color="auto" w:fill="EEECE1"/>
          </w:tcPr>
          <w:p w14:paraId="1D704BEF" w14:textId="77777777" w:rsidR="00501898" w:rsidRPr="0076075D" w:rsidRDefault="00136181">
            <w:pPr>
              <w:jc w:val="center"/>
              <w:rPr>
                <w:b/>
                <w:sz w:val="22"/>
                <w:szCs w:val="22"/>
              </w:rPr>
            </w:pPr>
            <w:r w:rsidRPr="0076075D">
              <w:rPr>
                <w:b/>
                <w:sz w:val="22"/>
                <w:szCs w:val="22"/>
              </w:rPr>
              <w:t>Mô tả</w:t>
            </w:r>
          </w:p>
        </w:tc>
      </w:tr>
      <w:tr w:rsidR="00501898" w:rsidRPr="0076075D" w14:paraId="64B5C806" w14:textId="77777777">
        <w:tc>
          <w:tcPr>
            <w:tcW w:w="1980" w:type="dxa"/>
          </w:tcPr>
          <w:p w14:paraId="2B249843" w14:textId="77777777" w:rsidR="00501898" w:rsidRPr="0076075D" w:rsidRDefault="00136181">
            <w:pPr>
              <w:spacing w:before="0"/>
              <w:ind w:left="0"/>
              <w:jc w:val="both"/>
              <w:rPr>
                <w:sz w:val="22"/>
                <w:szCs w:val="22"/>
              </w:rPr>
            </w:pPr>
            <w:r w:rsidRPr="0076075D">
              <w:rPr>
                <w:sz w:val="22"/>
                <w:szCs w:val="22"/>
              </w:rPr>
              <w:t>taxPercentage</w:t>
            </w:r>
          </w:p>
        </w:tc>
        <w:tc>
          <w:tcPr>
            <w:tcW w:w="2556" w:type="dxa"/>
          </w:tcPr>
          <w:p w14:paraId="35F21F2D" w14:textId="77777777" w:rsidR="00501898" w:rsidRPr="0076075D" w:rsidRDefault="00136181">
            <w:pPr>
              <w:spacing w:before="0"/>
              <w:ind w:left="0"/>
              <w:jc w:val="both"/>
              <w:rPr>
                <w:sz w:val="22"/>
                <w:szCs w:val="22"/>
              </w:rPr>
            </w:pPr>
            <w:r w:rsidRPr="0076075D">
              <w:rPr>
                <w:sz w:val="22"/>
                <w:szCs w:val="22"/>
              </w:rPr>
              <w:t>Required: false</w:t>
            </w:r>
          </w:p>
          <w:p w14:paraId="24A2DD36" w14:textId="77777777" w:rsidR="00501898" w:rsidRPr="0076075D" w:rsidRDefault="00136181">
            <w:pPr>
              <w:spacing w:before="0"/>
              <w:ind w:left="0"/>
              <w:jc w:val="both"/>
              <w:rPr>
                <w:sz w:val="22"/>
                <w:szCs w:val="22"/>
              </w:rPr>
            </w:pPr>
            <w:r w:rsidRPr="0076075D">
              <w:rPr>
                <w:sz w:val="22"/>
                <w:szCs w:val="22"/>
              </w:rPr>
              <w:t>DataType: BigDecimal</w:t>
            </w:r>
          </w:p>
          <w:p w14:paraId="170D2E9F" w14:textId="77777777" w:rsidR="00501898" w:rsidRPr="0076075D" w:rsidRDefault="00136181">
            <w:pPr>
              <w:spacing w:before="0"/>
              <w:ind w:left="0"/>
              <w:jc w:val="both"/>
              <w:rPr>
                <w:sz w:val="22"/>
                <w:szCs w:val="22"/>
              </w:rPr>
            </w:pPr>
            <w:r w:rsidRPr="0076075D">
              <w:rPr>
                <w:sz w:val="22"/>
                <w:szCs w:val="22"/>
              </w:rPr>
              <w:t xml:space="preserve">Minlength: </w:t>
            </w:r>
          </w:p>
          <w:p w14:paraId="6FC2409B" w14:textId="77777777" w:rsidR="00501898" w:rsidRPr="0076075D" w:rsidRDefault="00136181">
            <w:pPr>
              <w:spacing w:before="0"/>
              <w:ind w:left="0"/>
              <w:jc w:val="both"/>
              <w:rPr>
                <w:sz w:val="22"/>
                <w:szCs w:val="22"/>
              </w:rPr>
            </w:pPr>
            <w:r w:rsidRPr="0076075D">
              <w:rPr>
                <w:sz w:val="22"/>
                <w:szCs w:val="22"/>
              </w:rPr>
              <w:t xml:space="preserve">Maxlength: </w:t>
            </w:r>
          </w:p>
          <w:p w14:paraId="0A357904" w14:textId="77777777" w:rsidR="00501898" w:rsidRPr="0076075D" w:rsidRDefault="00136181">
            <w:pPr>
              <w:spacing w:before="0"/>
              <w:ind w:left="0"/>
              <w:jc w:val="both"/>
              <w:rPr>
                <w:sz w:val="22"/>
                <w:szCs w:val="22"/>
              </w:rPr>
            </w:pPr>
            <w:r w:rsidRPr="0076075D">
              <w:rPr>
                <w:sz w:val="22"/>
                <w:szCs w:val="22"/>
              </w:rPr>
              <w:t>Format: [0-9.]+</w:t>
            </w:r>
          </w:p>
        </w:tc>
        <w:tc>
          <w:tcPr>
            <w:tcW w:w="5364" w:type="dxa"/>
          </w:tcPr>
          <w:p w14:paraId="407047EC" w14:textId="77777777" w:rsidR="00501898" w:rsidRPr="0076075D" w:rsidRDefault="00136181">
            <w:pPr>
              <w:spacing w:before="0"/>
              <w:ind w:left="41"/>
              <w:jc w:val="both"/>
              <w:rPr>
                <w:sz w:val="22"/>
                <w:szCs w:val="22"/>
              </w:rPr>
            </w:pPr>
            <w:r w:rsidRPr="0076075D">
              <w:rPr>
                <w:sz w:val="22"/>
                <w:szCs w:val="22"/>
              </w:rPr>
              <w:t xml:space="preserve">Mức thuế: khai báo giá trị như sau </w:t>
            </w:r>
          </w:p>
          <w:p w14:paraId="2E840ECA" w14:textId="77777777" w:rsidR="00501898" w:rsidRPr="0076075D" w:rsidRDefault="00136181">
            <w:pPr>
              <w:spacing w:before="0"/>
              <w:ind w:left="28"/>
              <w:jc w:val="both"/>
              <w:rPr>
                <w:sz w:val="22"/>
                <w:szCs w:val="22"/>
              </w:rPr>
            </w:pPr>
            <w:r w:rsidRPr="0076075D">
              <w:rPr>
                <w:sz w:val="22"/>
                <w:szCs w:val="22"/>
              </w:rPr>
              <w:t>-2: không thuế</w:t>
            </w:r>
          </w:p>
          <w:p w14:paraId="1B381DFF" w14:textId="77777777" w:rsidR="00501898" w:rsidRPr="0076075D" w:rsidRDefault="00136181">
            <w:pPr>
              <w:spacing w:before="0"/>
              <w:ind w:left="28"/>
              <w:jc w:val="both"/>
              <w:rPr>
                <w:sz w:val="22"/>
                <w:szCs w:val="22"/>
              </w:rPr>
            </w:pPr>
            <w:r w:rsidRPr="0076075D">
              <w:rPr>
                <w:sz w:val="22"/>
                <w:szCs w:val="22"/>
              </w:rPr>
              <w:t xml:space="preserve">-1: không kê khai tính/nộp thuế </w:t>
            </w:r>
          </w:p>
          <w:p w14:paraId="52E38578" w14:textId="77777777" w:rsidR="00501898" w:rsidRPr="0076075D" w:rsidRDefault="00136181">
            <w:pPr>
              <w:spacing w:before="0"/>
              <w:ind w:left="28"/>
              <w:jc w:val="both"/>
              <w:rPr>
                <w:sz w:val="22"/>
                <w:szCs w:val="22"/>
              </w:rPr>
            </w:pPr>
            <w:r w:rsidRPr="0076075D">
              <w:rPr>
                <w:sz w:val="22"/>
                <w:szCs w:val="22"/>
              </w:rPr>
              <w:t>0: 0%</w:t>
            </w:r>
          </w:p>
          <w:p w14:paraId="7D843185" w14:textId="77777777" w:rsidR="00501898" w:rsidRPr="0076075D" w:rsidRDefault="00136181">
            <w:pPr>
              <w:spacing w:before="0"/>
              <w:ind w:left="0"/>
              <w:jc w:val="both"/>
              <w:rPr>
                <w:sz w:val="22"/>
                <w:szCs w:val="22"/>
              </w:rPr>
            </w:pPr>
            <w:r w:rsidRPr="0076075D">
              <w:rPr>
                <w:sz w:val="22"/>
                <w:szCs w:val="22"/>
              </w:rPr>
              <w:t>5: 5%</w:t>
            </w:r>
          </w:p>
          <w:p w14:paraId="536CAEDB" w14:textId="77777777" w:rsidR="00501898" w:rsidRPr="0076075D" w:rsidRDefault="00136181">
            <w:pPr>
              <w:spacing w:before="0"/>
              <w:ind w:left="0"/>
              <w:jc w:val="both"/>
              <w:rPr>
                <w:sz w:val="22"/>
                <w:szCs w:val="22"/>
                <w:lang w:val="vi-VN"/>
              </w:rPr>
            </w:pPr>
            <w:r w:rsidRPr="0076075D">
              <w:rPr>
                <w:sz w:val="22"/>
                <w:szCs w:val="22"/>
                <w:lang w:val="vi-VN"/>
              </w:rPr>
              <w:t>8: 8%</w:t>
            </w:r>
          </w:p>
          <w:p w14:paraId="0B7CE4FF" w14:textId="77777777" w:rsidR="00501898" w:rsidRPr="0076075D" w:rsidRDefault="00136181">
            <w:pPr>
              <w:spacing w:before="0" w:line="240" w:lineRule="auto"/>
              <w:ind w:left="0"/>
              <w:jc w:val="both"/>
              <w:rPr>
                <w:sz w:val="22"/>
                <w:szCs w:val="22"/>
              </w:rPr>
            </w:pPr>
            <w:r w:rsidRPr="0076075D">
              <w:rPr>
                <w:sz w:val="22"/>
                <w:szCs w:val="22"/>
              </w:rPr>
              <w:lastRenderedPageBreak/>
              <w:t>10: 10%</w:t>
            </w:r>
          </w:p>
          <w:p w14:paraId="5169D185" w14:textId="77777777" w:rsidR="00501898" w:rsidRPr="0076075D" w:rsidRDefault="00501898">
            <w:pPr>
              <w:spacing w:before="0" w:line="240" w:lineRule="auto"/>
              <w:ind w:left="0"/>
              <w:jc w:val="both"/>
              <w:rPr>
                <w:sz w:val="22"/>
                <w:szCs w:val="22"/>
              </w:rPr>
            </w:pPr>
          </w:p>
          <w:p w14:paraId="6397AEB6" w14:textId="77777777" w:rsidR="00501898" w:rsidRPr="0076075D" w:rsidRDefault="00136181">
            <w:pPr>
              <w:spacing w:before="0" w:line="240" w:lineRule="auto"/>
              <w:ind w:left="0"/>
              <w:jc w:val="both"/>
              <w:rPr>
                <w:sz w:val="22"/>
                <w:szCs w:val="22"/>
              </w:rPr>
            </w:pPr>
            <w:r w:rsidRPr="0076075D">
              <w:rPr>
                <w:b/>
                <w:sz w:val="22"/>
                <w:szCs w:val="22"/>
              </w:rPr>
              <w:t>Note</w:t>
            </w:r>
            <w:r w:rsidRPr="0076075D">
              <w:rPr>
                <w:sz w:val="22"/>
                <w:szCs w:val="22"/>
              </w:rPr>
              <w:t>: Mỗi một giá trị thuế chỉ xuất hiện 1 lần (lưu giá trị tổng hợp các hàng hóa cùng loại thuế đó)</w:t>
            </w:r>
          </w:p>
          <w:p w14:paraId="4D165C53" w14:textId="77777777" w:rsidR="00501898" w:rsidRPr="0076075D" w:rsidRDefault="00501898">
            <w:pPr>
              <w:spacing w:before="0" w:line="240" w:lineRule="auto"/>
              <w:ind w:left="0"/>
              <w:jc w:val="both"/>
              <w:rPr>
                <w:sz w:val="22"/>
                <w:szCs w:val="22"/>
              </w:rPr>
            </w:pPr>
          </w:p>
          <w:p w14:paraId="6DE0BEAE" w14:textId="77777777" w:rsidR="00501898" w:rsidRPr="0076075D" w:rsidRDefault="00136181">
            <w:pPr>
              <w:spacing w:before="0" w:line="240" w:lineRule="auto"/>
              <w:ind w:left="0"/>
              <w:jc w:val="both"/>
              <w:rPr>
                <w:sz w:val="22"/>
                <w:szCs w:val="22"/>
              </w:rPr>
            </w:pPr>
            <w:r w:rsidRPr="0076075D">
              <w:rPr>
                <w:sz w:val="22"/>
                <w:szCs w:val="22"/>
              </w:rPr>
              <w:t xml:space="preserve">Bắt buộc nhập với </w:t>
            </w:r>
            <w:r w:rsidRPr="0076075D">
              <w:rPr>
                <w:sz w:val="22"/>
                <w:szCs w:val="22"/>
                <w:lang w:val="vi-VN"/>
              </w:rPr>
              <w:t>mẫu</w:t>
            </w:r>
            <w:r w:rsidRPr="0076075D">
              <w:rPr>
                <w:sz w:val="22"/>
                <w:szCs w:val="22"/>
              </w:rPr>
              <w:t xml:space="preserve"> thuế Tổng</w:t>
            </w:r>
          </w:p>
          <w:p w14:paraId="620013F1" w14:textId="77777777" w:rsidR="00501898" w:rsidRPr="0076075D" w:rsidRDefault="00501898">
            <w:pPr>
              <w:spacing w:before="0" w:line="240" w:lineRule="auto"/>
              <w:ind w:left="0"/>
              <w:jc w:val="both"/>
              <w:rPr>
                <w:sz w:val="22"/>
                <w:szCs w:val="22"/>
              </w:rPr>
            </w:pPr>
          </w:p>
          <w:p w14:paraId="3809F2C5" w14:textId="77777777" w:rsidR="00501898" w:rsidRPr="0076075D" w:rsidRDefault="00136181">
            <w:pPr>
              <w:spacing w:before="0"/>
              <w:ind w:left="0"/>
              <w:jc w:val="both"/>
              <w:rPr>
                <w:bCs/>
                <w:sz w:val="22"/>
                <w:szCs w:val="22"/>
              </w:rPr>
            </w:pPr>
            <w:r w:rsidRPr="0076075D">
              <w:rPr>
                <w:bCs/>
                <w:sz w:val="22"/>
                <w:szCs w:val="22"/>
              </w:rPr>
              <w:t xml:space="preserve">Trường hợp người dùng không truyền thông tin thì lưu giá trị null vào list_product trong bảng invoice. </w:t>
            </w:r>
          </w:p>
          <w:p w14:paraId="70B350D2" w14:textId="77777777" w:rsidR="00501898" w:rsidRPr="0076075D" w:rsidRDefault="00136181">
            <w:pPr>
              <w:spacing w:before="0"/>
              <w:ind w:left="0"/>
              <w:jc w:val="both"/>
              <w:rPr>
                <w:bCs/>
                <w:sz w:val="22"/>
                <w:szCs w:val="22"/>
              </w:rPr>
            </w:pPr>
            <w:r w:rsidRPr="0076075D">
              <w:rPr>
                <w:bCs/>
                <w:sz w:val="22"/>
                <w:szCs w:val="22"/>
              </w:rPr>
              <w:t>khác</w:t>
            </w:r>
          </w:p>
          <w:p w14:paraId="2A307FA7" w14:textId="77777777" w:rsidR="00501898" w:rsidRPr="0076075D" w:rsidRDefault="00136181">
            <w:pPr>
              <w:spacing w:before="0"/>
              <w:ind w:left="0"/>
              <w:jc w:val="both"/>
              <w:rPr>
                <w:bCs/>
                <w:color w:val="FF0000"/>
                <w:sz w:val="22"/>
                <w:szCs w:val="22"/>
                <w:lang w:val="vi-VN"/>
              </w:rPr>
            </w:pPr>
            <w:r w:rsidRPr="0076075D">
              <w:rPr>
                <w:b/>
                <w:bCs/>
                <w:sz w:val="22"/>
                <w:szCs w:val="22"/>
              </w:rPr>
              <w:t>Lưu ý</w:t>
            </w:r>
            <w:r w:rsidRPr="0076075D">
              <w:rPr>
                <w:b/>
                <w:bCs/>
                <w:sz w:val="22"/>
                <w:szCs w:val="22"/>
                <w:lang w:val="vi-VN"/>
              </w:rPr>
              <w:t>:</w:t>
            </w:r>
            <w:r w:rsidRPr="0076075D">
              <w:rPr>
                <w:bCs/>
                <w:sz w:val="22"/>
                <w:szCs w:val="22"/>
              </w:rPr>
              <w:t xml:space="preserve"> trường hợp đối với hóa đơn thuế tổng, hàng hóa có tính chất ghi chú không truyền giá trị vatPercentage thì lưu giá trị thuế suất của hàng hóa là NULL, </w:t>
            </w:r>
            <w:r w:rsidRPr="0076075D">
              <w:rPr>
                <w:bCs/>
                <w:color w:val="FF0000"/>
                <w:sz w:val="22"/>
                <w:szCs w:val="22"/>
              </w:rPr>
              <w:t>không lấy theo vatPercentage trong taxBreakDowns như hiện tại</w:t>
            </w:r>
            <w:r w:rsidRPr="0076075D">
              <w:rPr>
                <w:bCs/>
                <w:color w:val="FF0000"/>
                <w:sz w:val="22"/>
                <w:szCs w:val="22"/>
                <w:lang w:val="vi-VN"/>
              </w:rPr>
              <w:t>.</w:t>
            </w:r>
          </w:p>
          <w:p w14:paraId="219DEAC8" w14:textId="77777777" w:rsidR="00501898" w:rsidRPr="0076075D" w:rsidRDefault="00136181">
            <w:pPr>
              <w:spacing w:before="0"/>
              <w:ind w:left="28"/>
              <w:jc w:val="both"/>
              <w:rPr>
                <w:sz w:val="22"/>
                <w:szCs w:val="22"/>
                <w:lang w:val="vi-VN"/>
              </w:rPr>
            </w:pPr>
            <w:r w:rsidRPr="0076075D">
              <w:rPr>
                <w:sz w:val="22"/>
                <w:szCs w:val="22"/>
                <w:lang w:val="vi-VN"/>
              </w:rPr>
              <w:t>Nếu truyền loại thuế suất khác thì truyền giá trị % thuế suất.</w:t>
            </w:r>
          </w:p>
          <w:p w14:paraId="4244CE93" w14:textId="77777777" w:rsidR="00501898" w:rsidRPr="0076075D" w:rsidRDefault="00136181">
            <w:pPr>
              <w:spacing w:before="0"/>
              <w:ind w:left="0"/>
              <w:jc w:val="both"/>
              <w:rPr>
                <w:sz w:val="22"/>
                <w:szCs w:val="22"/>
                <w:lang w:val="vi-VN"/>
              </w:rPr>
            </w:pPr>
            <w:r w:rsidRPr="0076075D">
              <w:rPr>
                <w:sz w:val="22"/>
                <w:szCs w:val="22"/>
              </w:rPr>
              <w:t>VD: Khác 12.34% thì truyền “taxPercentage”: 12.34</w:t>
            </w:r>
          </w:p>
        </w:tc>
      </w:tr>
      <w:tr w:rsidR="00501898" w:rsidRPr="0076075D" w14:paraId="3C228884" w14:textId="77777777">
        <w:tc>
          <w:tcPr>
            <w:tcW w:w="1980" w:type="dxa"/>
          </w:tcPr>
          <w:p w14:paraId="2CC77A3A" w14:textId="77777777" w:rsidR="00501898" w:rsidRPr="0076075D" w:rsidRDefault="00136181">
            <w:pPr>
              <w:spacing w:before="0"/>
              <w:ind w:left="0"/>
              <w:jc w:val="both"/>
              <w:rPr>
                <w:sz w:val="22"/>
                <w:szCs w:val="22"/>
              </w:rPr>
            </w:pPr>
            <w:r w:rsidRPr="0076075D">
              <w:rPr>
                <w:sz w:val="22"/>
                <w:szCs w:val="22"/>
              </w:rPr>
              <w:lastRenderedPageBreak/>
              <w:t>taxableAmount</w:t>
            </w:r>
          </w:p>
        </w:tc>
        <w:tc>
          <w:tcPr>
            <w:tcW w:w="2556" w:type="dxa"/>
          </w:tcPr>
          <w:p w14:paraId="7BA8DA0F" w14:textId="77777777" w:rsidR="00501898" w:rsidRPr="0076075D" w:rsidRDefault="00136181">
            <w:pPr>
              <w:spacing w:before="0"/>
              <w:ind w:left="0"/>
              <w:jc w:val="both"/>
              <w:rPr>
                <w:sz w:val="22"/>
                <w:szCs w:val="22"/>
              </w:rPr>
            </w:pPr>
            <w:r w:rsidRPr="0076075D">
              <w:rPr>
                <w:sz w:val="22"/>
                <w:szCs w:val="22"/>
              </w:rPr>
              <w:t>Required: false</w:t>
            </w:r>
          </w:p>
          <w:p w14:paraId="17C26D3C" w14:textId="77777777" w:rsidR="00501898" w:rsidRPr="0076075D" w:rsidRDefault="00136181">
            <w:pPr>
              <w:spacing w:before="0"/>
              <w:ind w:left="0"/>
              <w:jc w:val="both"/>
              <w:rPr>
                <w:sz w:val="22"/>
                <w:szCs w:val="22"/>
              </w:rPr>
            </w:pPr>
            <w:r w:rsidRPr="0076075D">
              <w:rPr>
                <w:sz w:val="22"/>
                <w:szCs w:val="22"/>
              </w:rPr>
              <w:t>DataType: BigDecimal</w:t>
            </w:r>
          </w:p>
          <w:p w14:paraId="18E54CF9" w14:textId="77777777" w:rsidR="00501898" w:rsidRPr="0076075D" w:rsidRDefault="00136181">
            <w:pPr>
              <w:spacing w:before="0"/>
              <w:ind w:left="0"/>
              <w:jc w:val="both"/>
              <w:rPr>
                <w:sz w:val="22"/>
                <w:szCs w:val="22"/>
              </w:rPr>
            </w:pPr>
            <w:r w:rsidRPr="0076075D">
              <w:rPr>
                <w:sz w:val="22"/>
                <w:szCs w:val="22"/>
              </w:rPr>
              <w:t xml:space="preserve">Minlength: </w:t>
            </w:r>
          </w:p>
          <w:p w14:paraId="2FC6AC72" w14:textId="77777777" w:rsidR="00501898" w:rsidRPr="0076075D" w:rsidRDefault="00136181">
            <w:pPr>
              <w:spacing w:before="0"/>
              <w:ind w:left="0"/>
              <w:jc w:val="both"/>
              <w:rPr>
                <w:sz w:val="22"/>
                <w:szCs w:val="22"/>
              </w:rPr>
            </w:pPr>
            <w:r w:rsidRPr="0076075D">
              <w:rPr>
                <w:sz w:val="22"/>
                <w:szCs w:val="22"/>
              </w:rPr>
              <w:t xml:space="preserve">Maxlength: </w:t>
            </w:r>
          </w:p>
          <w:p w14:paraId="73D26FE5" w14:textId="77777777" w:rsidR="00501898" w:rsidRPr="0076075D" w:rsidRDefault="00136181">
            <w:pPr>
              <w:spacing w:before="0"/>
              <w:ind w:left="0"/>
              <w:jc w:val="both"/>
              <w:rPr>
                <w:sz w:val="22"/>
                <w:szCs w:val="22"/>
              </w:rPr>
            </w:pPr>
            <w:r w:rsidRPr="0076075D">
              <w:rPr>
                <w:sz w:val="22"/>
                <w:szCs w:val="22"/>
              </w:rPr>
              <w:t>Format: [0-9.]+</w:t>
            </w:r>
          </w:p>
        </w:tc>
        <w:tc>
          <w:tcPr>
            <w:tcW w:w="5364" w:type="dxa"/>
          </w:tcPr>
          <w:p w14:paraId="6B1BA644" w14:textId="77777777" w:rsidR="00501898" w:rsidRPr="0076075D" w:rsidRDefault="00136181">
            <w:pPr>
              <w:spacing w:before="0"/>
              <w:ind w:left="41"/>
              <w:rPr>
                <w:sz w:val="22"/>
                <w:szCs w:val="22"/>
              </w:rPr>
            </w:pPr>
            <w:r w:rsidRPr="0076075D">
              <w:rPr>
                <w:sz w:val="22"/>
                <w:szCs w:val="22"/>
              </w:rPr>
              <w:t xml:space="preserve">Tổng tiền chịu thuế của mức thuế tương ứng, tổng tiền chịu thuế không có số âm. Bằng tổng của </w:t>
            </w:r>
            <w:r w:rsidRPr="0076075D">
              <w:rPr>
                <w:bCs/>
                <w:snapToGrid/>
                <w:color w:val="8000FF"/>
                <w:sz w:val="22"/>
                <w:szCs w:val="22"/>
              </w:rPr>
              <w:t xml:space="preserve">itemTotalAmountWithoutTax </w:t>
            </w:r>
            <w:r w:rsidRPr="0076075D">
              <w:rPr>
                <w:sz w:val="22"/>
                <w:szCs w:val="22"/>
              </w:rPr>
              <w:t>của tất cả các itemInfo có mức thuế suất giống với mức thuế suất tổng hợp. Trong trường hợp dòng hàng hóa là chiết khấu thì trừ đi.</w:t>
            </w:r>
          </w:p>
          <w:p w14:paraId="1EC66522" w14:textId="77777777" w:rsidR="00501898" w:rsidRPr="0076075D" w:rsidRDefault="00136181">
            <w:pPr>
              <w:spacing w:before="0"/>
              <w:ind w:left="41"/>
              <w:rPr>
                <w:sz w:val="22"/>
                <w:szCs w:val="22"/>
              </w:rPr>
            </w:pPr>
            <w:r w:rsidRPr="0076075D">
              <w:rPr>
                <w:sz w:val="22"/>
                <w:szCs w:val="22"/>
              </w:rPr>
              <w:t>Không cần nhập liệu, hệ thống tự tính dựa vào các itemTotalAmountWithoutTax</w:t>
            </w:r>
          </w:p>
        </w:tc>
      </w:tr>
      <w:tr w:rsidR="00501898" w:rsidRPr="0076075D" w14:paraId="506FF6BF" w14:textId="77777777">
        <w:tc>
          <w:tcPr>
            <w:tcW w:w="1980" w:type="dxa"/>
          </w:tcPr>
          <w:p w14:paraId="13DC0E84" w14:textId="77777777" w:rsidR="00501898" w:rsidRPr="0076075D" w:rsidRDefault="00136181">
            <w:pPr>
              <w:spacing w:before="0"/>
              <w:ind w:left="0"/>
              <w:jc w:val="both"/>
              <w:rPr>
                <w:sz w:val="22"/>
                <w:szCs w:val="22"/>
              </w:rPr>
            </w:pPr>
            <w:r w:rsidRPr="0076075D">
              <w:rPr>
                <w:sz w:val="22"/>
                <w:szCs w:val="22"/>
              </w:rPr>
              <w:t>taxAmount</w:t>
            </w:r>
          </w:p>
        </w:tc>
        <w:tc>
          <w:tcPr>
            <w:tcW w:w="2556" w:type="dxa"/>
          </w:tcPr>
          <w:p w14:paraId="7C259A44" w14:textId="77777777" w:rsidR="00501898" w:rsidRPr="0076075D" w:rsidRDefault="00136181">
            <w:pPr>
              <w:spacing w:before="0"/>
              <w:ind w:left="0"/>
              <w:jc w:val="both"/>
              <w:rPr>
                <w:sz w:val="22"/>
                <w:szCs w:val="22"/>
              </w:rPr>
            </w:pPr>
            <w:r w:rsidRPr="0076075D">
              <w:rPr>
                <w:sz w:val="22"/>
                <w:szCs w:val="22"/>
              </w:rPr>
              <w:t>Required: false</w:t>
            </w:r>
          </w:p>
          <w:p w14:paraId="499C2B5F" w14:textId="77777777" w:rsidR="00501898" w:rsidRPr="0076075D" w:rsidRDefault="00136181">
            <w:pPr>
              <w:spacing w:before="0"/>
              <w:ind w:left="0"/>
              <w:jc w:val="both"/>
              <w:rPr>
                <w:sz w:val="22"/>
                <w:szCs w:val="22"/>
              </w:rPr>
            </w:pPr>
            <w:r w:rsidRPr="0076075D">
              <w:rPr>
                <w:sz w:val="22"/>
                <w:szCs w:val="22"/>
              </w:rPr>
              <w:t>DataType: BigDecimal</w:t>
            </w:r>
          </w:p>
          <w:p w14:paraId="0738C158" w14:textId="77777777" w:rsidR="00501898" w:rsidRPr="0076075D" w:rsidRDefault="00136181">
            <w:pPr>
              <w:spacing w:before="0"/>
              <w:ind w:left="0"/>
              <w:jc w:val="both"/>
              <w:rPr>
                <w:sz w:val="22"/>
                <w:szCs w:val="22"/>
              </w:rPr>
            </w:pPr>
            <w:r w:rsidRPr="0076075D">
              <w:rPr>
                <w:sz w:val="22"/>
                <w:szCs w:val="22"/>
              </w:rPr>
              <w:t xml:space="preserve">Minlength: </w:t>
            </w:r>
          </w:p>
          <w:p w14:paraId="275DFAAD" w14:textId="77777777" w:rsidR="00501898" w:rsidRPr="0076075D" w:rsidRDefault="00136181">
            <w:pPr>
              <w:spacing w:before="0"/>
              <w:ind w:left="0"/>
              <w:jc w:val="both"/>
              <w:rPr>
                <w:sz w:val="22"/>
                <w:szCs w:val="22"/>
              </w:rPr>
            </w:pPr>
            <w:r w:rsidRPr="0076075D">
              <w:rPr>
                <w:sz w:val="22"/>
                <w:szCs w:val="22"/>
              </w:rPr>
              <w:t xml:space="preserve">Maxlength: </w:t>
            </w:r>
          </w:p>
          <w:p w14:paraId="5B66910B" w14:textId="77777777" w:rsidR="00501898" w:rsidRPr="0076075D" w:rsidRDefault="00136181">
            <w:pPr>
              <w:spacing w:before="0"/>
              <w:ind w:left="0"/>
              <w:jc w:val="both"/>
              <w:rPr>
                <w:sz w:val="22"/>
                <w:szCs w:val="22"/>
              </w:rPr>
            </w:pPr>
            <w:r w:rsidRPr="0076075D">
              <w:rPr>
                <w:sz w:val="22"/>
                <w:szCs w:val="22"/>
              </w:rPr>
              <w:t>Format: [0-9.]+</w:t>
            </w:r>
          </w:p>
        </w:tc>
        <w:tc>
          <w:tcPr>
            <w:tcW w:w="5364" w:type="dxa"/>
          </w:tcPr>
          <w:p w14:paraId="08D736CE" w14:textId="77777777" w:rsidR="00501898" w:rsidRPr="0076075D" w:rsidRDefault="00136181">
            <w:pPr>
              <w:spacing w:before="0"/>
              <w:ind w:left="41"/>
              <w:rPr>
                <w:sz w:val="22"/>
                <w:szCs w:val="22"/>
              </w:rPr>
            </w:pPr>
            <w:r w:rsidRPr="0076075D">
              <w:rPr>
                <w:sz w:val="22"/>
                <w:szCs w:val="22"/>
              </w:rPr>
              <w:t xml:space="preserve">Tổng tiền thuế của mức thuế tương ứng, tổng tiền thuế không có số âm. Bằng tổng của </w:t>
            </w:r>
            <w:r w:rsidRPr="0076075D">
              <w:rPr>
                <w:bCs/>
                <w:snapToGrid/>
                <w:color w:val="8000FF"/>
                <w:sz w:val="22"/>
                <w:szCs w:val="22"/>
              </w:rPr>
              <w:t xml:space="preserve">taxAmount </w:t>
            </w:r>
            <w:r w:rsidRPr="0076075D">
              <w:rPr>
                <w:sz w:val="22"/>
                <w:szCs w:val="22"/>
              </w:rPr>
              <w:t>của tất cả các</w:t>
            </w:r>
            <w:r w:rsidRPr="0076075D">
              <w:rPr>
                <w:bCs/>
                <w:snapToGrid/>
                <w:color w:val="8000FF"/>
                <w:sz w:val="22"/>
                <w:szCs w:val="22"/>
              </w:rPr>
              <w:t xml:space="preserve"> itemInfo </w:t>
            </w:r>
            <w:r w:rsidRPr="0076075D">
              <w:rPr>
                <w:sz w:val="22"/>
                <w:szCs w:val="22"/>
              </w:rPr>
              <w:t>có mức thuế suất giống với mức thuế suất tổng hợp. Trong trường hợp dòng hàng hóa là chiết khấu thì trừ đi.</w:t>
            </w:r>
          </w:p>
          <w:p w14:paraId="435E2E37" w14:textId="77777777" w:rsidR="00501898" w:rsidRPr="0076075D" w:rsidRDefault="00136181">
            <w:pPr>
              <w:spacing w:before="0"/>
              <w:ind w:left="41"/>
              <w:rPr>
                <w:sz w:val="22"/>
                <w:szCs w:val="22"/>
              </w:rPr>
            </w:pPr>
            <w:r w:rsidRPr="0076075D">
              <w:rPr>
                <w:sz w:val="22"/>
                <w:szCs w:val="22"/>
              </w:rPr>
              <w:t>Không cần nhập dữ liệu, nếu không truyền dữ liệu, hệ thống sẽ tự tính dựa vào taxPercentag và các itemTotalAmountWithoutTax.</w:t>
            </w:r>
          </w:p>
          <w:p w14:paraId="0F1FC25C" w14:textId="77777777" w:rsidR="00501898" w:rsidRPr="0076075D" w:rsidRDefault="00136181">
            <w:pPr>
              <w:spacing w:before="0"/>
              <w:ind w:left="41"/>
              <w:jc w:val="both"/>
              <w:rPr>
                <w:sz w:val="22"/>
                <w:szCs w:val="22"/>
              </w:rPr>
            </w:pPr>
            <w:r w:rsidRPr="0076075D">
              <w:rPr>
                <w:sz w:val="22"/>
                <w:szCs w:val="22"/>
              </w:rPr>
              <w:t>Nếu nhập dữ liệu cho phép chênh lệch 20</w:t>
            </w:r>
            <w:r w:rsidRPr="0076075D">
              <w:rPr>
                <w:sz w:val="22"/>
                <w:szCs w:val="22"/>
                <w:lang w:val="vi-VN"/>
              </w:rPr>
              <w:t>,</w:t>
            </w:r>
            <w:r w:rsidRPr="0076075D">
              <w:rPr>
                <w:sz w:val="22"/>
                <w:szCs w:val="22"/>
              </w:rPr>
              <w:t>000 so với giá trị hệ thống tự tính</w:t>
            </w:r>
          </w:p>
        </w:tc>
      </w:tr>
      <w:tr w:rsidR="00501898" w:rsidRPr="0076075D" w14:paraId="1C399C3E" w14:textId="77777777">
        <w:tc>
          <w:tcPr>
            <w:tcW w:w="1980" w:type="dxa"/>
          </w:tcPr>
          <w:p w14:paraId="7259E77C" w14:textId="77777777" w:rsidR="00501898" w:rsidRPr="0076075D" w:rsidRDefault="00136181">
            <w:pPr>
              <w:spacing w:before="0"/>
              <w:ind w:left="0"/>
              <w:jc w:val="both"/>
              <w:rPr>
                <w:sz w:val="22"/>
                <w:szCs w:val="22"/>
              </w:rPr>
            </w:pPr>
            <w:r w:rsidRPr="0076075D">
              <w:rPr>
                <w:sz w:val="22"/>
                <w:szCs w:val="22"/>
              </w:rPr>
              <w:t>taxableAmountPos</w:t>
            </w:r>
          </w:p>
        </w:tc>
        <w:tc>
          <w:tcPr>
            <w:tcW w:w="2556" w:type="dxa"/>
          </w:tcPr>
          <w:p w14:paraId="7E1261AD" w14:textId="77777777" w:rsidR="00501898" w:rsidRPr="0076075D" w:rsidRDefault="00136181">
            <w:pPr>
              <w:spacing w:before="0"/>
              <w:ind w:left="0"/>
              <w:jc w:val="both"/>
              <w:rPr>
                <w:sz w:val="22"/>
                <w:szCs w:val="22"/>
              </w:rPr>
            </w:pPr>
            <w:r w:rsidRPr="0076075D">
              <w:rPr>
                <w:sz w:val="22"/>
                <w:szCs w:val="22"/>
              </w:rPr>
              <w:t>Required: false</w:t>
            </w:r>
          </w:p>
          <w:p w14:paraId="223A1DC4" w14:textId="77777777" w:rsidR="00501898" w:rsidRPr="0076075D" w:rsidRDefault="00136181">
            <w:pPr>
              <w:spacing w:before="0"/>
              <w:ind w:left="0"/>
              <w:jc w:val="both"/>
              <w:rPr>
                <w:sz w:val="22"/>
                <w:szCs w:val="22"/>
              </w:rPr>
            </w:pPr>
            <w:r w:rsidRPr="0076075D">
              <w:rPr>
                <w:sz w:val="22"/>
                <w:szCs w:val="22"/>
              </w:rPr>
              <w:t>DataType: Boolean</w:t>
            </w:r>
          </w:p>
          <w:p w14:paraId="2A949BAE" w14:textId="77777777" w:rsidR="00501898" w:rsidRPr="0076075D" w:rsidRDefault="00136181">
            <w:pPr>
              <w:spacing w:before="0"/>
              <w:ind w:left="0"/>
              <w:jc w:val="both"/>
              <w:rPr>
                <w:sz w:val="22"/>
                <w:szCs w:val="22"/>
              </w:rPr>
            </w:pPr>
            <w:r w:rsidRPr="0076075D">
              <w:rPr>
                <w:sz w:val="22"/>
                <w:szCs w:val="22"/>
              </w:rPr>
              <w:t xml:space="preserve">Minlength: </w:t>
            </w:r>
          </w:p>
          <w:p w14:paraId="222533E3" w14:textId="77777777" w:rsidR="00501898" w:rsidRPr="0076075D" w:rsidRDefault="00136181">
            <w:pPr>
              <w:spacing w:before="0"/>
              <w:ind w:left="0"/>
              <w:jc w:val="both"/>
              <w:rPr>
                <w:sz w:val="22"/>
                <w:szCs w:val="22"/>
              </w:rPr>
            </w:pPr>
            <w:r w:rsidRPr="0076075D">
              <w:rPr>
                <w:sz w:val="22"/>
                <w:szCs w:val="22"/>
              </w:rPr>
              <w:t xml:space="preserve">Maxlength: </w:t>
            </w:r>
          </w:p>
          <w:p w14:paraId="08443E7F"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3D1E3600" w14:textId="77777777" w:rsidR="00501898" w:rsidRPr="0076075D" w:rsidRDefault="00136181">
            <w:pPr>
              <w:ind w:left="41"/>
              <w:jc w:val="both"/>
              <w:rPr>
                <w:sz w:val="22"/>
                <w:szCs w:val="22"/>
              </w:rPr>
            </w:pPr>
            <w:r w:rsidRPr="0076075D">
              <w:rPr>
                <w:sz w:val="22"/>
                <w:szCs w:val="22"/>
              </w:rPr>
              <w:t xml:space="preserve">Dùng để biểu thị tổng tiền chịu thuế của mức thuế là âm hay dương. </w:t>
            </w:r>
          </w:p>
          <w:p w14:paraId="4B0A69C1" w14:textId="77777777" w:rsidR="00501898" w:rsidRPr="0076075D" w:rsidRDefault="00136181">
            <w:pPr>
              <w:ind w:left="41"/>
              <w:jc w:val="both"/>
              <w:rPr>
                <w:sz w:val="22"/>
                <w:szCs w:val="22"/>
              </w:rPr>
            </w:pPr>
            <w:r w:rsidRPr="0076075D">
              <w:rPr>
                <w:sz w:val="22"/>
                <w:szCs w:val="22"/>
              </w:rPr>
              <w:t xml:space="preserve">- null/true: Tổng tiền đánh thuế dương. Được sử dụng đối với các hàng hóa thông thường. </w:t>
            </w:r>
          </w:p>
          <w:p w14:paraId="6987DD17" w14:textId="77777777" w:rsidR="00501898" w:rsidRPr="0076075D" w:rsidRDefault="00136181">
            <w:pPr>
              <w:ind w:left="41"/>
              <w:jc w:val="both"/>
              <w:rPr>
                <w:sz w:val="22"/>
                <w:szCs w:val="22"/>
              </w:rPr>
            </w:pPr>
            <w:r w:rsidRPr="0076075D">
              <w:rPr>
                <w:sz w:val="22"/>
                <w:szCs w:val="22"/>
              </w:rPr>
              <w:lastRenderedPageBreak/>
              <w:t>- false: Tổng tiền đánh thuế âm, được sử dụng với hóa đơn điều chỉnh giảm hoặc hóa đơn có hàng hóa là chiết khấu mà tổng tiền của hàng hóa và chiết khấu của mức thuế là âm.</w:t>
            </w:r>
          </w:p>
        </w:tc>
      </w:tr>
      <w:tr w:rsidR="00501898" w:rsidRPr="0076075D" w14:paraId="54B6F120" w14:textId="77777777">
        <w:tc>
          <w:tcPr>
            <w:tcW w:w="1980" w:type="dxa"/>
          </w:tcPr>
          <w:p w14:paraId="692BA4AD" w14:textId="77777777" w:rsidR="00501898" w:rsidRPr="0076075D" w:rsidRDefault="00136181">
            <w:pPr>
              <w:spacing w:before="0"/>
              <w:ind w:left="0"/>
              <w:jc w:val="both"/>
              <w:rPr>
                <w:sz w:val="22"/>
                <w:szCs w:val="22"/>
              </w:rPr>
            </w:pPr>
            <w:r w:rsidRPr="0076075D">
              <w:rPr>
                <w:sz w:val="22"/>
                <w:szCs w:val="22"/>
              </w:rPr>
              <w:lastRenderedPageBreak/>
              <w:t>taxAmountPos</w:t>
            </w:r>
          </w:p>
        </w:tc>
        <w:tc>
          <w:tcPr>
            <w:tcW w:w="2556" w:type="dxa"/>
          </w:tcPr>
          <w:p w14:paraId="4A597CDB" w14:textId="77777777" w:rsidR="00501898" w:rsidRPr="0076075D" w:rsidRDefault="00136181">
            <w:pPr>
              <w:spacing w:before="0"/>
              <w:ind w:left="0"/>
              <w:jc w:val="both"/>
              <w:rPr>
                <w:sz w:val="22"/>
                <w:szCs w:val="22"/>
              </w:rPr>
            </w:pPr>
            <w:r w:rsidRPr="0076075D">
              <w:rPr>
                <w:sz w:val="22"/>
                <w:szCs w:val="22"/>
              </w:rPr>
              <w:t>Required: false</w:t>
            </w:r>
          </w:p>
          <w:p w14:paraId="6617A8A2" w14:textId="77777777" w:rsidR="00501898" w:rsidRPr="0076075D" w:rsidRDefault="00136181">
            <w:pPr>
              <w:spacing w:before="0"/>
              <w:ind w:left="0"/>
              <w:jc w:val="both"/>
              <w:rPr>
                <w:sz w:val="22"/>
                <w:szCs w:val="22"/>
              </w:rPr>
            </w:pPr>
            <w:r w:rsidRPr="0076075D">
              <w:rPr>
                <w:sz w:val="22"/>
                <w:szCs w:val="22"/>
              </w:rPr>
              <w:t>DataType: Boolean</w:t>
            </w:r>
          </w:p>
          <w:p w14:paraId="34AD4F34" w14:textId="77777777" w:rsidR="00501898" w:rsidRPr="0076075D" w:rsidRDefault="00136181">
            <w:pPr>
              <w:spacing w:before="0"/>
              <w:ind w:left="0"/>
              <w:jc w:val="both"/>
              <w:rPr>
                <w:sz w:val="22"/>
                <w:szCs w:val="22"/>
              </w:rPr>
            </w:pPr>
            <w:r w:rsidRPr="0076075D">
              <w:rPr>
                <w:sz w:val="22"/>
                <w:szCs w:val="22"/>
              </w:rPr>
              <w:t xml:space="preserve">Minlength: </w:t>
            </w:r>
          </w:p>
          <w:p w14:paraId="77C45D7F" w14:textId="77777777" w:rsidR="00501898" w:rsidRPr="0076075D" w:rsidRDefault="00136181">
            <w:pPr>
              <w:spacing w:before="0"/>
              <w:ind w:left="0"/>
              <w:jc w:val="both"/>
              <w:rPr>
                <w:sz w:val="22"/>
                <w:szCs w:val="22"/>
              </w:rPr>
            </w:pPr>
            <w:r w:rsidRPr="0076075D">
              <w:rPr>
                <w:sz w:val="22"/>
                <w:szCs w:val="22"/>
              </w:rPr>
              <w:t>Maxlength: 20</w:t>
            </w:r>
          </w:p>
          <w:p w14:paraId="4343C8A6"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1A75575B" w14:textId="77777777" w:rsidR="00501898" w:rsidRPr="0076075D" w:rsidRDefault="00136181">
            <w:pPr>
              <w:spacing w:before="0"/>
              <w:ind w:left="41"/>
              <w:jc w:val="both"/>
              <w:rPr>
                <w:sz w:val="22"/>
                <w:szCs w:val="22"/>
              </w:rPr>
            </w:pPr>
            <w:r w:rsidRPr="0076075D">
              <w:rPr>
                <w:sz w:val="22"/>
                <w:szCs w:val="22"/>
              </w:rPr>
              <w:t xml:space="preserve">Dùng để biểu thị tổng tiền thuế của mức thuế là âm hay dương. Giá trị của taxAmountPos luôn giống với giá trị của taxableAmountPos. </w:t>
            </w:r>
          </w:p>
          <w:p w14:paraId="22A509BD" w14:textId="77777777" w:rsidR="00501898" w:rsidRPr="0076075D" w:rsidRDefault="00136181">
            <w:pPr>
              <w:spacing w:before="0"/>
              <w:ind w:left="41"/>
              <w:jc w:val="both"/>
              <w:rPr>
                <w:sz w:val="22"/>
                <w:szCs w:val="22"/>
              </w:rPr>
            </w:pPr>
            <w:r w:rsidRPr="0076075D">
              <w:rPr>
                <w:sz w:val="22"/>
                <w:szCs w:val="22"/>
              </w:rPr>
              <w:t xml:space="preserve">- null/true: Tổng tiền thuế dương </w:t>
            </w:r>
          </w:p>
          <w:p w14:paraId="30735CAC" w14:textId="77777777" w:rsidR="00501898" w:rsidRPr="0076075D" w:rsidRDefault="00136181">
            <w:pPr>
              <w:spacing w:before="0"/>
              <w:ind w:left="41"/>
              <w:jc w:val="both"/>
              <w:rPr>
                <w:sz w:val="22"/>
                <w:szCs w:val="22"/>
              </w:rPr>
            </w:pPr>
            <w:r w:rsidRPr="0076075D">
              <w:rPr>
                <w:sz w:val="22"/>
                <w:szCs w:val="22"/>
              </w:rPr>
              <w:t>- false: Tổng tiền thuế âm</w:t>
            </w:r>
          </w:p>
        </w:tc>
      </w:tr>
      <w:tr w:rsidR="00501898" w:rsidRPr="0076075D" w14:paraId="2668A951" w14:textId="77777777">
        <w:tc>
          <w:tcPr>
            <w:tcW w:w="1980" w:type="dxa"/>
          </w:tcPr>
          <w:p w14:paraId="094D2CC6" w14:textId="77777777" w:rsidR="00501898" w:rsidRPr="0076075D" w:rsidRDefault="00136181">
            <w:pPr>
              <w:spacing w:before="0"/>
              <w:ind w:left="0"/>
              <w:jc w:val="both"/>
              <w:rPr>
                <w:sz w:val="22"/>
                <w:szCs w:val="22"/>
              </w:rPr>
            </w:pPr>
            <w:r w:rsidRPr="0076075D">
              <w:rPr>
                <w:sz w:val="22"/>
                <w:szCs w:val="22"/>
              </w:rPr>
              <w:t>taxExemptionReason</w:t>
            </w:r>
          </w:p>
        </w:tc>
        <w:tc>
          <w:tcPr>
            <w:tcW w:w="2556" w:type="dxa"/>
          </w:tcPr>
          <w:p w14:paraId="70BB5ABA" w14:textId="77777777" w:rsidR="00501898" w:rsidRPr="0076075D" w:rsidRDefault="00136181">
            <w:pPr>
              <w:spacing w:before="0"/>
              <w:ind w:left="0"/>
              <w:jc w:val="both"/>
              <w:rPr>
                <w:sz w:val="22"/>
                <w:szCs w:val="22"/>
              </w:rPr>
            </w:pPr>
            <w:r w:rsidRPr="0076075D">
              <w:rPr>
                <w:sz w:val="22"/>
                <w:szCs w:val="22"/>
              </w:rPr>
              <w:t>Required: false</w:t>
            </w:r>
          </w:p>
          <w:p w14:paraId="5E94979E" w14:textId="77777777" w:rsidR="00501898" w:rsidRPr="0076075D" w:rsidRDefault="00136181">
            <w:pPr>
              <w:spacing w:before="0"/>
              <w:ind w:left="0"/>
              <w:jc w:val="both"/>
              <w:rPr>
                <w:sz w:val="22"/>
                <w:szCs w:val="22"/>
              </w:rPr>
            </w:pPr>
            <w:r w:rsidRPr="0076075D">
              <w:rPr>
                <w:sz w:val="22"/>
                <w:szCs w:val="22"/>
              </w:rPr>
              <w:t>DataType: String</w:t>
            </w:r>
          </w:p>
          <w:p w14:paraId="05896098" w14:textId="77777777" w:rsidR="00501898" w:rsidRPr="0076075D" w:rsidRDefault="00136181">
            <w:pPr>
              <w:spacing w:before="0"/>
              <w:ind w:left="0"/>
              <w:jc w:val="both"/>
              <w:rPr>
                <w:sz w:val="22"/>
                <w:szCs w:val="22"/>
              </w:rPr>
            </w:pPr>
            <w:r w:rsidRPr="0076075D">
              <w:rPr>
                <w:sz w:val="22"/>
                <w:szCs w:val="22"/>
              </w:rPr>
              <w:t xml:space="preserve">Minlength: </w:t>
            </w:r>
          </w:p>
          <w:p w14:paraId="024B52AE" w14:textId="77777777" w:rsidR="00501898" w:rsidRPr="0076075D" w:rsidRDefault="00136181">
            <w:pPr>
              <w:spacing w:before="0"/>
              <w:ind w:left="0"/>
              <w:jc w:val="both"/>
              <w:rPr>
                <w:sz w:val="22"/>
                <w:szCs w:val="22"/>
              </w:rPr>
            </w:pPr>
            <w:r w:rsidRPr="0076075D">
              <w:rPr>
                <w:sz w:val="22"/>
                <w:szCs w:val="22"/>
              </w:rPr>
              <w:t>Maxlength: 255</w:t>
            </w:r>
          </w:p>
          <w:p w14:paraId="1EAF9E2D"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5253EA55" w14:textId="77777777" w:rsidR="00501898" w:rsidRPr="0076075D" w:rsidRDefault="00136181">
            <w:pPr>
              <w:spacing w:before="0"/>
              <w:ind w:left="41"/>
              <w:jc w:val="both"/>
              <w:rPr>
                <w:sz w:val="22"/>
                <w:szCs w:val="22"/>
              </w:rPr>
            </w:pPr>
            <w:r w:rsidRPr="0076075D">
              <w:rPr>
                <w:sz w:val="22"/>
                <w:szCs w:val="22"/>
              </w:rPr>
              <w:t>Lý do miễn giảm thuế</w:t>
            </w:r>
          </w:p>
          <w:p w14:paraId="7851A261" w14:textId="77777777" w:rsidR="00501898" w:rsidRPr="0076075D" w:rsidRDefault="00501898">
            <w:pPr>
              <w:spacing w:before="0"/>
              <w:ind w:left="41"/>
              <w:jc w:val="both"/>
              <w:rPr>
                <w:sz w:val="22"/>
                <w:szCs w:val="22"/>
              </w:rPr>
            </w:pPr>
          </w:p>
          <w:p w14:paraId="6ECF6BD4" w14:textId="77777777" w:rsidR="00501898" w:rsidRPr="0076075D" w:rsidRDefault="00501898">
            <w:pPr>
              <w:spacing w:before="0"/>
              <w:ind w:left="41"/>
              <w:jc w:val="both"/>
              <w:rPr>
                <w:sz w:val="22"/>
                <w:szCs w:val="22"/>
              </w:rPr>
            </w:pPr>
          </w:p>
        </w:tc>
      </w:tr>
    </w:tbl>
    <w:p w14:paraId="1834414D" w14:textId="77777777" w:rsidR="00501898" w:rsidRPr="0076075D" w:rsidRDefault="00136181">
      <w:pPr>
        <w:ind w:left="0"/>
        <w:jc w:val="both"/>
        <w:rPr>
          <w:sz w:val="22"/>
          <w:szCs w:val="22"/>
        </w:rPr>
      </w:pPr>
      <w:r w:rsidRPr="0076075D">
        <w:rPr>
          <w:b/>
          <w:sz w:val="22"/>
          <w:szCs w:val="22"/>
        </w:rPr>
        <w:t xml:space="preserve">Lưu ý: </w:t>
      </w:r>
      <w:r w:rsidRPr="0076075D">
        <w:rPr>
          <w:sz w:val="22"/>
          <w:szCs w:val="22"/>
        </w:rPr>
        <w:t xml:space="preserve">Hệ thống so sánh tổng của </w:t>
      </w:r>
      <w:r w:rsidRPr="0076075D">
        <w:rPr>
          <w:bCs/>
          <w:snapToGrid/>
          <w:color w:val="8000FF"/>
          <w:sz w:val="22"/>
          <w:szCs w:val="22"/>
        </w:rPr>
        <w:t xml:space="preserve">itemTotalAmountWithoutTax </w:t>
      </w:r>
      <w:r w:rsidRPr="0076075D">
        <w:rPr>
          <w:sz w:val="22"/>
          <w:szCs w:val="22"/>
        </w:rPr>
        <w:t>của tất cả các</w:t>
      </w:r>
      <w:r w:rsidRPr="0076075D">
        <w:rPr>
          <w:bCs/>
          <w:snapToGrid/>
          <w:color w:val="8000FF"/>
          <w:sz w:val="22"/>
          <w:szCs w:val="22"/>
        </w:rPr>
        <w:t xml:space="preserve"> itemInfo </w:t>
      </w:r>
      <w:r w:rsidRPr="0076075D">
        <w:rPr>
          <w:sz w:val="22"/>
          <w:szCs w:val="22"/>
        </w:rPr>
        <w:t>trong cùng mức thuế suất với taxableAmount trong taxBreakDowns. Trong trường hợp bị lệch hệ thống sẽ báo lỗi.</w:t>
      </w:r>
    </w:p>
    <w:p w14:paraId="27B9D548" w14:textId="77777777" w:rsidR="00501898" w:rsidRPr="0076075D" w:rsidRDefault="00136181">
      <w:pPr>
        <w:ind w:left="0"/>
        <w:jc w:val="both"/>
        <w:rPr>
          <w:sz w:val="22"/>
          <w:szCs w:val="22"/>
        </w:rPr>
      </w:pPr>
      <w:r w:rsidRPr="0076075D">
        <w:rPr>
          <w:sz w:val="22"/>
          <w:szCs w:val="22"/>
        </w:rPr>
        <w:t xml:space="preserve">Hệ thống so sánh tổng của </w:t>
      </w:r>
      <w:r w:rsidRPr="0076075D">
        <w:rPr>
          <w:bCs/>
          <w:snapToGrid/>
          <w:color w:val="8000FF"/>
          <w:sz w:val="22"/>
          <w:szCs w:val="22"/>
        </w:rPr>
        <w:t xml:space="preserve">taxAmount </w:t>
      </w:r>
      <w:r w:rsidRPr="0076075D">
        <w:rPr>
          <w:sz w:val="22"/>
          <w:szCs w:val="22"/>
        </w:rPr>
        <w:t>của tất cả các</w:t>
      </w:r>
      <w:r w:rsidRPr="0076075D">
        <w:rPr>
          <w:bCs/>
          <w:snapToGrid/>
          <w:color w:val="8000FF"/>
          <w:sz w:val="22"/>
          <w:szCs w:val="22"/>
        </w:rPr>
        <w:t xml:space="preserve"> itemInfo </w:t>
      </w:r>
      <w:r w:rsidRPr="0076075D">
        <w:rPr>
          <w:sz w:val="22"/>
          <w:szCs w:val="22"/>
        </w:rPr>
        <w:t>trong cùng mức thuế suất với</w:t>
      </w:r>
      <w:r w:rsidRPr="0076075D">
        <w:rPr>
          <w:bCs/>
          <w:snapToGrid/>
          <w:color w:val="8000FF"/>
          <w:sz w:val="22"/>
          <w:szCs w:val="22"/>
        </w:rPr>
        <w:t xml:space="preserve"> </w:t>
      </w:r>
      <w:r w:rsidRPr="0076075D">
        <w:rPr>
          <w:sz w:val="22"/>
          <w:szCs w:val="22"/>
        </w:rPr>
        <w:t>taxAmount trong taxBreakDowns. Trong trường hợp bị lệch hệ thống sẽ báo lỗi.</w:t>
      </w:r>
    </w:p>
    <w:p w14:paraId="1F37E860" w14:textId="77777777" w:rsidR="00501898" w:rsidRPr="0076075D" w:rsidRDefault="00136181">
      <w:pPr>
        <w:ind w:left="0"/>
        <w:jc w:val="both"/>
        <w:rPr>
          <w:sz w:val="22"/>
          <w:szCs w:val="22"/>
        </w:rPr>
      </w:pPr>
      <w:r w:rsidRPr="0076075D">
        <w:rPr>
          <w:sz w:val="22"/>
          <w:szCs w:val="22"/>
        </w:rPr>
        <w:t>Cho phép chênh lệch tiền thuế 20</w:t>
      </w:r>
      <w:r w:rsidRPr="0076075D">
        <w:rPr>
          <w:sz w:val="22"/>
          <w:szCs w:val="22"/>
          <w:lang w:val="vi-VN"/>
        </w:rPr>
        <w:t>,</w:t>
      </w:r>
      <w:r w:rsidRPr="0076075D">
        <w:rPr>
          <w:sz w:val="22"/>
          <w:szCs w:val="22"/>
        </w:rPr>
        <w:t>000 so với giá trị thực tính</w:t>
      </w:r>
    </w:p>
    <w:p w14:paraId="3EDA6DB6" w14:textId="77777777" w:rsidR="00501898" w:rsidRPr="0076075D" w:rsidRDefault="00136181">
      <w:pPr>
        <w:ind w:left="0"/>
        <w:jc w:val="both"/>
        <w:rPr>
          <w:b/>
          <w:sz w:val="22"/>
          <w:szCs w:val="22"/>
        </w:rPr>
      </w:pPr>
      <w:r w:rsidRPr="0076075D">
        <w:rPr>
          <w:b/>
          <w:sz w:val="22"/>
          <w:szCs w:val="22"/>
        </w:rPr>
        <w:t>Dữ liệu mẫu</w:t>
      </w:r>
    </w:p>
    <w:p w14:paraId="5CAFB9DB" w14:textId="77777777" w:rsidR="00501898" w:rsidRPr="0076075D" w:rsidRDefault="00136181">
      <w:pPr>
        <w:ind w:left="0"/>
        <w:jc w:val="both"/>
        <w:rPr>
          <w:sz w:val="22"/>
          <w:szCs w:val="22"/>
        </w:rPr>
      </w:pPr>
      <w:r w:rsidRPr="0076075D">
        <w:rPr>
          <w:sz w:val="22"/>
          <w:szCs w:val="22"/>
        </w:rPr>
        <w:t>Thuế có %</w:t>
      </w:r>
    </w:p>
    <w:p w14:paraId="5C79DF1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"taxBreakdowns": [</w:t>
      </w:r>
    </w:p>
    <w:p w14:paraId="4A719CE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039E02D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5,</w:t>
      </w:r>
    </w:p>
    <w:p w14:paraId="5FDEFA2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"taxableAmount": 400000,</w:t>
      </w:r>
    </w:p>
    <w:p w14:paraId="082F3EB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"taxAmount": 20000</w:t>
      </w:r>
    </w:p>
    <w:p w14:paraId="17852A0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6AAA0F9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1924941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10,</w:t>
      </w:r>
    </w:p>
    <w:p w14:paraId="2B51B20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"taxableAmount": 400000,</w:t>
      </w:r>
    </w:p>
    <w:p w14:paraId="7826E26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"taxAmount": 40000</w:t>
      </w:r>
    </w:p>
    <w:p w14:paraId="06C83D9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4AEECDB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465626B1" w14:textId="77777777" w:rsidR="00501898" w:rsidRPr="0076075D" w:rsidRDefault="00136181">
      <w:pPr>
        <w:pStyle w:val="NormalIndent"/>
        <w:rPr>
          <w:sz w:val="22"/>
          <w:szCs w:val="22"/>
        </w:rPr>
      </w:pPr>
      <w:r w:rsidRPr="0076075D">
        <w:rPr>
          <w:sz w:val="22"/>
          <w:szCs w:val="22"/>
        </w:rPr>
        <w:t>Không thuế</w:t>
      </w:r>
    </w:p>
    <w:p w14:paraId="721725E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"taxBreakdowns": [</w:t>
      </w:r>
    </w:p>
    <w:p w14:paraId="7D15BAF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45B2DB2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-2,</w:t>
      </w:r>
    </w:p>
    <w:p w14:paraId="798ECC1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"taxableAmount": 400000,</w:t>
      </w:r>
    </w:p>
    <w:p w14:paraId="7637CB5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"taxAmount": 0</w:t>
      </w:r>
    </w:p>
    <w:p w14:paraId="5581C6A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6EAF48C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55884FD6" w14:textId="77777777" w:rsidR="00501898" w:rsidRPr="0076075D" w:rsidRDefault="00136181">
      <w:pPr>
        <w:pStyle w:val="NormalIndent"/>
        <w:rPr>
          <w:sz w:val="22"/>
          <w:szCs w:val="22"/>
        </w:rPr>
      </w:pPr>
      <w:r w:rsidRPr="0076075D">
        <w:rPr>
          <w:sz w:val="22"/>
          <w:szCs w:val="22"/>
        </w:rPr>
        <w:lastRenderedPageBreak/>
        <w:t>Không kê khai</w:t>
      </w:r>
      <w:r w:rsidRPr="0076075D">
        <w:rPr>
          <w:sz w:val="22"/>
          <w:szCs w:val="22"/>
          <w:lang w:val="vi-VN"/>
        </w:rPr>
        <w:t xml:space="preserve">, </w:t>
      </w:r>
      <w:r w:rsidRPr="0076075D">
        <w:rPr>
          <w:sz w:val="22"/>
          <w:szCs w:val="22"/>
        </w:rPr>
        <w:t>tính nộp thuế</w:t>
      </w:r>
    </w:p>
    <w:p w14:paraId="696BB8A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"taxBreakdowns": [</w:t>
      </w:r>
    </w:p>
    <w:p w14:paraId="6497DEC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314B02D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-1,</w:t>
      </w:r>
    </w:p>
    <w:p w14:paraId="25B7C31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"taxableAmount": 400000,</w:t>
      </w:r>
    </w:p>
    <w:p w14:paraId="15C37DC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"taxAmount": 0</w:t>
      </w:r>
    </w:p>
    <w:p w14:paraId="07BC246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57CCCA8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66833BDE" w14:textId="77777777" w:rsidR="00501898" w:rsidRPr="0076075D" w:rsidRDefault="00136181">
      <w:pPr>
        <w:pStyle w:val="NormalIndent"/>
        <w:rPr>
          <w:sz w:val="22"/>
          <w:szCs w:val="22"/>
        </w:rPr>
      </w:pPr>
      <w:r w:rsidRPr="0076075D">
        <w:rPr>
          <w:sz w:val="22"/>
          <w:szCs w:val="22"/>
        </w:rPr>
        <w:t>Hóa đơn có tiền thuế âm</w:t>
      </w:r>
    </w:p>
    <w:p w14:paraId="539C99C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"taxBreakdowns": [</w:t>
      </w:r>
    </w:p>
    <w:p w14:paraId="39C430E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3693C31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10,</w:t>
      </w:r>
    </w:p>
    <w:p w14:paraId="5DB0084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"taxableAmount": 100000,//tổng tiền âm 100000</w:t>
      </w:r>
    </w:p>
    <w:p w14:paraId="453B154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"taxAmount": 10000,//thuế âm 10000</w:t>
      </w:r>
    </w:p>
    <w:p w14:paraId="06AB9A6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"taxableAmountPos": false,</w:t>
      </w:r>
    </w:p>
    <w:p w14:paraId="004E82C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"taxAmountPos": false</w:t>
      </w:r>
    </w:p>
    <w:p w14:paraId="5EFC230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09D96EE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757FAF10" w14:textId="77777777" w:rsidR="00501898" w:rsidRPr="0076075D" w:rsidRDefault="00136181">
      <w:pPr>
        <w:pStyle w:val="StyleHeading2l2H2h21TimesNewRoman14pt"/>
        <w:rPr>
          <w:sz w:val="22"/>
          <w:szCs w:val="22"/>
        </w:rPr>
      </w:pPr>
      <w:bookmarkStart w:id="24" w:name="_Toc115266177"/>
      <w:r w:rsidRPr="0076075D">
        <w:rPr>
          <w:sz w:val="22"/>
          <w:szCs w:val="22"/>
        </w:rPr>
        <w:t>summarizeInfo</w:t>
      </w:r>
      <w:bookmarkEnd w:id="24"/>
    </w:p>
    <w:tbl>
      <w:tblPr>
        <w:tblpPr w:leftFromText="180" w:rightFromText="180" w:vertAnchor="text" w:horzAnchor="page" w:tblpX="1656" w:tblpY="754"/>
        <w:tblOverlap w:val="neve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4961"/>
      </w:tblGrid>
      <w:tr w:rsidR="00501898" w:rsidRPr="0076075D" w14:paraId="0CE04FE1" w14:textId="77777777">
        <w:trPr>
          <w:trHeight w:val="395"/>
        </w:trPr>
        <w:tc>
          <w:tcPr>
            <w:tcW w:w="1980" w:type="dxa"/>
            <w:shd w:val="clear" w:color="auto" w:fill="EEECE1"/>
          </w:tcPr>
          <w:p w14:paraId="3E6BE648" w14:textId="77777777" w:rsidR="00501898" w:rsidRPr="0076075D" w:rsidRDefault="00136181">
            <w:pPr>
              <w:jc w:val="center"/>
              <w:rPr>
                <w:b/>
                <w:sz w:val="22"/>
                <w:szCs w:val="22"/>
              </w:rPr>
            </w:pPr>
            <w:r w:rsidRPr="0076075D">
              <w:rPr>
                <w:b/>
                <w:sz w:val="22"/>
                <w:szCs w:val="22"/>
              </w:rPr>
              <w:t>Tên trường</w:t>
            </w:r>
          </w:p>
        </w:tc>
        <w:tc>
          <w:tcPr>
            <w:tcW w:w="2556" w:type="dxa"/>
            <w:shd w:val="clear" w:color="auto" w:fill="EEECE1"/>
          </w:tcPr>
          <w:p w14:paraId="4C6E4088" w14:textId="77777777" w:rsidR="00501898" w:rsidRPr="0076075D" w:rsidRDefault="00136181">
            <w:pPr>
              <w:jc w:val="center"/>
              <w:rPr>
                <w:b/>
                <w:sz w:val="22"/>
                <w:szCs w:val="22"/>
              </w:rPr>
            </w:pPr>
            <w:r w:rsidRPr="0076075D">
              <w:rPr>
                <w:b/>
                <w:sz w:val="22"/>
                <w:szCs w:val="22"/>
              </w:rPr>
              <w:t>Kiểu dữ liệu</w:t>
            </w:r>
          </w:p>
        </w:tc>
        <w:tc>
          <w:tcPr>
            <w:tcW w:w="4961" w:type="dxa"/>
            <w:shd w:val="clear" w:color="auto" w:fill="EEECE1"/>
          </w:tcPr>
          <w:p w14:paraId="3CAE7C38" w14:textId="77777777" w:rsidR="00501898" w:rsidRPr="0076075D" w:rsidRDefault="00136181">
            <w:pPr>
              <w:jc w:val="center"/>
              <w:rPr>
                <w:b/>
                <w:sz w:val="22"/>
                <w:szCs w:val="22"/>
              </w:rPr>
            </w:pPr>
            <w:r w:rsidRPr="0076075D">
              <w:rPr>
                <w:b/>
                <w:sz w:val="22"/>
                <w:szCs w:val="22"/>
              </w:rPr>
              <w:t>Mô tả</w:t>
            </w:r>
          </w:p>
        </w:tc>
      </w:tr>
      <w:tr w:rsidR="00501898" w:rsidRPr="0076075D" w14:paraId="5332C1BB" w14:textId="77777777">
        <w:tc>
          <w:tcPr>
            <w:tcW w:w="1980" w:type="dxa"/>
          </w:tcPr>
          <w:p w14:paraId="146534EC" w14:textId="77777777" w:rsidR="00501898" w:rsidRPr="0076075D" w:rsidRDefault="00136181">
            <w:pPr>
              <w:spacing w:before="0"/>
              <w:ind w:left="0"/>
              <w:jc w:val="both"/>
              <w:rPr>
                <w:sz w:val="22"/>
                <w:szCs w:val="22"/>
              </w:rPr>
            </w:pPr>
            <w:r w:rsidRPr="0076075D">
              <w:rPr>
                <w:sz w:val="22"/>
                <w:szCs w:val="22"/>
              </w:rPr>
              <w:t>totalAmountWithoutTax</w:t>
            </w:r>
          </w:p>
        </w:tc>
        <w:tc>
          <w:tcPr>
            <w:tcW w:w="2556" w:type="dxa"/>
          </w:tcPr>
          <w:p w14:paraId="09ABEE78" w14:textId="77777777" w:rsidR="00501898" w:rsidRPr="0076075D" w:rsidRDefault="00136181">
            <w:pPr>
              <w:spacing w:before="0"/>
              <w:ind w:left="0"/>
              <w:jc w:val="both"/>
              <w:rPr>
                <w:sz w:val="22"/>
                <w:szCs w:val="22"/>
              </w:rPr>
            </w:pPr>
            <w:r w:rsidRPr="0076075D">
              <w:rPr>
                <w:sz w:val="22"/>
                <w:szCs w:val="22"/>
              </w:rPr>
              <w:t>Required: true</w:t>
            </w:r>
          </w:p>
          <w:p w14:paraId="23E835EE" w14:textId="77777777" w:rsidR="00501898" w:rsidRPr="0076075D" w:rsidRDefault="00136181">
            <w:pPr>
              <w:spacing w:before="0"/>
              <w:ind w:left="0"/>
              <w:jc w:val="both"/>
              <w:rPr>
                <w:sz w:val="22"/>
                <w:szCs w:val="22"/>
              </w:rPr>
            </w:pPr>
            <w:r w:rsidRPr="0076075D">
              <w:rPr>
                <w:sz w:val="22"/>
                <w:szCs w:val="22"/>
              </w:rPr>
              <w:t>DataType: BigDecimal</w:t>
            </w:r>
          </w:p>
          <w:p w14:paraId="1E69B81D" w14:textId="77777777" w:rsidR="00501898" w:rsidRPr="0076075D" w:rsidRDefault="00136181">
            <w:pPr>
              <w:spacing w:before="0"/>
              <w:ind w:left="0"/>
              <w:jc w:val="both"/>
              <w:rPr>
                <w:sz w:val="22"/>
                <w:szCs w:val="22"/>
              </w:rPr>
            </w:pPr>
            <w:r w:rsidRPr="0076075D">
              <w:rPr>
                <w:sz w:val="22"/>
                <w:szCs w:val="22"/>
              </w:rPr>
              <w:t xml:space="preserve">Minlength: </w:t>
            </w:r>
          </w:p>
          <w:p w14:paraId="58C90368" w14:textId="77777777" w:rsidR="00501898" w:rsidRPr="0076075D" w:rsidRDefault="00136181">
            <w:pPr>
              <w:spacing w:before="0"/>
              <w:ind w:left="0"/>
              <w:jc w:val="both"/>
              <w:rPr>
                <w:sz w:val="22"/>
                <w:szCs w:val="22"/>
              </w:rPr>
            </w:pPr>
            <w:r w:rsidRPr="0076075D">
              <w:rPr>
                <w:sz w:val="22"/>
                <w:szCs w:val="22"/>
              </w:rPr>
              <w:t>Maxlength: 15</w:t>
            </w:r>
          </w:p>
          <w:p w14:paraId="32948293" w14:textId="77777777" w:rsidR="00501898" w:rsidRPr="0076075D" w:rsidRDefault="00136181">
            <w:pPr>
              <w:spacing w:before="0"/>
              <w:ind w:left="0"/>
              <w:jc w:val="both"/>
              <w:rPr>
                <w:sz w:val="22"/>
                <w:szCs w:val="22"/>
              </w:rPr>
            </w:pPr>
            <w:r w:rsidRPr="0076075D">
              <w:rPr>
                <w:sz w:val="22"/>
                <w:szCs w:val="22"/>
              </w:rPr>
              <w:t>Format: [0-9.]+</w:t>
            </w:r>
          </w:p>
        </w:tc>
        <w:tc>
          <w:tcPr>
            <w:tcW w:w="4961" w:type="dxa"/>
          </w:tcPr>
          <w:p w14:paraId="06621A6C" w14:textId="77777777" w:rsidR="00501898" w:rsidRPr="0076075D" w:rsidRDefault="00136181">
            <w:pPr>
              <w:spacing w:before="0"/>
              <w:ind w:left="41"/>
              <w:jc w:val="both"/>
              <w:rPr>
                <w:sz w:val="22"/>
                <w:szCs w:val="22"/>
              </w:rPr>
            </w:pPr>
            <w:r w:rsidRPr="0076075D">
              <w:rPr>
                <w:sz w:val="22"/>
                <w:szCs w:val="22"/>
              </w:rPr>
              <w:t>Tổng tiền hóa đơn chưa bao gồm VAT (đã tính hàng hóa chiết khấu (nếu có)). Tổng tiền hóa đơn không có số âm.</w:t>
            </w:r>
          </w:p>
          <w:p w14:paraId="7C9C4C9D" w14:textId="77777777" w:rsidR="00501898" w:rsidRPr="0076075D" w:rsidRDefault="00136181">
            <w:pPr>
              <w:spacing w:before="0"/>
              <w:ind w:left="0"/>
              <w:jc w:val="both"/>
              <w:rPr>
                <w:sz w:val="22"/>
                <w:szCs w:val="22"/>
              </w:rPr>
            </w:pPr>
            <w:r w:rsidRPr="0076075D">
              <w:rPr>
                <w:sz w:val="22"/>
                <w:szCs w:val="22"/>
              </w:rPr>
              <w:t xml:space="preserve">- Hóa đơn thường: Tổng tiền HHDV trên các dòng HĐ và các khoản tăng/giảm khác trên toàn HĐ. </w:t>
            </w:r>
          </w:p>
          <w:p w14:paraId="133429C2" w14:textId="77777777" w:rsidR="00501898" w:rsidRPr="0076075D" w:rsidRDefault="00136181">
            <w:pPr>
              <w:spacing w:before="0"/>
              <w:ind w:left="0"/>
              <w:jc w:val="both"/>
              <w:rPr>
                <w:sz w:val="22"/>
                <w:szCs w:val="22"/>
              </w:rPr>
            </w:pPr>
            <w:r w:rsidRPr="0076075D">
              <w:rPr>
                <w:sz w:val="22"/>
                <w:szCs w:val="22"/>
              </w:rPr>
              <w:t>- Hóa đơn điều chỉnh: Tổng tiền điều chỉnh của các dòng HĐ và các khoản tăng/giảm khác trên toàn HĐ.</w:t>
            </w:r>
          </w:p>
        </w:tc>
      </w:tr>
      <w:tr w:rsidR="00501898" w:rsidRPr="0076075D" w14:paraId="7C4AC147" w14:textId="77777777">
        <w:tc>
          <w:tcPr>
            <w:tcW w:w="1980" w:type="dxa"/>
          </w:tcPr>
          <w:p w14:paraId="5D3EFCFF" w14:textId="77777777" w:rsidR="00501898" w:rsidRPr="0076075D" w:rsidRDefault="00136181">
            <w:pPr>
              <w:spacing w:before="0"/>
              <w:ind w:left="0"/>
              <w:jc w:val="both"/>
              <w:rPr>
                <w:sz w:val="22"/>
                <w:szCs w:val="22"/>
              </w:rPr>
            </w:pPr>
            <w:r w:rsidRPr="0076075D">
              <w:rPr>
                <w:sz w:val="22"/>
                <w:szCs w:val="22"/>
              </w:rPr>
              <w:t>totalTaxAmount</w:t>
            </w:r>
          </w:p>
        </w:tc>
        <w:tc>
          <w:tcPr>
            <w:tcW w:w="2556" w:type="dxa"/>
          </w:tcPr>
          <w:p w14:paraId="547CA936" w14:textId="77777777" w:rsidR="00501898" w:rsidRPr="0076075D" w:rsidRDefault="00136181">
            <w:pPr>
              <w:spacing w:before="0"/>
              <w:ind w:left="0"/>
              <w:jc w:val="both"/>
              <w:rPr>
                <w:sz w:val="22"/>
                <w:szCs w:val="22"/>
              </w:rPr>
            </w:pPr>
            <w:r w:rsidRPr="0076075D">
              <w:rPr>
                <w:sz w:val="22"/>
                <w:szCs w:val="22"/>
              </w:rPr>
              <w:t>Required: false</w:t>
            </w:r>
          </w:p>
          <w:p w14:paraId="4D747002" w14:textId="77777777" w:rsidR="00501898" w:rsidRPr="0076075D" w:rsidRDefault="00136181">
            <w:pPr>
              <w:spacing w:before="0"/>
              <w:ind w:left="0"/>
              <w:jc w:val="both"/>
              <w:rPr>
                <w:sz w:val="22"/>
                <w:szCs w:val="22"/>
              </w:rPr>
            </w:pPr>
            <w:r w:rsidRPr="0076075D">
              <w:rPr>
                <w:sz w:val="22"/>
                <w:szCs w:val="22"/>
              </w:rPr>
              <w:t>DataType: BigDecimal</w:t>
            </w:r>
          </w:p>
          <w:p w14:paraId="06F9CC14" w14:textId="77777777" w:rsidR="00501898" w:rsidRPr="0076075D" w:rsidRDefault="00136181">
            <w:pPr>
              <w:spacing w:before="0"/>
              <w:ind w:left="0"/>
              <w:jc w:val="both"/>
              <w:rPr>
                <w:sz w:val="22"/>
                <w:szCs w:val="22"/>
              </w:rPr>
            </w:pPr>
            <w:r w:rsidRPr="0076075D">
              <w:rPr>
                <w:sz w:val="22"/>
                <w:szCs w:val="22"/>
              </w:rPr>
              <w:t xml:space="preserve">Minlength: </w:t>
            </w:r>
          </w:p>
          <w:p w14:paraId="3816DC74" w14:textId="77777777" w:rsidR="00501898" w:rsidRPr="0076075D" w:rsidRDefault="00136181">
            <w:pPr>
              <w:spacing w:before="0"/>
              <w:ind w:left="0"/>
              <w:jc w:val="both"/>
              <w:rPr>
                <w:sz w:val="22"/>
                <w:szCs w:val="22"/>
              </w:rPr>
            </w:pPr>
            <w:r w:rsidRPr="0076075D">
              <w:rPr>
                <w:sz w:val="22"/>
                <w:szCs w:val="22"/>
              </w:rPr>
              <w:t>Maxlength: 13</w:t>
            </w:r>
          </w:p>
          <w:p w14:paraId="60142907" w14:textId="77777777" w:rsidR="00501898" w:rsidRPr="0076075D" w:rsidRDefault="00136181">
            <w:pPr>
              <w:spacing w:before="0"/>
              <w:ind w:left="0"/>
              <w:jc w:val="both"/>
              <w:rPr>
                <w:sz w:val="22"/>
                <w:szCs w:val="22"/>
              </w:rPr>
            </w:pPr>
            <w:r w:rsidRPr="0076075D">
              <w:rPr>
                <w:sz w:val="22"/>
                <w:szCs w:val="22"/>
              </w:rPr>
              <w:t>Format: [0-9.]+</w:t>
            </w:r>
          </w:p>
        </w:tc>
        <w:tc>
          <w:tcPr>
            <w:tcW w:w="4961" w:type="dxa"/>
          </w:tcPr>
          <w:p w14:paraId="0076D80D" w14:textId="77777777" w:rsidR="00501898" w:rsidRPr="0076075D" w:rsidRDefault="00136181">
            <w:pPr>
              <w:spacing w:before="0"/>
              <w:ind w:left="0"/>
              <w:rPr>
                <w:sz w:val="22"/>
                <w:szCs w:val="22"/>
              </w:rPr>
            </w:pPr>
            <w:r w:rsidRPr="0076075D">
              <w:rPr>
                <w:sz w:val="22"/>
                <w:szCs w:val="22"/>
              </w:rPr>
              <w:t>Tổng tiền thuế trên toàn hóa đơn. Tổng tiền thuế không có số âm.</w:t>
            </w:r>
          </w:p>
          <w:p w14:paraId="6A4B0A6A" w14:textId="77777777" w:rsidR="00501898" w:rsidRPr="0076075D" w:rsidRDefault="00136181">
            <w:pPr>
              <w:spacing w:before="0"/>
              <w:ind w:left="0"/>
              <w:jc w:val="both"/>
              <w:rPr>
                <w:sz w:val="22"/>
                <w:szCs w:val="22"/>
              </w:rPr>
            </w:pPr>
            <w:r w:rsidRPr="0076075D">
              <w:rPr>
                <w:sz w:val="22"/>
                <w:szCs w:val="22"/>
              </w:rPr>
              <w:t>- Hóa đơn thường: Tổng tiền VAT trên các dòng HĐ và các khoản thuế khác trên toàn HĐ.</w:t>
            </w:r>
          </w:p>
          <w:p w14:paraId="5BDB7E57" w14:textId="77777777" w:rsidR="00501898" w:rsidRPr="0076075D" w:rsidRDefault="00136181">
            <w:pPr>
              <w:spacing w:before="0"/>
              <w:ind w:left="0"/>
              <w:rPr>
                <w:sz w:val="22"/>
                <w:szCs w:val="22"/>
              </w:rPr>
            </w:pPr>
            <w:r w:rsidRPr="0076075D">
              <w:rPr>
                <w:sz w:val="22"/>
                <w:szCs w:val="22"/>
              </w:rPr>
              <w:t>- Hóa đơn điều chỉnh: Tổng tiền VAT điều chỉnh của các dòng HĐ và các khoản tăng/giảm VAT khác trên toàn HĐ.</w:t>
            </w:r>
          </w:p>
          <w:p w14:paraId="0E8AC240" w14:textId="77777777" w:rsidR="00501898" w:rsidRPr="0076075D" w:rsidRDefault="00501898">
            <w:pPr>
              <w:spacing w:before="0"/>
              <w:ind w:left="0"/>
              <w:jc w:val="both"/>
              <w:rPr>
                <w:sz w:val="22"/>
                <w:szCs w:val="22"/>
              </w:rPr>
            </w:pPr>
          </w:p>
        </w:tc>
      </w:tr>
      <w:tr w:rsidR="00501898" w:rsidRPr="0076075D" w14:paraId="12B4A193" w14:textId="77777777">
        <w:tc>
          <w:tcPr>
            <w:tcW w:w="1980" w:type="dxa"/>
          </w:tcPr>
          <w:p w14:paraId="5AE5AB31" w14:textId="77777777" w:rsidR="00501898" w:rsidRPr="0076075D" w:rsidRDefault="00136181">
            <w:pPr>
              <w:spacing w:before="0"/>
              <w:ind w:left="0"/>
              <w:jc w:val="both"/>
              <w:rPr>
                <w:sz w:val="22"/>
                <w:szCs w:val="22"/>
              </w:rPr>
            </w:pPr>
            <w:r w:rsidRPr="0076075D">
              <w:rPr>
                <w:sz w:val="22"/>
                <w:szCs w:val="22"/>
              </w:rPr>
              <w:t>totalAmountWithTax</w:t>
            </w:r>
          </w:p>
        </w:tc>
        <w:tc>
          <w:tcPr>
            <w:tcW w:w="2556" w:type="dxa"/>
          </w:tcPr>
          <w:p w14:paraId="37E54DF1" w14:textId="77777777" w:rsidR="00501898" w:rsidRPr="0076075D" w:rsidRDefault="00136181">
            <w:pPr>
              <w:spacing w:before="0"/>
              <w:ind w:left="0"/>
              <w:jc w:val="both"/>
              <w:rPr>
                <w:sz w:val="22"/>
                <w:szCs w:val="22"/>
              </w:rPr>
            </w:pPr>
            <w:r w:rsidRPr="0076075D">
              <w:rPr>
                <w:sz w:val="22"/>
                <w:szCs w:val="22"/>
              </w:rPr>
              <w:t>Required: false</w:t>
            </w:r>
          </w:p>
          <w:p w14:paraId="72EBF9E7" w14:textId="77777777" w:rsidR="00501898" w:rsidRPr="0076075D" w:rsidRDefault="00136181">
            <w:pPr>
              <w:spacing w:before="0"/>
              <w:ind w:left="0"/>
              <w:jc w:val="both"/>
              <w:rPr>
                <w:sz w:val="22"/>
                <w:szCs w:val="22"/>
              </w:rPr>
            </w:pPr>
            <w:r w:rsidRPr="0076075D">
              <w:rPr>
                <w:sz w:val="22"/>
                <w:szCs w:val="22"/>
              </w:rPr>
              <w:t>DataType: BigDecimal</w:t>
            </w:r>
          </w:p>
          <w:p w14:paraId="61DF0D93" w14:textId="77777777" w:rsidR="00501898" w:rsidRPr="0076075D" w:rsidRDefault="00136181">
            <w:pPr>
              <w:spacing w:before="0"/>
              <w:ind w:left="0"/>
              <w:jc w:val="both"/>
              <w:rPr>
                <w:sz w:val="22"/>
                <w:szCs w:val="22"/>
              </w:rPr>
            </w:pPr>
            <w:r w:rsidRPr="0076075D">
              <w:rPr>
                <w:sz w:val="22"/>
                <w:szCs w:val="22"/>
              </w:rPr>
              <w:t xml:space="preserve">Minlength: </w:t>
            </w:r>
          </w:p>
          <w:p w14:paraId="4518A794" w14:textId="77777777" w:rsidR="00501898" w:rsidRPr="0076075D" w:rsidRDefault="00136181">
            <w:pPr>
              <w:spacing w:before="0"/>
              <w:ind w:left="0"/>
              <w:jc w:val="both"/>
              <w:rPr>
                <w:sz w:val="22"/>
                <w:szCs w:val="22"/>
              </w:rPr>
            </w:pPr>
            <w:r w:rsidRPr="0076075D">
              <w:rPr>
                <w:sz w:val="22"/>
                <w:szCs w:val="22"/>
              </w:rPr>
              <w:t>Maxlength: 13</w:t>
            </w:r>
          </w:p>
          <w:p w14:paraId="5DE1B72C" w14:textId="77777777" w:rsidR="00501898" w:rsidRPr="0076075D" w:rsidRDefault="00136181">
            <w:pPr>
              <w:spacing w:before="0"/>
              <w:ind w:left="0"/>
              <w:jc w:val="both"/>
              <w:rPr>
                <w:sz w:val="22"/>
                <w:szCs w:val="22"/>
              </w:rPr>
            </w:pPr>
            <w:r w:rsidRPr="0076075D">
              <w:rPr>
                <w:sz w:val="22"/>
                <w:szCs w:val="22"/>
              </w:rPr>
              <w:lastRenderedPageBreak/>
              <w:t>Format: [0-9.]+</w:t>
            </w:r>
          </w:p>
        </w:tc>
        <w:tc>
          <w:tcPr>
            <w:tcW w:w="4961" w:type="dxa"/>
          </w:tcPr>
          <w:p w14:paraId="373D0E18" w14:textId="77777777" w:rsidR="00501898" w:rsidRPr="0076075D" w:rsidRDefault="00136181">
            <w:pPr>
              <w:spacing w:before="0"/>
              <w:ind w:left="41"/>
              <w:jc w:val="both"/>
              <w:rPr>
                <w:sz w:val="22"/>
                <w:szCs w:val="22"/>
              </w:rPr>
            </w:pPr>
            <w:r w:rsidRPr="0076075D">
              <w:rPr>
                <w:sz w:val="22"/>
                <w:szCs w:val="22"/>
              </w:rPr>
              <w:lastRenderedPageBreak/>
              <w:t>Tổng tiền trên hóa đơn đã bao gồm VAT. Tổng tiền sau thuế không có số âm.</w:t>
            </w:r>
          </w:p>
          <w:p w14:paraId="3C5272E7" w14:textId="77777777" w:rsidR="00501898" w:rsidRPr="0076075D" w:rsidRDefault="00136181">
            <w:pPr>
              <w:spacing w:before="0"/>
              <w:ind w:left="0"/>
              <w:rPr>
                <w:sz w:val="22"/>
                <w:szCs w:val="22"/>
              </w:rPr>
            </w:pPr>
            <w:r w:rsidRPr="0076075D">
              <w:rPr>
                <w:sz w:val="22"/>
                <w:szCs w:val="22"/>
              </w:rPr>
              <w:t xml:space="preserve">- Hóa đơn thường: Tổng tiền HHDV trên các dòng HĐ và các khoản tăng/giảm khác trên toàn HĐ đã </w:t>
            </w:r>
            <w:r w:rsidRPr="0076075D">
              <w:rPr>
                <w:sz w:val="22"/>
                <w:szCs w:val="22"/>
              </w:rPr>
              <w:lastRenderedPageBreak/>
              <w:t>bao gồm cả VAT.</w:t>
            </w:r>
          </w:p>
          <w:p w14:paraId="420EECFF" w14:textId="77777777" w:rsidR="00501898" w:rsidRPr="0076075D" w:rsidRDefault="00136181">
            <w:pPr>
              <w:spacing w:before="0"/>
              <w:ind w:left="0"/>
              <w:jc w:val="both"/>
              <w:rPr>
                <w:sz w:val="22"/>
                <w:szCs w:val="22"/>
              </w:rPr>
            </w:pPr>
            <w:r w:rsidRPr="0076075D">
              <w:rPr>
                <w:sz w:val="22"/>
                <w:szCs w:val="22"/>
              </w:rPr>
              <w:t>- Hóa đơn điều chỉnh: Tổng tiền điều chỉnh của các dòng HĐ và các khoản tăng/giảm khác trên toàn HĐ đã bao gồm cả VAT</w:t>
            </w:r>
          </w:p>
          <w:p w14:paraId="51A6CDC0" w14:textId="77777777" w:rsidR="00501898" w:rsidRPr="0076075D" w:rsidRDefault="00136181">
            <w:pPr>
              <w:spacing w:before="0"/>
              <w:ind w:left="0"/>
              <w:jc w:val="both"/>
              <w:rPr>
                <w:sz w:val="22"/>
                <w:szCs w:val="22"/>
              </w:rPr>
            </w:pPr>
            <w:r w:rsidRPr="0076075D">
              <w:rPr>
                <w:sz w:val="22"/>
                <w:szCs w:val="22"/>
              </w:rPr>
              <w:t xml:space="preserve">- </w:t>
            </w:r>
            <w:r w:rsidRPr="0076075D">
              <w:rPr>
                <w:sz w:val="22"/>
                <w:szCs w:val="22"/>
                <w:highlight w:val="yellow"/>
              </w:rPr>
              <w:t>Đối với biên lại điện tủ phần tiền thì thông tin này là bắt buộc</w:t>
            </w:r>
            <w:r w:rsidRPr="0076075D">
              <w:rPr>
                <w:sz w:val="22"/>
                <w:szCs w:val="22"/>
              </w:rPr>
              <w:t xml:space="preserve"> </w:t>
            </w:r>
          </w:p>
          <w:p w14:paraId="073013CC" w14:textId="77777777" w:rsidR="00501898" w:rsidRPr="0076075D" w:rsidRDefault="00501898">
            <w:pPr>
              <w:spacing w:before="0"/>
              <w:ind w:left="0"/>
              <w:jc w:val="both"/>
              <w:rPr>
                <w:sz w:val="22"/>
                <w:szCs w:val="22"/>
              </w:rPr>
            </w:pPr>
          </w:p>
          <w:p w14:paraId="5A7432CE" w14:textId="77777777" w:rsidR="00501898" w:rsidRPr="0076075D" w:rsidRDefault="00501898">
            <w:pPr>
              <w:spacing w:before="0"/>
              <w:jc w:val="both"/>
              <w:rPr>
                <w:sz w:val="22"/>
                <w:szCs w:val="22"/>
              </w:rPr>
            </w:pPr>
          </w:p>
          <w:p w14:paraId="36CDDD6E" w14:textId="77777777" w:rsidR="00501898" w:rsidRPr="0076075D" w:rsidRDefault="00501898">
            <w:pPr>
              <w:spacing w:before="0"/>
              <w:ind w:left="0"/>
              <w:jc w:val="both"/>
              <w:rPr>
                <w:sz w:val="22"/>
                <w:szCs w:val="22"/>
              </w:rPr>
            </w:pPr>
          </w:p>
        </w:tc>
      </w:tr>
      <w:tr w:rsidR="00501898" w:rsidRPr="0076075D" w14:paraId="0139B885" w14:textId="77777777">
        <w:tc>
          <w:tcPr>
            <w:tcW w:w="1980" w:type="dxa"/>
          </w:tcPr>
          <w:p w14:paraId="36A74B5C" w14:textId="77777777" w:rsidR="00501898" w:rsidRPr="0076075D" w:rsidRDefault="00136181">
            <w:pPr>
              <w:spacing w:before="0"/>
              <w:ind w:left="0"/>
              <w:jc w:val="both"/>
              <w:rPr>
                <w:sz w:val="22"/>
                <w:szCs w:val="22"/>
              </w:rPr>
            </w:pPr>
            <w:r w:rsidRPr="0076075D">
              <w:rPr>
                <w:sz w:val="22"/>
                <w:szCs w:val="22"/>
              </w:rPr>
              <w:lastRenderedPageBreak/>
              <w:t>totalAmountWithTaxFrn</w:t>
            </w:r>
          </w:p>
        </w:tc>
        <w:tc>
          <w:tcPr>
            <w:tcW w:w="2556" w:type="dxa"/>
          </w:tcPr>
          <w:p w14:paraId="4B02E2C9" w14:textId="77777777" w:rsidR="00501898" w:rsidRPr="0076075D" w:rsidRDefault="00136181">
            <w:pPr>
              <w:spacing w:before="0"/>
              <w:ind w:left="0"/>
              <w:jc w:val="both"/>
              <w:rPr>
                <w:sz w:val="22"/>
                <w:szCs w:val="22"/>
              </w:rPr>
            </w:pPr>
            <w:r w:rsidRPr="0076075D">
              <w:rPr>
                <w:sz w:val="22"/>
                <w:szCs w:val="22"/>
              </w:rPr>
              <w:t>Required: false</w:t>
            </w:r>
          </w:p>
          <w:p w14:paraId="48C3151B" w14:textId="77777777" w:rsidR="00501898" w:rsidRPr="0076075D" w:rsidRDefault="00136181">
            <w:pPr>
              <w:spacing w:before="0"/>
              <w:ind w:left="0"/>
              <w:jc w:val="both"/>
              <w:rPr>
                <w:sz w:val="22"/>
                <w:szCs w:val="22"/>
              </w:rPr>
            </w:pPr>
            <w:r w:rsidRPr="0076075D">
              <w:rPr>
                <w:sz w:val="22"/>
                <w:szCs w:val="22"/>
              </w:rPr>
              <w:t>DataType: BigDecimal</w:t>
            </w:r>
          </w:p>
          <w:p w14:paraId="7F0D8FB6" w14:textId="77777777" w:rsidR="00501898" w:rsidRPr="0076075D" w:rsidRDefault="00136181">
            <w:pPr>
              <w:spacing w:before="0"/>
              <w:ind w:left="0"/>
              <w:jc w:val="both"/>
              <w:rPr>
                <w:sz w:val="22"/>
                <w:szCs w:val="22"/>
              </w:rPr>
            </w:pPr>
            <w:r w:rsidRPr="0076075D">
              <w:rPr>
                <w:sz w:val="22"/>
                <w:szCs w:val="22"/>
              </w:rPr>
              <w:t xml:space="preserve">Minlength: </w:t>
            </w:r>
          </w:p>
          <w:p w14:paraId="464F3054" w14:textId="77777777" w:rsidR="00501898" w:rsidRPr="0076075D" w:rsidRDefault="00136181">
            <w:pPr>
              <w:spacing w:before="0"/>
              <w:ind w:left="0"/>
              <w:jc w:val="both"/>
              <w:rPr>
                <w:sz w:val="22"/>
                <w:szCs w:val="22"/>
              </w:rPr>
            </w:pPr>
            <w:r w:rsidRPr="0076075D">
              <w:rPr>
                <w:sz w:val="22"/>
                <w:szCs w:val="22"/>
              </w:rPr>
              <w:t>Maxlength: 13</w:t>
            </w:r>
          </w:p>
          <w:p w14:paraId="66FDE00E" w14:textId="77777777" w:rsidR="00501898" w:rsidRPr="0076075D" w:rsidRDefault="00136181">
            <w:pPr>
              <w:spacing w:before="0"/>
              <w:ind w:left="0"/>
              <w:jc w:val="both"/>
              <w:rPr>
                <w:sz w:val="22"/>
                <w:szCs w:val="22"/>
              </w:rPr>
            </w:pPr>
            <w:r w:rsidRPr="0076075D">
              <w:rPr>
                <w:sz w:val="22"/>
                <w:szCs w:val="22"/>
              </w:rPr>
              <w:t>Format: [0-9.]+</w:t>
            </w:r>
          </w:p>
        </w:tc>
        <w:tc>
          <w:tcPr>
            <w:tcW w:w="4961" w:type="dxa"/>
          </w:tcPr>
          <w:p w14:paraId="34895540" w14:textId="77777777" w:rsidR="00501898" w:rsidRPr="0076075D" w:rsidRDefault="00136181">
            <w:pPr>
              <w:spacing w:before="0"/>
              <w:ind w:left="41"/>
              <w:jc w:val="both"/>
              <w:rPr>
                <w:sz w:val="22"/>
                <w:szCs w:val="22"/>
              </w:rPr>
            </w:pPr>
            <w:r w:rsidRPr="0076075D">
              <w:rPr>
                <w:sz w:val="22"/>
                <w:szCs w:val="22"/>
              </w:rPr>
              <w:t>Tổng tiền ngoại tệ của hóa đơn đã bao gồm VAT. Dùng trong trường hợp hóa đơn không chọn loại tiền là VND</w:t>
            </w:r>
          </w:p>
          <w:p w14:paraId="13983BC3" w14:textId="77777777" w:rsidR="00501898" w:rsidRPr="0076075D" w:rsidRDefault="00136181">
            <w:pPr>
              <w:spacing w:before="0"/>
              <w:ind w:left="0"/>
              <w:jc w:val="both"/>
              <w:rPr>
                <w:sz w:val="22"/>
                <w:szCs w:val="22"/>
              </w:rPr>
            </w:pPr>
            <w:r w:rsidRPr="0076075D">
              <w:rPr>
                <w:sz w:val="22"/>
                <w:szCs w:val="22"/>
              </w:rPr>
              <w:t>- Hóa đơn thường: Tổng tiền HHDV trên các dòng HĐ và các khoản tăng/giảm khác trên toàn HĐ đã bao gồm cả VAT.</w:t>
            </w:r>
          </w:p>
          <w:p w14:paraId="52397491" w14:textId="77777777" w:rsidR="00501898" w:rsidRPr="0076075D" w:rsidRDefault="00136181">
            <w:pPr>
              <w:spacing w:before="0"/>
              <w:ind w:left="0"/>
              <w:jc w:val="both"/>
              <w:rPr>
                <w:sz w:val="22"/>
                <w:szCs w:val="22"/>
              </w:rPr>
            </w:pPr>
            <w:r w:rsidRPr="0076075D">
              <w:rPr>
                <w:sz w:val="22"/>
                <w:szCs w:val="22"/>
              </w:rPr>
              <w:t>- Hóa đơn điều chỉnh: Tổng tiền điều chỉnh của các dòng HĐ và các khoản tăng/giảm khác trên toàn HĐ đã bao gồm cả VAT</w:t>
            </w:r>
          </w:p>
        </w:tc>
      </w:tr>
      <w:tr w:rsidR="00501898" w:rsidRPr="0076075D" w14:paraId="69815038" w14:textId="77777777">
        <w:tc>
          <w:tcPr>
            <w:tcW w:w="1980" w:type="dxa"/>
          </w:tcPr>
          <w:p w14:paraId="1E6871A1" w14:textId="77777777" w:rsidR="00501898" w:rsidRPr="0076075D" w:rsidRDefault="00136181">
            <w:pPr>
              <w:spacing w:before="0"/>
              <w:ind w:left="0"/>
              <w:jc w:val="both"/>
              <w:rPr>
                <w:sz w:val="22"/>
                <w:szCs w:val="22"/>
              </w:rPr>
            </w:pPr>
            <w:r w:rsidRPr="0076075D">
              <w:rPr>
                <w:sz w:val="22"/>
                <w:szCs w:val="22"/>
              </w:rPr>
              <w:t>totalAmountWithTaxInWords</w:t>
            </w:r>
          </w:p>
        </w:tc>
        <w:tc>
          <w:tcPr>
            <w:tcW w:w="2556" w:type="dxa"/>
          </w:tcPr>
          <w:p w14:paraId="27DBE084" w14:textId="77777777" w:rsidR="00501898" w:rsidRPr="0076075D" w:rsidRDefault="00136181">
            <w:pPr>
              <w:spacing w:before="0"/>
              <w:ind w:left="0"/>
              <w:jc w:val="both"/>
              <w:rPr>
                <w:sz w:val="22"/>
                <w:szCs w:val="22"/>
              </w:rPr>
            </w:pPr>
            <w:r w:rsidRPr="0076075D">
              <w:rPr>
                <w:sz w:val="22"/>
                <w:szCs w:val="22"/>
              </w:rPr>
              <w:t>Required: false</w:t>
            </w:r>
          </w:p>
          <w:p w14:paraId="394101AE" w14:textId="77777777" w:rsidR="00501898" w:rsidRPr="0076075D" w:rsidRDefault="00136181">
            <w:pPr>
              <w:spacing w:before="0"/>
              <w:ind w:left="0"/>
              <w:jc w:val="both"/>
              <w:rPr>
                <w:sz w:val="22"/>
                <w:szCs w:val="22"/>
              </w:rPr>
            </w:pPr>
            <w:r w:rsidRPr="0076075D">
              <w:rPr>
                <w:sz w:val="22"/>
                <w:szCs w:val="22"/>
              </w:rPr>
              <w:t>DataType: String</w:t>
            </w:r>
          </w:p>
          <w:p w14:paraId="0DEA4A9E" w14:textId="77777777" w:rsidR="00501898" w:rsidRPr="0076075D" w:rsidRDefault="00136181">
            <w:pPr>
              <w:spacing w:before="0"/>
              <w:ind w:left="0"/>
              <w:jc w:val="both"/>
              <w:rPr>
                <w:sz w:val="22"/>
                <w:szCs w:val="22"/>
              </w:rPr>
            </w:pPr>
            <w:r w:rsidRPr="0076075D">
              <w:rPr>
                <w:sz w:val="22"/>
                <w:szCs w:val="22"/>
              </w:rPr>
              <w:t xml:space="preserve">Minlength: </w:t>
            </w:r>
          </w:p>
          <w:p w14:paraId="703D3576" w14:textId="77777777" w:rsidR="00501898" w:rsidRPr="0076075D" w:rsidRDefault="00136181">
            <w:pPr>
              <w:spacing w:before="0"/>
              <w:ind w:left="0"/>
              <w:jc w:val="both"/>
              <w:rPr>
                <w:sz w:val="22"/>
                <w:szCs w:val="22"/>
              </w:rPr>
            </w:pPr>
            <w:r w:rsidRPr="0076075D">
              <w:rPr>
                <w:sz w:val="22"/>
                <w:szCs w:val="22"/>
              </w:rPr>
              <w:t>Maxlength: 255</w:t>
            </w:r>
          </w:p>
          <w:p w14:paraId="7738D431"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5A316465" w14:textId="77777777" w:rsidR="00501898" w:rsidRPr="0076075D" w:rsidRDefault="00136181">
            <w:pPr>
              <w:spacing w:before="0"/>
              <w:ind w:left="41"/>
              <w:jc w:val="both"/>
              <w:rPr>
                <w:sz w:val="22"/>
                <w:szCs w:val="22"/>
              </w:rPr>
            </w:pPr>
            <w:r w:rsidRPr="0076075D">
              <w:rPr>
                <w:sz w:val="22"/>
                <w:szCs w:val="22"/>
              </w:rPr>
              <w:t>Số tiền hóa đơn bao gồm VAT viết bằng chữ. Hệ thống hóa đơn điện tử sẽ tự động sinh lại dữ liệu này để đảm bảo đúng theo dữ liệu hệ thống.</w:t>
            </w:r>
          </w:p>
          <w:p w14:paraId="33E555A0" w14:textId="77777777" w:rsidR="00501898" w:rsidRPr="0076075D" w:rsidRDefault="00501898">
            <w:pPr>
              <w:spacing w:before="0"/>
              <w:ind w:left="41"/>
              <w:jc w:val="both"/>
              <w:rPr>
                <w:sz w:val="22"/>
                <w:szCs w:val="22"/>
              </w:rPr>
            </w:pPr>
          </w:p>
          <w:p w14:paraId="0012BA4A" w14:textId="77777777" w:rsidR="00501898" w:rsidRPr="0076075D" w:rsidRDefault="00501898">
            <w:pPr>
              <w:spacing w:before="0"/>
              <w:ind w:left="41"/>
              <w:jc w:val="both"/>
              <w:rPr>
                <w:sz w:val="22"/>
                <w:szCs w:val="22"/>
              </w:rPr>
            </w:pPr>
          </w:p>
        </w:tc>
      </w:tr>
      <w:tr w:rsidR="00501898" w:rsidRPr="0076075D" w14:paraId="0B8A8CC9" w14:textId="77777777">
        <w:tc>
          <w:tcPr>
            <w:tcW w:w="1980" w:type="dxa"/>
          </w:tcPr>
          <w:p w14:paraId="20EF5C0C" w14:textId="77777777" w:rsidR="00501898" w:rsidRPr="0076075D" w:rsidRDefault="00136181">
            <w:pPr>
              <w:spacing w:before="0"/>
              <w:ind w:left="0"/>
              <w:jc w:val="both"/>
              <w:rPr>
                <w:sz w:val="22"/>
                <w:szCs w:val="22"/>
              </w:rPr>
            </w:pPr>
            <w:r w:rsidRPr="0076075D">
              <w:rPr>
                <w:sz w:val="22"/>
                <w:szCs w:val="22"/>
              </w:rPr>
              <w:t>isTotalAmountPos</w:t>
            </w:r>
          </w:p>
        </w:tc>
        <w:tc>
          <w:tcPr>
            <w:tcW w:w="2556" w:type="dxa"/>
          </w:tcPr>
          <w:p w14:paraId="19AB0876" w14:textId="77777777" w:rsidR="00501898" w:rsidRPr="0076075D" w:rsidRDefault="00136181">
            <w:pPr>
              <w:spacing w:before="0"/>
              <w:ind w:left="0"/>
              <w:jc w:val="both"/>
              <w:rPr>
                <w:sz w:val="22"/>
                <w:szCs w:val="22"/>
              </w:rPr>
            </w:pPr>
            <w:r w:rsidRPr="0076075D">
              <w:rPr>
                <w:sz w:val="22"/>
                <w:szCs w:val="22"/>
              </w:rPr>
              <w:t>Required: false</w:t>
            </w:r>
          </w:p>
          <w:p w14:paraId="51705103" w14:textId="77777777" w:rsidR="00501898" w:rsidRPr="0076075D" w:rsidRDefault="00136181">
            <w:pPr>
              <w:spacing w:before="0"/>
              <w:ind w:left="0"/>
              <w:jc w:val="both"/>
              <w:rPr>
                <w:sz w:val="22"/>
                <w:szCs w:val="22"/>
              </w:rPr>
            </w:pPr>
            <w:r w:rsidRPr="0076075D">
              <w:rPr>
                <w:sz w:val="22"/>
                <w:szCs w:val="22"/>
              </w:rPr>
              <w:t>DataType: Boolean</w:t>
            </w:r>
          </w:p>
          <w:p w14:paraId="5CE0B821" w14:textId="77777777" w:rsidR="00501898" w:rsidRPr="0076075D" w:rsidRDefault="00136181">
            <w:pPr>
              <w:spacing w:before="0"/>
              <w:ind w:left="0"/>
              <w:jc w:val="both"/>
              <w:rPr>
                <w:sz w:val="22"/>
                <w:szCs w:val="22"/>
              </w:rPr>
            </w:pPr>
            <w:r w:rsidRPr="0076075D">
              <w:rPr>
                <w:sz w:val="22"/>
                <w:szCs w:val="22"/>
              </w:rPr>
              <w:t xml:space="preserve">Minlength: </w:t>
            </w:r>
          </w:p>
          <w:p w14:paraId="3404B43D" w14:textId="77777777" w:rsidR="00501898" w:rsidRPr="0076075D" w:rsidRDefault="00136181">
            <w:pPr>
              <w:spacing w:before="0"/>
              <w:ind w:left="0"/>
              <w:jc w:val="both"/>
              <w:rPr>
                <w:sz w:val="22"/>
                <w:szCs w:val="22"/>
              </w:rPr>
            </w:pPr>
            <w:r w:rsidRPr="0076075D">
              <w:rPr>
                <w:sz w:val="22"/>
                <w:szCs w:val="22"/>
              </w:rPr>
              <w:t>Maxlength: 20</w:t>
            </w:r>
          </w:p>
          <w:p w14:paraId="3383515E"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4FD54862" w14:textId="77777777" w:rsidR="00501898" w:rsidRPr="0076075D" w:rsidRDefault="00136181">
            <w:pPr>
              <w:spacing w:before="0"/>
              <w:ind w:left="41"/>
              <w:jc w:val="both"/>
              <w:rPr>
                <w:sz w:val="22"/>
                <w:szCs w:val="22"/>
              </w:rPr>
            </w:pPr>
            <w:r w:rsidRPr="0076075D">
              <w:rPr>
                <w:sz w:val="22"/>
                <w:szCs w:val="22"/>
              </w:rPr>
              <w:t>Để đánh dấu tổng tiền sau thuế là âm hay dương</w:t>
            </w:r>
          </w:p>
          <w:p w14:paraId="4446AB26" w14:textId="77777777" w:rsidR="00501898" w:rsidRPr="0076075D" w:rsidRDefault="00136181">
            <w:pPr>
              <w:spacing w:before="0"/>
              <w:ind w:left="41"/>
              <w:jc w:val="both"/>
              <w:rPr>
                <w:sz w:val="22"/>
                <w:szCs w:val="22"/>
              </w:rPr>
            </w:pPr>
            <w:r w:rsidRPr="0076075D">
              <w:rPr>
                <w:sz w:val="22"/>
                <w:szCs w:val="22"/>
              </w:rPr>
              <w:t xml:space="preserve">- null/True: Tổng tiền là số dương, sử dụng đối với các hóa đơn thông thường hoặc hóa đơn có chiết khấu nhưng tổng </w:t>
            </w:r>
            <w:r w:rsidRPr="0076075D">
              <w:rPr>
                <w:sz w:val="22"/>
                <w:szCs w:val="22"/>
                <w:lang w:val="vi-VN"/>
              </w:rPr>
              <w:t>tiền</w:t>
            </w:r>
            <w:r w:rsidRPr="0076075D">
              <w:rPr>
                <w:sz w:val="22"/>
                <w:szCs w:val="22"/>
              </w:rPr>
              <w:t xml:space="preserve"> vẫn là dương sau khi trừ chiết khấu.</w:t>
            </w:r>
          </w:p>
          <w:p w14:paraId="66209896" w14:textId="77777777" w:rsidR="00501898" w:rsidRPr="0076075D" w:rsidRDefault="00136181">
            <w:pPr>
              <w:spacing w:before="0"/>
              <w:ind w:left="41"/>
              <w:jc w:val="both"/>
              <w:rPr>
                <w:sz w:val="22"/>
                <w:szCs w:val="22"/>
              </w:rPr>
            </w:pPr>
            <w:r w:rsidRPr="0076075D">
              <w:rPr>
                <w:sz w:val="22"/>
                <w:szCs w:val="22"/>
              </w:rPr>
              <w:t>- False: Tổng tiền âm, sử dụng đối với hóa đơn điều chỉnh giảm hoặc có chiết khấu mà tiền chiết khấu lớn hơn tiền hàng hóa thông thường.</w:t>
            </w:r>
          </w:p>
        </w:tc>
      </w:tr>
      <w:tr w:rsidR="00501898" w:rsidRPr="0076075D" w14:paraId="2E1008A0" w14:textId="77777777">
        <w:tc>
          <w:tcPr>
            <w:tcW w:w="1980" w:type="dxa"/>
          </w:tcPr>
          <w:p w14:paraId="5D47A9C6" w14:textId="77777777" w:rsidR="00501898" w:rsidRPr="0076075D" w:rsidRDefault="00136181">
            <w:pPr>
              <w:spacing w:before="0"/>
              <w:ind w:left="0"/>
              <w:jc w:val="both"/>
              <w:rPr>
                <w:sz w:val="22"/>
                <w:szCs w:val="22"/>
              </w:rPr>
            </w:pPr>
            <w:r w:rsidRPr="0076075D">
              <w:rPr>
                <w:sz w:val="22"/>
                <w:szCs w:val="22"/>
              </w:rPr>
              <w:t>isTotalTaxAmountPos</w:t>
            </w:r>
          </w:p>
        </w:tc>
        <w:tc>
          <w:tcPr>
            <w:tcW w:w="2556" w:type="dxa"/>
          </w:tcPr>
          <w:p w14:paraId="2148F7F5" w14:textId="77777777" w:rsidR="00501898" w:rsidRPr="0076075D" w:rsidRDefault="00136181">
            <w:pPr>
              <w:spacing w:before="0"/>
              <w:ind w:left="0"/>
              <w:jc w:val="both"/>
              <w:rPr>
                <w:sz w:val="22"/>
                <w:szCs w:val="22"/>
              </w:rPr>
            </w:pPr>
            <w:r w:rsidRPr="0076075D">
              <w:rPr>
                <w:sz w:val="22"/>
                <w:szCs w:val="22"/>
              </w:rPr>
              <w:t>Required: false</w:t>
            </w:r>
          </w:p>
          <w:p w14:paraId="075D427B" w14:textId="77777777" w:rsidR="00501898" w:rsidRPr="0076075D" w:rsidRDefault="00136181">
            <w:pPr>
              <w:spacing w:before="0"/>
              <w:ind w:left="0"/>
              <w:jc w:val="both"/>
              <w:rPr>
                <w:sz w:val="22"/>
                <w:szCs w:val="22"/>
              </w:rPr>
            </w:pPr>
            <w:r w:rsidRPr="0076075D">
              <w:rPr>
                <w:sz w:val="22"/>
                <w:szCs w:val="22"/>
              </w:rPr>
              <w:t>DataType: Boolean</w:t>
            </w:r>
          </w:p>
          <w:p w14:paraId="1FCC1F4F" w14:textId="77777777" w:rsidR="00501898" w:rsidRPr="0076075D" w:rsidRDefault="00136181">
            <w:pPr>
              <w:spacing w:before="0"/>
              <w:ind w:left="0"/>
              <w:jc w:val="both"/>
              <w:rPr>
                <w:sz w:val="22"/>
                <w:szCs w:val="22"/>
              </w:rPr>
            </w:pPr>
            <w:r w:rsidRPr="0076075D">
              <w:rPr>
                <w:sz w:val="22"/>
                <w:szCs w:val="22"/>
              </w:rPr>
              <w:t xml:space="preserve">Minlength: </w:t>
            </w:r>
          </w:p>
          <w:p w14:paraId="74D9DD22" w14:textId="77777777" w:rsidR="00501898" w:rsidRPr="0076075D" w:rsidRDefault="00136181">
            <w:pPr>
              <w:spacing w:before="0"/>
              <w:ind w:left="0"/>
              <w:jc w:val="both"/>
              <w:rPr>
                <w:sz w:val="22"/>
                <w:szCs w:val="22"/>
              </w:rPr>
            </w:pPr>
            <w:r w:rsidRPr="0076075D">
              <w:rPr>
                <w:sz w:val="22"/>
                <w:szCs w:val="22"/>
              </w:rPr>
              <w:t>Maxlength: 20</w:t>
            </w:r>
          </w:p>
          <w:p w14:paraId="65054D79"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1779F8FF" w14:textId="77777777" w:rsidR="00501898" w:rsidRPr="0076075D" w:rsidRDefault="00136181">
            <w:pPr>
              <w:spacing w:before="0"/>
              <w:ind w:left="41"/>
              <w:jc w:val="both"/>
              <w:rPr>
                <w:sz w:val="22"/>
                <w:szCs w:val="22"/>
              </w:rPr>
            </w:pPr>
            <w:r w:rsidRPr="0076075D">
              <w:rPr>
                <w:sz w:val="22"/>
                <w:szCs w:val="22"/>
              </w:rPr>
              <w:t>Để đánh dấu tổng tiền thuế là âm hay dương</w:t>
            </w:r>
          </w:p>
          <w:p w14:paraId="3D52008A" w14:textId="77777777" w:rsidR="00501898" w:rsidRPr="0076075D" w:rsidRDefault="00136181">
            <w:pPr>
              <w:spacing w:before="0"/>
              <w:ind w:left="41"/>
              <w:jc w:val="both"/>
              <w:rPr>
                <w:sz w:val="22"/>
                <w:szCs w:val="22"/>
              </w:rPr>
            </w:pPr>
            <w:r w:rsidRPr="0076075D">
              <w:rPr>
                <w:sz w:val="22"/>
                <w:szCs w:val="22"/>
              </w:rPr>
              <w:t>- null/true: tổng tiền thuế là dương</w:t>
            </w:r>
          </w:p>
          <w:p w14:paraId="0DEB86ED" w14:textId="77777777" w:rsidR="00501898" w:rsidRPr="0076075D" w:rsidRDefault="00136181">
            <w:pPr>
              <w:spacing w:before="0"/>
              <w:ind w:left="41"/>
              <w:jc w:val="both"/>
              <w:rPr>
                <w:sz w:val="22"/>
                <w:szCs w:val="22"/>
              </w:rPr>
            </w:pPr>
            <w:r w:rsidRPr="0076075D">
              <w:rPr>
                <w:sz w:val="22"/>
                <w:szCs w:val="22"/>
              </w:rPr>
              <w:t>- false: tổng tiền thuế là âm</w:t>
            </w:r>
          </w:p>
          <w:p w14:paraId="1FA3EEF1" w14:textId="77777777" w:rsidR="00501898" w:rsidRPr="0076075D" w:rsidRDefault="00501898">
            <w:pPr>
              <w:spacing w:before="0"/>
              <w:ind w:left="41"/>
              <w:jc w:val="both"/>
              <w:rPr>
                <w:sz w:val="22"/>
                <w:szCs w:val="22"/>
              </w:rPr>
            </w:pPr>
          </w:p>
          <w:p w14:paraId="6F1259E8" w14:textId="77777777" w:rsidR="00501898" w:rsidRPr="0076075D" w:rsidRDefault="00501898">
            <w:pPr>
              <w:spacing w:before="0"/>
              <w:ind w:left="41"/>
              <w:jc w:val="both"/>
              <w:rPr>
                <w:sz w:val="22"/>
                <w:szCs w:val="22"/>
              </w:rPr>
            </w:pPr>
          </w:p>
        </w:tc>
      </w:tr>
      <w:tr w:rsidR="00501898" w:rsidRPr="0076075D" w14:paraId="2945A8A3" w14:textId="77777777">
        <w:tc>
          <w:tcPr>
            <w:tcW w:w="1980" w:type="dxa"/>
          </w:tcPr>
          <w:p w14:paraId="3827B8F8" w14:textId="77777777" w:rsidR="00501898" w:rsidRPr="0076075D" w:rsidRDefault="00136181">
            <w:pPr>
              <w:spacing w:before="0"/>
              <w:ind w:left="0"/>
              <w:jc w:val="both"/>
              <w:rPr>
                <w:sz w:val="22"/>
                <w:szCs w:val="22"/>
              </w:rPr>
            </w:pPr>
            <w:r w:rsidRPr="0076075D">
              <w:rPr>
                <w:sz w:val="22"/>
                <w:szCs w:val="22"/>
              </w:rPr>
              <w:t>isTotalAmtWithoutTaxPos</w:t>
            </w:r>
          </w:p>
        </w:tc>
        <w:tc>
          <w:tcPr>
            <w:tcW w:w="2556" w:type="dxa"/>
          </w:tcPr>
          <w:p w14:paraId="66EFC993" w14:textId="77777777" w:rsidR="00501898" w:rsidRPr="0076075D" w:rsidRDefault="00136181">
            <w:pPr>
              <w:spacing w:before="0"/>
              <w:ind w:left="0"/>
              <w:jc w:val="both"/>
              <w:rPr>
                <w:sz w:val="22"/>
                <w:szCs w:val="22"/>
              </w:rPr>
            </w:pPr>
            <w:r w:rsidRPr="0076075D">
              <w:rPr>
                <w:sz w:val="22"/>
                <w:szCs w:val="22"/>
              </w:rPr>
              <w:t>Required: false</w:t>
            </w:r>
          </w:p>
          <w:p w14:paraId="1814F12F" w14:textId="77777777" w:rsidR="00501898" w:rsidRPr="0076075D" w:rsidRDefault="00136181">
            <w:pPr>
              <w:spacing w:before="0"/>
              <w:ind w:left="0"/>
              <w:jc w:val="both"/>
              <w:rPr>
                <w:sz w:val="22"/>
                <w:szCs w:val="22"/>
              </w:rPr>
            </w:pPr>
            <w:r w:rsidRPr="0076075D">
              <w:rPr>
                <w:sz w:val="22"/>
                <w:szCs w:val="22"/>
              </w:rPr>
              <w:t>DataType: Boolean</w:t>
            </w:r>
          </w:p>
          <w:p w14:paraId="76755750" w14:textId="77777777" w:rsidR="00501898" w:rsidRPr="0076075D" w:rsidRDefault="00136181">
            <w:pPr>
              <w:spacing w:before="0"/>
              <w:ind w:left="0"/>
              <w:jc w:val="both"/>
              <w:rPr>
                <w:sz w:val="22"/>
                <w:szCs w:val="22"/>
              </w:rPr>
            </w:pPr>
            <w:r w:rsidRPr="0076075D">
              <w:rPr>
                <w:sz w:val="22"/>
                <w:szCs w:val="22"/>
              </w:rPr>
              <w:lastRenderedPageBreak/>
              <w:t xml:space="preserve">Minlength: </w:t>
            </w:r>
          </w:p>
          <w:p w14:paraId="0EA37D98" w14:textId="77777777" w:rsidR="00501898" w:rsidRPr="0076075D" w:rsidRDefault="00136181">
            <w:pPr>
              <w:spacing w:before="0"/>
              <w:ind w:left="0"/>
              <w:jc w:val="both"/>
              <w:rPr>
                <w:sz w:val="22"/>
                <w:szCs w:val="22"/>
              </w:rPr>
            </w:pPr>
            <w:r w:rsidRPr="0076075D">
              <w:rPr>
                <w:sz w:val="22"/>
                <w:szCs w:val="22"/>
              </w:rPr>
              <w:t>Maxlength: 20</w:t>
            </w:r>
          </w:p>
          <w:p w14:paraId="3115E87E"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3084ED0F" w14:textId="77777777" w:rsidR="00501898" w:rsidRPr="0076075D" w:rsidRDefault="00136181">
            <w:pPr>
              <w:spacing w:before="0"/>
              <w:ind w:left="41"/>
              <w:jc w:val="both"/>
              <w:rPr>
                <w:sz w:val="22"/>
                <w:szCs w:val="22"/>
              </w:rPr>
            </w:pPr>
            <w:r w:rsidRPr="0076075D">
              <w:rPr>
                <w:sz w:val="22"/>
                <w:szCs w:val="22"/>
              </w:rPr>
              <w:lastRenderedPageBreak/>
              <w:t>Để đánh dấu tổng tiền trước thuế là âm hay dương</w:t>
            </w:r>
          </w:p>
          <w:p w14:paraId="768736A2" w14:textId="77777777" w:rsidR="00501898" w:rsidRPr="0076075D" w:rsidRDefault="00136181">
            <w:pPr>
              <w:spacing w:before="0"/>
              <w:ind w:left="41"/>
              <w:jc w:val="both"/>
              <w:rPr>
                <w:sz w:val="22"/>
                <w:szCs w:val="22"/>
              </w:rPr>
            </w:pPr>
            <w:r w:rsidRPr="0076075D">
              <w:rPr>
                <w:sz w:val="22"/>
                <w:szCs w:val="22"/>
              </w:rPr>
              <w:t>- null/true: tổng tiền trước thuế là dương</w:t>
            </w:r>
          </w:p>
          <w:p w14:paraId="3C47CB0E" w14:textId="77777777" w:rsidR="00501898" w:rsidRPr="0076075D" w:rsidRDefault="00136181">
            <w:pPr>
              <w:spacing w:before="0"/>
              <w:ind w:left="41"/>
              <w:jc w:val="both"/>
              <w:rPr>
                <w:sz w:val="22"/>
                <w:szCs w:val="22"/>
              </w:rPr>
            </w:pPr>
            <w:r w:rsidRPr="0076075D">
              <w:rPr>
                <w:sz w:val="22"/>
                <w:szCs w:val="22"/>
              </w:rPr>
              <w:lastRenderedPageBreak/>
              <w:t>- false: tổng tiền trước thuế là âm</w:t>
            </w:r>
          </w:p>
        </w:tc>
      </w:tr>
      <w:tr w:rsidR="00501898" w:rsidRPr="0076075D" w14:paraId="550F363D" w14:textId="77777777">
        <w:tc>
          <w:tcPr>
            <w:tcW w:w="1980" w:type="dxa"/>
          </w:tcPr>
          <w:p w14:paraId="706332CE" w14:textId="77777777" w:rsidR="00501898" w:rsidRPr="0076075D" w:rsidRDefault="00136181">
            <w:pPr>
              <w:ind w:left="0"/>
              <w:jc w:val="both"/>
              <w:rPr>
                <w:sz w:val="22"/>
                <w:szCs w:val="22"/>
              </w:rPr>
            </w:pPr>
            <w:r w:rsidRPr="0076075D">
              <w:rPr>
                <w:sz w:val="22"/>
                <w:szCs w:val="22"/>
              </w:rPr>
              <w:lastRenderedPageBreak/>
              <w:t>discountAmount</w:t>
            </w:r>
          </w:p>
        </w:tc>
        <w:tc>
          <w:tcPr>
            <w:tcW w:w="2556" w:type="dxa"/>
          </w:tcPr>
          <w:p w14:paraId="28A0EE84" w14:textId="77777777" w:rsidR="00501898" w:rsidRPr="0076075D" w:rsidRDefault="00136181">
            <w:pPr>
              <w:spacing w:before="0"/>
              <w:ind w:left="0"/>
              <w:jc w:val="both"/>
              <w:rPr>
                <w:sz w:val="22"/>
                <w:szCs w:val="22"/>
              </w:rPr>
            </w:pPr>
            <w:r w:rsidRPr="0076075D">
              <w:rPr>
                <w:sz w:val="22"/>
                <w:szCs w:val="22"/>
              </w:rPr>
              <w:t>Required: true</w:t>
            </w:r>
          </w:p>
          <w:p w14:paraId="40EB0429" w14:textId="77777777" w:rsidR="00501898" w:rsidRPr="0076075D" w:rsidRDefault="00136181">
            <w:pPr>
              <w:spacing w:before="0"/>
              <w:ind w:left="0"/>
              <w:jc w:val="both"/>
              <w:rPr>
                <w:sz w:val="22"/>
                <w:szCs w:val="22"/>
              </w:rPr>
            </w:pPr>
            <w:r w:rsidRPr="0076075D">
              <w:rPr>
                <w:sz w:val="22"/>
                <w:szCs w:val="22"/>
              </w:rPr>
              <w:t>DataType: BigDecimal</w:t>
            </w:r>
          </w:p>
          <w:p w14:paraId="130B7A4E" w14:textId="77777777" w:rsidR="00501898" w:rsidRPr="0076075D" w:rsidRDefault="00136181">
            <w:pPr>
              <w:spacing w:before="0"/>
              <w:ind w:left="0"/>
              <w:jc w:val="both"/>
              <w:rPr>
                <w:sz w:val="22"/>
                <w:szCs w:val="22"/>
              </w:rPr>
            </w:pPr>
            <w:r w:rsidRPr="0076075D">
              <w:rPr>
                <w:sz w:val="22"/>
                <w:szCs w:val="22"/>
              </w:rPr>
              <w:t xml:space="preserve">Minlength: </w:t>
            </w:r>
          </w:p>
          <w:p w14:paraId="3A5FBAE8" w14:textId="77777777" w:rsidR="00501898" w:rsidRPr="0076075D" w:rsidRDefault="00136181">
            <w:pPr>
              <w:spacing w:before="0"/>
              <w:ind w:left="0"/>
              <w:jc w:val="both"/>
              <w:rPr>
                <w:sz w:val="22"/>
                <w:szCs w:val="22"/>
              </w:rPr>
            </w:pPr>
            <w:r w:rsidRPr="0076075D">
              <w:rPr>
                <w:sz w:val="22"/>
                <w:szCs w:val="22"/>
              </w:rPr>
              <w:t>Maxlength: 13</w:t>
            </w:r>
          </w:p>
          <w:p w14:paraId="05923572" w14:textId="77777777" w:rsidR="00501898" w:rsidRPr="0076075D" w:rsidRDefault="00136181">
            <w:pPr>
              <w:spacing w:before="0"/>
              <w:ind w:left="0"/>
              <w:jc w:val="both"/>
              <w:rPr>
                <w:sz w:val="22"/>
                <w:szCs w:val="22"/>
              </w:rPr>
            </w:pPr>
            <w:r w:rsidRPr="0076075D">
              <w:rPr>
                <w:sz w:val="22"/>
                <w:szCs w:val="22"/>
              </w:rPr>
              <w:t>Format: [0-9.]+</w:t>
            </w:r>
          </w:p>
        </w:tc>
        <w:tc>
          <w:tcPr>
            <w:tcW w:w="4961" w:type="dxa"/>
          </w:tcPr>
          <w:p w14:paraId="5518FDC0" w14:textId="77777777" w:rsidR="00501898" w:rsidRPr="0076075D" w:rsidRDefault="00136181">
            <w:pPr>
              <w:ind w:left="41"/>
              <w:jc w:val="both"/>
              <w:rPr>
                <w:sz w:val="22"/>
                <w:szCs w:val="22"/>
              </w:rPr>
            </w:pPr>
            <w:r w:rsidRPr="0076075D">
              <w:rPr>
                <w:sz w:val="22"/>
                <w:szCs w:val="22"/>
              </w:rPr>
              <w:t xml:space="preserve">Tổng tiền chiết khấu thương mại trên toàn hóa đơn trước khi tính thuế. Chú ý: Khi tính chiết khấu, toàn hóa đơn chỉ sử dụng một mức thuế. </w:t>
            </w:r>
          </w:p>
          <w:p w14:paraId="3ACB9674" w14:textId="77777777" w:rsidR="00501898" w:rsidRPr="0076075D" w:rsidRDefault="00136181">
            <w:pPr>
              <w:ind w:left="41"/>
              <w:jc w:val="both"/>
              <w:rPr>
                <w:sz w:val="22"/>
                <w:szCs w:val="22"/>
              </w:rPr>
            </w:pPr>
            <w:r w:rsidRPr="0076075D">
              <w:rPr>
                <w:sz w:val="22"/>
                <w:szCs w:val="22"/>
              </w:rPr>
              <w:t>Lưu ý: Đối với hóa đơn thuế tổng, chiết khấu trước thuế có 2 cách nước thuế có 2 cách nhập liệu</w:t>
            </w:r>
          </w:p>
          <w:p w14:paraId="2F57A29A" w14:textId="77777777" w:rsidR="00501898" w:rsidRPr="0076075D" w:rsidRDefault="00136181">
            <w:pPr>
              <w:numPr>
                <w:ilvl w:val="0"/>
                <w:numId w:val="19"/>
              </w:numPr>
              <w:jc w:val="both"/>
              <w:rPr>
                <w:sz w:val="22"/>
                <w:szCs w:val="22"/>
              </w:rPr>
            </w:pPr>
            <w:r w:rsidRPr="0076075D">
              <w:rPr>
                <w:sz w:val="22"/>
                <w:szCs w:val="22"/>
              </w:rPr>
              <w:t>Nhập tỷ lệ % chiết khấu và tiền chiết khấu trên từng dòng hàng hóa (itemInfo.discount, itemInfo.itemDiscount)</w:t>
            </w:r>
          </w:p>
          <w:p w14:paraId="5005CC34" w14:textId="77777777" w:rsidR="00501898" w:rsidRPr="0076075D" w:rsidRDefault="00136181">
            <w:pPr>
              <w:numPr>
                <w:ilvl w:val="0"/>
                <w:numId w:val="19"/>
              </w:numPr>
              <w:jc w:val="both"/>
              <w:rPr>
                <w:sz w:val="22"/>
                <w:szCs w:val="22"/>
              </w:rPr>
            </w:pPr>
            <w:r w:rsidRPr="0076075D">
              <w:rPr>
                <w:sz w:val="22"/>
                <w:szCs w:val="22"/>
              </w:rPr>
              <w:t>Nhập thêm 1 hàng hóa dạng chiết khấu (selection = 3)</w:t>
            </w:r>
          </w:p>
          <w:p w14:paraId="0977D411" w14:textId="77777777" w:rsidR="00501898" w:rsidRPr="0076075D" w:rsidRDefault="00136181">
            <w:pPr>
              <w:ind w:left="41"/>
              <w:rPr>
                <w:sz w:val="22"/>
                <w:szCs w:val="22"/>
              </w:rPr>
            </w:pPr>
            <w:r w:rsidRPr="0076075D">
              <w:rPr>
                <w:sz w:val="22"/>
                <w:szCs w:val="22"/>
              </w:rPr>
              <w:t>Trường hợp nhập theo cả 2 cách thì discountAmount bằng tổng của 2 giá trị</w:t>
            </w:r>
          </w:p>
        </w:tc>
      </w:tr>
      <w:tr w:rsidR="00501898" w:rsidRPr="0076075D" w14:paraId="087A8C20" w14:textId="77777777">
        <w:tc>
          <w:tcPr>
            <w:tcW w:w="1980" w:type="dxa"/>
          </w:tcPr>
          <w:p w14:paraId="43A0A67D" w14:textId="77777777" w:rsidR="00501898" w:rsidRPr="0076075D" w:rsidRDefault="00136181">
            <w:pPr>
              <w:ind w:left="0"/>
              <w:jc w:val="both"/>
              <w:rPr>
                <w:sz w:val="22"/>
                <w:szCs w:val="22"/>
              </w:rPr>
            </w:pPr>
            <w:r w:rsidRPr="0076075D">
              <w:rPr>
                <w:sz w:val="22"/>
                <w:szCs w:val="22"/>
              </w:rPr>
              <w:t>settlementDiscountAmount</w:t>
            </w:r>
          </w:p>
        </w:tc>
        <w:tc>
          <w:tcPr>
            <w:tcW w:w="2556" w:type="dxa"/>
          </w:tcPr>
          <w:p w14:paraId="051FEB92" w14:textId="77777777" w:rsidR="00501898" w:rsidRPr="0076075D" w:rsidRDefault="00136181">
            <w:pPr>
              <w:spacing w:before="0"/>
              <w:ind w:left="0"/>
              <w:jc w:val="both"/>
              <w:rPr>
                <w:sz w:val="22"/>
                <w:szCs w:val="22"/>
              </w:rPr>
            </w:pPr>
            <w:r w:rsidRPr="0076075D">
              <w:rPr>
                <w:sz w:val="22"/>
                <w:szCs w:val="22"/>
              </w:rPr>
              <w:t>Required: false</w:t>
            </w:r>
          </w:p>
          <w:p w14:paraId="349CF191" w14:textId="77777777" w:rsidR="00501898" w:rsidRPr="0076075D" w:rsidRDefault="00136181">
            <w:pPr>
              <w:spacing w:before="0"/>
              <w:ind w:left="0"/>
              <w:jc w:val="both"/>
              <w:rPr>
                <w:sz w:val="22"/>
                <w:szCs w:val="22"/>
              </w:rPr>
            </w:pPr>
            <w:r w:rsidRPr="0076075D">
              <w:rPr>
                <w:sz w:val="22"/>
                <w:szCs w:val="22"/>
              </w:rPr>
              <w:t>DataType: BigDecimal</w:t>
            </w:r>
          </w:p>
          <w:p w14:paraId="03EC23FE" w14:textId="77777777" w:rsidR="00501898" w:rsidRPr="0076075D" w:rsidRDefault="00136181">
            <w:pPr>
              <w:spacing w:before="0"/>
              <w:ind w:left="0"/>
              <w:jc w:val="both"/>
              <w:rPr>
                <w:sz w:val="22"/>
                <w:szCs w:val="22"/>
              </w:rPr>
            </w:pPr>
            <w:r w:rsidRPr="0076075D">
              <w:rPr>
                <w:sz w:val="22"/>
                <w:szCs w:val="22"/>
              </w:rPr>
              <w:t xml:space="preserve">Minlength: </w:t>
            </w:r>
          </w:p>
          <w:p w14:paraId="152D725C" w14:textId="77777777" w:rsidR="00501898" w:rsidRPr="0076075D" w:rsidRDefault="00136181">
            <w:pPr>
              <w:spacing w:before="0"/>
              <w:ind w:left="0"/>
              <w:jc w:val="both"/>
              <w:rPr>
                <w:sz w:val="22"/>
                <w:szCs w:val="22"/>
              </w:rPr>
            </w:pPr>
            <w:r w:rsidRPr="0076075D">
              <w:rPr>
                <w:sz w:val="22"/>
                <w:szCs w:val="22"/>
              </w:rPr>
              <w:t>Maxlength: 13</w:t>
            </w:r>
          </w:p>
          <w:p w14:paraId="0B88F7E9" w14:textId="77777777" w:rsidR="00501898" w:rsidRPr="0076075D" w:rsidRDefault="00136181">
            <w:pPr>
              <w:spacing w:before="0"/>
              <w:ind w:left="0"/>
              <w:jc w:val="both"/>
              <w:rPr>
                <w:sz w:val="22"/>
                <w:szCs w:val="22"/>
              </w:rPr>
            </w:pPr>
            <w:r w:rsidRPr="0076075D">
              <w:rPr>
                <w:sz w:val="22"/>
                <w:szCs w:val="22"/>
              </w:rPr>
              <w:t>Format: [0-9.]+</w:t>
            </w:r>
          </w:p>
        </w:tc>
        <w:tc>
          <w:tcPr>
            <w:tcW w:w="4961" w:type="dxa"/>
          </w:tcPr>
          <w:p w14:paraId="209B59DF" w14:textId="77777777" w:rsidR="00501898" w:rsidRPr="0076075D" w:rsidRDefault="00136181">
            <w:pPr>
              <w:ind w:left="41"/>
              <w:jc w:val="both"/>
              <w:rPr>
                <w:sz w:val="22"/>
                <w:szCs w:val="22"/>
              </w:rPr>
            </w:pPr>
            <w:r w:rsidRPr="0076075D">
              <w:rPr>
                <w:sz w:val="22"/>
                <w:szCs w:val="22"/>
              </w:rPr>
              <w:t xml:space="preserve">Tổng tiền chiết khấu thanh toán trên toàn hóa đơn </w:t>
            </w:r>
            <w:r w:rsidRPr="0076075D">
              <w:rPr>
                <w:sz w:val="22"/>
                <w:szCs w:val="22"/>
                <w:lang w:val="vi-VN"/>
              </w:rPr>
              <w:t>sau</w:t>
            </w:r>
            <w:r w:rsidRPr="0076075D">
              <w:rPr>
                <w:sz w:val="22"/>
                <w:szCs w:val="22"/>
              </w:rPr>
              <w:t xml:space="preserve"> khi tính thuế. Chú ý: Khi tính chiết khấu, toàn hóa đơn chỉ sử dụng một mức thuế.</w:t>
            </w:r>
          </w:p>
          <w:p w14:paraId="02D38AA5" w14:textId="77777777" w:rsidR="00501898" w:rsidRPr="0076075D" w:rsidRDefault="00501898">
            <w:pPr>
              <w:ind w:left="41"/>
              <w:jc w:val="both"/>
              <w:rPr>
                <w:sz w:val="22"/>
                <w:szCs w:val="22"/>
              </w:rPr>
            </w:pPr>
          </w:p>
        </w:tc>
      </w:tr>
      <w:tr w:rsidR="00501898" w:rsidRPr="0076075D" w14:paraId="26523B62" w14:textId="77777777">
        <w:tc>
          <w:tcPr>
            <w:tcW w:w="1980" w:type="dxa"/>
          </w:tcPr>
          <w:p w14:paraId="605E533C" w14:textId="77777777" w:rsidR="00501898" w:rsidRPr="0076075D" w:rsidRDefault="00136181">
            <w:pPr>
              <w:spacing w:before="0"/>
              <w:ind w:left="0"/>
              <w:jc w:val="both"/>
              <w:rPr>
                <w:sz w:val="22"/>
                <w:szCs w:val="22"/>
              </w:rPr>
            </w:pPr>
            <w:r w:rsidRPr="0076075D">
              <w:rPr>
                <w:sz w:val="22"/>
                <w:szCs w:val="22"/>
              </w:rPr>
              <w:t>isDiscountAmtPos</w:t>
            </w:r>
          </w:p>
        </w:tc>
        <w:tc>
          <w:tcPr>
            <w:tcW w:w="2556" w:type="dxa"/>
          </w:tcPr>
          <w:p w14:paraId="1DAC0AB1" w14:textId="77777777" w:rsidR="00501898" w:rsidRPr="0076075D" w:rsidRDefault="00136181">
            <w:pPr>
              <w:spacing w:before="0"/>
              <w:ind w:left="0"/>
              <w:jc w:val="both"/>
              <w:rPr>
                <w:sz w:val="22"/>
                <w:szCs w:val="22"/>
              </w:rPr>
            </w:pPr>
            <w:r w:rsidRPr="0076075D">
              <w:rPr>
                <w:sz w:val="22"/>
                <w:szCs w:val="22"/>
              </w:rPr>
              <w:t>Required: false</w:t>
            </w:r>
          </w:p>
          <w:p w14:paraId="6C22F40D" w14:textId="77777777" w:rsidR="00501898" w:rsidRPr="0076075D" w:rsidRDefault="00136181">
            <w:pPr>
              <w:spacing w:before="0"/>
              <w:ind w:left="0"/>
              <w:jc w:val="both"/>
              <w:rPr>
                <w:sz w:val="22"/>
                <w:szCs w:val="22"/>
              </w:rPr>
            </w:pPr>
            <w:r w:rsidRPr="0076075D">
              <w:rPr>
                <w:sz w:val="22"/>
                <w:szCs w:val="22"/>
              </w:rPr>
              <w:t>DataType: Boolean</w:t>
            </w:r>
          </w:p>
          <w:p w14:paraId="13F98911" w14:textId="77777777" w:rsidR="00501898" w:rsidRPr="0076075D" w:rsidRDefault="00136181">
            <w:pPr>
              <w:spacing w:before="0"/>
              <w:ind w:left="0"/>
              <w:jc w:val="both"/>
              <w:rPr>
                <w:sz w:val="22"/>
                <w:szCs w:val="22"/>
              </w:rPr>
            </w:pPr>
            <w:r w:rsidRPr="0076075D">
              <w:rPr>
                <w:sz w:val="22"/>
                <w:szCs w:val="22"/>
              </w:rPr>
              <w:t xml:space="preserve">Minlength: </w:t>
            </w:r>
          </w:p>
          <w:p w14:paraId="670C0BD8" w14:textId="77777777" w:rsidR="00501898" w:rsidRPr="0076075D" w:rsidRDefault="00136181">
            <w:pPr>
              <w:spacing w:before="0"/>
              <w:ind w:left="0"/>
              <w:jc w:val="both"/>
              <w:rPr>
                <w:sz w:val="22"/>
                <w:szCs w:val="22"/>
              </w:rPr>
            </w:pPr>
            <w:r w:rsidRPr="0076075D">
              <w:rPr>
                <w:sz w:val="22"/>
                <w:szCs w:val="22"/>
              </w:rPr>
              <w:t>Maxlength: 20</w:t>
            </w:r>
          </w:p>
          <w:p w14:paraId="542F3FEC"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33B43480" w14:textId="77777777" w:rsidR="00501898" w:rsidRPr="0076075D" w:rsidRDefault="00136181">
            <w:pPr>
              <w:spacing w:before="0"/>
              <w:ind w:left="41"/>
              <w:jc w:val="both"/>
              <w:rPr>
                <w:sz w:val="22"/>
                <w:szCs w:val="22"/>
              </w:rPr>
            </w:pPr>
            <w:r w:rsidRPr="0076075D">
              <w:rPr>
                <w:sz w:val="22"/>
                <w:szCs w:val="22"/>
              </w:rPr>
              <w:t>Trường nhận biết tổng tiền chiết khấu là số dương hay âm</w:t>
            </w:r>
          </w:p>
          <w:p w14:paraId="234EDE54" w14:textId="77777777" w:rsidR="00501898" w:rsidRPr="0076075D" w:rsidRDefault="00136181">
            <w:pPr>
              <w:spacing w:before="0"/>
              <w:ind w:left="41"/>
              <w:jc w:val="both"/>
              <w:rPr>
                <w:sz w:val="22"/>
                <w:szCs w:val="22"/>
              </w:rPr>
            </w:pPr>
            <w:r w:rsidRPr="0076075D">
              <w:rPr>
                <w:sz w:val="22"/>
                <w:szCs w:val="22"/>
              </w:rPr>
              <w:t>- null/true: tổng tiền chiết khấu là dương</w:t>
            </w:r>
          </w:p>
          <w:p w14:paraId="23B40F77" w14:textId="77777777" w:rsidR="00501898" w:rsidRPr="0076075D" w:rsidRDefault="00136181">
            <w:pPr>
              <w:spacing w:before="0"/>
              <w:ind w:left="41"/>
              <w:jc w:val="both"/>
              <w:rPr>
                <w:sz w:val="22"/>
                <w:szCs w:val="22"/>
              </w:rPr>
            </w:pPr>
            <w:r w:rsidRPr="0076075D">
              <w:rPr>
                <w:sz w:val="22"/>
                <w:szCs w:val="22"/>
              </w:rPr>
              <w:t>- false: tổng tiền chiết khấu là âm</w:t>
            </w:r>
          </w:p>
          <w:p w14:paraId="4DC1FEA1" w14:textId="77777777" w:rsidR="00501898" w:rsidRPr="0076075D" w:rsidRDefault="00501898">
            <w:pPr>
              <w:spacing w:before="0"/>
              <w:ind w:left="0"/>
              <w:jc w:val="both"/>
              <w:rPr>
                <w:sz w:val="22"/>
                <w:szCs w:val="22"/>
              </w:rPr>
            </w:pPr>
          </w:p>
        </w:tc>
      </w:tr>
      <w:tr w:rsidR="00501898" w:rsidRPr="0076075D" w14:paraId="1278B9CB" w14:textId="77777777">
        <w:tc>
          <w:tcPr>
            <w:tcW w:w="1980" w:type="dxa"/>
          </w:tcPr>
          <w:p w14:paraId="3BBCF0B9" w14:textId="77777777" w:rsidR="00501898" w:rsidRPr="0076075D" w:rsidRDefault="00136181">
            <w:pPr>
              <w:ind w:left="0"/>
              <w:jc w:val="both"/>
              <w:rPr>
                <w:sz w:val="22"/>
                <w:szCs w:val="22"/>
              </w:rPr>
            </w:pPr>
            <w:r w:rsidRPr="0076075D">
              <w:rPr>
                <w:sz w:val="22"/>
                <w:szCs w:val="22"/>
              </w:rPr>
              <w:t>extraName</w:t>
            </w:r>
          </w:p>
        </w:tc>
        <w:tc>
          <w:tcPr>
            <w:tcW w:w="2556" w:type="dxa"/>
          </w:tcPr>
          <w:p w14:paraId="5A6BC60B" w14:textId="77777777" w:rsidR="00501898" w:rsidRPr="0076075D" w:rsidRDefault="00136181">
            <w:pPr>
              <w:spacing w:before="0"/>
              <w:ind w:left="0"/>
              <w:jc w:val="both"/>
              <w:rPr>
                <w:sz w:val="22"/>
                <w:szCs w:val="22"/>
              </w:rPr>
            </w:pPr>
            <w:r w:rsidRPr="0076075D">
              <w:rPr>
                <w:sz w:val="22"/>
                <w:szCs w:val="22"/>
              </w:rPr>
              <w:t>Required: false</w:t>
            </w:r>
          </w:p>
          <w:p w14:paraId="73996FDB" w14:textId="77777777" w:rsidR="00501898" w:rsidRPr="0076075D" w:rsidRDefault="00136181">
            <w:pPr>
              <w:spacing w:before="0"/>
              <w:ind w:left="0"/>
              <w:jc w:val="both"/>
              <w:rPr>
                <w:sz w:val="22"/>
                <w:szCs w:val="22"/>
              </w:rPr>
            </w:pPr>
            <w:r w:rsidRPr="0076075D">
              <w:rPr>
                <w:sz w:val="22"/>
                <w:szCs w:val="22"/>
              </w:rPr>
              <w:t>DataType: String</w:t>
            </w:r>
          </w:p>
          <w:p w14:paraId="606518EC" w14:textId="77777777" w:rsidR="00501898" w:rsidRPr="0076075D" w:rsidRDefault="00136181">
            <w:pPr>
              <w:spacing w:before="0"/>
              <w:ind w:left="0"/>
              <w:jc w:val="both"/>
              <w:rPr>
                <w:sz w:val="22"/>
                <w:szCs w:val="22"/>
              </w:rPr>
            </w:pPr>
            <w:r w:rsidRPr="0076075D">
              <w:rPr>
                <w:sz w:val="22"/>
                <w:szCs w:val="22"/>
              </w:rPr>
              <w:t xml:space="preserve">Minlength: </w:t>
            </w:r>
          </w:p>
          <w:p w14:paraId="2179F306" w14:textId="77777777" w:rsidR="00501898" w:rsidRPr="0076075D" w:rsidRDefault="00136181">
            <w:pPr>
              <w:spacing w:before="0"/>
              <w:ind w:left="0"/>
              <w:jc w:val="both"/>
              <w:rPr>
                <w:sz w:val="22"/>
                <w:szCs w:val="22"/>
              </w:rPr>
            </w:pPr>
            <w:r w:rsidRPr="0076075D">
              <w:rPr>
                <w:sz w:val="22"/>
                <w:szCs w:val="22"/>
              </w:rPr>
              <w:t>Maxlength: 500</w:t>
            </w:r>
          </w:p>
          <w:p w14:paraId="5E6CE620" w14:textId="77777777" w:rsidR="00501898" w:rsidRPr="0076075D" w:rsidRDefault="00136181">
            <w:pPr>
              <w:spacing w:before="0"/>
              <w:ind w:left="0"/>
              <w:jc w:val="both"/>
              <w:rPr>
                <w:sz w:val="22"/>
                <w:szCs w:val="22"/>
              </w:rPr>
            </w:pPr>
            <w:r w:rsidRPr="0076075D">
              <w:rPr>
                <w:sz w:val="22"/>
                <w:szCs w:val="22"/>
              </w:rPr>
              <w:t>Format: {}</w:t>
            </w:r>
          </w:p>
        </w:tc>
        <w:tc>
          <w:tcPr>
            <w:tcW w:w="4961" w:type="dxa"/>
          </w:tcPr>
          <w:p w14:paraId="12C53544" w14:textId="77777777" w:rsidR="00501898" w:rsidRPr="0076075D" w:rsidRDefault="00136181">
            <w:pPr>
              <w:spacing w:before="0"/>
              <w:ind w:left="0"/>
              <w:jc w:val="both"/>
              <w:rPr>
                <w:sz w:val="22"/>
                <w:szCs w:val="22"/>
              </w:rPr>
            </w:pPr>
            <w:r w:rsidRPr="0076075D">
              <w:rPr>
                <w:sz w:val="22"/>
                <w:szCs w:val="22"/>
              </w:rPr>
              <w:t>Tên bổ sung</w:t>
            </w:r>
          </w:p>
          <w:p w14:paraId="32992ACD" w14:textId="77777777" w:rsidR="00501898" w:rsidRPr="0076075D" w:rsidRDefault="00136181">
            <w:pPr>
              <w:spacing w:before="0"/>
              <w:ind w:left="0"/>
              <w:jc w:val="both"/>
              <w:rPr>
                <w:sz w:val="22"/>
                <w:szCs w:val="22"/>
              </w:rPr>
            </w:pPr>
            <w:r w:rsidRPr="0076075D">
              <w:rPr>
                <w:sz w:val="22"/>
                <w:szCs w:val="22"/>
              </w:rPr>
              <w:t>Có thể truyền nhiều giá trị được phân cách nhau bằng dấu “,”</w:t>
            </w:r>
          </w:p>
          <w:p w14:paraId="390BBDAF" w14:textId="77777777" w:rsidR="00501898" w:rsidRPr="0076075D" w:rsidRDefault="00136181">
            <w:pPr>
              <w:spacing w:before="0"/>
              <w:ind w:left="0"/>
              <w:jc w:val="both"/>
              <w:rPr>
                <w:sz w:val="22"/>
                <w:szCs w:val="22"/>
              </w:rPr>
            </w:pPr>
            <w:r w:rsidRPr="0076075D">
              <w:rPr>
                <w:i/>
                <w:sz w:val="22"/>
                <w:szCs w:val="22"/>
              </w:rPr>
              <w:t xml:space="preserve">Ví dụ: {Phụ phí, Phí thu thêm} </w:t>
            </w:r>
          </w:p>
        </w:tc>
      </w:tr>
      <w:tr w:rsidR="00501898" w:rsidRPr="0076075D" w14:paraId="53EC052C" w14:textId="77777777">
        <w:tc>
          <w:tcPr>
            <w:tcW w:w="1980" w:type="dxa"/>
          </w:tcPr>
          <w:p w14:paraId="3C7C64B5" w14:textId="77777777" w:rsidR="00501898" w:rsidRPr="0076075D" w:rsidRDefault="00136181">
            <w:pPr>
              <w:ind w:left="0"/>
              <w:jc w:val="both"/>
              <w:rPr>
                <w:sz w:val="22"/>
                <w:szCs w:val="22"/>
              </w:rPr>
            </w:pPr>
            <w:r w:rsidRPr="0076075D">
              <w:rPr>
                <w:sz w:val="22"/>
                <w:szCs w:val="22"/>
              </w:rPr>
              <w:t>extraValue</w:t>
            </w:r>
          </w:p>
        </w:tc>
        <w:tc>
          <w:tcPr>
            <w:tcW w:w="2556" w:type="dxa"/>
          </w:tcPr>
          <w:p w14:paraId="0B3043EE" w14:textId="77777777" w:rsidR="00501898" w:rsidRPr="0076075D" w:rsidRDefault="00136181">
            <w:pPr>
              <w:spacing w:before="0"/>
              <w:ind w:left="0"/>
              <w:jc w:val="both"/>
              <w:rPr>
                <w:sz w:val="22"/>
                <w:szCs w:val="22"/>
              </w:rPr>
            </w:pPr>
            <w:r w:rsidRPr="0076075D">
              <w:rPr>
                <w:sz w:val="22"/>
                <w:szCs w:val="22"/>
              </w:rPr>
              <w:t>Required: false</w:t>
            </w:r>
          </w:p>
          <w:p w14:paraId="55AAC293" w14:textId="77777777" w:rsidR="00501898" w:rsidRPr="0076075D" w:rsidRDefault="00136181">
            <w:pPr>
              <w:spacing w:before="0"/>
              <w:ind w:left="0"/>
              <w:jc w:val="both"/>
              <w:rPr>
                <w:sz w:val="22"/>
                <w:szCs w:val="22"/>
              </w:rPr>
            </w:pPr>
            <w:r w:rsidRPr="0076075D">
              <w:rPr>
                <w:sz w:val="22"/>
                <w:szCs w:val="22"/>
              </w:rPr>
              <w:t>DataType: String</w:t>
            </w:r>
          </w:p>
          <w:p w14:paraId="12F75553" w14:textId="77777777" w:rsidR="00501898" w:rsidRPr="0076075D" w:rsidRDefault="00136181">
            <w:pPr>
              <w:spacing w:before="0"/>
              <w:ind w:left="0"/>
              <w:jc w:val="both"/>
              <w:rPr>
                <w:sz w:val="22"/>
                <w:szCs w:val="22"/>
              </w:rPr>
            </w:pPr>
            <w:r w:rsidRPr="0076075D">
              <w:rPr>
                <w:sz w:val="22"/>
                <w:szCs w:val="22"/>
              </w:rPr>
              <w:t xml:space="preserve">Minlength: </w:t>
            </w:r>
          </w:p>
          <w:p w14:paraId="3591156A" w14:textId="77777777" w:rsidR="00501898" w:rsidRPr="0076075D" w:rsidRDefault="00136181">
            <w:pPr>
              <w:spacing w:before="0"/>
              <w:ind w:left="0"/>
              <w:jc w:val="both"/>
              <w:rPr>
                <w:sz w:val="22"/>
                <w:szCs w:val="22"/>
              </w:rPr>
            </w:pPr>
            <w:r w:rsidRPr="0076075D">
              <w:rPr>
                <w:sz w:val="22"/>
                <w:szCs w:val="22"/>
              </w:rPr>
              <w:t>Maxlength: 500</w:t>
            </w:r>
          </w:p>
          <w:p w14:paraId="19EF4932" w14:textId="77777777" w:rsidR="00501898" w:rsidRPr="0076075D" w:rsidRDefault="00136181">
            <w:pPr>
              <w:spacing w:before="0"/>
              <w:ind w:left="0"/>
              <w:jc w:val="both"/>
              <w:rPr>
                <w:sz w:val="22"/>
                <w:szCs w:val="22"/>
              </w:rPr>
            </w:pPr>
            <w:r w:rsidRPr="0076075D">
              <w:rPr>
                <w:sz w:val="22"/>
                <w:szCs w:val="22"/>
              </w:rPr>
              <w:t>Format: {}</w:t>
            </w:r>
          </w:p>
        </w:tc>
        <w:tc>
          <w:tcPr>
            <w:tcW w:w="4961" w:type="dxa"/>
          </w:tcPr>
          <w:p w14:paraId="0BD7B3CC" w14:textId="77777777" w:rsidR="00501898" w:rsidRPr="0076075D" w:rsidRDefault="00136181">
            <w:pPr>
              <w:spacing w:before="0"/>
              <w:ind w:left="0"/>
              <w:jc w:val="both"/>
              <w:rPr>
                <w:sz w:val="22"/>
                <w:szCs w:val="22"/>
              </w:rPr>
            </w:pPr>
            <w:r w:rsidRPr="0076075D">
              <w:rPr>
                <w:sz w:val="22"/>
                <w:szCs w:val="22"/>
              </w:rPr>
              <w:t>Giá trị của trường bổ sung</w:t>
            </w:r>
          </w:p>
          <w:p w14:paraId="6D194829" w14:textId="77777777" w:rsidR="00501898" w:rsidRPr="0076075D" w:rsidRDefault="00136181">
            <w:pPr>
              <w:spacing w:before="0"/>
              <w:ind w:left="0"/>
              <w:jc w:val="both"/>
              <w:rPr>
                <w:sz w:val="22"/>
                <w:szCs w:val="22"/>
              </w:rPr>
            </w:pPr>
            <w:r w:rsidRPr="0076075D">
              <w:rPr>
                <w:sz w:val="22"/>
                <w:szCs w:val="22"/>
              </w:rPr>
              <w:t>Có thể truyền nhiều giá trị được phân cách nhau bằng dấu “,”</w:t>
            </w:r>
          </w:p>
          <w:p w14:paraId="7DF24FCA" w14:textId="77777777" w:rsidR="00501898" w:rsidRPr="0076075D" w:rsidRDefault="00136181">
            <w:pPr>
              <w:spacing w:before="0"/>
              <w:ind w:left="0"/>
              <w:jc w:val="both"/>
              <w:rPr>
                <w:sz w:val="22"/>
                <w:szCs w:val="22"/>
              </w:rPr>
            </w:pPr>
            <w:r w:rsidRPr="0076075D">
              <w:rPr>
                <w:sz w:val="22"/>
                <w:szCs w:val="22"/>
              </w:rPr>
              <w:t xml:space="preserve">Ví dụ: </w:t>
            </w:r>
            <w:r w:rsidRPr="0076075D">
              <w:rPr>
                <w:i/>
                <w:sz w:val="22"/>
                <w:szCs w:val="22"/>
              </w:rPr>
              <w:t>{10000, 100}</w:t>
            </w:r>
          </w:p>
        </w:tc>
      </w:tr>
      <w:tr w:rsidR="00842632" w:rsidRPr="0076075D" w14:paraId="127F083B" w14:textId="77777777">
        <w:tc>
          <w:tcPr>
            <w:tcW w:w="1980" w:type="dxa"/>
          </w:tcPr>
          <w:p w14:paraId="208F4E84" w14:textId="77777777" w:rsidR="00842632" w:rsidRPr="0076075D" w:rsidRDefault="00842632" w:rsidP="00842632">
            <w:pPr>
              <w:spacing w:before="0" w:line="312" w:lineRule="auto"/>
              <w:ind w:left="0"/>
              <w:jc w:val="both"/>
              <w:rPr>
                <w:sz w:val="22"/>
                <w:szCs w:val="22"/>
              </w:rPr>
            </w:pPr>
            <w:r w:rsidRPr="0076075D">
              <w:rPr>
                <w:sz w:val="22"/>
                <w:szCs w:val="22"/>
              </w:rPr>
              <w:lastRenderedPageBreak/>
              <w:t>totalAdjustAmount20</w:t>
            </w:r>
          </w:p>
        </w:tc>
        <w:tc>
          <w:tcPr>
            <w:tcW w:w="2556" w:type="dxa"/>
          </w:tcPr>
          <w:p w14:paraId="34C3D626" w14:textId="77777777" w:rsidR="00842632" w:rsidRPr="0076075D" w:rsidRDefault="00842632" w:rsidP="00842632">
            <w:pPr>
              <w:spacing w:before="0" w:line="312" w:lineRule="auto"/>
              <w:ind w:left="-23"/>
              <w:jc w:val="both"/>
              <w:rPr>
                <w:sz w:val="22"/>
                <w:szCs w:val="22"/>
              </w:rPr>
            </w:pPr>
            <w:r w:rsidRPr="0076075D">
              <w:rPr>
                <w:sz w:val="22"/>
                <w:szCs w:val="22"/>
              </w:rPr>
              <w:t>Required: false</w:t>
            </w:r>
          </w:p>
          <w:p w14:paraId="57FB527C" w14:textId="77777777" w:rsidR="00842632" w:rsidRPr="0076075D" w:rsidRDefault="00842632" w:rsidP="00842632">
            <w:pPr>
              <w:spacing w:before="0" w:line="312" w:lineRule="auto"/>
              <w:ind w:left="-23"/>
              <w:jc w:val="both"/>
              <w:rPr>
                <w:sz w:val="22"/>
                <w:szCs w:val="22"/>
              </w:rPr>
            </w:pPr>
            <w:r w:rsidRPr="0076075D">
              <w:rPr>
                <w:sz w:val="22"/>
                <w:szCs w:val="22"/>
              </w:rPr>
              <w:t>DataType: BigDecimal</w:t>
            </w:r>
          </w:p>
          <w:p w14:paraId="5F98415A" w14:textId="77777777" w:rsidR="00842632" w:rsidRPr="0076075D" w:rsidRDefault="00842632" w:rsidP="00842632">
            <w:pPr>
              <w:spacing w:before="0" w:line="312" w:lineRule="auto"/>
              <w:ind w:left="-23"/>
              <w:jc w:val="both"/>
              <w:rPr>
                <w:sz w:val="22"/>
                <w:szCs w:val="22"/>
              </w:rPr>
            </w:pPr>
            <w:r w:rsidRPr="0076075D">
              <w:rPr>
                <w:sz w:val="22"/>
                <w:szCs w:val="22"/>
              </w:rPr>
              <w:t xml:space="preserve">Minlength: </w:t>
            </w:r>
          </w:p>
          <w:p w14:paraId="6F0FFF85" w14:textId="77777777" w:rsidR="00842632" w:rsidRPr="0076075D" w:rsidRDefault="00842632" w:rsidP="00842632">
            <w:pPr>
              <w:spacing w:before="0" w:line="312" w:lineRule="auto"/>
              <w:ind w:left="-23"/>
              <w:jc w:val="both"/>
              <w:rPr>
                <w:sz w:val="22"/>
                <w:szCs w:val="22"/>
              </w:rPr>
            </w:pPr>
            <w:r w:rsidRPr="0076075D">
              <w:rPr>
                <w:sz w:val="22"/>
                <w:szCs w:val="22"/>
              </w:rPr>
              <w:t>Maxlength: 19,9</w:t>
            </w:r>
          </w:p>
          <w:p w14:paraId="53CA8BC0" w14:textId="77777777" w:rsidR="00842632" w:rsidRPr="0076075D" w:rsidRDefault="00842632" w:rsidP="00842632">
            <w:pPr>
              <w:spacing w:before="0" w:line="312" w:lineRule="auto"/>
              <w:ind w:left="-23"/>
              <w:jc w:val="both"/>
              <w:rPr>
                <w:sz w:val="22"/>
                <w:szCs w:val="22"/>
              </w:rPr>
            </w:pPr>
            <w:r w:rsidRPr="0076075D">
              <w:rPr>
                <w:sz w:val="22"/>
                <w:szCs w:val="22"/>
              </w:rPr>
              <w:t>Format: [0-9.]+</w:t>
            </w:r>
          </w:p>
        </w:tc>
        <w:tc>
          <w:tcPr>
            <w:tcW w:w="4961" w:type="dxa"/>
          </w:tcPr>
          <w:p w14:paraId="1C601719" w14:textId="77777777" w:rsidR="00842632" w:rsidRPr="0076075D" w:rsidRDefault="00842632" w:rsidP="00842632">
            <w:pPr>
              <w:spacing w:before="0" w:line="312" w:lineRule="auto"/>
              <w:ind w:left="41"/>
              <w:rPr>
                <w:sz w:val="22"/>
                <w:szCs w:val="22"/>
              </w:rPr>
            </w:pPr>
            <w:r w:rsidRPr="0076075D">
              <w:rPr>
                <w:sz w:val="22"/>
                <w:szCs w:val="22"/>
              </w:rPr>
              <w:t>- Tổng tiền được giảm theo mức giảm Tỷ lệ % theo doanh thu đối với hoá đơn bán hàng.</w:t>
            </w:r>
          </w:p>
          <w:p w14:paraId="2D62E576" w14:textId="77777777" w:rsidR="00842632" w:rsidRPr="0076075D" w:rsidRDefault="00842632" w:rsidP="00842632">
            <w:pPr>
              <w:spacing w:before="0" w:line="312" w:lineRule="auto"/>
              <w:ind w:left="41"/>
              <w:rPr>
                <w:sz w:val="22"/>
                <w:szCs w:val="22"/>
              </w:rPr>
            </w:pPr>
            <w:r w:rsidRPr="0076075D">
              <w:rPr>
                <w:sz w:val="22"/>
                <w:szCs w:val="22"/>
              </w:rPr>
              <w:t>- Giá trị của trường này chỉ có ảnh hưởng đến giá trị hóa đơn khi trường adjustAmount20 trong phần generalInvoiceInfo có giá trị.</w:t>
            </w:r>
          </w:p>
          <w:p w14:paraId="4609AF5E" w14:textId="77777777" w:rsidR="00842632" w:rsidRPr="0076075D" w:rsidRDefault="00842632" w:rsidP="00842632">
            <w:pPr>
              <w:spacing w:before="0" w:line="312" w:lineRule="auto"/>
              <w:ind w:left="41"/>
              <w:rPr>
                <w:sz w:val="22"/>
                <w:szCs w:val="22"/>
              </w:rPr>
            </w:pPr>
            <w:r w:rsidRPr="0076075D">
              <w:rPr>
                <w:sz w:val="22"/>
                <w:szCs w:val="22"/>
              </w:rPr>
              <w:t xml:space="preserve">- Lưu ý: </w:t>
            </w:r>
          </w:p>
          <w:p w14:paraId="7C997845" w14:textId="77777777" w:rsidR="00842632" w:rsidRPr="0076075D" w:rsidRDefault="00842632" w:rsidP="00842632">
            <w:pPr>
              <w:spacing w:line="312" w:lineRule="auto"/>
              <w:ind w:left="119"/>
              <w:rPr>
                <w:sz w:val="22"/>
                <w:szCs w:val="22"/>
              </w:rPr>
            </w:pPr>
            <w:r w:rsidRPr="0076075D">
              <w:rPr>
                <w:sz w:val="22"/>
                <w:szCs w:val="22"/>
              </w:rPr>
              <w:t>+) Nếu người dùng truyền giá trị cho “</w:t>
            </w:r>
            <w:r w:rsidRPr="0076075D">
              <w:rPr>
                <w:b/>
                <w:bCs/>
                <w:sz w:val="22"/>
                <w:szCs w:val="22"/>
              </w:rPr>
              <w:t>totalAdjustAmount20</w:t>
            </w:r>
            <w:r w:rsidRPr="0076075D">
              <w:rPr>
                <w:sz w:val="22"/>
                <w:szCs w:val="22"/>
              </w:rPr>
              <w:t>” &gt;&gt; hệ thống nhận đúng giá trị được truyền vào mà không tính toán lại.   Dòng ghi chú: Đã giảm</w:t>
            </w:r>
            <w:r w:rsidRPr="0076075D">
              <w:rPr>
                <w:color w:val="FF0000"/>
                <w:sz w:val="22"/>
                <w:szCs w:val="22"/>
              </w:rPr>
              <w:t xml:space="preserve"> [totalAdjustAmount20]</w:t>
            </w:r>
            <w:r w:rsidRPr="0076075D">
              <w:rPr>
                <w:sz w:val="22"/>
                <w:szCs w:val="22"/>
              </w:rPr>
              <w:t xml:space="preserve"> đồng tương ứng 20% mức tỷ lệ % để tính thuế giá trị gia tăng theo …</w:t>
            </w:r>
          </w:p>
          <w:p w14:paraId="26A7E814" w14:textId="77777777" w:rsidR="00842632" w:rsidRPr="0076075D" w:rsidRDefault="00842632" w:rsidP="00842632">
            <w:pPr>
              <w:spacing w:line="312" w:lineRule="auto"/>
              <w:ind w:left="119"/>
              <w:rPr>
                <w:sz w:val="22"/>
                <w:szCs w:val="22"/>
              </w:rPr>
            </w:pPr>
            <w:r w:rsidRPr="0076075D">
              <w:rPr>
                <w:sz w:val="22"/>
                <w:szCs w:val="22"/>
              </w:rPr>
              <w:t xml:space="preserve">+) Nếu người dùng </w:t>
            </w:r>
            <w:r w:rsidRPr="0076075D">
              <w:rPr>
                <w:b/>
                <w:bCs/>
                <w:sz w:val="22"/>
                <w:szCs w:val="22"/>
              </w:rPr>
              <w:t>không</w:t>
            </w:r>
            <w:r w:rsidRPr="0076075D">
              <w:rPr>
                <w:sz w:val="22"/>
                <w:szCs w:val="22"/>
              </w:rPr>
              <w:t xml:space="preserve"> truyền giá trị cho “</w:t>
            </w:r>
            <w:r w:rsidRPr="0076075D">
              <w:rPr>
                <w:b/>
                <w:bCs/>
                <w:sz w:val="22"/>
                <w:szCs w:val="22"/>
              </w:rPr>
              <w:t>totalAdjustAmount20</w:t>
            </w:r>
            <w:r w:rsidRPr="0076075D">
              <w:rPr>
                <w:sz w:val="22"/>
                <w:szCs w:val="22"/>
              </w:rPr>
              <w:t xml:space="preserve">” mà </w:t>
            </w:r>
            <w:r w:rsidRPr="0076075D">
              <w:rPr>
                <w:b/>
                <w:bCs/>
                <w:sz w:val="22"/>
                <w:szCs w:val="22"/>
              </w:rPr>
              <w:t>chỉ truyền</w:t>
            </w:r>
            <w:r w:rsidRPr="0076075D">
              <w:rPr>
                <w:sz w:val="22"/>
                <w:szCs w:val="22"/>
              </w:rPr>
              <w:t xml:space="preserve"> giá trị cho </w:t>
            </w:r>
            <w:r w:rsidRPr="0076075D">
              <w:rPr>
                <w:i/>
                <w:iCs/>
                <w:sz w:val="22"/>
                <w:szCs w:val="22"/>
              </w:rPr>
              <w:t>adjustAmount20</w:t>
            </w:r>
            <w:r w:rsidRPr="0076075D">
              <w:rPr>
                <w:sz w:val="22"/>
                <w:szCs w:val="22"/>
              </w:rPr>
              <w:t xml:space="preserve"> và </w:t>
            </w:r>
            <w:r w:rsidRPr="0076075D">
              <w:rPr>
                <w:i/>
                <w:iCs/>
                <w:sz w:val="22"/>
                <w:szCs w:val="22"/>
              </w:rPr>
              <w:t xml:space="preserve">adjustRatio &gt;&gt; hệ thống tính lại theo công thức của Sinvoice. </w:t>
            </w:r>
            <w:r w:rsidRPr="0076075D">
              <w:rPr>
                <w:sz w:val="22"/>
                <w:szCs w:val="22"/>
              </w:rPr>
              <w:t>Dòng ghi chú điền giá trị mà hệ thống Sinvoice tự tính.</w:t>
            </w:r>
          </w:p>
        </w:tc>
      </w:tr>
      <w:tr w:rsidR="00501898" w:rsidRPr="0076075D" w14:paraId="5C4AA24B" w14:textId="77777777">
        <w:tc>
          <w:tcPr>
            <w:tcW w:w="1980" w:type="dxa"/>
          </w:tcPr>
          <w:p w14:paraId="2E6B856B" w14:textId="77777777" w:rsidR="00501898" w:rsidRPr="0076075D" w:rsidRDefault="00136181">
            <w:pPr>
              <w:spacing w:before="0"/>
              <w:ind w:left="0"/>
              <w:jc w:val="both"/>
              <w:rPr>
                <w:sz w:val="22"/>
                <w:szCs w:val="22"/>
              </w:rPr>
            </w:pPr>
            <w:r w:rsidRPr="0076075D">
              <w:rPr>
                <w:sz w:val="22"/>
                <w:szCs w:val="22"/>
              </w:rPr>
              <w:t>totalAmountAfterDiscount</w:t>
            </w:r>
          </w:p>
        </w:tc>
        <w:tc>
          <w:tcPr>
            <w:tcW w:w="2556" w:type="dxa"/>
          </w:tcPr>
          <w:p w14:paraId="6DEA265F" w14:textId="77777777" w:rsidR="00501898" w:rsidRPr="0076075D" w:rsidRDefault="00136181">
            <w:pPr>
              <w:spacing w:before="0"/>
              <w:ind w:left="0"/>
              <w:jc w:val="both"/>
              <w:rPr>
                <w:sz w:val="22"/>
                <w:szCs w:val="22"/>
              </w:rPr>
            </w:pPr>
            <w:r w:rsidRPr="0076075D">
              <w:rPr>
                <w:sz w:val="22"/>
                <w:szCs w:val="22"/>
              </w:rPr>
              <w:t>Required: false</w:t>
            </w:r>
          </w:p>
          <w:p w14:paraId="4ACEF5CF" w14:textId="77777777" w:rsidR="00501898" w:rsidRPr="0076075D" w:rsidRDefault="00136181">
            <w:pPr>
              <w:spacing w:before="0"/>
              <w:ind w:left="0"/>
              <w:jc w:val="both"/>
              <w:rPr>
                <w:sz w:val="22"/>
                <w:szCs w:val="22"/>
              </w:rPr>
            </w:pPr>
            <w:r w:rsidRPr="0076075D">
              <w:rPr>
                <w:sz w:val="22"/>
                <w:szCs w:val="22"/>
              </w:rPr>
              <w:t>DataType: BigDecimal</w:t>
            </w:r>
          </w:p>
          <w:p w14:paraId="00B8E43D" w14:textId="77777777" w:rsidR="00501898" w:rsidRPr="0076075D" w:rsidRDefault="00136181">
            <w:pPr>
              <w:spacing w:before="0"/>
              <w:ind w:left="0"/>
              <w:jc w:val="both"/>
              <w:rPr>
                <w:sz w:val="22"/>
                <w:szCs w:val="22"/>
              </w:rPr>
            </w:pPr>
            <w:r w:rsidRPr="0076075D">
              <w:rPr>
                <w:sz w:val="22"/>
                <w:szCs w:val="22"/>
              </w:rPr>
              <w:t xml:space="preserve">Minlength: </w:t>
            </w:r>
          </w:p>
          <w:p w14:paraId="5018AA10" w14:textId="77777777" w:rsidR="00501898" w:rsidRPr="0076075D" w:rsidRDefault="00136181">
            <w:pPr>
              <w:spacing w:before="0"/>
              <w:ind w:left="0"/>
              <w:jc w:val="both"/>
              <w:rPr>
                <w:sz w:val="22"/>
                <w:szCs w:val="22"/>
              </w:rPr>
            </w:pPr>
            <w:r w:rsidRPr="0076075D">
              <w:rPr>
                <w:sz w:val="22"/>
                <w:szCs w:val="22"/>
              </w:rPr>
              <w:t xml:space="preserve">Maxlength: </w:t>
            </w:r>
          </w:p>
          <w:p w14:paraId="5D41009A" w14:textId="77777777" w:rsidR="00501898" w:rsidRPr="0076075D" w:rsidRDefault="00136181">
            <w:pPr>
              <w:spacing w:before="0"/>
              <w:ind w:left="0"/>
              <w:jc w:val="both"/>
              <w:rPr>
                <w:sz w:val="22"/>
                <w:szCs w:val="22"/>
              </w:rPr>
            </w:pPr>
            <w:r w:rsidRPr="0076075D">
              <w:rPr>
                <w:sz w:val="22"/>
                <w:szCs w:val="22"/>
              </w:rPr>
              <w:t>Format: [0-9.]+</w:t>
            </w:r>
          </w:p>
        </w:tc>
        <w:tc>
          <w:tcPr>
            <w:tcW w:w="4961" w:type="dxa"/>
          </w:tcPr>
          <w:p w14:paraId="21C1029E" w14:textId="77777777" w:rsidR="00501898" w:rsidRPr="0076075D" w:rsidRDefault="00136181">
            <w:pPr>
              <w:spacing w:before="0"/>
              <w:ind w:left="28"/>
              <w:jc w:val="both"/>
              <w:rPr>
                <w:sz w:val="22"/>
                <w:szCs w:val="22"/>
              </w:rPr>
            </w:pPr>
            <w:r w:rsidRPr="0076075D">
              <w:rPr>
                <w:sz w:val="22"/>
                <w:szCs w:val="22"/>
              </w:rPr>
              <w:t xml:space="preserve">Là tổng tiền hóa đơn </w:t>
            </w:r>
            <w:r w:rsidRPr="0076075D">
              <w:rPr>
                <w:sz w:val="22"/>
                <w:szCs w:val="22"/>
                <w:lang w:val="vi-VN"/>
              </w:rPr>
              <w:t>sau khi trừ chiết khấu, giảm giá</w:t>
            </w:r>
            <w:r w:rsidRPr="0076075D">
              <w:rPr>
                <w:sz w:val="22"/>
                <w:szCs w:val="22"/>
              </w:rPr>
              <w:t>, chưa bao gồm VAT. Tổng tiền hóa đơn không có số âm.</w:t>
            </w:r>
          </w:p>
          <w:p w14:paraId="048E25BE" w14:textId="77777777" w:rsidR="00501898" w:rsidRPr="0076075D" w:rsidRDefault="00136181">
            <w:pPr>
              <w:spacing w:before="0"/>
              <w:ind w:left="0"/>
              <w:jc w:val="both"/>
              <w:rPr>
                <w:sz w:val="22"/>
                <w:szCs w:val="22"/>
                <w:lang w:val="en"/>
              </w:rPr>
            </w:pPr>
            <w:r w:rsidRPr="0076075D">
              <w:rPr>
                <w:b/>
                <w:sz w:val="22"/>
                <w:szCs w:val="22"/>
                <w:lang w:val="en"/>
              </w:rPr>
              <w:t xml:space="preserve">Lưu ý: </w:t>
            </w:r>
            <w:r w:rsidRPr="0076075D">
              <w:rPr>
                <w:sz w:val="22"/>
                <w:szCs w:val="22"/>
                <w:lang w:val="en"/>
              </w:rPr>
              <w:t>Trường hợp truyền giá trị 0 hoặc “0” cho trường validation: bắt buộc phải truyền giá trị khác null</w:t>
            </w:r>
          </w:p>
        </w:tc>
      </w:tr>
    </w:tbl>
    <w:p w14:paraId="364100E5" w14:textId="77777777" w:rsidR="00501898" w:rsidRPr="0076075D" w:rsidRDefault="00136181">
      <w:pPr>
        <w:pStyle w:val="NormalIndent"/>
        <w:rPr>
          <w:sz w:val="22"/>
          <w:szCs w:val="22"/>
        </w:rPr>
      </w:pPr>
      <w:r w:rsidRPr="0076075D">
        <w:rPr>
          <w:sz w:val="22"/>
          <w:szCs w:val="22"/>
          <w:highlight w:val="yellow"/>
        </w:rPr>
        <w:t>Dùng để tổng hợp tiền hàng cho toàn bộ hóa đơn. Không sử dụng, hệ thống tự tính tổng tiền hóa đơn, đốiv ới biên lai điện tử summarizeInfo là bắt buộc trường totalAmountWithTax</w:t>
      </w:r>
    </w:p>
    <w:p w14:paraId="76CC2F60" w14:textId="77777777" w:rsidR="00501898" w:rsidRPr="0076075D" w:rsidRDefault="00501898">
      <w:pPr>
        <w:jc w:val="both"/>
        <w:rPr>
          <w:sz w:val="22"/>
          <w:szCs w:val="22"/>
        </w:rPr>
      </w:pPr>
    </w:p>
    <w:p w14:paraId="12425C15" w14:textId="77777777" w:rsidR="00501898" w:rsidRPr="0076075D" w:rsidRDefault="00136181">
      <w:pPr>
        <w:jc w:val="both"/>
        <w:rPr>
          <w:sz w:val="22"/>
          <w:szCs w:val="22"/>
        </w:rPr>
      </w:pPr>
      <w:r w:rsidRPr="0076075D">
        <w:rPr>
          <w:sz w:val="22"/>
          <w:szCs w:val="22"/>
        </w:rPr>
        <w:t>Dữ liệu mẫu</w:t>
      </w:r>
    </w:p>
    <w:p w14:paraId="16D33BD1" w14:textId="77777777" w:rsidR="00501898" w:rsidRPr="0076075D" w:rsidRDefault="00136181">
      <w:pPr>
        <w:pStyle w:val="NormalIndent"/>
        <w:rPr>
          <w:sz w:val="22"/>
          <w:szCs w:val="22"/>
        </w:rPr>
      </w:pPr>
      <w:r w:rsidRPr="0076075D">
        <w:rPr>
          <w:sz w:val="22"/>
          <w:szCs w:val="22"/>
        </w:rPr>
        <w:t>Hóa đơn thường</w:t>
      </w:r>
    </w:p>
    <w:p w14:paraId="40AA7E8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"summarizeInfo": {</w:t>
      </w:r>
    </w:p>
    <w:p w14:paraId="67C473A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"sumOfTotalLineAmountWithoutTax": 100000,</w:t>
      </w:r>
    </w:p>
    <w:p w14:paraId="7694D3F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"totalAmountWithoutTax": 100000,</w:t>
      </w:r>
    </w:p>
    <w:p w14:paraId="469544F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"totalTaxAmount": 10000,</w:t>
      </w:r>
    </w:p>
    <w:p w14:paraId="67845AA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"totalAmountWithTax": 110000,</w:t>
      </w:r>
    </w:p>
    <w:p w14:paraId="5B97849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"totalAmountAfterDiscount": 0,</w:t>
      </w:r>
    </w:p>
    <w:p w14:paraId="5EC6D50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"totalAmountWithTaxInWords": "Một trăm mười nghìn đồng",</w:t>
      </w:r>
    </w:p>
    <w:p w14:paraId="0CE803A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"discountAmount": 0,</w:t>
      </w:r>
    </w:p>
    <w:p w14:paraId="3BE1E74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10,</w:t>
      </w:r>
    </w:p>
    <w:p w14:paraId="64726A0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"extraName": "{ Tiền phí đặc biệt, Tiền phí,  } ",</w:t>
      </w:r>
    </w:p>
    <w:p w14:paraId="145B7E1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"extraValue": "{ 00 ,00,}"</w:t>
      </w:r>
    </w:p>
    <w:p w14:paraId="150029F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4257CA9E" w14:textId="77777777" w:rsidR="00501898" w:rsidRPr="0076075D" w:rsidRDefault="00136181">
      <w:pPr>
        <w:pStyle w:val="NormalIndent"/>
        <w:rPr>
          <w:sz w:val="22"/>
          <w:szCs w:val="22"/>
        </w:rPr>
      </w:pPr>
      <w:r w:rsidRPr="0076075D">
        <w:rPr>
          <w:sz w:val="22"/>
          <w:szCs w:val="22"/>
        </w:rPr>
        <w:t>Hóa đơn có tổng tiền âm</w:t>
      </w:r>
    </w:p>
    <w:p w14:paraId="3D04E4F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lastRenderedPageBreak/>
        <w:t>"summarizeInfo": {</w:t>
      </w:r>
    </w:p>
    <w:p w14:paraId="7FD0C23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"sumOfTotalLineAmountWithoutTax": 100000,</w:t>
      </w:r>
    </w:p>
    <w:p w14:paraId="06B7230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"totalAmountWithoutTax": 100000,</w:t>
      </w:r>
    </w:p>
    <w:p w14:paraId="3AC6963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"totalTaxAmount": 10000,</w:t>
      </w:r>
    </w:p>
    <w:p w14:paraId="6F7E507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"totalAmountWithTax": 110000,</w:t>
      </w:r>
    </w:p>
    <w:p w14:paraId="5BE1C8C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"totalAmountAfterDiscount": 0,</w:t>
      </w:r>
    </w:p>
    <w:p w14:paraId="7FE19678"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"totalAmountWithTaxInWords": "Một trăm mười nghìn đồng",</w:t>
      </w:r>
    </w:p>
    <w:p w14:paraId="0C5681A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"discountAmount": 0,</w:t>
      </w:r>
    </w:p>
    <w:p w14:paraId="6DB92B3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"taxPercentage": 10,</w:t>
      </w:r>
    </w:p>
    <w:p w14:paraId="73BB389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"isTotalAmountPos": false,</w:t>
      </w:r>
    </w:p>
    <w:p w14:paraId="7075E20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"isTotalTaxAmountPos": false,</w:t>
      </w:r>
    </w:p>
    <w:p w14:paraId="756CE7C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"isTotalAmtWithoutTaxPos": false</w:t>
      </w:r>
      <w:r w:rsidRPr="0076075D">
        <w:rPr>
          <w:bCs/>
          <w:snapToGrid/>
          <w:color w:val="8000FF"/>
          <w:sz w:val="22"/>
          <w:szCs w:val="22"/>
        </w:rPr>
        <w:tab/>
      </w:r>
    </w:p>
    <w:p w14:paraId="6E05ABC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"extraName": "{ Tiền phí đặc biệt, Tiền phí,  } ",</w:t>
      </w:r>
    </w:p>
    <w:p w14:paraId="6A9B67A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"extraValue": "{ 00 ,00,}"</w:t>
      </w:r>
      <w:r w:rsidRPr="0076075D">
        <w:rPr>
          <w:bCs/>
          <w:snapToGrid/>
          <w:color w:val="8000FF"/>
          <w:sz w:val="22"/>
          <w:szCs w:val="22"/>
        </w:rPr>
        <w:tab/>
      </w:r>
    </w:p>
    <w:p w14:paraId="66E354D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3A3AB5A4" w14:textId="77777777" w:rsidR="00501898" w:rsidRPr="0076075D" w:rsidRDefault="00136181">
      <w:pPr>
        <w:pStyle w:val="StyleHeading2l2H2h21TimesNewRoman14pt"/>
        <w:rPr>
          <w:sz w:val="22"/>
          <w:szCs w:val="22"/>
        </w:rPr>
      </w:pPr>
      <w:bookmarkStart w:id="25" w:name="_Toc115266178"/>
      <w:r w:rsidRPr="0076075D">
        <w:rPr>
          <w:sz w:val="22"/>
          <w:szCs w:val="22"/>
        </w:rPr>
        <w:t>metadata</w:t>
      </w:r>
      <w:bookmarkEnd w:id="25"/>
    </w:p>
    <w:p w14:paraId="79571FE1" w14:textId="77777777" w:rsidR="00501898" w:rsidRPr="0076075D" w:rsidRDefault="00136181">
      <w:pPr>
        <w:pStyle w:val="NormalIndent"/>
        <w:rPr>
          <w:sz w:val="22"/>
          <w:szCs w:val="22"/>
        </w:rPr>
      </w:pPr>
      <w:r w:rsidRPr="0076075D">
        <w:rPr>
          <w:sz w:val="22"/>
          <w:szCs w:val="22"/>
        </w:rPr>
        <w:t>Dữ liệu các trường thông tin động (Thông tin trường bổ sung), ngoài các trường thông tin được mô tả ở trong mục 6 này. Nếu như trường thông tin chưa tồn tại trong mục 5, sẽ phải khai thêm. Trường động này sẽ gắn riêng cho từng mẫu hóa đơn của từng khách hàng. Danh sách các trường động của một mẫu cụ thể sẽ được lấy bằng hàm 7.7</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4961"/>
      </w:tblGrid>
      <w:tr w:rsidR="00501898" w:rsidRPr="0076075D" w14:paraId="492B0B78" w14:textId="77777777">
        <w:trPr>
          <w:trHeight w:val="395"/>
        </w:trPr>
        <w:tc>
          <w:tcPr>
            <w:tcW w:w="1980" w:type="dxa"/>
            <w:shd w:val="clear" w:color="auto" w:fill="EEECE1"/>
          </w:tcPr>
          <w:p w14:paraId="1E6EE9A2" w14:textId="77777777" w:rsidR="00501898" w:rsidRPr="0076075D" w:rsidRDefault="00136181">
            <w:pPr>
              <w:jc w:val="center"/>
              <w:rPr>
                <w:b/>
                <w:sz w:val="22"/>
                <w:szCs w:val="22"/>
              </w:rPr>
            </w:pPr>
            <w:r w:rsidRPr="0076075D">
              <w:rPr>
                <w:b/>
                <w:sz w:val="22"/>
                <w:szCs w:val="22"/>
              </w:rPr>
              <w:t>Tên trường</w:t>
            </w:r>
          </w:p>
        </w:tc>
        <w:tc>
          <w:tcPr>
            <w:tcW w:w="2556" w:type="dxa"/>
            <w:shd w:val="clear" w:color="auto" w:fill="EEECE1"/>
          </w:tcPr>
          <w:p w14:paraId="2005BF19" w14:textId="77777777" w:rsidR="00501898" w:rsidRPr="0076075D" w:rsidRDefault="00136181">
            <w:pPr>
              <w:jc w:val="center"/>
              <w:rPr>
                <w:b/>
                <w:sz w:val="22"/>
                <w:szCs w:val="22"/>
              </w:rPr>
            </w:pPr>
            <w:r w:rsidRPr="0076075D">
              <w:rPr>
                <w:b/>
                <w:sz w:val="22"/>
                <w:szCs w:val="22"/>
              </w:rPr>
              <w:t>Kiểu dữ liệu</w:t>
            </w:r>
          </w:p>
        </w:tc>
        <w:tc>
          <w:tcPr>
            <w:tcW w:w="4961" w:type="dxa"/>
            <w:shd w:val="clear" w:color="auto" w:fill="EEECE1"/>
          </w:tcPr>
          <w:p w14:paraId="1780F45B" w14:textId="77777777" w:rsidR="00501898" w:rsidRPr="0076075D" w:rsidRDefault="00136181">
            <w:pPr>
              <w:jc w:val="center"/>
              <w:rPr>
                <w:b/>
                <w:sz w:val="22"/>
                <w:szCs w:val="22"/>
              </w:rPr>
            </w:pPr>
            <w:r w:rsidRPr="0076075D">
              <w:rPr>
                <w:b/>
                <w:sz w:val="22"/>
                <w:szCs w:val="22"/>
              </w:rPr>
              <w:t>Mô tả</w:t>
            </w:r>
          </w:p>
        </w:tc>
      </w:tr>
      <w:tr w:rsidR="00501898" w:rsidRPr="0076075D" w14:paraId="72A1031D" w14:textId="77777777">
        <w:tc>
          <w:tcPr>
            <w:tcW w:w="1980" w:type="dxa"/>
          </w:tcPr>
          <w:p w14:paraId="1363CE37" w14:textId="77777777" w:rsidR="00501898" w:rsidRPr="0076075D" w:rsidRDefault="00136181">
            <w:pPr>
              <w:spacing w:before="0"/>
              <w:ind w:left="0"/>
              <w:jc w:val="both"/>
              <w:rPr>
                <w:sz w:val="22"/>
                <w:szCs w:val="22"/>
              </w:rPr>
            </w:pPr>
            <w:r w:rsidRPr="0076075D">
              <w:rPr>
                <w:sz w:val="22"/>
                <w:szCs w:val="22"/>
              </w:rPr>
              <w:t>keyTag</w:t>
            </w:r>
          </w:p>
        </w:tc>
        <w:tc>
          <w:tcPr>
            <w:tcW w:w="2556" w:type="dxa"/>
          </w:tcPr>
          <w:p w14:paraId="76EAE2BA" w14:textId="77777777" w:rsidR="00501898" w:rsidRPr="0076075D" w:rsidRDefault="00136181">
            <w:pPr>
              <w:spacing w:before="0"/>
              <w:ind w:left="0"/>
              <w:jc w:val="both"/>
              <w:rPr>
                <w:sz w:val="22"/>
                <w:szCs w:val="22"/>
              </w:rPr>
            </w:pPr>
            <w:r w:rsidRPr="0076075D">
              <w:rPr>
                <w:sz w:val="22"/>
                <w:szCs w:val="22"/>
              </w:rPr>
              <w:t>Required: false</w:t>
            </w:r>
          </w:p>
          <w:p w14:paraId="2C08F61A" w14:textId="77777777" w:rsidR="00501898" w:rsidRPr="0076075D" w:rsidRDefault="00136181">
            <w:pPr>
              <w:spacing w:before="0"/>
              <w:ind w:left="0"/>
              <w:jc w:val="both"/>
              <w:rPr>
                <w:sz w:val="22"/>
                <w:szCs w:val="22"/>
              </w:rPr>
            </w:pPr>
            <w:r w:rsidRPr="0076075D">
              <w:rPr>
                <w:sz w:val="22"/>
                <w:szCs w:val="22"/>
              </w:rPr>
              <w:t>DataType: String</w:t>
            </w:r>
          </w:p>
          <w:p w14:paraId="6ED61916" w14:textId="77777777" w:rsidR="00501898" w:rsidRPr="0076075D" w:rsidRDefault="00136181">
            <w:pPr>
              <w:spacing w:before="0"/>
              <w:ind w:left="0"/>
              <w:jc w:val="both"/>
              <w:rPr>
                <w:sz w:val="22"/>
                <w:szCs w:val="22"/>
              </w:rPr>
            </w:pPr>
            <w:r w:rsidRPr="0076075D">
              <w:rPr>
                <w:sz w:val="22"/>
                <w:szCs w:val="22"/>
              </w:rPr>
              <w:t xml:space="preserve">Minlength: </w:t>
            </w:r>
          </w:p>
          <w:p w14:paraId="268D526F" w14:textId="77777777" w:rsidR="00501898" w:rsidRPr="0076075D" w:rsidRDefault="00136181">
            <w:pPr>
              <w:spacing w:before="0"/>
              <w:ind w:left="0"/>
              <w:jc w:val="both"/>
              <w:rPr>
                <w:sz w:val="22"/>
                <w:szCs w:val="22"/>
              </w:rPr>
            </w:pPr>
            <w:r w:rsidRPr="0076075D">
              <w:rPr>
                <w:sz w:val="22"/>
                <w:szCs w:val="22"/>
              </w:rPr>
              <w:t xml:space="preserve">Maxlength: </w:t>
            </w:r>
          </w:p>
          <w:p w14:paraId="16A04677" w14:textId="77777777" w:rsidR="00501898" w:rsidRPr="0076075D" w:rsidRDefault="00136181">
            <w:pPr>
              <w:spacing w:before="0"/>
              <w:ind w:left="0"/>
              <w:jc w:val="both"/>
              <w:rPr>
                <w:sz w:val="22"/>
                <w:szCs w:val="22"/>
              </w:rPr>
            </w:pPr>
            <w:r w:rsidRPr="0076075D">
              <w:rPr>
                <w:sz w:val="22"/>
                <w:szCs w:val="22"/>
              </w:rPr>
              <w:t xml:space="preserve">Format: </w:t>
            </w:r>
          </w:p>
        </w:tc>
        <w:tc>
          <w:tcPr>
            <w:tcW w:w="4961" w:type="dxa"/>
          </w:tcPr>
          <w:p w14:paraId="1DBC0A6A" w14:textId="77777777" w:rsidR="00501898" w:rsidRPr="0076075D" w:rsidRDefault="00136181">
            <w:pPr>
              <w:spacing w:before="0" w:line="240" w:lineRule="auto"/>
              <w:ind w:left="0"/>
              <w:jc w:val="both"/>
              <w:rPr>
                <w:sz w:val="22"/>
                <w:szCs w:val="22"/>
              </w:rPr>
            </w:pPr>
            <w:r w:rsidRPr="0076075D">
              <w:rPr>
                <w:sz w:val="22"/>
                <w:szCs w:val="22"/>
              </w:rPr>
              <w:t>Tên dữ liệu</w:t>
            </w:r>
          </w:p>
          <w:p w14:paraId="51E84D6A" w14:textId="77777777" w:rsidR="00501898" w:rsidRPr="0076075D" w:rsidRDefault="00136181">
            <w:pPr>
              <w:spacing w:before="0" w:line="240" w:lineRule="auto"/>
              <w:ind w:left="0"/>
              <w:jc w:val="both"/>
              <w:rPr>
                <w:sz w:val="22"/>
                <w:szCs w:val="22"/>
              </w:rPr>
            </w:pPr>
            <w:r w:rsidRPr="0076075D">
              <w:rPr>
                <w:sz w:val="22"/>
                <w:szCs w:val="22"/>
              </w:rPr>
              <w:t xml:space="preserve">Text: </w:t>
            </w:r>
          </w:p>
          <w:p w14:paraId="57EEAB3B" w14:textId="77777777" w:rsidR="00501898" w:rsidRPr="0076075D" w:rsidRDefault="00136181">
            <w:pPr>
              <w:spacing w:before="0" w:line="240" w:lineRule="auto"/>
              <w:ind w:left="0"/>
              <w:jc w:val="both"/>
              <w:rPr>
                <w:sz w:val="22"/>
                <w:szCs w:val="22"/>
              </w:rPr>
            </w:pPr>
            <w:r w:rsidRPr="0076075D">
              <w:rPr>
                <w:sz w:val="22"/>
                <w:szCs w:val="22"/>
              </w:rPr>
              <w:t>Number:</w:t>
            </w:r>
          </w:p>
          <w:p w14:paraId="7A2BDA76" w14:textId="77777777" w:rsidR="00501898" w:rsidRPr="0076075D" w:rsidRDefault="00136181">
            <w:pPr>
              <w:spacing w:before="0" w:line="240" w:lineRule="auto"/>
              <w:ind w:left="0"/>
              <w:jc w:val="both"/>
              <w:rPr>
                <w:sz w:val="22"/>
                <w:szCs w:val="22"/>
              </w:rPr>
            </w:pPr>
            <w:r w:rsidRPr="0076075D">
              <w:rPr>
                <w:sz w:val="22"/>
                <w:szCs w:val="22"/>
              </w:rPr>
              <w:t>Date: Duedate</w:t>
            </w:r>
          </w:p>
          <w:p w14:paraId="7F68CD82" w14:textId="77777777" w:rsidR="00501898" w:rsidRPr="0076075D" w:rsidRDefault="00501898">
            <w:pPr>
              <w:spacing w:before="0" w:line="240" w:lineRule="auto"/>
              <w:ind w:left="0"/>
              <w:rPr>
                <w:sz w:val="22"/>
                <w:szCs w:val="22"/>
              </w:rPr>
            </w:pPr>
          </w:p>
        </w:tc>
      </w:tr>
      <w:tr w:rsidR="00501898" w:rsidRPr="0076075D" w14:paraId="60C61E5D" w14:textId="77777777">
        <w:tc>
          <w:tcPr>
            <w:tcW w:w="1980" w:type="dxa"/>
          </w:tcPr>
          <w:p w14:paraId="2601585D" w14:textId="77777777" w:rsidR="00501898" w:rsidRPr="0076075D" w:rsidRDefault="00136181">
            <w:pPr>
              <w:spacing w:before="0"/>
              <w:ind w:left="0"/>
              <w:jc w:val="both"/>
              <w:rPr>
                <w:sz w:val="22"/>
                <w:szCs w:val="22"/>
              </w:rPr>
            </w:pPr>
            <w:r w:rsidRPr="0076075D">
              <w:rPr>
                <w:sz w:val="22"/>
                <w:szCs w:val="22"/>
              </w:rPr>
              <w:t>valueType</w:t>
            </w:r>
          </w:p>
        </w:tc>
        <w:tc>
          <w:tcPr>
            <w:tcW w:w="2556" w:type="dxa"/>
          </w:tcPr>
          <w:p w14:paraId="1CA79FC2" w14:textId="77777777" w:rsidR="00501898" w:rsidRPr="0076075D" w:rsidRDefault="00136181">
            <w:pPr>
              <w:spacing w:before="0"/>
              <w:ind w:left="0"/>
              <w:jc w:val="both"/>
              <w:rPr>
                <w:sz w:val="22"/>
                <w:szCs w:val="22"/>
              </w:rPr>
            </w:pPr>
            <w:r w:rsidRPr="0076075D">
              <w:rPr>
                <w:sz w:val="22"/>
                <w:szCs w:val="22"/>
              </w:rPr>
              <w:t>Required: false</w:t>
            </w:r>
          </w:p>
          <w:p w14:paraId="65A8A340" w14:textId="77777777" w:rsidR="00501898" w:rsidRPr="0076075D" w:rsidRDefault="00136181">
            <w:pPr>
              <w:spacing w:before="0"/>
              <w:ind w:left="0"/>
              <w:jc w:val="both"/>
              <w:rPr>
                <w:sz w:val="22"/>
                <w:szCs w:val="22"/>
              </w:rPr>
            </w:pPr>
            <w:r w:rsidRPr="0076075D">
              <w:rPr>
                <w:sz w:val="22"/>
                <w:szCs w:val="22"/>
              </w:rPr>
              <w:t>DataType: String</w:t>
            </w:r>
          </w:p>
          <w:p w14:paraId="118BBCEC" w14:textId="77777777" w:rsidR="00501898" w:rsidRPr="0076075D" w:rsidRDefault="00136181">
            <w:pPr>
              <w:spacing w:before="0"/>
              <w:ind w:left="0"/>
              <w:jc w:val="both"/>
              <w:rPr>
                <w:sz w:val="22"/>
                <w:szCs w:val="22"/>
              </w:rPr>
            </w:pPr>
            <w:r w:rsidRPr="0076075D">
              <w:rPr>
                <w:sz w:val="22"/>
                <w:szCs w:val="22"/>
              </w:rPr>
              <w:t xml:space="preserve">Minlength: </w:t>
            </w:r>
          </w:p>
          <w:p w14:paraId="38DB6813" w14:textId="77777777" w:rsidR="00501898" w:rsidRPr="0076075D" w:rsidRDefault="00136181">
            <w:pPr>
              <w:spacing w:before="0"/>
              <w:ind w:left="0"/>
              <w:jc w:val="both"/>
              <w:rPr>
                <w:sz w:val="22"/>
                <w:szCs w:val="22"/>
              </w:rPr>
            </w:pPr>
            <w:r w:rsidRPr="0076075D">
              <w:rPr>
                <w:sz w:val="22"/>
                <w:szCs w:val="22"/>
              </w:rPr>
              <w:t xml:space="preserve">Maxlength: </w:t>
            </w:r>
          </w:p>
          <w:p w14:paraId="54347F89" w14:textId="77777777" w:rsidR="00501898" w:rsidRPr="0076075D" w:rsidRDefault="00136181">
            <w:pPr>
              <w:spacing w:before="0"/>
              <w:ind w:left="0"/>
              <w:jc w:val="both"/>
              <w:rPr>
                <w:sz w:val="22"/>
                <w:szCs w:val="22"/>
              </w:rPr>
            </w:pPr>
            <w:r w:rsidRPr="0076075D">
              <w:rPr>
                <w:sz w:val="22"/>
                <w:szCs w:val="22"/>
              </w:rPr>
              <w:t xml:space="preserve">Format: </w:t>
            </w:r>
          </w:p>
        </w:tc>
        <w:tc>
          <w:tcPr>
            <w:tcW w:w="4961" w:type="dxa"/>
          </w:tcPr>
          <w:p w14:paraId="7D0D946A" w14:textId="77777777" w:rsidR="00501898" w:rsidRPr="0076075D" w:rsidRDefault="00136181">
            <w:pPr>
              <w:spacing w:before="0"/>
              <w:ind w:left="41"/>
              <w:rPr>
                <w:sz w:val="22"/>
                <w:szCs w:val="22"/>
              </w:rPr>
            </w:pPr>
            <w:r w:rsidRPr="0076075D">
              <w:rPr>
                <w:sz w:val="22"/>
                <w:szCs w:val="22"/>
              </w:rPr>
              <w:t>Kiểu dữ liệu gồm: text, number, date</w:t>
            </w:r>
          </w:p>
          <w:p w14:paraId="0D03AB0F" w14:textId="77777777" w:rsidR="00501898" w:rsidRPr="0076075D" w:rsidRDefault="00501898">
            <w:pPr>
              <w:spacing w:before="0"/>
              <w:ind w:left="41"/>
              <w:jc w:val="both"/>
              <w:rPr>
                <w:sz w:val="22"/>
                <w:szCs w:val="22"/>
              </w:rPr>
            </w:pPr>
          </w:p>
        </w:tc>
      </w:tr>
      <w:tr w:rsidR="00501898" w:rsidRPr="0076075D" w14:paraId="4C903BD6" w14:textId="77777777">
        <w:tc>
          <w:tcPr>
            <w:tcW w:w="1980" w:type="dxa"/>
          </w:tcPr>
          <w:p w14:paraId="2B87AD4E" w14:textId="77777777" w:rsidR="00501898" w:rsidRPr="0076075D" w:rsidRDefault="00136181">
            <w:pPr>
              <w:spacing w:before="0"/>
              <w:ind w:left="0"/>
              <w:jc w:val="both"/>
              <w:rPr>
                <w:sz w:val="22"/>
                <w:szCs w:val="22"/>
              </w:rPr>
            </w:pPr>
            <w:r w:rsidRPr="0076075D">
              <w:rPr>
                <w:sz w:val="22"/>
                <w:szCs w:val="22"/>
              </w:rPr>
              <w:t>dateValue</w:t>
            </w:r>
          </w:p>
        </w:tc>
        <w:tc>
          <w:tcPr>
            <w:tcW w:w="2556" w:type="dxa"/>
          </w:tcPr>
          <w:p w14:paraId="0F1042CF" w14:textId="77777777" w:rsidR="00501898" w:rsidRPr="0076075D" w:rsidRDefault="00136181">
            <w:pPr>
              <w:spacing w:before="0"/>
              <w:ind w:left="0"/>
              <w:jc w:val="both"/>
              <w:rPr>
                <w:sz w:val="22"/>
                <w:szCs w:val="22"/>
              </w:rPr>
            </w:pPr>
            <w:r w:rsidRPr="0076075D">
              <w:rPr>
                <w:sz w:val="22"/>
                <w:szCs w:val="22"/>
              </w:rPr>
              <w:t>Required: false</w:t>
            </w:r>
          </w:p>
          <w:p w14:paraId="7DDFBEE3" w14:textId="77777777" w:rsidR="00501898" w:rsidRPr="0076075D" w:rsidRDefault="00136181">
            <w:pPr>
              <w:spacing w:before="0"/>
              <w:ind w:left="0"/>
              <w:jc w:val="both"/>
              <w:rPr>
                <w:sz w:val="22"/>
                <w:szCs w:val="22"/>
              </w:rPr>
            </w:pPr>
            <w:r w:rsidRPr="0076075D">
              <w:rPr>
                <w:sz w:val="22"/>
                <w:szCs w:val="22"/>
              </w:rPr>
              <w:t>DataType: Date</w:t>
            </w:r>
          </w:p>
          <w:p w14:paraId="0BAAF371" w14:textId="77777777" w:rsidR="00501898" w:rsidRPr="0076075D" w:rsidRDefault="00136181">
            <w:pPr>
              <w:spacing w:before="0"/>
              <w:ind w:left="0"/>
              <w:jc w:val="both"/>
              <w:rPr>
                <w:sz w:val="22"/>
                <w:szCs w:val="22"/>
              </w:rPr>
            </w:pPr>
            <w:r w:rsidRPr="0076075D">
              <w:rPr>
                <w:sz w:val="22"/>
                <w:szCs w:val="22"/>
              </w:rPr>
              <w:t xml:space="preserve">Minlength: </w:t>
            </w:r>
          </w:p>
          <w:p w14:paraId="3849FBF6" w14:textId="77777777" w:rsidR="00501898" w:rsidRPr="0076075D" w:rsidRDefault="00136181">
            <w:pPr>
              <w:spacing w:before="0"/>
              <w:ind w:left="0"/>
              <w:jc w:val="both"/>
              <w:rPr>
                <w:sz w:val="22"/>
                <w:szCs w:val="22"/>
              </w:rPr>
            </w:pPr>
            <w:r w:rsidRPr="0076075D">
              <w:rPr>
                <w:sz w:val="22"/>
                <w:szCs w:val="22"/>
              </w:rPr>
              <w:t xml:space="preserve">Maxlength: </w:t>
            </w:r>
          </w:p>
          <w:p w14:paraId="0953D1E8" w14:textId="77777777" w:rsidR="00501898" w:rsidRPr="0076075D" w:rsidRDefault="00136181">
            <w:pPr>
              <w:spacing w:before="0"/>
              <w:ind w:left="0"/>
              <w:jc w:val="both"/>
              <w:rPr>
                <w:sz w:val="22"/>
                <w:szCs w:val="22"/>
              </w:rPr>
            </w:pPr>
            <w:r w:rsidRPr="0076075D">
              <w:rPr>
                <w:sz w:val="22"/>
                <w:szCs w:val="22"/>
              </w:rPr>
              <w:t xml:space="preserve">Format: </w:t>
            </w:r>
          </w:p>
        </w:tc>
        <w:tc>
          <w:tcPr>
            <w:tcW w:w="4961" w:type="dxa"/>
          </w:tcPr>
          <w:p w14:paraId="6FA853F8" w14:textId="77777777" w:rsidR="00501898" w:rsidRPr="0076075D" w:rsidRDefault="00136181">
            <w:pPr>
              <w:spacing w:before="0"/>
              <w:ind w:left="41"/>
              <w:jc w:val="both"/>
              <w:rPr>
                <w:sz w:val="22"/>
                <w:szCs w:val="22"/>
              </w:rPr>
            </w:pPr>
            <w:r w:rsidRPr="0076075D">
              <w:rPr>
                <w:sz w:val="22"/>
                <w:szCs w:val="22"/>
              </w:rPr>
              <w:t>Giá trị dữ liệu khi kiểu là date.</w:t>
            </w:r>
          </w:p>
          <w:p w14:paraId="27AA551F" w14:textId="77777777" w:rsidR="00501898" w:rsidRPr="0076075D" w:rsidRDefault="00501898">
            <w:pPr>
              <w:spacing w:before="0"/>
              <w:ind w:left="41"/>
              <w:rPr>
                <w:sz w:val="22"/>
                <w:szCs w:val="22"/>
              </w:rPr>
            </w:pPr>
          </w:p>
        </w:tc>
      </w:tr>
      <w:tr w:rsidR="00501898" w:rsidRPr="0076075D" w14:paraId="7CBC1B58" w14:textId="77777777">
        <w:tc>
          <w:tcPr>
            <w:tcW w:w="1980" w:type="dxa"/>
          </w:tcPr>
          <w:p w14:paraId="545455B6" w14:textId="77777777" w:rsidR="00501898" w:rsidRPr="0076075D" w:rsidRDefault="00136181">
            <w:pPr>
              <w:spacing w:before="0"/>
              <w:ind w:left="0"/>
              <w:jc w:val="both"/>
              <w:rPr>
                <w:sz w:val="22"/>
                <w:szCs w:val="22"/>
              </w:rPr>
            </w:pPr>
            <w:r w:rsidRPr="0076075D">
              <w:rPr>
                <w:sz w:val="22"/>
                <w:szCs w:val="22"/>
              </w:rPr>
              <w:t>stringValue</w:t>
            </w:r>
          </w:p>
        </w:tc>
        <w:tc>
          <w:tcPr>
            <w:tcW w:w="2556" w:type="dxa"/>
          </w:tcPr>
          <w:p w14:paraId="42690035" w14:textId="77777777" w:rsidR="00501898" w:rsidRPr="0076075D" w:rsidRDefault="00136181">
            <w:pPr>
              <w:spacing w:before="0"/>
              <w:ind w:left="0"/>
              <w:jc w:val="both"/>
              <w:rPr>
                <w:sz w:val="22"/>
                <w:szCs w:val="22"/>
              </w:rPr>
            </w:pPr>
            <w:r w:rsidRPr="0076075D">
              <w:rPr>
                <w:sz w:val="22"/>
                <w:szCs w:val="22"/>
              </w:rPr>
              <w:t>Required: false</w:t>
            </w:r>
          </w:p>
          <w:p w14:paraId="5139C9F8" w14:textId="77777777" w:rsidR="00501898" w:rsidRPr="0076075D" w:rsidRDefault="00136181">
            <w:pPr>
              <w:spacing w:before="0"/>
              <w:ind w:left="0"/>
              <w:jc w:val="both"/>
              <w:rPr>
                <w:sz w:val="22"/>
                <w:szCs w:val="22"/>
              </w:rPr>
            </w:pPr>
            <w:r w:rsidRPr="0076075D">
              <w:rPr>
                <w:sz w:val="22"/>
                <w:szCs w:val="22"/>
              </w:rPr>
              <w:t>DataType: String</w:t>
            </w:r>
          </w:p>
          <w:p w14:paraId="31060B55" w14:textId="77777777" w:rsidR="00501898" w:rsidRPr="0076075D" w:rsidRDefault="00136181">
            <w:pPr>
              <w:spacing w:before="0"/>
              <w:ind w:left="0"/>
              <w:jc w:val="both"/>
              <w:rPr>
                <w:sz w:val="22"/>
                <w:szCs w:val="22"/>
              </w:rPr>
            </w:pPr>
            <w:r w:rsidRPr="0076075D">
              <w:rPr>
                <w:sz w:val="22"/>
                <w:szCs w:val="22"/>
              </w:rPr>
              <w:t xml:space="preserve">Minlength: </w:t>
            </w:r>
          </w:p>
          <w:p w14:paraId="4FED865B" w14:textId="77777777" w:rsidR="00501898" w:rsidRPr="0076075D" w:rsidRDefault="00136181">
            <w:pPr>
              <w:spacing w:before="0"/>
              <w:ind w:left="0"/>
              <w:jc w:val="both"/>
              <w:rPr>
                <w:sz w:val="22"/>
                <w:szCs w:val="22"/>
                <w:lang w:val="en"/>
              </w:rPr>
            </w:pPr>
            <w:r w:rsidRPr="0076075D">
              <w:rPr>
                <w:sz w:val="22"/>
                <w:szCs w:val="22"/>
              </w:rPr>
              <w:t xml:space="preserve">Maxlength: </w:t>
            </w:r>
            <w:r w:rsidRPr="0076075D">
              <w:rPr>
                <w:sz w:val="22"/>
                <w:szCs w:val="22"/>
                <w:lang w:val="vi-VN"/>
              </w:rPr>
              <w:t>5</w:t>
            </w:r>
            <w:r w:rsidRPr="0076075D">
              <w:rPr>
                <w:sz w:val="22"/>
                <w:szCs w:val="22"/>
                <w:lang w:val="en"/>
              </w:rPr>
              <w:t>00</w:t>
            </w:r>
          </w:p>
          <w:p w14:paraId="66484006" w14:textId="77777777" w:rsidR="00501898" w:rsidRPr="0076075D" w:rsidRDefault="00136181">
            <w:pPr>
              <w:spacing w:before="0"/>
              <w:ind w:left="0"/>
              <w:jc w:val="both"/>
              <w:rPr>
                <w:sz w:val="22"/>
                <w:szCs w:val="22"/>
              </w:rPr>
            </w:pPr>
            <w:r w:rsidRPr="0076075D">
              <w:rPr>
                <w:sz w:val="22"/>
                <w:szCs w:val="22"/>
              </w:rPr>
              <w:lastRenderedPageBreak/>
              <w:t>Format:</w:t>
            </w:r>
          </w:p>
        </w:tc>
        <w:tc>
          <w:tcPr>
            <w:tcW w:w="4961" w:type="dxa"/>
          </w:tcPr>
          <w:p w14:paraId="7CCD26C1" w14:textId="77777777" w:rsidR="00501898" w:rsidRPr="0076075D" w:rsidRDefault="00136181">
            <w:pPr>
              <w:spacing w:before="0"/>
              <w:ind w:left="41"/>
              <w:jc w:val="both"/>
              <w:rPr>
                <w:sz w:val="22"/>
                <w:szCs w:val="22"/>
              </w:rPr>
            </w:pPr>
            <w:r w:rsidRPr="0076075D">
              <w:rPr>
                <w:sz w:val="22"/>
                <w:szCs w:val="22"/>
              </w:rPr>
              <w:lastRenderedPageBreak/>
              <w:t>Giá trị dữ liệu khi kiểu là text</w:t>
            </w:r>
          </w:p>
          <w:p w14:paraId="6554AEA0" w14:textId="77777777" w:rsidR="00501898" w:rsidRPr="0076075D" w:rsidRDefault="00501898">
            <w:pPr>
              <w:spacing w:before="0"/>
              <w:ind w:left="41"/>
              <w:rPr>
                <w:sz w:val="22"/>
                <w:szCs w:val="22"/>
              </w:rPr>
            </w:pPr>
          </w:p>
        </w:tc>
      </w:tr>
      <w:tr w:rsidR="00501898" w:rsidRPr="0076075D" w14:paraId="3DA859CB" w14:textId="77777777">
        <w:tc>
          <w:tcPr>
            <w:tcW w:w="1980" w:type="dxa"/>
          </w:tcPr>
          <w:p w14:paraId="5771FC66" w14:textId="77777777" w:rsidR="00501898" w:rsidRPr="0076075D" w:rsidRDefault="00136181">
            <w:pPr>
              <w:spacing w:before="0"/>
              <w:ind w:left="0"/>
              <w:jc w:val="both"/>
              <w:rPr>
                <w:sz w:val="22"/>
                <w:szCs w:val="22"/>
              </w:rPr>
            </w:pPr>
            <w:r w:rsidRPr="0076075D">
              <w:rPr>
                <w:sz w:val="22"/>
                <w:szCs w:val="22"/>
              </w:rPr>
              <w:lastRenderedPageBreak/>
              <w:t>numberValue</w:t>
            </w:r>
          </w:p>
        </w:tc>
        <w:tc>
          <w:tcPr>
            <w:tcW w:w="2556" w:type="dxa"/>
          </w:tcPr>
          <w:p w14:paraId="4AECB197" w14:textId="77777777" w:rsidR="00501898" w:rsidRPr="0076075D" w:rsidRDefault="00136181">
            <w:pPr>
              <w:spacing w:before="0"/>
              <w:ind w:left="0"/>
              <w:jc w:val="both"/>
              <w:rPr>
                <w:sz w:val="22"/>
                <w:szCs w:val="22"/>
              </w:rPr>
            </w:pPr>
            <w:r w:rsidRPr="0076075D">
              <w:rPr>
                <w:sz w:val="22"/>
                <w:szCs w:val="22"/>
              </w:rPr>
              <w:t>Required: false</w:t>
            </w:r>
          </w:p>
          <w:p w14:paraId="7565D434" w14:textId="77777777" w:rsidR="00501898" w:rsidRPr="0076075D" w:rsidRDefault="00136181">
            <w:pPr>
              <w:spacing w:before="0"/>
              <w:ind w:left="0"/>
              <w:jc w:val="both"/>
              <w:rPr>
                <w:sz w:val="22"/>
                <w:szCs w:val="22"/>
              </w:rPr>
            </w:pPr>
            <w:r w:rsidRPr="0076075D">
              <w:rPr>
                <w:sz w:val="22"/>
                <w:szCs w:val="22"/>
              </w:rPr>
              <w:t>DataType: Integer</w:t>
            </w:r>
          </w:p>
          <w:p w14:paraId="5E8AD3BD" w14:textId="77777777" w:rsidR="00501898" w:rsidRPr="0076075D" w:rsidRDefault="00136181">
            <w:pPr>
              <w:spacing w:before="0"/>
              <w:ind w:left="0"/>
              <w:jc w:val="both"/>
              <w:rPr>
                <w:sz w:val="22"/>
                <w:szCs w:val="22"/>
              </w:rPr>
            </w:pPr>
            <w:r w:rsidRPr="0076075D">
              <w:rPr>
                <w:sz w:val="22"/>
                <w:szCs w:val="22"/>
              </w:rPr>
              <w:t xml:space="preserve">Minlength: </w:t>
            </w:r>
          </w:p>
          <w:p w14:paraId="0EE9D573" w14:textId="77777777" w:rsidR="00501898" w:rsidRPr="0076075D" w:rsidRDefault="00136181">
            <w:pPr>
              <w:spacing w:before="0"/>
              <w:ind w:left="0"/>
              <w:jc w:val="both"/>
              <w:rPr>
                <w:sz w:val="22"/>
                <w:szCs w:val="22"/>
              </w:rPr>
            </w:pPr>
            <w:r w:rsidRPr="0076075D">
              <w:rPr>
                <w:sz w:val="22"/>
                <w:szCs w:val="22"/>
              </w:rPr>
              <w:t>Maxlength: 6</w:t>
            </w:r>
          </w:p>
          <w:p w14:paraId="3BAE63CF"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2C37DD88" w14:textId="77777777" w:rsidR="00501898" w:rsidRPr="0076075D" w:rsidRDefault="00136181">
            <w:pPr>
              <w:spacing w:before="0"/>
              <w:ind w:left="41"/>
              <w:rPr>
                <w:sz w:val="22"/>
                <w:szCs w:val="22"/>
              </w:rPr>
            </w:pPr>
            <w:r w:rsidRPr="0076075D">
              <w:rPr>
                <w:sz w:val="22"/>
                <w:szCs w:val="22"/>
              </w:rPr>
              <w:t>Giá trị dữ liệu khi kiểu là number</w:t>
            </w:r>
          </w:p>
          <w:p w14:paraId="763A825E" w14:textId="77777777" w:rsidR="00501898" w:rsidRPr="0076075D" w:rsidRDefault="00501898">
            <w:pPr>
              <w:spacing w:before="0"/>
              <w:ind w:left="41"/>
              <w:rPr>
                <w:sz w:val="22"/>
                <w:szCs w:val="22"/>
              </w:rPr>
            </w:pPr>
          </w:p>
        </w:tc>
      </w:tr>
      <w:tr w:rsidR="00501898" w:rsidRPr="0076075D" w14:paraId="0152CD3B" w14:textId="77777777">
        <w:tc>
          <w:tcPr>
            <w:tcW w:w="1980" w:type="dxa"/>
          </w:tcPr>
          <w:p w14:paraId="7E898E25" w14:textId="77777777" w:rsidR="00501898" w:rsidRPr="0076075D" w:rsidRDefault="00136181">
            <w:pPr>
              <w:spacing w:before="0"/>
              <w:ind w:left="0"/>
              <w:jc w:val="both"/>
              <w:rPr>
                <w:sz w:val="22"/>
                <w:szCs w:val="22"/>
              </w:rPr>
            </w:pPr>
            <w:r w:rsidRPr="0076075D">
              <w:rPr>
                <w:sz w:val="22"/>
                <w:szCs w:val="22"/>
              </w:rPr>
              <w:t>keyLabel</w:t>
            </w:r>
          </w:p>
        </w:tc>
        <w:tc>
          <w:tcPr>
            <w:tcW w:w="2556" w:type="dxa"/>
          </w:tcPr>
          <w:p w14:paraId="7E1F13A1" w14:textId="77777777" w:rsidR="00501898" w:rsidRPr="0076075D" w:rsidRDefault="00136181">
            <w:pPr>
              <w:spacing w:before="0"/>
              <w:ind w:left="0"/>
              <w:jc w:val="both"/>
              <w:rPr>
                <w:sz w:val="22"/>
                <w:szCs w:val="22"/>
              </w:rPr>
            </w:pPr>
            <w:r w:rsidRPr="0076075D">
              <w:rPr>
                <w:sz w:val="22"/>
                <w:szCs w:val="22"/>
              </w:rPr>
              <w:t>Required: false</w:t>
            </w:r>
          </w:p>
          <w:p w14:paraId="094100CD" w14:textId="77777777" w:rsidR="00501898" w:rsidRPr="0076075D" w:rsidRDefault="00136181">
            <w:pPr>
              <w:spacing w:before="0"/>
              <w:ind w:left="0"/>
              <w:jc w:val="both"/>
              <w:rPr>
                <w:sz w:val="22"/>
                <w:szCs w:val="22"/>
              </w:rPr>
            </w:pPr>
            <w:r w:rsidRPr="0076075D">
              <w:rPr>
                <w:sz w:val="22"/>
                <w:szCs w:val="22"/>
              </w:rPr>
              <w:t>DataType: String</w:t>
            </w:r>
          </w:p>
          <w:p w14:paraId="1DC86EF3" w14:textId="77777777" w:rsidR="00501898" w:rsidRPr="0076075D" w:rsidRDefault="00136181">
            <w:pPr>
              <w:spacing w:before="0"/>
              <w:ind w:left="0"/>
              <w:jc w:val="both"/>
              <w:rPr>
                <w:sz w:val="22"/>
                <w:szCs w:val="22"/>
              </w:rPr>
            </w:pPr>
            <w:r w:rsidRPr="0076075D">
              <w:rPr>
                <w:sz w:val="22"/>
                <w:szCs w:val="22"/>
              </w:rPr>
              <w:t xml:space="preserve">Minlength: </w:t>
            </w:r>
          </w:p>
          <w:p w14:paraId="2D5515C7" w14:textId="77777777" w:rsidR="00501898" w:rsidRPr="0076075D" w:rsidRDefault="00136181">
            <w:pPr>
              <w:spacing w:before="0"/>
              <w:ind w:left="0"/>
              <w:jc w:val="both"/>
              <w:rPr>
                <w:sz w:val="22"/>
                <w:szCs w:val="22"/>
              </w:rPr>
            </w:pPr>
            <w:r w:rsidRPr="0076075D">
              <w:rPr>
                <w:sz w:val="22"/>
                <w:szCs w:val="22"/>
              </w:rPr>
              <w:t>Maxlength: 50</w:t>
            </w:r>
          </w:p>
          <w:p w14:paraId="3431414B"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60A2B775" w14:textId="77777777" w:rsidR="00501898" w:rsidRPr="0076075D" w:rsidRDefault="00136181">
            <w:pPr>
              <w:spacing w:before="0"/>
              <w:ind w:left="41"/>
              <w:jc w:val="both"/>
              <w:rPr>
                <w:sz w:val="22"/>
                <w:szCs w:val="22"/>
              </w:rPr>
            </w:pPr>
            <w:r w:rsidRPr="0076075D">
              <w:rPr>
                <w:sz w:val="22"/>
                <w:szCs w:val="22"/>
              </w:rPr>
              <w:t>Nhãn hiển thị của dữ liệu</w:t>
            </w:r>
          </w:p>
          <w:p w14:paraId="5D64DBD8" w14:textId="77777777" w:rsidR="00501898" w:rsidRPr="0076075D" w:rsidRDefault="00501898">
            <w:pPr>
              <w:spacing w:before="0"/>
              <w:ind w:left="41"/>
              <w:rPr>
                <w:sz w:val="22"/>
                <w:szCs w:val="22"/>
              </w:rPr>
            </w:pPr>
          </w:p>
        </w:tc>
      </w:tr>
      <w:tr w:rsidR="00501898" w:rsidRPr="0076075D" w14:paraId="3CC09671" w14:textId="77777777">
        <w:tc>
          <w:tcPr>
            <w:tcW w:w="1980" w:type="dxa"/>
          </w:tcPr>
          <w:p w14:paraId="60980927" w14:textId="77777777" w:rsidR="00501898" w:rsidRPr="0076075D" w:rsidRDefault="00136181">
            <w:pPr>
              <w:spacing w:before="0"/>
              <w:ind w:left="0"/>
              <w:jc w:val="both"/>
              <w:rPr>
                <w:sz w:val="22"/>
                <w:szCs w:val="22"/>
              </w:rPr>
            </w:pPr>
            <w:r w:rsidRPr="0076075D">
              <w:rPr>
                <w:sz w:val="22"/>
                <w:szCs w:val="22"/>
              </w:rPr>
              <w:t>isRequired</w:t>
            </w:r>
          </w:p>
        </w:tc>
        <w:tc>
          <w:tcPr>
            <w:tcW w:w="2556" w:type="dxa"/>
          </w:tcPr>
          <w:p w14:paraId="43A40A44" w14:textId="77777777" w:rsidR="00501898" w:rsidRPr="0076075D" w:rsidRDefault="00136181">
            <w:pPr>
              <w:spacing w:before="0"/>
              <w:ind w:left="0"/>
              <w:jc w:val="both"/>
              <w:rPr>
                <w:sz w:val="22"/>
                <w:szCs w:val="22"/>
              </w:rPr>
            </w:pPr>
            <w:r w:rsidRPr="0076075D">
              <w:rPr>
                <w:sz w:val="22"/>
                <w:szCs w:val="22"/>
              </w:rPr>
              <w:t>Required: false</w:t>
            </w:r>
          </w:p>
          <w:p w14:paraId="072AA3A1" w14:textId="77777777" w:rsidR="00501898" w:rsidRPr="0076075D" w:rsidRDefault="00136181">
            <w:pPr>
              <w:spacing w:before="0"/>
              <w:ind w:left="0"/>
              <w:jc w:val="both"/>
              <w:rPr>
                <w:sz w:val="22"/>
                <w:szCs w:val="22"/>
              </w:rPr>
            </w:pPr>
            <w:r w:rsidRPr="0076075D">
              <w:rPr>
                <w:sz w:val="22"/>
                <w:szCs w:val="22"/>
              </w:rPr>
              <w:t>DataType: Boolean</w:t>
            </w:r>
          </w:p>
          <w:p w14:paraId="09D41190" w14:textId="77777777" w:rsidR="00501898" w:rsidRPr="0076075D" w:rsidRDefault="00136181">
            <w:pPr>
              <w:spacing w:before="0"/>
              <w:ind w:left="0"/>
              <w:jc w:val="both"/>
              <w:rPr>
                <w:sz w:val="22"/>
                <w:szCs w:val="22"/>
              </w:rPr>
            </w:pPr>
            <w:r w:rsidRPr="0076075D">
              <w:rPr>
                <w:sz w:val="22"/>
                <w:szCs w:val="22"/>
              </w:rPr>
              <w:t xml:space="preserve">Minlength: </w:t>
            </w:r>
          </w:p>
          <w:p w14:paraId="27B26C06" w14:textId="77777777" w:rsidR="00501898" w:rsidRPr="0076075D" w:rsidRDefault="00136181">
            <w:pPr>
              <w:spacing w:before="0"/>
              <w:ind w:left="0"/>
              <w:jc w:val="both"/>
              <w:rPr>
                <w:sz w:val="22"/>
                <w:szCs w:val="22"/>
              </w:rPr>
            </w:pPr>
            <w:r w:rsidRPr="0076075D">
              <w:rPr>
                <w:sz w:val="22"/>
                <w:szCs w:val="22"/>
              </w:rPr>
              <w:t xml:space="preserve">Maxlength: </w:t>
            </w:r>
          </w:p>
          <w:p w14:paraId="02E6EA31"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6FB2FC44" w14:textId="77777777" w:rsidR="00501898" w:rsidRPr="0076075D" w:rsidRDefault="00136181">
            <w:pPr>
              <w:spacing w:before="0"/>
              <w:ind w:left="41"/>
              <w:jc w:val="both"/>
              <w:rPr>
                <w:sz w:val="22"/>
                <w:szCs w:val="22"/>
              </w:rPr>
            </w:pPr>
            <w:r w:rsidRPr="0076075D">
              <w:rPr>
                <w:sz w:val="22"/>
                <w:szCs w:val="22"/>
              </w:rPr>
              <w:t>Giá trị có bắt buộc hay không</w:t>
            </w:r>
          </w:p>
          <w:p w14:paraId="4084ABD3" w14:textId="77777777" w:rsidR="00501898" w:rsidRPr="0076075D" w:rsidRDefault="00501898">
            <w:pPr>
              <w:spacing w:before="0"/>
              <w:ind w:left="41"/>
              <w:rPr>
                <w:sz w:val="22"/>
                <w:szCs w:val="22"/>
              </w:rPr>
            </w:pPr>
          </w:p>
        </w:tc>
      </w:tr>
      <w:tr w:rsidR="00501898" w:rsidRPr="0076075D" w14:paraId="052DE09B" w14:textId="77777777">
        <w:tc>
          <w:tcPr>
            <w:tcW w:w="1980" w:type="dxa"/>
          </w:tcPr>
          <w:p w14:paraId="43585042" w14:textId="77777777" w:rsidR="00501898" w:rsidRPr="0076075D" w:rsidRDefault="00136181">
            <w:pPr>
              <w:spacing w:before="0"/>
              <w:ind w:left="0"/>
              <w:jc w:val="both"/>
              <w:rPr>
                <w:sz w:val="22"/>
                <w:szCs w:val="22"/>
              </w:rPr>
            </w:pPr>
            <w:r w:rsidRPr="0076075D">
              <w:rPr>
                <w:sz w:val="22"/>
                <w:szCs w:val="22"/>
              </w:rPr>
              <w:t>isSeller</w:t>
            </w:r>
          </w:p>
        </w:tc>
        <w:tc>
          <w:tcPr>
            <w:tcW w:w="2556" w:type="dxa"/>
          </w:tcPr>
          <w:p w14:paraId="2E0BBA56" w14:textId="77777777" w:rsidR="00501898" w:rsidRPr="0076075D" w:rsidRDefault="00136181">
            <w:pPr>
              <w:spacing w:before="0"/>
              <w:ind w:left="0"/>
              <w:jc w:val="both"/>
              <w:rPr>
                <w:sz w:val="22"/>
                <w:szCs w:val="22"/>
              </w:rPr>
            </w:pPr>
            <w:r w:rsidRPr="0076075D">
              <w:rPr>
                <w:sz w:val="22"/>
                <w:szCs w:val="22"/>
              </w:rPr>
              <w:t>Required: false</w:t>
            </w:r>
          </w:p>
          <w:p w14:paraId="12F83E3A" w14:textId="77777777" w:rsidR="00501898" w:rsidRPr="0076075D" w:rsidRDefault="00136181">
            <w:pPr>
              <w:spacing w:before="0"/>
              <w:ind w:left="0"/>
              <w:jc w:val="both"/>
              <w:rPr>
                <w:sz w:val="22"/>
                <w:szCs w:val="22"/>
              </w:rPr>
            </w:pPr>
            <w:r w:rsidRPr="0076075D">
              <w:rPr>
                <w:sz w:val="22"/>
                <w:szCs w:val="22"/>
              </w:rPr>
              <w:t>DataType: Boolean</w:t>
            </w:r>
          </w:p>
          <w:p w14:paraId="5877E766" w14:textId="77777777" w:rsidR="00501898" w:rsidRPr="0076075D" w:rsidRDefault="00136181">
            <w:pPr>
              <w:spacing w:before="0"/>
              <w:ind w:left="0"/>
              <w:jc w:val="both"/>
              <w:rPr>
                <w:sz w:val="22"/>
                <w:szCs w:val="22"/>
              </w:rPr>
            </w:pPr>
            <w:r w:rsidRPr="0076075D">
              <w:rPr>
                <w:sz w:val="22"/>
                <w:szCs w:val="22"/>
              </w:rPr>
              <w:t xml:space="preserve">Minlength: </w:t>
            </w:r>
          </w:p>
          <w:p w14:paraId="0AF513F7" w14:textId="77777777" w:rsidR="00501898" w:rsidRPr="0076075D" w:rsidRDefault="00136181">
            <w:pPr>
              <w:spacing w:before="0"/>
              <w:ind w:left="0"/>
              <w:jc w:val="both"/>
              <w:rPr>
                <w:sz w:val="22"/>
                <w:szCs w:val="22"/>
              </w:rPr>
            </w:pPr>
            <w:r w:rsidRPr="0076075D">
              <w:rPr>
                <w:sz w:val="22"/>
                <w:szCs w:val="22"/>
              </w:rPr>
              <w:t xml:space="preserve">Maxlength: </w:t>
            </w:r>
          </w:p>
          <w:p w14:paraId="770BB163"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16A107D2" w14:textId="77777777" w:rsidR="00501898" w:rsidRPr="0076075D" w:rsidRDefault="00136181">
            <w:pPr>
              <w:spacing w:before="0"/>
              <w:ind w:left="41"/>
              <w:jc w:val="both"/>
              <w:rPr>
                <w:sz w:val="22"/>
                <w:szCs w:val="22"/>
              </w:rPr>
            </w:pPr>
            <w:r w:rsidRPr="0076075D">
              <w:rPr>
                <w:sz w:val="22"/>
                <w:szCs w:val="22"/>
              </w:rPr>
              <w:t>Giá trị của người bán hay mua</w:t>
            </w:r>
          </w:p>
          <w:p w14:paraId="3AB5C9A6" w14:textId="77777777" w:rsidR="00501898" w:rsidRPr="0076075D" w:rsidRDefault="00136181">
            <w:pPr>
              <w:spacing w:before="0"/>
              <w:ind w:left="41"/>
              <w:jc w:val="both"/>
              <w:rPr>
                <w:sz w:val="22"/>
                <w:szCs w:val="22"/>
              </w:rPr>
            </w:pPr>
            <w:r w:rsidRPr="0076075D">
              <w:rPr>
                <w:sz w:val="22"/>
                <w:szCs w:val="22"/>
              </w:rPr>
              <w:t>False: Người mua</w:t>
            </w:r>
          </w:p>
          <w:p w14:paraId="6B05AE48" w14:textId="77777777" w:rsidR="00501898" w:rsidRPr="0076075D" w:rsidRDefault="00136181">
            <w:pPr>
              <w:spacing w:before="0"/>
              <w:ind w:left="41"/>
              <w:jc w:val="both"/>
              <w:rPr>
                <w:sz w:val="22"/>
                <w:szCs w:val="22"/>
              </w:rPr>
            </w:pPr>
            <w:r w:rsidRPr="0076075D">
              <w:rPr>
                <w:sz w:val="22"/>
                <w:szCs w:val="22"/>
              </w:rPr>
              <w:t>True: Người bán</w:t>
            </w:r>
          </w:p>
          <w:p w14:paraId="53FBFD36" w14:textId="77777777" w:rsidR="00501898" w:rsidRPr="0076075D" w:rsidRDefault="00501898">
            <w:pPr>
              <w:spacing w:before="0"/>
              <w:ind w:left="41"/>
              <w:rPr>
                <w:sz w:val="22"/>
                <w:szCs w:val="22"/>
              </w:rPr>
            </w:pPr>
          </w:p>
        </w:tc>
      </w:tr>
    </w:tbl>
    <w:p w14:paraId="4C0E4192" w14:textId="77777777" w:rsidR="00501898" w:rsidRPr="0076075D" w:rsidRDefault="00136181">
      <w:pPr>
        <w:pStyle w:val="NormalIndent"/>
        <w:rPr>
          <w:sz w:val="22"/>
          <w:szCs w:val="22"/>
        </w:rPr>
      </w:pPr>
      <w:r w:rsidRPr="0076075D">
        <w:rPr>
          <w:sz w:val="22"/>
          <w:szCs w:val="22"/>
        </w:rPr>
        <w:t>Dữ liệu mẫu</w:t>
      </w:r>
    </w:p>
    <w:p w14:paraId="59F65EC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"metadata": [</w:t>
      </w:r>
    </w:p>
    <w:p w14:paraId="5B9E988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6E4DB77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"keyTag": "dueDate",</w:t>
      </w:r>
    </w:p>
    <w:p w14:paraId="36848DA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"valueType": "date",</w:t>
      </w:r>
    </w:p>
    <w:p w14:paraId="163AFA5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"dateValue": 1544115600000,</w:t>
      </w:r>
    </w:p>
    <w:p w14:paraId="6FA297B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"keyLabel": "Hạn thanh toán",</w:t>
      </w:r>
    </w:p>
    <w:p w14:paraId="4BA27B6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"isRequired": false,</w:t>
      </w:r>
    </w:p>
    <w:p w14:paraId="3365F6D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"isSeller": false</w:t>
      </w:r>
    </w:p>
    <w:p w14:paraId="69BC563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7943BB2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367035E4"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"keyTag": "contractNo",</w:t>
      </w:r>
    </w:p>
    <w:p w14:paraId="09D03A9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"stringValue": "555",</w:t>
      </w:r>
    </w:p>
    <w:p w14:paraId="146415F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"valueType": "text",</w:t>
      </w:r>
    </w:p>
    <w:p w14:paraId="5EAA475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"keyLabel": "Hợp dong số",</w:t>
      </w:r>
    </w:p>
    <w:p w14:paraId="457ED1E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"isRequired": false,</w:t>
      </w:r>
    </w:p>
    <w:p w14:paraId="2D4879B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"isSeller": false</w:t>
      </w:r>
    </w:p>
    <w:p w14:paraId="50715A2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279CAF1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r w:rsidRPr="0076075D">
        <w:rPr>
          <w:bCs/>
          <w:snapToGrid/>
          <w:color w:val="8000FF"/>
          <w:sz w:val="22"/>
          <w:szCs w:val="22"/>
        </w:rPr>
        <w:tab/>
        <w:t>]</w:t>
      </w:r>
    </w:p>
    <w:p w14:paraId="40F5B0D0" w14:textId="77777777" w:rsidR="00501898" w:rsidRPr="0076075D" w:rsidRDefault="00501898">
      <w:pPr>
        <w:widowControl/>
        <w:shd w:val="clear" w:color="auto" w:fill="DBE5F1"/>
        <w:spacing w:before="0" w:line="240" w:lineRule="auto"/>
        <w:ind w:left="567"/>
        <w:jc w:val="both"/>
        <w:rPr>
          <w:bCs/>
          <w:snapToGrid/>
          <w:color w:val="8000FF"/>
          <w:sz w:val="22"/>
          <w:szCs w:val="22"/>
        </w:rPr>
      </w:pPr>
    </w:p>
    <w:p w14:paraId="2C8D02E4" w14:textId="77777777" w:rsidR="00501898" w:rsidRPr="0076075D" w:rsidRDefault="00136181">
      <w:pPr>
        <w:pStyle w:val="NormalIndent"/>
        <w:rPr>
          <w:sz w:val="22"/>
          <w:szCs w:val="22"/>
        </w:rPr>
      </w:pPr>
      <w:r w:rsidRPr="0076075D">
        <w:rPr>
          <w:sz w:val="22"/>
          <w:szCs w:val="22"/>
        </w:rPr>
        <w:t xml:space="preserve">Một số metadata </w:t>
      </w:r>
      <w:r w:rsidRPr="0076075D">
        <w:rPr>
          <w:b/>
          <w:sz w:val="22"/>
          <w:szCs w:val="22"/>
        </w:rPr>
        <w:t>đặc biệt</w:t>
      </w:r>
      <w:r w:rsidRPr="0076075D">
        <w:rPr>
          <w:sz w:val="22"/>
          <w:szCs w:val="22"/>
        </w:rPr>
        <w:t xml:space="preserve"> (được sử dụng làm trường chuẩn của XML thông tư 78)</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4961"/>
      </w:tblGrid>
      <w:tr w:rsidR="00501898" w:rsidRPr="0076075D" w14:paraId="679C8734" w14:textId="77777777">
        <w:trPr>
          <w:trHeight w:val="395"/>
        </w:trPr>
        <w:tc>
          <w:tcPr>
            <w:tcW w:w="1980" w:type="dxa"/>
            <w:shd w:val="clear" w:color="auto" w:fill="EEECE1"/>
          </w:tcPr>
          <w:p w14:paraId="38B4AAD0" w14:textId="77777777" w:rsidR="00501898" w:rsidRPr="0076075D" w:rsidRDefault="00136181">
            <w:pPr>
              <w:ind w:left="-90"/>
              <w:jc w:val="center"/>
              <w:rPr>
                <w:b/>
                <w:sz w:val="22"/>
                <w:szCs w:val="22"/>
              </w:rPr>
            </w:pPr>
            <w:r w:rsidRPr="0076075D">
              <w:rPr>
                <w:b/>
                <w:sz w:val="22"/>
                <w:szCs w:val="22"/>
              </w:rPr>
              <w:lastRenderedPageBreak/>
              <w:t>Tên trường</w:t>
            </w:r>
          </w:p>
        </w:tc>
        <w:tc>
          <w:tcPr>
            <w:tcW w:w="2556" w:type="dxa"/>
            <w:shd w:val="clear" w:color="auto" w:fill="EEECE1"/>
          </w:tcPr>
          <w:p w14:paraId="0609BA11" w14:textId="77777777" w:rsidR="00501898" w:rsidRPr="0076075D" w:rsidRDefault="00136181">
            <w:pPr>
              <w:ind w:left="-89"/>
              <w:jc w:val="center"/>
              <w:rPr>
                <w:b/>
                <w:sz w:val="22"/>
                <w:szCs w:val="22"/>
              </w:rPr>
            </w:pPr>
            <w:r w:rsidRPr="0076075D">
              <w:rPr>
                <w:b/>
                <w:sz w:val="22"/>
                <w:szCs w:val="22"/>
              </w:rPr>
              <w:t>Kiểu dữ liệu</w:t>
            </w:r>
          </w:p>
        </w:tc>
        <w:tc>
          <w:tcPr>
            <w:tcW w:w="4961" w:type="dxa"/>
            <w:shd w:val="clear" w:color="auto" w:fill="EEECE1"/>
          </w:tcPr>
          <w:p w14:paraId="3E33E31C" w14:textId="77777777" w:rsidR="00501898" w:rsidRPr="0076075D" w:rsidRDefault="00136181">
            <w:pPr>
              <w:ind w:left="-29"/>
              <w:jc w:val="center"/>
              <w:rPr>
                <w:b/>
                <w:sz w:val="22"/>
                <w:szCs w:val="22"/>
              </w:rPr>
            </w:pPr>
            <w:r w:rsidRPr="0076075D">
              <w:rPr>
                <w:b/>
                <w:sz w:val="22"/>
                <w:szCs w:val="22"/>
              </w:rPr>
              <w:t>Mô tả</w:t>
            </w:r>
          </w:p>
        </w:tc>
      </w:tr>
      <w:tr w:rsidR="00501898" w:rsidRPr="0076075D" w14:paraId="2A14CB1C" w14:textId="77777777">
        <w:trPr>
          <w:trHeight w:val="481"/>
        </w:trPr>
        <w:tc>
          <w:tcPr>
            <w:tcW w:w="9497" w:type="dxa"/>
            <w:gridSpan w:val="3"/>
            <w:vAlign w:val="center"/>
          </w:tcPr>
          <w:p w14:paraId="7AFBD484" w14:textId="77777777" w:rsidR="00501898" w:rsidRPr="0076075D" w:rsidRDefault="00136181">
            <w:pPr>
              <w:spacing w:before="0" w:line="240" w:lineRule="auto"/>
              <w:ind w:left="0"/>
              <w:rPr>
                <w:b/>
                <w:sz w:val="22"/>
                <w:szCs w:val="22"/>
              </w:rPr>
            </w:pPr>
            <w:r w:rsidRPr="0076075D">
              <w:rPr>
                <w:b/>
                <w:sz w:val="22"/>
                <w:szCs w:val="22"/>
              </w:rPr>
              <w:t>PHIẾU XUẤT KHO KIÊM VẬN CHUYỂN NỘI BỘ</w:t>
            </w:r>
          </w:p>
        </w:tc>
      </w:tr>
      <w:tr w:rsidR="00501898" w:rsidRPr="0076075D" w14:paraId="49C633B2" w14:textId="77777777">
        <w:tc>
          <w:tcPr>
            <w:tcW w:w="1980" w:type="dxa"/>
          </w:tcPr>
          <w:p w14:paraId="7AC0AE16" w14:textId="77777777" w:rsidR="00501898" w:rsidRPr="0076075D" w:rsidRDefault="00136181">
            <w:pPr>
              <w:spacing w:before="0"/>
              <w:ind w:left="0"/>
              <w:jc w:val="both"/>
              <w:rPr>
                <w:sz w:val="22"/>
                <w:szCs w:val="22"/>
              </w:rPr>
            </w:pPr>
            <w:r w:rsidRPr="0076075D">
              <w:rPr>
                <w:sz w:val="22"/>
                <w:szCs w:val="22"/>
              </w:rPr>
              <w:t>economicContractNo</w:t>
            </w:r>
          </w:p>
        </w:tc>
        <w:tc>
          <w:tcPr>
            <w:tcW w:w="2556" w:type="dxa"/>
          </w:tcPr>
          <w:p w14:paraId="4CE375AE" w14:textId="77777777" w:rsidR="00501898" w:rsidRPr="0076075D" w:rsidRDefault="00136181">
            <w:pPr>
              <w:spacing w:before="0"/>
              <w:ind w:left="0"/>
              <w:jc w:val="both"/>
              <w:rPr>
                <w:sz w:val="22"/>
                <w:szCs w:val="22"/>
              </w:rPr>
            </w:pPr>
            <w:r w:rsidRPr="0076075D">
              <w:rPr>
                <w:sz w:val="22"/>
                <w:szCs w:val="22"/>
              </w:rPr>
              <w:t>Required: true</w:t>
            </w:r>
          </w:p>
          <w:p w14:paraId="4D267F6F" w14:textId="77777777" w:rsidR="00501898" w:rsidRPr="0076075D" w:rsidRDefault="00136181">
            <w:pPr>
              <w:spacing w:before="0"/>
              <w:ind w:left="0"/>
              <w:jc w:val="both"/>
              <w:rPr>
                <w:sz w:val="22"/>
                <w:szCs w:val="22"/>
              </w:rPr>
            </w:pPr>
            <w:r w:rsidRPr="0076075D">
              <w:rPr>
                <w:sz w:val="22"/>
                <w:szCs w:val="22"/>
              </w:rPr>
              <w:t>DataType: String</w:t>
            </w:r>
          </w:p>
          <w:p w14:paraId="58F39C64" w14:textId="77777777" w:rsidR="00501898" w:rsidRPr="0076075D" w:rsidRDefault="00136181">
            <w:pPr>
              <w:spacing w:before="0"/>
              <w:ind w:left="0"/>
              <w:jc w:val="both"/>
              <w:rPr>
                <w:sz w:val="22"/>
                <w:szCs w:val="22"/>
              </w:rPr>
            </w:pPr>
            <w:r w:rsidRPr="0076075D">
              <w:rPr>
                <w:sz w:val="22"/>
                <w:szCs w:val="22"/>
              </w:rPr>
              <w:t xml:space="preserve">Minlength: </w:t>
            </w:r>
          </w:p>
          <w:p w14:paraId="14C384B8" w14:textId="77777777" w:rsidR="00501898" w:rsidRPr="0076075D" w:rsidRDefault="00136181">
            <w:pPr>
              <w:spacing w:before="0"/>
              <w:ind w:left="0"/>
              <w:jc w:val="both"/>
              <w:rPr>
                <w:sz w:val="22"/>
                <w:szCs w:val="22"/>
              </w:rPr>
            </w:pPr>
            <w:r w:rsidRPr="0076075D">
              <w:rPr>
                <w:sz w:val="22"/>
                <w:szCs w:val="22"/>
              </w:rPr>
              <w:t xml:space="preserve">Maxlength:  </w:t>
            </w:r>
          </w:p>
          <w:p w14:paraId="2BC738E6"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14DE8FEC"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Lệnh điều động nội bộ</w:t>
            </w:r>
          </w:p>
          <w:p w14:paraId="39440556"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“LDDNBo”</w:t>
            </w:r>
          </w:p>
          <w:p w14:paraId="018D7B5A"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2BC1EDA2" w14:textId="77777777" w:rsidR="00501898" w:rsidRPr="0076075D" w:rsidRDefault="00136181">
            <w:pPr>
              <w:spacing w:before="0" w:line="240" w:lineRule="auto"/>
              <w:ind w:left="241" w:hanging="180"/>
              <w:jc w:val="both"/>
              <w:rPr>
                <w:sz w:val="22"/>
                <w:szCs w:val="22"/>
              </w:rPr>
            </w:pPr>
            <w:r w:rsidRPr="0076075D">
              <w:rPr>
                <w:sz w:val="22"/>
                <w:szCs w:val="22"/>
              </w:rPr>
              <w:t>“DLHDon/NDHDon/NBan/LDDNBo”</w:t>
            </w:r>
          </w:p>
        </w:tc>
      </w:tr>
      <w:tr w:rsidR="00501898" w:rsidRPr="0076075D" w14:paraId="258E7F69" w14:textId="77777777">
        <w:tc>
          <w:tcPr>
            <w:tcW w:w="1980" w:type="dxa"/>
          </w:tcPr>
          <w:p w14:paraId="53BA22D2" w14:textId="77777777" w:rsidR="00501898" w:rsidRPr="0076075D" w:rsidRDefault="00136181">
            <w:pPr>
              <w:spacing w:before="0"/>
              <w:ind w:left="0"/>
              <w:jc w:val="both"/>
              <w:rPr>
                <w:sz w:val="22"/>
                <w:szCs w:val="22"/>
              </w:rPr>
            </w:pPr>
            <w:r w:rsidRPr="0076075D">
              <w:rPr>
                <w:sz w:val="22"/>
                <w:szCs w:val="22"/>
              </w:rPr>
              <w:t>transformer</w:t>
            </w:r>
          </w:p>
        </w:tc>
        <w:tc>
          <w:tcPr>
            <w:tcW w:w="2556" w:type="dxa"/>
          </w:tcPr>
          <w:p w14:paraId="26D6AAB5" w14:textId="77777777" w:rsidR="00501898" w:rsidRPr="0076075D" w:rsidRDefault="00136181">
            <w:pPr>
              <w:spacing w:before="0"/>
              <w:ind w:left="0"/>
              <w:jc w:val="both"/>
              <w:rPr>
                <w:sz w:val="22"/>
                <w:szCs w:val="22"/>
              </w:rPr>
            </w:pPr>
            <w:r w:rsidRPr="0076075D">
              <w:rPr>
                <w:sz w:val="22"/>
                <w:szCs w:val="22"/>
              </w:rPr>
              <w:t>Required: false</w:t>
            </w:r>
          </w:p>
          <w:p w14:paraId="145FA21F" w14:textId="77777777" w:rsidR="00501898" w:rsidRPr="0076075D" w:rsidRDefault="00136181">
            <w:pPr>
              <w:spacing w:before="0"/>
              <w:ind w:left="0"/>
              <w:jc w:val="both"/>
              <w:rPr>
                <w:sz w:val="22"/>
                <w:szCs w:val="22"/>
              </w:rPr>
            </w:pPr>
            <w:r w:rsidRPr="0076075D">
              <w:rPr>
                <w:sz w:val="22"/>
                <w:szCs w:val="22"/>
              </w:rPr>
              <w:t>DataType: String</w:t>
            </w:r>
          </w:p>
          <w:p w14:paraId="33DB33DD" w14:textId="77777777" w:rsidR="00501898" w:rsidRPr="0076075D" w:rsidRDefault="00136181">
            <w:pPr>
              <w:spacing w:before="0"/>
              <w:ind w:left="0"/>
              <w:jc w:val="both"/>
              <w:rPr>
                <w:sz w:val="22"/>
                <w:szCs w:val="22"/>
              </w:rPr>
            </w:pPr>
            <w:r w:rsidRPr="0076075D">
              <w:rPr>
                <w:sz w:val="22"/>
                <w:szCs w:val="22"/>
              </w:rPr>
              <w:t xml:space="preserve">Minlength: </w:t>
            </w:r>
          </w:p>
          <w:p w14:paraId="7B616C64" w14:textId="77777777" w:rsidR="00501898" w:rsidRPr="0076075D" w:rsidRDefault="00136181">
            <w:pPr>
              <w:spacing w:before="0"/>
              <w:ind w:left="0"/>
              <w:jc w:val="both"/>
              <w:rPr>
                <w:sz w:val="22"/>
                <w:szCs w:val="22"/>
              </w:rPr>
            </w:pPr>
            <w:r w:rsidRPr="0076075D">
              <w:rPr>
                <w:sz w:val="22"/>
                <w:szCs w:val="22"/>
              </w:rPr>
              <w:t xml:space="preserve">Maxlength:  </w:t>
            </w:r>
          </w:p>
          <w:p w14:paraId="638820A0"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78589454"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người vận chuyển</w:t>
            </w:r>
          </w:p>
          <w:p w14:paraId="793F6488"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“TNVChuyen”</w:t>
            </w:r>
          </w:p>
          <w:p w14:paraId="1000A5BA"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03E28ED7" w14:textId="77777777" w:rsidR="00501898" w:rsidRPr="0076075D" w:rsidRDefault="00136181">
            <w:pPr>
              <w:spacing w:before="0" w:line="240" w:lineRule="auto"/>
              <w:ind w:left="0"/>
              <w:rPr>
                <w:sz w:val="22"/>
                <w:szCs w:val="22"/>
              </w:rPr>
            </w:pPr>
            <w:r w:rsidRPr="0076075D">
              <w:rPr>
                <w:sz w:val="22"/>
                <w:szCs w:val="22"/>
              </w:rPr>
              <w:t>“DLHDon/NDHDon/NBan/TNVChuyen”</w:t>
            </w:r>
          </w:p>
        </w:tc>
      </w:tr>
      <w:tr w:rsidR="00501898" w:rsidRPr="0076075D" w14:paraId="0B18D6B0" w14:textId="77777777">
        <w:tc>
          <w:tcPr>
            <w:tcW w:w="1980" w:type="dxa"/>
          </w:tcPr>
          <w:p w14:paraId="66BAA68D" w14:textId="77777777" w:rsidR="00501898" w:rsidRPr="0076075D" w:rsidRDefault="00136181">
            <w:pPr>
              <w:spacing w:before="0"/>
              <w:ind w:left="0"/>
              <w:jc w:val="both"/>
              <w:rPr>
                <w:sz w:val="22"/>
                <w:szCs w:val="22"/>
              </w:rPr>
            </w:pPr>
            <w:r w:rsidRPr="0076075D">
              <w:rPr>
                <w:sz w:val="22"/>
                <w:szCs w:val="22"/>
              </w:rPr>
              <w:t>vehicle</w:t>
            </w:r>
          </w:p>
        </w:tc>
        <w:tc>
          <w:tcPr>
            <w:tcW w:w="2556" w:type="dxa"/>
          </w:tcPr>
          <w:p w14:paraId="21944D09" w14:textId="77777777" w:rsidR="00501898" w:rsidRPr="0076075D" w:rsidRDefault="00136181">
            <w:pPr>
              <w:spacing w:before="0"/>
              <w:ind w:left="0"/>
              <w:jc w:val="both"/>
              <w:rPr>
                <w:sz w:val="22"/>
                <w:szCs w:val="22"/>
              </w:rPr>
            </w:pPr>
            <w:r w:rsidRPr="0076075D">
              <w:rPr>
                <w:sz w:val="22"/>
                <w:szCs w:val="22"/>
              </w:rPr>
              <w:t>Required: true</w:t>
            </w:r>
          </w:p>
          <w:p w14:paraId="515C15A1" w14:textId="77777777" w:rsidR="00501898" w:rsidRPr="0076075D" w:rsidRDefault="00136181">
            <w:pPr>
              <w:spacing w:before="0"/>
              <w:ind w:left="0"/>
              <w:jc w:val="both"/>
              <w:rPr>
                <w:sz w:val="22"/>
                <w:szCs w:val="22"/>
              </w:rPr>
            </w:pPr>
            <w:r w:rsidRPr="0076075D">
              <w:rPr>
                <w:sz w:val="22"/>
                <w:szCs w:val="22"/>
              </w:rPr>
              <w:t>DataType: String</w:t>
            </w:r>
          </w:p>
          <w:p w14:paraId="54B6A6A4" w14:textId="77777777" w:rsidR="00501898" w:rsidRPr="0076075D" w:rsidRDefault="00136181">
            <w:pPr>
              <w:spacing w:before="0"/>
              <w:ind w:left="0"/>
              <w:jc w:val="both"/>
              <w:rPr>
                <w:sz w:val="22"/>
                <w:szCs w:val="22"/>
              </w:rPr>
            </w:pPr>
            <w:r w:rsidRPr="0076075D">
              <w:rPr>
                <w:sz w:val="22"/>
                <w:szCs w:val="22"/>
              </w:rPr>
              <w:t xml:space="preserve">Minlength: </w:t>
            </w:r>
          </w:p>
          <w:p w14:paraId="7E23C3A8" w14:textId="77777777" w:rsidR="00501898" w:rsidRPr="0076075D" w:rsidRDefault="00136181">
            <w:pPr>
              <w:spacing w:before="0"/>
              <w:ind w:left="0"/>
              <w:jc w:val="both"/>
              <w:rPr>
                <w:sz w:val="22"/>
                <w:szCs w:val="22"/>
              </w:rPr>
            </w:pPr>
            <w:r w:rsidRPr="0076075D">
              <w:rPr>
                <w:sz w:val="22"/>
                <w:szCs w:val="22"/>
              </w:rPr>
              <w:t xml:space="preserve">Maxlength:  </w:t>
            </w:r>
          </w:p>
          <w:p w14:paraId="3D15FB51"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0F5732DD"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Phương tiện vận chuyển</w:t>
            </w:r>
          </w:p>
          <w:p w14:paraId="1F46F2FF"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“PTVChuyen”</w:t>
            </w:r>
          </w:p>
          <w:p w14:paraId="7FE4E8A4"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0BBDCAC6" w14:textId="77777777" w:rsidR="00501898" w:rsidRPr="0076075D" w:rsidRDefault="00136181">
            <w:pPr>
              <w:spacing w:before="0" w:line="240" w:lineRule="auto"/>
              <w:ind w:left="241"/>
              <w:jc w:val="both"/>
              <w:rPr>
                <w:sz w:val="22"/>
                <w:szCs w:val="22"/>
              </w:rPr>
            </w:pPr>
            <w:r w:rsidRPr="0076075D">
              <w:rPr>
                <w:sz w:val="22"/>
                <w:szCs w:val="22"/>
              </w:rPr>
              <w:t>“DLHDon/NDHDon/NBan/PTVChuyen”</w:t>
            </w:r>
          </w:p>
        </w:tc>
      </w:tr>
      <w:tr w:rsidR="00501898" w:rsidRPr="0076075D" w14:paraId="5B110CDB" w14:textId="77777777">
        <w:tc>
          <w:tcPr>
            <w:tcW w:w="1980" w:type="dxa"/>
          </w:tcPr>
          <w:p w14:paraId="52F0DFB9" w14:textId="77777777" w:rsidR="00501898" w:rsidRPr="0076075D" w:rsidRDefault="00136181">
            <w:pPr>
              <w:spacing w:before="0"/>
              <w:ind w:left="0"/>
              <w:jc w:val="both"/>
              <w:rPr>
                <w:sz w:val="22"/>
                <w:szCs w:val="22"/>
              </w:rPr>
            </w:pPr>
            <w:r w:rsidRPr="0076075D">
              <w:rPr>
                <w:sz w:val="22"/>
                <w:szCs w:val="22"/>
              </w:rPr>
              <w:t>contractNo</w:t>
            </w:r>
          </w:p>
        </w:tc>
        <w:tc>
          <w:tcPr>
            <w:tcW w:w="2556" w:type="dxa"/>
          </w:tcPr>
          <w:p w14:paraId="7DC3A87A" w14:textId="77777777" w:rsidR="00501898" w:rsidRPr="0076075D" w:rsidRDefault="00136181">
            <w:pPr>
              <w:spacing w:before="0"/>
              <w:ind w:left="0"/>
              <w:jc w:val="both"/>
              <w:rPr>
                <w:sz w:val="22"/>
                <w:szCs w:val="22"/>
              </w:rPr>
            </w:pPr>
            <w:r w:rsidRPr="0076075D">
              <w:rPr>
                <w:sz w:val="22"/>
                <w:szCs w:val="22"/>
              </w:rPr>
              <w:t>Required: false</w:t>
            </w:r>
          </w:p>
          <w:p w14:paraId="56233C37" w14:textId="77777777" w:rsidR="00501898" w:rsidRPr="0076075D" w:rsidRDefault="00136181">
            <w:pPr>
              <w:spacing w:before="0"/>
              <w:ind w:left="0"/>
              <w:jc w:val="both"/>
              <w:rPr>
                <w:sz w:val="22"/>
                <w:szCs w:val="22"/>
              </w:rPr>
            </w:pPr>
            <w:r w:rsidRPr="0076075D">
              <w:rPr>
                <w:sz w:val="22"/>
                <w:szCs w:val="22"/>
              </w:rPr>
              <w:t>DataType: String</w:t>
            </w:r>
          </w:p>
          <w:p w14:paraId="20C9F967" w14:textId="77777777" w:rsidR="00501898" w:rsidRPr="0076075D" w:rsidRDefault="00136181">
            <w:pPr>
              <w:spacing w:before="0"/>
              <w:ind w:left="0"/>
              <w:jc w:val="both"/>
              <w:rPr>
                <w:sz w:val="22"/>
                <w:szCs w:val="22"/>
              </w:rPr>
            </w:pPr>
            <w:r w:rsidRPr="0076075D">
              <w:rPr>
                <w:sz w:val="22"/>
                <w:szCs w:val="22"/>
              </w:rPr>
              <w:t xml:space="preserve">Minlength: </w:t>
            </w:r>
          </w:p>
          <w:p w14:paraId="7F719BB6" w14:textId="77777777" w:rsidR="00501898" w:rsidRPr="0076075D" w:rsidRDefault="00136181">
            <w:pPr>
              <w:spacing w:before="0"/>
              <w:ind w:left="0"/>
              <w:jc w:val="both"/>
              <w:rPr>
                <w:sz w:val="22"/>
                <w:szCs w:val="22"/>
              </w:rPr>
            </w:pPr>
            <w:r w:rsidRPr="0076075D">
              <w:rPr>
                <w:sz w:val="22"/>
                <w:szCs w:val="22"/>
              </w:rPr>
              <w:t xml:space="preserve">Maxlength:  </w:t>
            </w:r>
          </w:p>
          <w:p w14:paraId="446F9745"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080AF92D"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Hợp đồng số</w:t>
            </w:r>
          </w:p>
          <w:p w14:paraId="2805F549"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“HDSo”</w:t>
            </w:r>
          </w:p>
          <w:p w14:paraId="079FC55E"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17636471" w14:textId="77777777" w:rsidR="00501898" w:rsidRPr="0076075D" w:rsidRDefault="00136181">
            <w:pPr>
              <w:spacing w:before="0"/>
              <w:ind w:left="41"/>
              <w:rPr>
                <w:sz w:val="22"/>
                <w:szCs w:val="22"/>
              </w:rPr>
            </w:pPr>
            <w:r w:rsidRPr="0076075D">
              <w:rPr>
                <w:sz w:val="22"/>
                <w:szCs w:val="22"/>
              </w:rPr>
              <w:t>“DLHDon/NDHDon/NBan/HDSo”</w:t>
            </w:r>
          </w:p>
        </w:tc>
      </w:tr>
      <w:tr w:rsidR="00501898" w:rsidRPr="0076075D" w14:paraId="299B326A" w14:textId="77777777">
        <w:tc>
          <w:tcPr>
            <w:tcW w:w="1980" w:type="dxa"/>
          </w:tcPr>
          <w:p w14:paraId="3827042D" w14:textId="77777777" w:rsidR="00501898" w:rsidRPr="0076075D" w:rsidRDefault="00136181">
            <w:pPr>
              <w:spacing w:before="0"/>
              <w:ind w:left="0"/>
              <w:jc w:val="both"/>
              <w:rPr>
                <w:sz w:val="22"/>
                <w:szCs w:val="22"/>
              </w:rPr>
            </w:pPr>
            <w:r w:rsidRPr="0076075D">
              <w:rPr>
                <w:sz w:val="22"/>
                <w:szCs w:val="22"/>
              </w:rPr>
              <w:t>exporterName</w:t>
            </w:r>
          </w:p>
        </w:tc>
        <w:tc>
          <w:tcPr>
            <w:tcW w:w="2556" w:type="dxa"/>
          </w:tcPr>
          <w:p w14:paraId="4BD80B4A" w14:textId="77777777" w:rsidR="00501898" w:rsidRPr="0076075D" w:rsidRDefault="00136181">
            <w:pPr>
              <w:spacing w:before="0"/>
              <w:ind w:left="0"/>
              <w:jc w:val="both"/>
              <w:rPr>
                <w:sz w:val="22"/>
                <w:szCs w:val="22"/>
              </w:rPr>
            </w:pPr>
            <w:r w:rsidRPr="0076075D">
              <w:rPr>
                <w:sz w:val="22"/>
                <w:szCs w:val="22"/>
              </w:rPr>
              <w:t>Required: false</w:t>
            </w:r>
          </w:p>
          <w:p w14:paraId="3A35E0A9" w14:textId="77777777" w:rsidR="00501898" w:rsidRPr="0076075D" w:rsidRDefault="00136181">
            <w:pPr>
              <w:spacing w:before="0"/>
              <w:ind w:left="0"/>
              <w:jc w:val="both"/>
              <w:rPr>
                <w:sz w:val="22"/>
                <w:szCs w:val="22"/>
              </w:rPr>
            </w:pPr>
            <w:r w:rsidRPr="0076075D">
              <w:rPr>
                <w:sz w:val="22"/>
                <w:szCs w:val="22"/>
              </w:rPr>
              <w:t>DataType: String</w:t>
            </w:r>
          </w:p>
          <w:p w14:paraId="3FF897E0" w14:textId="77777777" w:rsidR="00501898" w:rsidRPr="0076075D" w:rsidRDefault="00136181">
            <w:pPr>
              <w:spacing w:before="0"/>
              <w:ind w:left="0"/>
              <w:jc w:val="both"/>
              <w:rPr>
                <w:sz w:val="22"/>
                <w:szCs w:val="22"/>
              </w:rPr>
            </w:pPr>
            <w:r w:rsidRPr="0076075D">
              <w:rPr>
                <w:sz w:val="22"/>
                <w:szCs w:val="22"/>
              </w:rPr>
              <w:t xml:space="preserve">Minlength: </w:t>
            </w:r>
          </w:p>
          <w:p w14:paraId="3EE7361B" w14:textId="77777777" w:rsidR="00501898" w:rsidRPr="0076075D" w:rsidRDefault="00136181">
            <w:pPr>
              <w:spacing w:before="0"/>
              <w:ind w:left="0"/>
              <w:jc w:val="both"/>
              <w:rPr>
                <w:sz w:val="22"/>
                <w:szCs w:val="22"/>
              </w:rPr>
            </w:pPr>
            <w:r w:rsidRPr="0076075D">
              <w:rPr>
                <w:sz w:val="22"/>
                <w:szCs w:val="22"/>
              </w:rPr>
              <w:t xml:space="preserve">Maxlength:  </w:t>
            </w:r>
          </w:p>
          <w:p w14:paraId="47137975"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51275A90"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Họ và tên người xuất hàng</w:t>
            </w:r>
          </w:p>
          <w:p w14:paraId="6DCA3714"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“HVTNXHang”</w:t>
            </w:r>
          </w:p>
          <w:p w14:paraId="01AFE245"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53882909" w14:textId="77777777" w:rsidR="00501898" w:rsidRPr="0076075D" w:rsidRDefault="00136181">
            <w:pPr>
              <w:spacing w:before="0"/>
              <w:ind w:left="41"/>
              <w:rPr>
                <w:sz w:val="22"/>
                <w:szCs w:val="22"/>
              </w:rPr>
            </w:pPr>
            <w:r w:rsidRPr="0076075D">
              <w:rPr>
                <w:sz w:val="22"/>
                <w:szCs w:val="22"/>
              </w:rPr>
              <w:t>“DLHDon/NDHDon/NBan/HVTNXHang”</w:t>
            </w:r>
          </w:p>
        </w:tc>
      </w:tr>
    </w:tbl>
    <w:p w14:paraId="41E9C574" w14:textId="77777777" w:rsidR="00501898" w:rsidRPr="0076075D" w:rsidRDefault="00501898">
      <w:pPr>
        <w:pStyle w:val="NormalIndent"/>
        <w:rPr>
          <w:sz w:val="22"/>
          <w:szCs w:val="22"/>
        </w:rPr>
      </w:pPr>
    </w:p>
    <w:p w14:paraId="4048CEC7" w14:textId="77777777" w:rsidR="00501898" w:rsidRPr="0076075D" w:rsidRDefault="00136181">
      <w:pPr>
        <w:pStyle w:val="NormalIndent"/>
        <w:rPr>
          <w:sz w:val="22"/>
          <w:szCs w:val="22"/>
        </w:rPr>
      </w:pPr>
      <w:r w:rsidRPr="0076075D">
        <w:rPr>
          <w:sz w:val="22"/>
          <w:szCs w:val="22"/>
        </w:rPr>
        <w:t xml:space="preserve">Một số metadata </w:t>
      </w:r>
      <w:r w:rsidRPr="0076075D">
        <w:rPr>
          <w:b/>
          <w:sz w:val="22"/>
          <w:szCs w:val="22"/>
        </w:rPr>
        <w:t>đặc biệt</w:t>
      </w:r>
      <w:r w:rsidRPr="0076075D">
        <w:rPr>
          <w:sz w:val="22"/>
          <w:szCs w:val="22"/>
        </w:rPr>
        <w:t xml:space="preserve"> (được sử dụng làm trường chuẩn của XML thông tư 78)</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4961"/>
      </w:tblGrid>
      <w:tr w:rsidR="00501898" w:rsidRPr="0076075D" w14:paraId="2A30D579" w14:textId="77777777">
        <w:trPr>
          <w:trHeight w:val="395"/>
        </w:trPr>
        <w:tc>
          <w:tcPr>
            <w:tcW w:w="1980" w:type="dxa"/>
            <w:shd w:val="clear" w:color="auto" w:fill="EEECE1"/>
          </w:tcPr>
          <w:p w14:paraId="443187C0" w14:textId="77777777" w:rsidR="00501898" w:rsidRPr="0076075D" w:rsidRDefault="00136181">
            <w:pPr>
              <w:jc w:val="center"/>
              <w:rPr>
                <w:b/>
                <w:sz w:val="22"/>
                <w:szCs w:val="22"/>
              </w:rPr>
            </w:pPr>
            <w:r w:rsidRPr="0076075D">
              <w:rPr>
                <w:b/>
                <w:sz w:val="22"/>
                <w:szCs w:val="22"/>
              </w:rPr>
              <w:t>Tên trường</w:t>
            </w:r>
          </w:p>
        </w:tc>
        <w:tc>
          <w:tcPr>
            <w:tcW w:w="2556" w:type="dxa"/>
            <w:shd w:val="clear" w:color="auto" w:fill="EEECE1"/>
          </w:tcPr>
          <w:p w14:paraId="3B31BA53" w14:textId="77777777" w:rsidR="00501898" w:rsidRPr="0076075D" w:rsidRDefault="00136181">
            <w:pPr>
              <w:jc w:val="center"/>
              <w:rPr>
                <w:b/>
                <w:sz w:val="22"/>
                <w:szCs w:val="22"/>
              </w:rPr>
            </w:pPr>
            <w:r w:rsidRPr="0076075D">
              <w:rPr>
                <w:b/>
                <w:sz w:val="22"/>
                <w:szCs w:val="22"/>
              </w:rPr>
              <w:t>Kiểu dữ liệu</w:t>
            </w:r>
          </w:p>
        </w:tc>
        <w:tc>
          <w:tcPr>
            <w:tcW w:w="4961" w:type="dxa"/>
            <w:shd w:val="clear" w:color="auto" w:fill="EEECE1"/>
          </w:tcPr>
          <w:p w14:paraId="7DC5D95E" w14:textId="77777777" w:rsidR="00501898" w:rsidRPr="0076075D" w:rsidRDefault="00136181">
            <w:pPr>
              <w:jc w:val="center"/>
              <w:rPr>
                <w:b/>
                <w:sz w:val="22"/>
                <w:szCs w:val="22"/>
              </w:rPr>
            </w:pPr>
            <w:r w:rsidRPr="0076075D">
              <w:rPr>
                <w:b/>
                <w:sz w:val="22"/>
                <w:szCs w:val="22"/>
              </w:rPr>
              <w:t>Mô tả</w:t>
            </w:r>
          </w:p>
        </w:tc>
      </w:tr>
      <w:tr w:rsidR="00501898" w:rsidRPr="0076075D" w14:paraId="25D6E056" w14:textId="77777777">
        <w:trPr>
          <w:trHeight w:val="454"/>
        </w:trPr>
        <w:tc>
          <w:tcPr>
            <w:tcW w:w="9497" w:type="dxa"/>
            <w:gridSpan w:val="3"/>
            <w:vAlign w:val="center"/>
          </w:tcPr>
          <w:p w14:paraId="2E7A5335" w14:textId="77777777" w:rsidR="00501898" w:rsidRPr="0076075D" w:rsidRDefault="00136181">
            <w:pPr>
              <w:spacing w:before="0" w:line="240" w:lineRule="auto"/>
              <w:ind w:left="0"/>
              <w:rPr>
                <w:b/>
                <w:sz w:val="22"/>
                <w:szCs w:val="22"/>
              </w:rPr>
            </w:pPr>
            <w:r w:rsidRPr="0076075D">
              <w:rPr>
                <w:b/>
                <w:sz w:val="22"/>
                <w:szCs w:val="22"/>
              </w:rPr>
              <w:t>PHIẾU XUẤT KHO HÀNG GỬI ĐẠI LÝ</w:t>
            </w:r>
          </w:p>
        </w:tc>
      </w:tr>
      <w:tr w:rsidR="00501898" w:rsidRPr="0076075D" w14:paraId="3058D389" w14:textId="77777777">
        <w:tc>
          <w:tcPr>
            <w:tcW w:w="1980" w:type="dxa"/>
          </w:tcPr>
          <w:p w14:paraId="3F69130B" w14:textId="77777777" w:rsidR="00501898" w:rsidRPr="0076075D" w:rsidRDefault="00136181">
            <w:pPr>
              <w:spacing w:before="0"/>
              <w:ind w:left="0"/>
              <w:jc w:val="both"/>
              <w:rPr>
                <w:sz w:val="22"/>
                <w:szCs w:val="22"/>
              </w:rPr>
            </w:pPr>
            <w:r w:rsidRPr="0076075D">
              <w:rPr>
                <w:sz w:val="22"/>
                <w:szCs w:val="22"/>
              </w:rPr>
              <w:t>economicContractNo</w:t>
            </w:r>
          </w:p>
        </w:tc>
        <w:tc>
          <w:tcPr>
            <w:tcW w:w="2556" w:type="dxa"/>
          </w:tcPr>
          <w:p w14:paraId="3D0C51A2" w14:textId="77777777" w:rsidR="00501898" w:rsidRPr="0076075D" w:rsidRDefault="00136181">
            <w:pPr>
              <w:spacing w:before="0"/>
              <w:ind w:left="0"/>
              <w:jc w:val="both"/>
              <w:rPr>
                <w:sz w:val="22"/>
                <w:szCs w:val="22"/>
              </w:rPr>
            </w:pPr>
            <w:r w:rsidRPr="0076075D">
              <w:rPr>
                <w:sz w:val="22"/>
                <w:szCs w:val="22"/>
              </w:rPr>
              <w:t>Required: true</w:t>
            </w:r>
          </w:p>
          <w:p w14:paraId="1CA47604" w14:textId="77777777" w:rsidR="00501898" w:rsidRPr="0076075D" w:rsidRDefault="00136181">
            <w:pPr>
              <w:spacing w:before="0"/>
              <w:ind w:left="0"/>
              <w:jc w:val="both"/>
              <w:rPr>
                <w:sz w:val="22"/>
                <w:szCs w:val="22"/>
              </w:rPr>
            </w:pPr>
            <w:r w:rsidRPr="0076075D">
              <w:rPr>
                <w:sz w:val="22"/>
                <w:szCs w:val="22"/>
              </w:rPr>
              <w:t>DataType: String</w:t>
            </w:r>
          </w:p>
          <w:p w14:paraId="6C5039D6" w14:textId="77777777" w:rsidR="00501898" w:rsidRPr="0076075D" w:rsidRDefault="00136181">
            <w:pPr>
              <w:spacing w:before="0"/>
              <w:ind w:left="0"/>
              <w:jc w:val="both"/>
              <w:rPr>
                <w:sz w:val="22"/>
                <w:szCs w:val="22"/>
              </w:rPr>
            </w:pPr>
            <w:r w:rsidRPr="0076075D">
              <w:rPr>
                <w:sz w:val="22"/>
                <w:szCs w:val="22"/>
              </w:rPr>
              <w:t xml:space="preserve">Minlength: </w:t>
            </w:r>
          </w:p>
          <w:p w14:paraId="5CC7C465" w14:textId="77777777" w:rsidR="00501898" w:rsidRPr="0076075D" w:rsidRDefault="00136181">
            <w:pPr>
              <w:spacing w:before="0"/>
              <w:ind w:left="0"/>
              <w:jc w:val="both"/>
              <w:rPr>
                <w:sz w:val="22"/>
                <w:szCs w:val="22"/>
              </w:rPr>
            </w:pPr>
            <w:r w:rsidRPr="0076075D">
              <w:rPr>
                <w:sz w:val="22"/>
                <w:szCs w:val="22"/>
              </w:rPr>
              <w:t xml:space="preserve">Maxlength:  </w:t>
            </w:r>
          </w:p>
          <w:p w14:paraId="76C6480E" w14:textId="77777777" w:rsidR="00501898" w:rsidRPr="0076075D" w:rsidRDefault="00136181">
            <w:pPr>
              <w:spacing w:before="0"/>
              <w:ind w:left="0"/>
              <w:jc w:val="both"/>
              <w:rPr>
                <w:sz w:val="22"/>
                <w:szCs w:val="22"/>
              </w:rPr>
            </w:pPr>
            <w:r w:rsidRPr="0076075D">
              <w:rPr>
                <w:sz w:val="22"/>
                <w:szCs w:val="22"/>
              </w:rPr>
              <w:lastRenderedPageBreak/>
              <w:t>Format:</w:t>
            </w:r>
          </w:p>
        </w:tc>
        <w:tc>
          <w:tcPr>
            <w:tcW w:w="4961" w:type="dxa"/>
          </w:tcPr>
          <w:p w14:paraId="2FC73A79"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lastRenderedPageBreak/>
              <w:t>Hợp đồng kinh tế số</w:t>
            </w:r>
          </w:p>
          <w:p w14:paraId="091AF154"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“HDKTSo”</w:t>
            </w:r>
          </w:p>
          <w:p w14:paraId="69A8CDEC"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0BF0CF99" w14:textId="77777777" w:rsidR="00501898" w:rsidRPr="0076075D" w:rsidRDefault="00136181">
            <w:pPr>
              <w:spacing w:before="0" w:line="240" w:lineRule="auto"/>
              <w:ind w:left="241" w:hanging="180"/>
              <w:jc w:val="both"/>
              <w:rPr>
                <w:sz w:val="22"/>
                <w:szCs w:val="22"/>
              </w:rPr>
            </w:pPr>
            <w:r w:rsidRPr="0076075D">
              <w:rPr>
                <w:sz w:val="22"/>
                <w:szCs w:val="22"/>
              </w:rPr>
              <w:t>“DLHDon/NDHDon/NBan/HDKTSo”</w:t>
            </w:r>
          </w:p>
        </w:tc>
      </w:tr>
      <w:tr w:rsidR="00501898" w:rsidRPr="0076075D" w14:paraId="692CAD4C" w14:textId="77777777">
        <w:tc>
          <w:tcPr>
            <w:tcW w:w="1980" w:type="dxa"/>
          </w:tcPr>
          <w:p w14:paraId="5AB7F606" w14:textId="77777777" w:rsidR="00501898" w:rsidRPr="0076075D" w:rsidRDefault="00136181">
            <w:pPr>
              <w:spacing w:before="0"/>
              <w:ind w:left="0"/>
              <w:jc w:val="both"/>
              <w:rPr>
                <w:sz w:val="22"/>
                <w:szCs w:val="22"/>
              </w:rPr>
            </w:pPr>
            <w:r w:rsidRPr="0076075D">
              <w:rPr>
                <w:sz w:val="22"/>
                <w:szCs w:val="22"/>
              </w:rPr>
              <w:lastRenderedPageBreak/>
              <w:t>commandDate</w:t>
            </w:r>
          </w:p>
        </w:tc>
        <w:tc>
          <w:tcPr>
            <w:tcW w:w="2556" w:type="dxa"/>
          </w:tcPr>
          <w:p w14:paraId="5E663A6A" w14:textId="77777777" w:rsidR="00501898" w:rsidRPr="0076075D" w:rsidRDefault="00136181">
            <w:pPr>
              <w:spacing w:before="0"/>
              <w:ind w:left="0"/>
              <w:jc w:val="both"/>
              <w:rPr>
                <w:sz w:val="22"/>
                <w:szCs w:val="22"/>
              </w:rPr>
            </w:pPr>
            <w:r w:rsidRPr="0076075D">
              <w:rPr>
                <w:sz w:val="22"/>
                <w:szCs w:val="22"/>
              </w:rPr>
              <w:t>Required: true</w:t>
            </w:r>
          </w:p>
          <w:p w14:paraId="12DBE67A" w14:textId="77777777" w:rsidR="00501898" w:rsidRPr="0076075D" w:rsidRDefault="00136181">
            <w:pPr>
              <w:spacing w:before="0"/>
              <w:ind w:left="0"/>
              <w:jc w:val="both"/>
              <w:rPr>
                <w:sz w:val="22"/>
                <w:szCs w:val="22"/>
              </w:rPr>
            </w:pPr>
            <w:r w:rsidRPr="0076075D">
              <w:rPr>
                <w:sz w:val="22"/>
                <w:szCs w:val="22"/>
              </w:rPr>
              <w:t>DataType: Date</w:t>
            </w:r>
          </w:p>
          <w:p w14:paraId="1925945D" w14:textId="77777777" w:rsidR="00501898" w:rsidRPr="0076075D" w:rsidRDefault="00136181">
            <w:pPr>
              <w:spacing w:before="0"/>
              <w:ind w:left="0"/>
              <w:jc w:val="both"/>
              <w:rPr>
                <w:sz w:val="22"/>
                <w:szCs w:val="22"/>
              </w:rPr>
            </w:pPr>
            <w:r w:rsidRPr="0076075D">
              <w:rPr>
                <w:sz w:val="22"/>
                <w:szCs w:val="22"/>
              </w:rPr>
              <w:t xml:space="preserve">Minlength: </w:t>
            </w:r>
          </w:p>
          <w:p w14:paraId="51B9768C" w14:textId="77777777" w:rsidR="00501898" w:rsidRPr="0076075D" w:rsidRDefault="00136181">
            <w:pPr>
              <w:spacing w:before="0"/>
              <w:ind w:left="0"/>
              <w:jc w:val="both"/>
              <w:rPr>
                <w:sz w:val="22"/>
                <w:szCs w:val="22"/>
              </w:rPr>
            </w:pPr>
            <w:r w:rsidRPr="0076075D">
              <w:rPr>
                <w:sz w:val="22"/>
                <w:szCs w:val="22"/>
              </w:rPr>
              <w:t xml:space="preserve">Maxlength:  </w:t>
            </w:r>
          </w:p>
          <w:p w14:paraId="5305ACA1"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1BBC792D"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 xml:space="preserve">Hợp đồng kinh tế ngày </w:t>
            </w:r>
          </w:p>
          <w:p w14:paraId="28818146"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“HDKTNgay”</w:t>
            </w:r>
          </w:p>
          <w:p w14:paraId="0B4930AD"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11DD12F3" w14:textId="77777777" w:rsidR="00501898" w:rsidRPr="0076075D" w:rsidRDefault="00136181">
            <w:pPr>
              <w:spacing w:before="0" w:line="240" w:lineRule="auto"/>
              <w:ind w:left="241" w:hanging="180"/>
              <w:rPr>
                <w:sz w:val="22"/>
                <w:szCs w:val="22"/>
              </w:rPr>
            </w:pPr>
            <w:r w:rsidRPr="0076075D">
              <w:rPr>
                <w:sz w:val="22"/>
                <w:szCs w:val="22"/>
              </w:rPr>
              <w:t>“DLHDon/NDHDon/NBan/HDKTNgay”</w:t>
            </w:r>
          </w:p>
        </w:tc>
      </w:tr>
      <w:tr w:rsidR="00501898" w:rsidRPr="0076075D" w14:paraId="33813C86" w14:textId="77777777">
        <w:tc>
          <w:tcPr>
            <w:tcW w:w="1980" w:type="dxa"/>
          </w:tcPr>
          <w:p w14:paraId="72011F36" w14:textId="77777777" w:rsidR="00501898" w:rsidRPr="0076075D" w:rsidRDefault="00136181">
            <w:pPr>
              <w:spacing w:before="0"/>
              <w:ind w:left="0"/>
              <w:jc w:val="both"/>
              <w:rPr>
                <w:sz w:val="22"/>
                <w:szCs w:val="22"/>
              </w:rPr>
            </w:pPr>
            <w:r w:rsidRPr="0076075D">
              <w:rPr>
                <w:sz w:val="22"/>
                <w:szCs w:val="22"/>
              </w:rPr>
              <w:t>transformer</w:t>
            </w:r>
          </w:p>
        </w:tc>
        <w:tc>
          <w:tcPr>
            <w:tcW w:w="2556" w:type="dxa"/>
          </w:tcPr>
          <w:p w14:paraId="30175C52" w14:textId="77777777" w:rsidR="00501898" w:rsidRPr="0076075D" w:rsidRDefault="00136181">
            <w:pPr>
              <w:spacing w:before="0"/>
              <w:ind w:left="0"/>
              <w:jc w:val="both"/>
              <w:rPr>
                <w:sz w:val="22"/>
                <w:szCs w:val="22"/>
              </w:rPr>
            </w:pPr>
            <w:r w:rsidRPr="0076075D">
              <w:rPr>
                <w:sz w:val="22"/>
                <w:szCs w:val="22"/>
              </w:rPr>
              <w:t>Required: true</w:t>
            </w:r>
          </w:p>
          <w:p w14:paraId="0B3D7974" w14:textId="77777777" w:rsidR="00501898" w:rsidRPr="0076075D" w:rsidRDefault="00136181">
            <w:pPr>
              <w:spacing w:before="0"/>
              <w:ind w:left="0"/>
              <w:jc w:val="both"/>
              <w:rPr>
                <w:sz w:val="22"/>
                <w:szCs w:val="22"/>
              </w:rPr>
            </w:pPr>
            <w:r w:rsidRPr="0076075D">
              <w:rPr>
                <w:sz w:val="22"/>
                <w:szCs w:val="22"/>
              </w:rPr>
              <w:t>DataType: String</w:t>
            </w:r>
          </w:p>
          <w:p w14:paraId="50690B71" w14:textId="77777777" w:rsidR="00501898" w:rsidRPr="0076075D" w:rsidRDefault="00136181">
            <w:pPr>
              <w:spacing w:before="0"/>
              <w:ind w:left="0"/>
              <w:jc w:val="both"/>
              <w:rPr>
                <w:sz w:val="22"/>
                <w:szCs w:val="22"/>
              </w:rPr>
            </w:pPr>
            <w:r w:rsidRPr="0076075D">
              <w:rPr>
                <w:sz w:val="22"/>
                <w:szCs w:val="22"/>
              </w:rPr>
              <w:t xml:space="preserve">Minlength: </w:t>
            </w:r>
          </w:p>
          <w:p w14:paraId="68E8BFA5" w14:textId="77777777" w:rsidR="00501898" w:rsidRPr="0076075D" w:rsidRDefault="00136181">
            <w:pPr>
              <w:spacing w:before="0"/>
              <w:ind w:left="0"/>
              <w:jc w:val="both"/>
              <w:rPr>
                <w:sz w:val="22"/>
                <w:szCs w:val="22"/>
              </w:rPr>
            </w:pPr>
            <w:r w:rsidRPr="0076075D">
              <w:rPr>
                <w:sz w:val="22"/>
                <w:szCs w:val="22"/>
              </w:rPr>
              <w:t xml:space="preserve">Maxlength:  </w:t>
            </w:r>
          </w:p>
          <w:p w14:paraId="440D15BA"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450752EB"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 xml:space="preserve">Tên người vận chuyển </w:t>
            </w:r>
          </w:p>
          <w:p w14:paraId="4504CCC0"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“TNVChuyen”</w:t>
            </w:r>
          </w:p>
          <w:p w14:paraId="642FB13F"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14AFB361" w14:textId="77777777" w:rsidR="00501898" w:rsidRPr="0076075D" w:rsidRDefault="00136181">
            <w:pPr>
              <w:spacing w:before="0" w:line="240" w:lineRule="auto"/>
              <w:ind w:left="241" w:hanging="180"/>
              <w:jc w:val="both"/>
              <w:rPr>
                <w:sz w:val="22"/>
                <w:szCs w:val="22"/>
              </w:rPr>
            </w:pPr>
            <w:r w:rsidRPr="0076075D">
              <w:rPr>
                <w:sz w:val="22"/>
                <w:szCs w:val="22"/>
              </w:rPr>
              <w:t>“DLHDon/NDHDon/NBan/TNVChuyen”</w:t>
            </w:r>
          </w:p>
        </w:tc>
      </w:tr>
      <w:tr w:rsidR="00501898" w:rsidRPr="0076075D" w14:paraId="5C2A69FF" w14:textId="77777777">
        <w:tc>
          <w:tcPr>
            <w:tcW w:w="1980" w:type="dxa"/>
          </w:tcPr>
          <w:p w14:paraId="7FFBA190" w14:textId="77777777" w:rsidR="00501898" w:rsidRPr="0076075D" w:rsidRDefault="00136181">
            <w:pPr>
              <w:spacing w:before="0"/>
              <w:ind w:left="0"/>
              <w:jc w:val="both"/>
              <w:rPr>
                <w:sz w:val="22"/>
                <w:szCs w:val="22"/>
              </w:rPr>
            </w:pPr>
            <w:r w:rsidRPr="0076075D">
              <w:rPr>
                <w:sz w:val="22"/>
                <w:szCs w:val="22"/>
              </w:rPr>
              <w:t>vehicle</w:t>
            </w:r>
          </w:p>
        </w:tc>
        <w:tc>
          <w:tcPr>
            <w:tcW w:w="2556" w:type="dxa"/>
          </w:tcPr>
          <w:p w14:paraId="73721D0D" w14:textId="77777777" w:rsidR="00501898" w:rsidRPr="0076075D" w:rsidRDefault="00136181">
            <w:pPr>
              <w:spacing w:before="0"/>
              <w:ind w:left="0"/>
              <w:jc w:val="both"/>
              <w:rPr>
                <w:sz w:val="22"/>
                <w:szCs w:val="22"/>
              </w:rPr>
            </w:pPr>
            <w:r w:rsidRPr="0076075D">
              <w:rPr>
                <w:sz w:val="22"/>
                <w:szCs w:val="22"/>
              </w:rPr>
              <w:t>Required: true</w:t>
            </w:r>
          </w:p>
          <w:p w14:paraId="7BD172C8" w14:textId="77777777" w:rsidR="00501898" w:rsidRPr="0076075D" w:rsidRDefault="00136181">
            <w:pPr>
              <w:spacing w:before="0"/>
              <w:ind w:left="0"/>
              <w:jc w:val="both"/>
              <w:rPr>
                <w:sz w:val="22"/>
                <w:szCs w:val="22"/>
              </w:rPr>
            </w:pPr>
            <w:r w:rsidRPr="0076075D">
              <w:rPr>
                <w:sz w:val="22"/>
                <w:szCs w:val="22"/>
              </w:rPr>
              <w:t>DataType: String</w:t>
            </w:r>
          </w:p>
          <w:p w14:paraId="2D2D54A0" w14:textId="77777777" w:rsidR="00501898" w:rsidRPr="0076075D" w:rsidRDefault="00136181">
            <w:pPr>
              <w:spacing w:before="0"/>
              <w:ind w:left="0"/>
              <w:jc w:val="both"/>
              <w:rPr>
                <w:sz w:val="22"/>
                <w:szCs w:val="22"/>
              </w:rPr>
            </w:pPr>
            <w:r w:rsidRPr="0076075D">
              <w:rPr>
                <w:sz w:val="22"/>
                <w:szCs w:val="22"/>
              </w:rPr>
              <w:t xml:space="preserve">Minlength: </w:t>
            </w:r>
          </w:p>
          <w:p w14:paraId="3F143C3E" w14:textId="77777777" w:rsidR="00501898" w:rsidRPr="0076075D" w:rsidRDefault="00136181">
            <w:pPr>
              <w:spacing w:before="0"/>
              <w:ind w:left="0"/>
              <w:jc w:val="both"/>
              <w:rPr>
                <w:sz w:val="22"/>
                <w:szCs w:val="22"/>
              </w:rPr>
            </w:pPr>
            <w:r w:rsidRPr="0076075D">
              <w:rPr>
                <w:sz w:val="22"/>
                <w:szCs w:val="22"/>
              </w:rPr>
              <w:t xml:space="preserve">Maxlength:  </w:t>
            </w:r>
          </w:p>
          <w:p w14:paraId="0657E042"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7442ED42"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 xml:space="preserve">Phương tiện vận chuyển </w:t>
            </w:r>
          </w:p>
          <w:p w14:paraId="46950067"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“PTVChuyen”</w:t>
            </w:r>
          </w:p>
          <w:p w14:paraId="5D3D39F8"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10E5D509" w14:textId="77777777" w:rsidR="00501898" w:rsidRPr="0076075D" w:rsidRDefault="00136181">
            <w:pPr>
              <w:spacing w:before="0"/>
              <w:ind w:left="241" w:hanging="180"/>
              <w:rPr>
                <w:sz w:val="22"/>
                <w:szCs w:val="22"/>
              </w:rPr>
            </w:pPr>
            <w:r w:rsidRPr="0076075D">
              <w:rPr>
                <w:sz w:val="22"/>
                <w:szCs w:val="22"/>
              </w:rPr>
              <w:t>“DLHDon/NDHDon/NBan/PTVChuyen”</w:t>
            </w:r>
          </w:p>
        </w:tc>
      </w:tr>
      <w:tr w:rsidR="00501898" w:rsidRPr="0076075D" w14:paraId="166D8B2C" w14:textId="77777777">
        <w:tc>
          <w:tcPr>
            <w:tcW w:w="1980" w:type="dxa"/>
          </w:tcPr>
          <w:p w14:paraId="62315086" w14:textId="77777777" w:rsidR="00501898" w:rsidRPr="0076075D" w:rsidRDefault="00136181">
            <w:pPr>
              <w:spacing w:before="0"/>
              <w:ind w:left="0"/>
              <w:jc w:val="both"/>
              <w:rPr>
                <w:sz w:val="22"/>
                <w:szCs w:val="22"/>
              </w:rPr>
            </w:pPr>
            <w:r w:rsidRPr="0076075D">
              <w:rPr>
                <w:sz w:val="22"/>
                <w:szCs w:val="22"/>
              </w:rPr>
              <w:t>contractNo</w:t>
            </w:r>
          </w:p>
        </w:tc>
        <w:tc>
          <w:tcPr>
            <w:tcW w:w="2556" w:type="dxa"/>
          </w:tcPr>
          <w:p w14:paraId="18EB0C4F" w14:textId="77777777" w:rsidR="00501898" w:rsidRPr="0076075D" w:rsidRDefault="00136181">
            <w:pPr>
              <w:spacing w:before="0"/>
              <w:ind w:left="0"/>
              <w:jc w:val="both"/>
              <w:rPr>
                <w:sz w:val="22"/>
                <w:szCs w:val="22"/>
              </w:rPr>
            </w:pPr>
            <w:r w:rsidRPr="0076075D">
              <w:rPr>
                <w:sz w:val="22"/>
                <w:szCs w:val="22"/>
              </w:rPr>
              <w:t>Required: false</w:t>
            </w:r>
          </w:p>
          <w:p w14:paraId="0C43EE32" w14:textId="77777777" w:rsidR="00501898" w:rsidRPr="0076075D" w:rsidRDefault="00136181">
            <w:pPr>
              <w:spacing w:before="0"/>
              <w:ind w:left="0"/>
              <w:jc w:val="both"/>
              <w:rPr>
                <w:sz w:val="22"/>
                <w:szCs w:val="22"/>
              </w:rPr>
            </w:pPr>
            <w:r w:rsidRPr="0076075D">
              <w:rPr>
                <w:sz w:val="22"/>
                <w:szCs w:val="22"/>
              </w:rPr>
              <w:t>DataType: String</w:t>
            </w:r>
          </w:p>
          <w:p w14:paraId="2515B02F" w14:textId="77777777" w:rsidR="00501898" w:rsidRPr="0076075D" w:rsidRDefault="00136181">
            <w:pPr>
              <w:spacing w:before="0"/>
              <w:ind w:left="0"/>
              <w:jc w:val="both"/>
              <w:rPr>
                <w:sz w:val="22"/>
                <w:szCs w:val="22"/>
              </w:rPr>
            </w:pPr>
            <w:r w:rsidRPr="0076075D">
              <w:rPr>
                <w:sz w:val="22"/>
                <w:szCs w:val="22"/>
              </w:rPr>
              <w:t xml:space="preserve">Minlength: </w:t>
            </w:r>
          </w:p>
          <w:p w14:paraId="4C14C182" w14:textId="77777777" w:rsidR="00501898" w:rsidRPr="0076075D" w:rsidRDefault="00136181">
            <w:pPr>
              <w:spacing w:before="0"/>
              <w:ind w:left="0"/>
              <w:jc w:val="both"/>
              <w:rPr>
                <w:sz w:val="22"/>
                <w:szCs w:val="22"/>
              </w:rPr>
            </w:pPr>
            <w:r w:rsidRPr="0076075D">
              <w:rPr>
                <w:sz w:val="22"/>
                <w:szCs w:val="22"/>
              </w:rPr>
              <w:t xml:space="preserve">Maxlength:  </w:t>
            </w:r>
          </w:p>
          <w:p w14:paraId="5350682D"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4EB958EB"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Hợp đồng số (Hợp đồng vận chuyển)</w:t>
            </w:r>
          </w:p>
          <w:p w14:paraId="37950FA8"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“HDSo”</w:t>
            </w:r>
          </w:p>
          <w:p w14:paraId="6C86632A"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7A9738DE"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“DLHDon/NDHDon/NBan/HDSo”</w:t>
            </w:r>
          </w:p>
        </w:tc>
      </w:tr>
      <w:tr w:rsidR="00501898" w:rsidRPr="0076075D" w14:paraId="47BE1BFD" w14:textId="77777777">
        <w:tc>
          <w:tcPr>
            <w:tcW w:w="1980" w:type="dxa"/>
          </w:tcPr>
          <w:p w14:paraId="0380C778" w14:textId="77777777" w:rsidR="00501898" w:rsidRPr="0076075D" w:rsidRDefault="00136181">
            <w:pPr>
              <w:spacing w:before="0"/>
              <w:ind w:left="0"/>
              <w:jc w:val="both"/>
              <w:rPr>
                <w:sz w:val="22"/>
                <w:szCs w:val="22"/>
              </w:rPr>
            </w:pPr>
            <w:r w:rsidRPr="0076075D">
              <w:rPr>
                <w:sz w:val="22"/>
                <w:szCs w:val="22"/>
              </w:rPr>
              <w:t>HVTNXHang</w:t>
            </w:r>
          </w:p>
        </w:tc>
        <w:tc>
          <w:tcPr>
            <w:tcW w:w="2556" w:type="dxa"/>
          </w:tcPr>
          <w:p w14:paraId="7E70E7B5" w14:textId="77777777" w:rsidR="00501898" w:rsidRPr="0076075D" w:rsidRDefault="00136181">
            <w:pPr>
              <w:spacing w:before="0"/>
              <w:ind w:left="0"/>
              <w:jc w:val="both"/>
              <w:rPr>
                <w:sz w:val="22"/>
                <w:szCs w:val="22"/>
              </w:rPr>
            </w:pPr>
            <w:r w:rsidRPr="0076075D">
              <w:rPr>
                <w:sz w:val="22"/>
                <w:szCs w:val="22"/>
              </w:rPr>
              <w:t>Required: false</w:t>
            </w:r>
          </w:p>
          <w:p w14:paraId="4C7615E5" w14:textId="77777777" w:rsidR="00501898" w:rsidRPr="0076075D" w:rsidRDefault="00136181">
            <w:pPr>
              <w:spacing w:before="0"/>
              <w:ind w:left="0"/>
              <w:jc w:val="both"/>
              <w:rPr>
                <w:sz w:val="22"/>
                <w:szCs w:val="22"/>
              </w:rPr>
            </w:pPr>
            <w:r w:rsidRPr="0076075D">
              <w:rPr>
                <w:sz w:val="22"/>
                <w:szCs w:val="22"/>
              </w:rPr>
              <w:t>DataType: String</w:t>
            </w:r>
          </w:p>
          <w:p w14:paraId="6932D7DE" w14:textId="77777777" w:rsidR="00501898" w:rsidRPr="0076075D" w:rsidRDefault="00136181">
            <w:pPr>
              <w:spacing w:before="0"/>
              <w:ind w:left="0"/>
              <w:jc w:val="both"/>
              <w:rPr>
                <w:sz w:val="22"/>
                <w:szCs w:val="22"/>
              </w:rPr>
            </w:pPr>
            <w:r w:rsidRPr="0076075D">
              <w:rPr>
                <w:sz w:val="22"/>
                <w:szCs w:val="22"/>
              </w:rPr>
              <w:t xml:space="preserve">Minlength: </w:t>
            </w:r>
          </w:p>
          <w:p w14:paraId="5E904C25" w14:textId="77777777" w:rsidR="00501898" w:rsidRPr="0076075D" w:rsidRDefault="00136181">
            <w:pPr>
              <w:spacing w:before="0"/>
              <w:ind w:left="0"/>
              <w:jc w:val="both"/>
              <w:rPr>
                <w:sz w:val="22"/>
                <w:szCs w:val="22"/>
              </w:rPr>
            </w:pPr>
            <w:r w:rsidRPr="0076075D">
              <w:rPr>
                <w:sz w:val="22"/>
                <w:szCs w:val="22"/>
              </w:rPr>
              <w:t xml:space="preserve">Maxlength:  </w:t>
            </w:r>
          </w:p>
          <w:p w14:paraId="60C601E1"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2742F7CC"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Họ và tên người xuất hàng</w:t>
            </w:r>
          </w:p>
          <w:p w14:paraId="4F290588"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“HVTNXHang”</w:t>
            </w:r>
          </w:p>
          <w:p w14:paraId="73C603A0"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0E860D6F" w14:textId="77777777" w:rsidR="00501898" w:rsidRPr="0076075D" w:rsidRDefault="00136181">
            <w:pPr>
              <w:spacing w:before="0"/>
              <w:ind w:left="41"/>
              <w:rPr>
                <w:sz w:val="22"/>
                <w:szCs w:val="22"/>
              </w:rPr>
            </w:pPr>
            <w:r w:rsidRPr="0076075D">
              <w:rPr>
                <w:sz w:val="22"/>
                <w:szCs w:val="22"/>
              </w:rPr>
              <w:t>“DLHDon/NDHDon/NBan/HVTNXHang”</w:t>
            </w:r>
          </w:p>
        </w:tc>
      </w:tr>
    </w:tbl>
    <w:p w14:paraId="63448962" w14:textId="77777777" w:rsidR="00501898" w:rsidRPr="0076075D" w:rsidRDefault="00501898">
      <w:pPr>
        <w:pStyle w:val="NormalIndent"/>
        <w:rPr>
          <w:sz w:val="22"/>
          <w:szCs w:val="22"/>
        </w:rPr>
      </w:pPr>
    </w:p>
    <w:p w14:paraId="57575196" w14:textId="77777777" w:rsidR="00501898" w:rsidRPr="0076075D" w:rsidRDefault="00136181">
      <w:pPr>
        <w:pStyle w:val="NormalIndent"/>
        <w:rPr>
          <w:sz w:val="22"/>
          <w:szCs w:val="22"/>
        </w:rPr>
      </w:pPr>
      <w:r w:rsidRPr="0076075D">
        <w:rPr>
          <w:sz w:val="22"/>
          <w:szCs w:val="22"/>
        </w:rPr>
        <w:t xml:space="preserve">Một số metadata </w:t>
      </w:r>
      <w:r w:rsidRPr="0076075D">
        <w:rPr>
          <w:b/>
          <w:sz w:val="22"/>
          <w:szCs w:val="22"/>
        </w:rPr>
        <w:t>đặc biệt</w:t>
      </w:r>
      <w:r w:rsidRPr="0076075D">
        <w:rPr>
          <w:sz w:val="22"/>
          <w:szCs w:val="22"/>
        </w:rPr>
        <w:t xml:space="preserve"> (được sử dụng làm trường chuẩn của XML thông tư 78)</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4961"/>
      </w:tblGrid>
      <w:tr w:rsidR="00501898" w:rsidRPr="0076075D" w14:paraId="442E2573" w14:textId="77777777">
        <w:trPr>
          <w:trHeight w:val="395"/>
        </w:trPr>
        <w:tc>
          <w:tcPr>
            <w:tcW w:w="1980" w:type="dxa"/>
            <w:shd w:val="clear" w:color="auto" w:fill="EEECE1"/>
          </w:tcPr>
          <w:p w14:paraId="4BE1D14A" w14:textId="77777777" w:rsidR="00501898" w:rsidRPr="0076075D" w:rsidRDefault="00136181">
            <w:pPr>
              <w:jc w:val="center"/>
              <w:rPr>
                <w:b/>
                <w:sz w:val="22"/>
                <w:szCs w:val="22"/>
              </w:rPr>
            </w:pPr>
            <w:r w:rsidRPr="0076075D">
              <w:rPr>
                <w:b/>
                <w:sz w:val="22"/>
                <w:szCs w:val="22"/>
              </w:rPr>
              <w:t>Tên trường</w:t>
            </w:r>
          </w:p>
        </w:tc>
        <w:tc>
          <w:tcPr>
            <w:tcW w:w="2556" w:type="dxa"/>
            <w:shd w:val="clear" w:color="auto" w:fill="EEECE1"/>
          </w:tcPr>
          <w:p w14:paraId="3126F001" w14:textId="77777777" w:rsidR="00501898" w:rsidRPr="0076075D" w:rsidRDefault="00136181">
            <w:pPr>
              <w:jc w:val="center"/>
              <w:rPr>
                <w:b/>
                <w:sz w:val="22"/>
                <w:szCs w:val="22"/>
              </w:rPr>
            </w:pPr>
            <w:r w:rsidRPr="0076075D">
              <w:rPr>
                <w:b/>
                <w:sz w:val="22"/>
                <w:szCs w:val="22"/>
              </w:rPr>
              <w:t>Kiểu dữ liệu</w:t>
            </w:r>
          </w:p>
        </w:tc>
        <w:tc>
          <w:tcPr>
            <w:tcW w:w="4961" w:type="dxa"/>
            <w:shd w:val="clear" w:color="auto" w:fill="EEECE1"/>
          </w:tcPr>
          <w:p w14:paraId="3DD23453" w14:textId="77777777" w:rsidR="00501898" w:rsidRPr="0076075D" w:rsidRDefault="00136181">
            <w:pPr>
              <w:jc w:val="center"/>
              <w:rPr>
                <w:b/>
                <w:sz w:val="22"/>
                <w:szCs w:val="22"/>
              </w:rPr>
            </w:pPr>
            <w:r w:rsidRPr="0076075D">
              <w:rPr>
                <w:b/>
                <w:sz w:val="22"/>
                <w:szCs w:val="22"/>
              </w:rPr>
              <w:t>Mô tả</w:t>
            </w:r>
          </w:p>
        </w:tc>
      </w:tr>
      <w:tr w:rsidR="00501898" w:rsidRPr="0076075D" w14:paraId="213207C5" w14:textId="77777777">
        <w:trPr>
          <w:trHeight w:val="427"/>
        </w:trPr>
        <w:tc>
          <w:tcPr>
            <w:tcW w:w="9497" w:type="dxa"/>
            <w:gridSpan w:val="3"/>
            <w:vAlign w:val="center"/>
          </w:tcPr>
          <w:p w14:paraId="395F89B0" w14:textId="77777777" w:rsidR="00501898" w:rsidRPr="0076075D" w:rsidRDefault="00136181">
            <w:pPr>
              <w:spacing w:before="0" w:line="240" w:lineRule="auto"/>
              <w:ind w:left="0"/>
              <w:rPr>
                <w:b/>
                <w:sz w:val="22"/>
                <w:szCs w:val="22"/>
                <w:lang w:val="en"/>
              </w:rPr>
            </w:pPr>
            <w:r w:rsidRPr="0076075D">
              <w:rPr>
                <w:b/>
                <w:sz w:val="22"/>
                <w:szCs w:val="22"/>
              </w:rPr>
              <w:t xml:space="preserve">PHIẾU </w:t>
            </w:r>
            <w:r w:rsidRPr="0076075D">
              <w:rPr>
                <w:b/>
                <w:sz w:val="22"/>
                <w:szCs w:val="22"/>
                <w:lang w:val="en"/>
              </w:rPr>
              <w:t>BÁN HÀNG PHI THUẾ QUAN</w:t>
            </w:r>
          </w:p>
        </w:tc>
      </w:tr>
      <w:tr w:rsidR="00501898" w:rsidRPr="0076075D" w14:paraId="608BF08D" w14:textId="77777777">
        <w:tc>
          <w:tcPr>
            <w:tcW w:w="1980" w:type="dxa"/>
          </w:tcPr>
          <w:p w14:paraId="1760DA73" w14:textId="77777777" w:rsidR="00501898" w:rsidRPr="0076075D" w:rsidRDefault="00136181">
            <w:pPr>
              <w:spacing w:before="0"/>
              <w:ind w:left="0"/>
              <w:jc w:val="both"/>
              <w:rPr>
                <w:sz w:val="22"/>
                <w:szCs w:val="22"/>
              </w:rPr>
            </w:pPr>
            <w:r w:rsidRPr="0076075D">
              <w:rPr>
                <w:sz w:val="22"/>
                <w:szCs w:val="22"/>
              </w:rPr>
              <w:t>KPTQuan</w:t>
            </w:r>
          </w:p>
        </w:tc>
        <w:tc>
          <w:tcPr>
            <w:tcW w:w="2556" w:type="dxa"/>
          </w:tcPr>
          <w:p w14:paraId="79A924FF" w14:textId="77777777" w:rsidR="00501898" w:rsidRPr="0076075D" w:rsidRDefault="00136181">
            <w:pPr>
              <w:spacing w:before="0"/>
              <w:ind w:left="0"/>
              <w:jc w:val="both"/>
              <w:rPr>
                <w:sz w:val="22"/>
                <w:szCs w:val="22"/>
              </w:rPr>
            </w:pPr>
            <w:r w:rsidRPr="0076075D">
              <w:rPr>
                <w:sz w:val="22"/>
                <w:szCs w:val="22"/>
              </w:rPr>
              <w:t>Required: true</w:t>
            </w:r>
          </w:p>
          <w:p w14:paraId="68FD45D1" w14:textId="77777777" w:rsidR="00501898" w:rsidRPr="0076075D" w:rsidRDefault="00136181">
            <w:pPr>
              <w:spacing w:before="0"/>
              <w:ind w:left="0"/>
              <w:jc w:val="both"/>
              <w:rPr>
                <w:sz w:val="22"/>
                <w:szCs w:val="22"/>
                <w:lang w:val="en"/>
              </w:rPr>
            </w:pPr>
            <w:r w:rsidRPr="0076075D">
              <w:rPr>
                <w:sz w:val="22"/>
                <w:szCs w:val="22"/>
              </w:rPr>
              <w:t>DataType: String</w:t>
            </w:r>
          </w:p>
          <w:p w14:paraId="576C5471" w14:textId="77777777" w:rsidR="00501898" w:rsidRPr="0076075D" w:rsidRDefault="00136181">
            <w:pPr>
              <w:spacing w:before="0"/>
              <w:ind w:left="0"/>
              <w:jc w:val="both"/>
              <w:rPr>
                <w:sz w:val="22"/>
                <w:szCs w:val="22"/>
              </w:rPr>
            </w:pPr>
            <w:r w:rsidRPr="0076075D">
              <w:rPr>
                <w:sz w:val="22"/>
                <w:szCs w:val="22"/>
              </w:rPr>
              <w:t xml:space="preserve">Minlength: </w:t>
            </w:r>
          </w:p>
          <w:p w14:paraId="71F05401" w14:textId="77777777" w:rsidR="00501898" w:rsidRPr="0076075D" w:rsidRDefault="00136181">
            <w:pPr>
              <w:spacing w:before="0"/>
              <w:ind w:left="0"/>
              <w:jc w:val="both"/>
              <w:rPr>
                <w:sz w:val="22"/>
                <w:szCs w:val="22"/>
              </w:rPr>
            </w:pPr>
            <w:r w:rsidRPr="0076075D">
              <w:rPr>
                <w:sz w:val="22"/>
                <w:szCs w:val="22"/>
              </w:rPr>
              <w:t xml:space="preserve">Maxlength:  </w:t>
            </w:r>
          </w:p>
          <w:p w14:paraId="2BD3AC37"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72828B93"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lang w:val="en"/>
              </w:rPr>
              <w:t>thể hiện mẫu phi thuế quan</w:t>
            </w:r>
          </w:p>
          <w:p w14:paraId="15317F31" w14:textId="77777777" w:rsidR="00501898" w:rsidRPr="0076075D" w:rsidRDefault="00136181">
            <w:pPr>
              <w:spacing w:before="0" w:line="240" w:lineRule="auto"/>
              <w:ind w:left="241" w:hanging="180"/>
              <w:jc w:val="both"/>
              <w:rPr>
                <w:sz w:val="22"/>
                <w:szCs w:val="22"/>
                <w:lang w:val="en"/>
              </w:rPr>
            </w:pPr>
            <w:r w:rsidRPr="0076075D">
              <w:rPr>
                <w:sz w:val="22"/>
                <w:szCs w:val="22"/>
                <w:lang w:val="en"/>
              </w:rPr>
              <w:t>-  truyền giá trị bằng 1 để hiện thỉ mẫu phi thuế quan bên thuế</w:t>
            </w:r>
          </w:p>
          <w:p w14:paraId="26E926C9" w14:textId="77777777" w:rsidR="00501898" w:rsidRPr="0076075D" w:rsidRDefault="00136181">
            <w:pPr>
              <w:spacing w:before="0" w:line="240" w:lineRule="auto"/>
              <w:ind w:left="241" w:hanging="180"/>
              <w:jc w:val="both"/>
              <w:rPr>
                <w:sz w:val="22"/>
                <w:szCs w:val="22"/>
                <w:lang w:val="en"/>
              </w:rPr>
            </w:pPr>
            <w:r w:rsidRPr="0076075D">
              <w:rPr>
                <w:sz w:val="22"/>
                <w:szCs w:val="22"/>
                <w:lang w:val="en"/>
              </w:rPr>
              <w:t>- Lưu ý định dạng bắt buộc phải là text chứ không được khai báo dạng number hay date.</w:t>
            </w:r>
          </w:p>
          <w:p w14:paraId="5981B865" w14:textId="77777777" w:rsidR="00501898" w:rsidRPr="0076075D" w:rsidRDefault="00501898">
            <w:pPr>
              <w:spacing w:before="0" w:line="240" w:lineRule="auto"/>
              <w:jc w:val="both"/>
              <w:rPr>
                <w:sz w:val="22"/>
                <w:szCs w:val="22"/>
                <w:lang w:val="en"/>
              </w:rPr>
            </w:pPr>
          </w:p>
        </w:tc>
      </w:tr>
    </w:tbl>
    <w:p w14:paraId="739846B5" w14:textId="77777777" w:rsidR="00501898" w:rsidRPr="0076075D" w:rsidRDefault="00501898">
      <w:pPr>
        <w:pStyle w:val="NormalIndent"/>
        <w:rPr>
          <w:sz w:val="22"/>
          <w:szCs w:val="22"/>
        </w:rPr>
      </w:pPr>
    </w:p>
    <w:p w14:paraId="33DD86C4" w14:textId="77777777" w:rsidR="00501898" w:rsidRPr="0076075D" w:rsidRDefault="00501898">
      <w:pPr>
        <w:pStyle w:val="NormalIndent"/>
        <w:rPr>
          <w:sz w:val="22"/>
          <w:szCs w:val="22"/>
        </w:rPr>
      </w:pPr>
    </w:p>
    <w:p w14:paraId="5487CE2A" w14:textId="77777777" w:rsidR="00501898" w:rsidRPr="0076075D" w:rsidRDefault="00501898">
      <w:pPr>
        <w:pStyle w:val="NormalIndent"/>
        <w:rPr>
          <w:sz w:val="22"/>
          <w:szCs w:val="22"/>
        </w:rPr>
      </w:pPr>
    </w:p>
    <w:p w14:paraId="78FD0D9A" w14:textId="77777777" w:rsidR="00501898" w:rsidRPr="0076075D" w:rsidRDefault="00501898">
      <w:pPr>
        <w:pStyle w:val="NormalIndent"/>
        <w:rPr>
          <w:sz w:val="22"/>
          <w:szCs w:val="22"/>
        </w:rPr>
      </w:pPr>
    </w:p>
    <w:p w14:paraId="1EFFBFD0" w14:textId="77777777" w:rsidR="00501898" w:rsidRPr="0076075D" w:rsidRDefault="00501898">
      <w:pPr>
        <w:pStyle w:val="NormalIndent"/>
        <w:rPr>
          <w:sz w:val="22"/>
          <w:szCs w:val="22"/>
        </w:rPr>
      </w:pPr>
    </w:p>
    <w:p w14:paraId="546E5392" w14:textId="77777777" w:rsidR="00501898" w:rsidRPr="0076075D" w:rsidRDefault="00136181">
      <w:pPr>
        <w:pStyle w:val="NormalIndent"/>
        <w:rPr>
          <w:sz w:val="22"/>
          <w:szCs w:val="22"/>
        </w:rPr>
      </w:pPr>
      <w:r w:rsidRPr="0076075D">
        <w:rPr>
          <w:sz w:val="22"/>
          <w:szCs w:val="22"/>
        </w:rPr>
        <w:t xml:space="preserve">Một số metadata </w:t>
      </w:r>
      <w:r w:rsidRPr="0076075D">
        <w:rPr>
          <w:b/>
          <w:sz w:val="22"/>
          <w:szCs w:val="22"/>
        </w:rPr>
        <w:t>đặc biệt</w:t>
      </w:r>
      <w:r w:rsidRPr="0076075D">
        <w:rPr>
          <w:sz w:val="22"/>
          <w:szCs w:val="22"/>
        </w:rPr>
        <w:t xml:space="preserve"> (được sử dụng làm trường chuẩn của XML thông tư 78)</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4961"/>
      </w:tblGrid>
      <w:tr w:rsidR="00501898" w:rsidRPr="0076075D" w14:paraId="302F1B35" w14:textId="77777777">
        <w:trPr>
          <w:trHeight w:val="395"/>
        </w:trPr>
        <w:tc>
          <w:tcPr>
            <w:tcW w:w="1980" w:type="dxa"/>
            <w:shd w:val="clear" w:color="auto" w:fill="EEECE1"/>
          </w:tcPr>
          <w:p w14:paraId="2788ED0B" w14:textId="77777777" w:rsidR="00501898" w:rsidRPr="0076075D" w:rsidRDefault="00136181">
            <w:pPr>
              <w:jc w:val="center"/>
              <w:rPr>
                <w:b/>
                <w:sz w:val="22"/>
                <w:szCs w:val="22"/>
              </w:rPr>
            </w:pPr>
            <w:r w:rsidRPr="0076075D">
              <w:rPr>
                <w:b/>
                <w:sz w:val="22"/>
                <w:szCs w:val="22"/>
              </w:rPr>
              <w:t>Tên trường</w:t>
            </w:r>
          </w:p>
        </w:tc>
        <w:tc>
          <w:tcPr>
            <w:tcW w:w="2556" w:type="dxa"/>
            <w:shd w:val="clear" w:color="auto" w:fill="EEECE1"/>
          </w:tcPr>
          <w:p w14:paraId="4AFA9324" w14:textId="77777777" w:rsidR="00501898" w:rsidRPr="0076075D" w:rsidRDefault="00136181">
            <w:pPr>
              <w:jc w:val="center"/>
              <w:rPr>
                <w:b/>
                <w:sz w:val="22"/>
                <w:szCs w:val="22"/>
              </w:rPr>
            </w:pPr>
            <w:r w:rsidRPr="0076075D">
              <w:rPr>
                <w:b/>
                <w:sz w:val="22"/>
                <w:szCs w:val="22"/>
              </w:rPr>
              <w:t>Kiểu dữ liệu</w:t>
            </w:r>
          </w:p>
        </w:tc>
        <w:tc>
          <w:tcPr>
            <w:tcW w:w="4961" w:type="dxa"/>
            <w:shd w:val="clear" w:color="auto" w:fill="EEECE1"/>
          </w:tcPr>
          <w:p w14:paraId="09EBA53F" w14:textId="77777777" w:rsidR="00501898" w:rsidRPr="0076075D" w:rsidRDefault="00136181">
            <w:pPr>
              <w:jc w:val="center"/>
              <w:rPr>
                <w:b/>
                <w:sz w:val="22"/>
                <w:szCs w:val="22"/>
              </w:rPr>
            </w:pPr>
            <w:r w:rsidRPr="0076075D">
              <w:rPr>
                <w:b/>
                <w:sz w:val="22"/>
                <w:szCs w:val="22"/>
              </w:rPr>
              <w:t>Mô tả</w:t>
            </w:r>
          </w:p>
        </w:tc>
      </w:tr>
      <w:tr w:rsidR="00501898" w:rsidRPr="0076075D" w14:paraId="48693F5D" w14:textId="77777777">
        <w:trPr>
          <w:trHeight w:val="454"/>
        </w:trPr>
        <w:tc>
          <w:tcPr>
            <w:tcW w:w="9497" w:type="dxa"/>
            <w:gridSpan w:val="3"/>
            <w:vAlign w:val="center"/>
          </w:tcPr>
          <w:p w14:paraId="1A33985F" w14:textId="77777777" w:rsidR="00501898" w:rsidRPr="0076075D" w:rsidRDefault="00136181">
            <w:pPr>
              <w:spacing w:before="0" w:line="240" w:lineRule="auto"/>
              <w:ind w:left="0"/>
              <w:rPr>
                <w:b/>
                <w:sz w:val="22"/>
                <w:szCs w:val="22"/>
              </w:rPr>
            </w:pPr>
            <w:r w:rsidRPr="0076075D">
              <w:rPr>
                <w:b/>
                <w:sz w:val="22"/>
                <w:szCs w:val="22"/>
              </w:rPr>
              <w:t>HÓA ĐƠN GTGT KIÊM TỜ KHAI HOÀN THUẾ</w:t>
            </w:r>
          </w:p>
        </w:tc>
      </w:tr>
      <w:tr w:rsidR="00501898" w:rsidRPr="0076075D" w14:paraId="7C1E6CA5" w14:textId="77777777">
        <w:tc>
          <w:tcPr>
            <w:tcW w:w="1980" w:type="dxa"/>
          </w:tcPr>
          <w:p w14:paraId="08B0BE3C" w14:textId="77777777" w:rsidR="00501898" w:rsidRPr="0076075D" w:rsidRDefault="00136181">
            <w:pPr>
              <w:spacing w:before="0"/>
              <w:ind w:left="0"/>
              <w:jc w:val="both"/>
              <w:rPr>
                <w:sz w:val="22"/>
                <w:szCs w:val="22"/>
              </w:rPr>
            </w:pPr>
            <w:r w:rsidRPr="0076075D">
              <w:rPr>
                <w:sz w:val="22"/>
                <w:szCs w:val="22"/>
              </w:rPr>
              <w:t>SHChieu</w:t>
            </w:r>
          </w:p>
        </w:tc>
        <w:tc>
          <w:tcPr>
            <w:tcW w:w="2556" w:type="dxa"/>
          </w:tcPr>
          <w:p w14:paraId="7F7EC967" w14:textId="77777777" w:rsidR="00501898" w:rsidRPr="0076075D" w:rsidRDefault="00136181">
            <w:pPr>
              <w:spacing w:before="0"/>
              <w:ind w:left="0"/>
              <w:jc w:val="both"/>
              <w:rPr>
                <w:sz w:val="22"/>
                <w:szCs w:val="22"/>
              </w:rPr>
            </w:pPr>
            <w:r w:rsidRPr="0076075D">
              <w:rPr>
                <w:sz w:val="22"/>
                <w:szCs w:val="22"/>
              </w:rPr>
              <w:t>Required: true</w:t>
            </w:r>
          </w:p>
          <w:p w14:paraId="3E016ACE" w14:textId="77777777" w:rsidR="00501898" w:rsidRPr="0076075D" w:rsidRDefault="00136181">
            <w:pPr>
              <w:spacing w:before="0"/>
              <w:ind w:left="0"/>
              <w:jc w:val="both"/>
              <w:rPr>
                <w:sz w:val="22"/>
                <w:szCs w:val="22"/>
              </w:rPr>
            </w:pPr>
            <w:r w:rsidRPr="0076075D">
              <w:rPr>
                <w:sz w:val="22"/>
                <w:szCs w:val="22"/>
              </w:rPr>
              <w:t>DataType: String</w:t>
            </w:r>
          </w:p>
          <w:p w14:paraId="576B3A60" w14:textId="77777777" w:rsidR="00501898" w:rsidRPr="0076075D" w:rsidRDefault="00136181">
            <w:pPr>
              <w:spacing w:before="0"/>
              <w:ind w:left="0"/>
              <w:jc w:val="both"/>
              <w:rPr>
                <w:sz w:val="22"/>
                <w:szCs w:val="22"/>
              </w:rPr>
            </w:pPr>
            <w:r w:rsidRPr="0076075D">
              <w:rPr>
                <w:sz w:val="22"/>
                <w:szCs w:val="22"/>
              </w:rPr>
              <w:t xml:space="preserve">Minlength: </w:t>
            </w:r>
          </w:p>
          <w:p w14:paraId="47AB5109" w14:textId="77777777" w:rsidR="00501898" w:rsidRPr="0076075D" w:rsidRDefault="00136181">
            <w:pPr>
              <w:spacing w:before="0"/>
              <w:ind w:left="0"/>
              <w:jc w:val="both"/>
              <w:rPr>
                <w:sz w:val="22"/>
                <w:szCs w:val="22"/>
              </w:rPr>
            </w:pPr>
            <w:r w:rsidRPr="0076075D">
              <w:rPr>
                <w:sz w:val="22"/>
                <w:szCs w:val="22"/>
              </w:rPr>
              <w:t>Maxlength: 20</w:t>
            </w:r>
          </w:p>
          <w:p w14:paraId="1250B025"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3C82482B"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Số hộ chiếu</w:t>
            </w:r>
          </w:p>
          <w:p w14:paraId="6D177375"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“SHChieu”</w:t>
            </w:r>
          </w:p>
          <w:p w14:paraId="37B5478A"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408652AC" w14:textId="77777777" w:rsidR="00501898" w:rsidRPr="0076075D" w:rsidRDefault="00136181">
            <w:pPr>
              <w:spacing w:before="0" w:line="240" w:lineRule="auto"/>
              <w:ind w:left="241" w:hanging="180"/>
              <w:jc w:val="both"/>
              <w:rPr>
                <w:sz w:val="22"/>
                <w:szCs w:val="22"/>
              </w:rPr>
            </w:pPr>
            <w:r w:rsidRPr="0076075D">
              <w:rPr>
                <w:sz w:val="22"/>
                <w:szCs w:val="22"/>
              </w:rPr>
              <w:t>“HDon\DLHDon\NDHDon\NMua\SHChieu”</w:t>
            </w:r>
          </w:p>
        </w:tc>
      </w:tr>
      <w:tr w:rsidR="00501898" w:rsidRPr="0076075D" w14:paraId="289A4FD0" w14:textId="77777777">
        <w:tc>
          <w:tcPr>
            <w:tcW w:w="1980" w:type="dxa"/>
          </w:tcPr>
          <w:p w14:paraId="363ADFD1" w14:textId="77777777" w:rsidR="00501898" w:rsidRPr="0076075D" w:rsidRDefault="00136181">
            <w:pPr>
              <w:spacing w:before="0"/>
              <w:ind w:left="0"/>
              <w:jc w:val="both"/>
              <w:rPr>
                <w:sz w:val="22"/>
                <w:szCs w:val="22"/>
              </w:rPr>
            </w:pPr>
            <w:r w:rsidRPr="0076075D">
              <w:rPr>
                <w:sz w:val="22"/>
                <w:szCs w:val="22"/>
              </w:rPr>
              <w:t>NCHChieu</w:t>
            </w:r>
          </w:p>
        </w:tc>
        <w:tc>
          <w:tcPr>
            <w:tcW w:w="2556" w:type="dxa"/>
          </w:tcPr>
          <w:p w14:paraId="0BA921BB" w14:textId="77777777" w:rsidR="00501898" w:rsidRPr="0076075D" w:rsidRDefault="00136181">
            <w:pPr>
              <w:spacing w:before="0"/>
              <w:ind w:left="0"/>
              <w:jc w:val="both"/>
              <w:rPr>
                <w:sz w:val="22"/>
                <w:szCs w:val="22"/>
              </w:rPr>
            </w:pPr>
            <w:r w:rsidRPr="0076075D">
              <w:rPr>
                <w:sz w:val="22"/>
                <w:szCs w:val="22"/>
              </w:rPr>
              <w:t>Required: true</w:t>
            </w:r>
          </w:p>
          <w:p w14:paraId="727FBD60" w14:textId="77777777" w:rsidR="00501898" w:rsidRPr="0076075D" w:rsidRDefault="00136181">
            <w:pPr>
              <w:spacing w:before="0"/>
              <w:ind w:left="0"/>
              <w:jc w:val="both"/>
              <w:rPr>
                <w:sz w:val="22"/>
                <w:szCs w:val="22"/>
              </w:rPr>
            </w:pPr>
            <w:r w:rsidRPr="0076075D">
              <w:rPr>
                <w:sz w:val="22"/>
                <w:szCs w:val="22"/>
              </w:rPr>
              <w:t>DataType: Date</w:t>
            </w:r>
          </w:p>
          <w:p w14:paraId="2990FFCA" w14:textId="77777777" w:rsidR="00501898" w:rsidRPr="0076075D" w:rsidRDefault="00136181">
            <w:pPr>
              <w:spacing w:before="0"/>
              <w:ind w:left="0"/>
              <w:jc w:val="both"/>
              <w:rPr>
                <w:sz w:val="22"/>
                <w:szCs w:val="22"/>
              </w:rPr>
            </w:pPr>
            <w:r w:rsidRPr="0076075D">
              <w:rPr>
                <w:sz w:val="22"/>
                <w:szCs w:val="22"/>
              </w:rPr>
              <w:t xml:space="preserve">Minlength: </w:t>
            </w:r>
          </w:p>
          <w:p w14:paraId="3AB1C239" w14:textId="77777777" w:rsidR="00501898" w:rsidRPr="0076075D" w:rsidRDefault="00136181">
            <w:pPr>
              <w:spacing w:before="0"/>
              <w:ind w:left="0"/>
              <w:jc w:val="both"/>
              <w:rPr>
                <w:sz w:val="22"/>
                <w:szCs w:val="22"/>
              </w:rPr>
            </w:pPr>
            <w:r w:rsidRPr="0076075D">
              <w:rPr>
                <w:sz w:val="22"/>
                <w:szCs w:val="22"/>
              </w:rPr>
              <w:t xml:space="preserve">Maxlength:  </w:t>
            </w:r>
          </w:p>
          <w:p w14:paraId="5074D661"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2D5120A1"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Ngày cấp hộ chiếu</w:t>
            </w:r>
          </w:p>
          <w:p w14:paraId="1C5D8EB7"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“NCHChieu”</w:t>
            </w:r>
          </w:p>
          <w:p w14:paraId="4C38CE3C"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3A4C9FC6" w14:textId="77777777" w:rsidR="00501898" w:rsidRPr="0076075D" w:rsidRDefault="00136181">
            <w:pPr>
              <w:spacing w:before="0" w:line="240" w:lineRule="auto"/>
              <w:ind w:left="241" w:hanging="180"/>
              <w:rPr>
                <w:sz w:val="22"/>
                <w:szCs w:val="22"/>
              </w:rPr>
            </w:pPr>
            <w:r w:rsidRPr="0076075D">
              <w:rPr>
                <w:sz w:val="22"/>
                <w:szCs w:val="22"/>
              </w:rPr>
              <w:t>“HDon\DLHDon\NDHDon\NMua\NCHChieu”</w:t>
            </w:r>
          </w:p>
        </w:tc>
      </w:tr>
      <w:tr w:rsidR="00501898" w:rsidRPr="0076075D" w14:paraId="638FA30D" w14:textId="77777777">
        <w:tc>
          <w:tcPr>
            <w:tcW w:w="1980" w:type="dxa"/>
          </w:tcPr>
          <w:p w14:paraId="42F4B315" w14:textId="77777777" w:rsidR="00501898" w:rsidRPr="0076075D" w:rsidRDefault="00136181">
            <w:pPr>
              <w:spacing w:before="0"/>
              <w:ind w:left="0"/>
              <w:jc w:val="both"/>
              <w:rPr>
                <w:sz w:val="22"/>
                <w:szCs w:val="22"/>
              </w:rPr>
            </w:pPr>
            <w:r w:rsidRPr="0076075D">
              <w:rPr>
                <w:sz w:val="22"/>
                <w:szCs w:val="22"/>
              </w:rPr>
              <w:t>NHHHChieu</w:t>
            </w:r>
          </w:p>
        </w:tc>
        <w:tc>
          <w:tcPr>
            <w:tcW w:w="2556" w:type="dxa"/>
          </w:tcPr>
          <w:p w14:paraId="40870246" w14:textId="77777777" w:rsidR="00501898" w:rsidRPr="0076075D" w:rsidRDefault="00136181">
            <w:pPr>
              <w:spacing w:before="0"/>
              <w:ind w:left="0"/>
              <w:jc w:val="both"/>
              <w:rPr>
                <w:sz w:val="22"/>
                <w:szCs w:val="22"/>
              </w:rPr>
            </w:pPr>
            <w:r w:rsidRPr="0076075D">
              <w:rPr>
                <w:sz w:val="22"/>
                <w:szCs w:val="22"/>
              </w:rPr>
              <w:t>Required: true</w:t>
            </w:r>
          </w:p>
          <w:p w14:paraId="166F0283" w14:textId="77777777" w:rsidR="00501898" w:rsidRPr="0076075D" w:rsidRDefault="00136181">
            <w:pPr>
              <w:spacing w:before="0"/>
              <w:ind w:left="0"/>
              <w:jc w:val="both"/>
              <w:rPr>
                <w:sz w:val="22"/>
                <w:szCs w:val="22"/>
              </w:rPr>
            </w:pPr>
            <w:r w:rsidRPr="0076075D">
              <w:rPr>
                <w:sz w:val="22"/>
                <w:szCs w:val="22"/>
              </w:rPr>
              <w:t>DataType: Date</w:t>
            </w:r>
          </w:p>
          <w:p w14:paraId="3BC00F37" w14:textId="77777777" w:rsidR="00501898" w:rsidRPr="0076075D" w:rsidRDefault="00136181">
            <w:pPr>
              <w:spacing w:before="0"/>
              <w:ind w:left="0"/>
              <w:jc w:val="both"/>
              <w:rPr>
                <w:sz w:val="22"/>
                <w:szCs w:val="22"/>
              </w:rPr>
            </w:pPr>
            <w:r w:rsidRPr="0076075D">
              <w:rPr>
                <w:sz w:val="22"/>
                <w:szCs w:val="22"/>
              </w:rPr>
              <w:t xml:space="preserve">Minlength: </w:t>
            </w:r>
          </w:p>
          <w:p w14:paraId="52149097" w14:textId="77777777" w:rsidR="00501898" w:rsidRPr="0076075D" w:rsidRDefault="00136181">
            <w:pPr>
              <w:spacing w:before="0"/>
              <w:ind w:left="0"/>
              <w:jc w:val="both"/>
              <w:rPr>
                <w:sz w:val="22"/>
                <w:szCs w:val="22"/>
              </w:rPr>
            </w:pPr>
            <w:r w:rsidRPr="0076075D">
              <w:rPr>
                <w:sz w:val="22"/>
                <w:szCs w:val="22"/>
              </w:rPr>
              <w:t xml:space="preserve">Maxlength:  </w:t>
            </w:r>
          </w:p>
          <w:p w14:paraId="79FBC200"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4A4E6F56"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Ngày hết hạn hộ chiếu</w:t>
            </w:r>
          </w:p>
          <w:p w14:paraId="3E122177"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“NHHHChieu”</w:t>
            </w:r>
          </w:p>
          <w:p w14:paraId="589AA94C"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405DA4FF" w14:textId="77777777" w:rsidR="00501898" w:rsidRPr="0076075D" w:rsidRDefault="00136181">
            <w:pPr>
              <w:spacing w:before="0" w:line="240" w:lineRule="auto"/>
              <w:ind w:left="241" w:hanging="180"/>
              <w:jc w:val="both"/>
              <w:rPr>
                <w:sz w:val="22"/>
                <w:szCs w:val="22"/>
              </w:rPr>
            </w:pPr>
            <w:r w:rsidRPr="0076075D">
              <w:rPr>
                <w:sz w:val="22"/>
                <w:szCs w:val="22"/>
              </w:rPr>
              <w:t>“HDon\DLHDon\NDHDon\NMua\NHHHChieu”</w:t>
            </w:r>
          </w:p>
        </w:tc>
      </w:tr>
      <w:tr w:rsidR="00501898" w:rsidRPr="0076075D" w14:paraId="783DC23F" w14:textId="77777777">
        <w:tc>
          <w:tcPr>
            <w:tcW w:w="1980" w:type="dxa"/>
          </w:tcPr>
          <w:p w14:paraId="186F1074" w14:textId="77777777" w:rsidR="00501898" w:rsidRPr="0076075D" w:rsidRDefault="00136181">
            <w:pPr>
              <w:spacing w:before="0"/>
              <w:ind w:left="0"/>
              <w:jc w:val="both"/>
              <w:rPr>
                <w:sz w:val="22"/>
                <w:szCs w:val="22"/>
              </w:rPr>
            </w:pPr>
            <w:r w:rsidRPr="0076075D">
              <w:rPr>
                <w:sz w:val="22"/>
                <w:szCs w:val="22"/>
              </w:rPr>
              <w:t>QTich</w:t>
            </w:r>
          </w:p>
        </w:tc>
        <w:tc>
          <w:tcPr>
            <w:tcW w:w="2556" w:type="dxa"/>
          </w:tcPr>
          <w:p w14:paraId="77D6E6BD" w14:textId="77777777" w:rsidR="00501898" w:rsidRPr="0076075D" w:rsidRDefault="00136181">
            <w:pPr>
              <w:spacing w:before="0"/>
              <w:ind w:left="0"/>
              <w:jc w:val="both"/>
              <w:rPr>
                <w:sz w:val="22"/>
                <w:szCs w:val="22"/>
              </w:rPr>
            </w:pPr>
            <w:r w:rsidRPr="0076075D">
              <w:rPr>
                <w:sz w:val="22"/>
                <w:szCs w:val="22"/>
              </w:rPr>
              <w:t>Required: true</w:t>
            </w:r>
          </w:p>
          <w:p w14:paraId="0A5ECE22" w14:textId="77777777" w:rsidR="00501898" w:rsidRPr="0076075D" w:rsidRDefault="00136181">
            <w:pPr>
              <w:spacing w:before="0"/>
              <w:ind w:left="0"/>
              <w:jc w:val="both"/>
              <w:rPr>
                <w:sz w:val="22"/>
                <w:szCs w:val="22"/>
              </w:rPr>
            </w:pPr>
            <w:r w:rsidRPr="0076075D">
              <w:rPr>
                <w:sz w:val="22"/>
                <w:szCs w:val="22"/>
              </w:rPr>
              <w:t>DataType: String</w:t>
            </w:r>
          </w:p>
          <w:p w14:paraId="7216B05C" w14:textId="77777777" w:rsidR="00501898" w:rsidRPr="0076075D" w:rsidRDefault="00136181">
            <w:pPr>
              <w:spacing w:before="0"/>
              <w:ind w:left="0"/>
              <w:jc w:val="both"/>
              <w:rPr>
                <w:sz w:val="22"/>
                <w:szCs w:val="22"/>
              </w:rPr>
            </w:pPr>
            <w:r w:rsidRPr="0076075D">
              <w:rPr>
                <w:sz w:val="22"/>
                <w:szCs w:val="22"/>
              </w:rPr>
              <w:t xml:space="preserve">Minlength: </w:t>
            </w:r>
          </w:p>
          <w:p w14:paraId="6B78BA99" w14:textId="77777777" w:rsidR="00501898" w:rsidRPr="0076075D" w:rsidRDefault="00136181">
            <w:pPr>
              <w:spacing w:before="0"/>
              <w:ind w:left="0"/>
              <w:jc w:val="both"/>
              <w:rPr>
                <w:sz w:val="22"/>
                <w:szCs w:val="22"/>
              </w:rPr>
            </w:pPr>
            <w:r w:rsidRPr="0076075D">
              <w:rPr>
                <w:sz w:val="22"/>
                <w:szCs w:val="22"/>
              </w:rPr>
              <w:t>Maxlength: 50</w:t>
            </w:r>
          </w:p>
          <w:p w14:paraId="119B5F1E"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109CCC28"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Quốc tịch</w:t>
            </w:r>
          </w:p>
          <w:p w14:paraId="6A50CE3B"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Tên thẻ trong XML: “QTich”</w:t>
            </w:r>
          </w:p>
          <w:p w14:paraId="39049403" w14:textId="77777777" w:rsidR="00501898" w:rsidRPr="0076075D" w:rsidRDefault="00136181">
            <w:pPr>
              <w:numPr>
                <w:ilvl w:val="0"/>
                <w:numId w:val="17"/>
              </w:numPr>
              <w:spacing w:before="0" w:line="240" w:lineRule="auto"/>
              <w:ind w:left="241" w:hanging="180"/>
              <w:jc w:val="both"/>
              <w:rPr>
                <w:sz w:val="22"/>
                <w:szCs w:val="22"/>
              </w:rPr>
            </w:pPr>
            <w:r w:rsidRPr="0076075D">
              <w:rPr>
                <w:sz w:val="22"/>
                <w:szCs w:val="22"/>
              </w:rPr>
              <w:t>Vị trí thẻ trong XML:</w:t>
            </w:r>
          </w:p>
          <w:p w14:paraId="7FAF041D" w14:textId="77777777" w:rsidR="00501898" w:rsidRPr="0076075D" w:rsidRDefault="00136181">
            <w:pPr>
              <w:spacing w:before="0"/>
              <w:ind w:left="241" w:hanging="180"/>
              <w:rPr>
                <w:sz w:val="22"/>
                <w:szCs w:val="22"/>
              </w:rPr>
            </w:pPr>
            <w:r w:rsidRPr="0076075D">
              <w:rPr>
                <w:sz w:val="22"/>
                <w:szCs w:val="22"/>
              </w:rPr>
              <w:t>“HDon\DLHDon\NDHDon\NMua\QTich”</w:t>
            </w:r>
          </w:p>
        </w:tc>
      </w:tr>
    </w:tbl>
    <w:p w14:paraId="7451D282" w14:textId="77777777" w:rsidR="00501898" w:rsidRPr="0076075D" w:rsidRDefault="00501898">
      <w:pPr>
        <w:pStyle w:val="NormalIndent"/>
        <w:rPr>
          <w:sz w:val="22"/>
          <w:szCs w:val="22"/>
        </w:rPr>
      </w:pPr>
    </w:p>
    <w:p w14:paraId="0205CD86" w14:textId="77777777" w:rsidR="00501898" w:rsidRPr="0076075D" w:rsidRDefault="00136181">
      <w:pPr>
        <w:pStyle w:val="StyleHeading2l2H2h21TimesNewRoman14pt"/>
        <w:rPr>
          <w:sz w:val="22"/>
          <w:szCs w:val="22"/>
        </w:rPr>
      </w:pPr>
      <w:bookmarkStart w:id="26" w:name="_Toc115266179"/>
      <w:r w:rsidRPr="0076075D">
        <w:rPr>
          <w:sz w:val="22"/>
          <w:szCs w:val="22"/>
        </w:rPr>
        <w:t>meterReading</w:t>
      </w:r>
      <w:bookmarkEnd w:id="26"/>
    </w:p>
    <w:p w14:paraId="33AA50BE" w14:textId="77777777" w:rsidR="00501898" w:rsidRPr="0076075D" w:rsidRDefault="00136181">
      <w:pPr>
        <w:pStyle w:val="NormalIndent"/>
        <w:rPr>
          <w:sz w:val="22"/>
          <w:szCs w:val="22"/>
        </w:rPr>
      </w:pPr>
      <w:r w:rsidRPr="0076075D">
        <w:rPr>
          <w:sz w:val="22"/>
          <w:szCs w:val="22"/>
        </w:rPr>
        <w:t>Dữ liệu đặc thù cho riêng hóa đơn điện/nước.</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4961"/>
      </w:tblGrid>
      <w:tr w:rsidR="00501898" w:rsidRPr="0076075D" w14:paraId="68AA9189" w14:textId="77777777">
        <w:trPr>
          <w:trHeight w:val="395"/>
        </w:trPr>
        <w:tc>
          <w:tcPr>
            <w:tcW w:w="1980" w:type="dxa"/>
            <w:shd w:val="clear" w:color="auto" w:fill="D9D9D9"/>
          </w:tcPr>
          <w:p w14:paraId="27E8524F" w14:textId="77777777" w:rsidR="00501898" w:rsidRPr="0076075D" w:rsidRDefault="00136181">
            <w:pPr>
              <w:jc w:val="center"/>
              <w:rPr>
                <w:b/>
                <w:sz w:val="22"/>
                <w:szCs w:val="22"/>
              </w:rPr>
            </w:pPr>
            <w:r w:rsidRPr="0076075D">
              <w:rPr>
                <w:b/>
                <w:sz w:val="22"/>
                <w:szCs w:val="22"/>
              </w:rPr>
              <w:t>Tên trường</w:t>
            </w:r>
          </w:p>
        </w:tc>
        <w:tc>
          <w:tcPr>
            <w:tcW w:w="2556" w:type="dxa"/>
            <w:shd w:val="clear" w:color="auto" w:fill="D9D9D9"/>
          </w:tcPr>
          <w:p w14:paraId="16AA5D8B" w14:textId="77777777" w:rsidR="00501898" w:rsidRPr="0076075D" w:rsidRDefault="00136181">
            <w:pPr>
              <w:jc w:val="center"/>
              <w:rPr>
                <w:b/>
                <w:sz w:val="22"/>
                <w:szCs w:val="22"/>
              </w:rPr>
            </w:pPr>
            <w:r w:rsidRPr="0076075D">
              <w:rPr>
                <w:b/>
                <w:sz w:val="22"/>
                <w:szCs w:val="22"/>
              </w:rPr>
              <w:t>Kiểu dữ liệu</w:t>
            </w:r>
          </w:p>
        </w:tc>
        <w:tc>
          <w:tcPr>
            <w:tcW w:w="4961" w:type="dxa"/>
            <w:shd w:val="clear" w:color="auto" w:fill="D9D9D9"/>
          </w:tcPr>
          <w:p w14:paraId="20D363DB" w14:textId="77777777" w:rsidR="00501898" w:rsidRPr="0076075D" w:rsidRDefault="00136181">
            <w:pPr>
              <w:jc w:val="center"/>
              <w:rPr>
                <w:b/>
                <w:sz w:val="22"/>
                <w:szCs w:val="22"/>
              </w:rPr>
            </w:pPr>
            <w:r w:rsidRPr="0076075D">
              <w:rPr>
                <w:b/>
                <w:sz w:val="22"/>
                <w:szCs w:val="22"/>
              </w:rPr>
              <w:t>Mô tả</w:t>
            </w:r>
          </w:p>
        </w:tc>
      </w:tr>
      <w:tr w:rsidR="00501898" w:rsidRPr="0076075D" w14:paraId="1510085D" w14:textId="77777777">
        <w:tc>
          <w:tcPr>
            <w:tcW w:w="1980" w:type="dxa"/>
          </w:tcPr>
          <w:p w14:paraId="729E31D2" w14:textId="77777777" w:rsidR="00501898" w:rsidRPr="0076075D" w:rsidRDefault="00136181">
            <w:pPr>
              <w:spacing w:before="0"/>
              <w:ind w:left="0"/>
              <w:jc w:val="both"/>
              <w:rPr>
                <w:sz w:val="22"/>
                <w:szCs w:val="22"/>
              </w:rPr>
            </w:pPr>
            <w:r w:rsidRPr="0076075D">
              <w:rPr>
                <w:sz w:val="22"/>
                <w:szCs w:val="22"/>
              </w:rPr>
              <w:t>meterName</w:t>
            </w:r>
          </w:p>
        </w:tc>
        <w:tc>
          <w:tcPr>
            <w:tcW w:w="2556" w:type="dxa"/>
          </w:tcPr>
          <w:p w14:paraId="39EA4B90" w14:textId="77777777" w:rsidR="00501898" w:rsidRPr="0076075D" w:rsidRDefault="00136181">
            <w:pPr>
              <w:spacing w:before="0"/>
              <w:ind w:left="0"/>
              <w:jc w:val="both"/>
              <w:rPr>
                <w:sz w:val="22"/>
                <w:szCs w:val="22"/>
              </w:rPr>
            </w:pPr>
            <w:r w:rsidRPr="0076075D">
              <w:rPr>
                <w:sz w:val="22"/>
                <w:szCs w:val="22"/>
              </w:rPr>
              <w:t>Required: false</w:t>
            </w:r>
          </w:p>
          <w:p w14:paraId="6C6199F8" w14:textId="77777777" w:rsidR="00501898" w:rsidRPr="0076075D" w:rsidRDefault="00136181">
            <w:pPr>
              <w:spacing w:before="0"/>
              <w:ind w:left="0"/>
              <w:jc w:val="both"/>
              <w:rPr>
                <w:sz w:val="22"/>
                <w:szCs w:val="22"/>
              </w:rPr>
            </w:pPr>
            <w:r w:rsidRPr="0076075D">
              <w:rPr>
                <w:sz w:val="22"/>
                <w:szCs w:val="22"/>
              </w:rPr>
              <w:t>DataType: String</w:t>
            </w:r>
          </w:p>
          <w:p w14:paraId="775CA3F2" w14:textId="77777777" w:rsidR="00501898" w:rsidRPr="0076075D" w:rsidRDefault="00136181">
            <w:pPr>
              <w:spacing w:before="0"/>
              <w:ind w:left="0"/>
              <w:jc w:val="both"/>
              <w:rPr>
                <w:sz w:val="22"/>
                <w:szCs w:val="22"/>
              </w:rPr>
            </w:pPr>
            <w:r w:rsidRPr="0076075D">
              <w:rPr>
                <w:sz w:val="22"/>
                <w:szCs w:val="22"/>
              </w:rPr>
              <w:lastRenderedPageBreak/>
              <w:t xml:space="preserve">Minlength: </w:t>
            </w:r>
          </w:p>
          <w:p w14:paraId="380A67A3" w14:textId="77777777" w:rsidR="00501898" w:rsidRPr="0076075D" w:rsidRDefault="00136181">
            <w:pPr>
              <w:spacing w:before="0"/>
              <w:ind w:left="0"/>
              <w:jc w:val="both"/>
              <w:rPr>
                <w:sz w:val="22"/>
                <w:szCs w:val="22"/>
              </w:rPr>
            </w:pPr>
            <w:r w:rsidRPr="0076075D">
              <w:rPr>
                <w:sz w:val="22"/>
                <w:szCs w:val="22"/>
              </w:rPr>
              <w:t>Maxlength: 50</w:t>
            </w:r>
          </w:p>
          <w:p w14:paraId="0236A146"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04D5B1BB" w14:textId="77777777" w:rsidR="00501898" w:rsidRPr="0076075D" w:rsidRDefault="00136181">
            <w:pPr>
              <w:spacing w:before="0" w:line="240" w:lineRule="auto"/>
              <w:ind w:left="0"/>
              <w:jc w:val="both"/>
              <w:rPr>
                <w:sz w:val="22"/>
                <w:szCs w:val="22"/>
              </w:rPr>
            </w:pPr>
            <w:r w:rsidRPr="0076075D">
              <w:rPr>
                <w:sz w:val="22"/>
                <w:szCs w:val="22"/>
              </w:rPr>
              <w:lastRenderedPageBreak/>
              <w:t>Tên chỉ số</w:t>
            </w:r>
          </w:p>
        </w:tc>
      </w:tr>
      <w:tr w:rsidR="00501898" w:rsidRPr="0076075D" w14:paraId="022CADE2" w14:textId="77777777">
        <w:tc>
          <w:tcPr>
            <w:tcW w:w="1980" w:type="dxa"/>
          </w:tcPr>
          <w:p w14:paraId="231D8F73" w14:textId="77777777" w:rsidR="00501898" w:rsidRPr="0076075D" w:rsidRDefault="00136181">
            <w:pPr>
              <w:spacing w:before="0"/>
              <w:ind w:left="0"/>
              <w:jc w:val="both"/>
              <w:rPr>
                <w:sz w:val="22"/>
                <w:szCs w:val="22"/>
              </w:rPr>
            </w:pPr>
            <w:r w:rsidRPr="0076075D">
              <w:rPr>
                <w:sz w:val="22"/>
                <w:szCs w:val="22"/>
              </w:rPr>
              <w:t>previousIndex</w:t>
            </w:r>
          </w:p>
        </w:tc>
        <w:tc>
          <w:tcPr>
            <w:tcW w:w="2556" w:type="dxa"/>
          </w:tcPr>
          <w:p w14:paraId="4014F7CC" w14:textId="77777777" w:rsidR="00501898" w:rsidRPr="0076075D" w:rsidRDefault="00136181">
            <w:pPr>
              <w:spacing w:before="0"/>
              <w:ind w:left="0"/>
              <w:jc w:val="both"/>
              <w:rPr>
                <w:sz w:val="22"/>
                <w:szCs w:val="22"/>
              </w:rPr>
            </w:pPr>
            <w:r w:rsidRPr="0076075D">
              <w:rPr>
                <w:sz w:val="22"/>
                <w:szCs w:val="22"/>
              </w:rPr>
              <w:t>Required: false</w:t>
            </w:r>
          </w:p>
          <w:p w14:paraId="7F73141A" w14:textId="77777777" w:rsidR="00501898" w:rsidRPr="0076075D" w:rsidRDefault="00136181">
            <w:pPr>
              <w:spacing w:before="0"/>
              <w:ind w:left="0"/>
              <w:jc w:val="both"/>
              <w:rPr>
                <w:sz w:val="22"/>
                <w:szCs w:val="22"/>
              </w:rPr>
            </w:pPr>
            <w:r w:rsidRPr="0076075D">
              <w:rPr>
                <w:sz w:val="22"/>
                <w:szCs w:val="22"/>
              </w:rPr>
              <w:t>DataType: Number</w:t>
            </w:r>
          </w:p>
          <w:p w14:paraId="7CD71A6F" w14:textId="77777777" w:rsidR="00501898" w:rsidRPr="0076075D" w:rsidRDefault="00136181">
            <w:pPr>
              <w:spacing w:before="0"/>
              <w:ind w:left="0"/>
              <w:jc w:val="both"/>
              <w:rPr>
                <w:sz w:val="22"/>
                <w:szCs w:val="22"/>
              </w:rPr>
            </w:pPr>
            <w:r w:rsidRPr="0076075D">
              <w:rPr>
                <w:sz w:val="22"/>
                <w:szCs w:val="22"/>
              </w:rPr>
              <w:t xml:space="preserve">Minlength: </w:t>
            </w:r>
          </w:p>
          <w:p w14:paraId="631E113A" w14:textId="77777777" w:rsidR="00501898" w:rsidRPr="0076075D" w:rsidRDefault="00136181">
            <w:pPr>
              <w:spacing w:before="0"/>
              <w:ind w:left="0"/>
              <w:jc w:val="both"/>
              <w:rPr>
                <w:sz w:val="22"/>
                <w:szCs w:val="22"/>
              </w:rPr>
            </w:pPr>
            <w:r w:rsidRPr="0076075D">
              <w:rPr>
                <w:sz w:val="22"/>
                <w:szCs w:val="22"/>
              </w:rPr>
              <w:t xml:space="preserve">Maxlength: </w:t>
            </w:r>
          </w:p>
          <w:p w14:paraId="1387D67C" w14:textId="77777777" w:rsidR="00501898" w:rsidRPr="0076075D" w:rsidRDefault="00136181">
            <w:pPr>
              <w:spacing w:before="0"/>
              <w:ind w:left="0"/>
              <w:jc w:val="both"/>
              <w:rPr>
                <w:sz w:val="22"/>
                <w:szCs w:val="22"/>
              </w:rPr>
            </w:pPr>
            <w:r w:rsidRPr="0076075D">
              <w:rPr>
                <w:sz w:val="22"/>
                <w:szCs w:val="22"/>
              </w:rPr>
              <w:t xml:space="preserve">Format: </w:t>
            </w:r>
          </w:p>
        </w:tc>
        <w:tc>
          <w:tcPr>
            <w:tcW w:w="4961" w:type="dxa"/>
          </w:tcPr>
          <w:p w14:paraId="5D3C028D" w14:textId="77777777" w:rsidR="00501898" w:rsidRPr="0076075D" w:rsidRDefault="00136181">
            <w:pPr>
              <w:spacing w:before="0" w:line="240" w:lineRule="auto"/>
              <w:ind w:left="0"/>
              <w:jc w:val="both"/>
              <w:rPr>
                <w:sz w:val="22"/>
                <w:szCs w:val="22"/>
              </w:rPr>
            </w:pPr>
            <w:r w:rsidRPr="0076075D">
              <w:rPr>
                <w:sz w:val="22"/>
                <w:szCs w:val="22"/>
              </w:rPr>
              <w:t>Chỉ số cũ của hóa đơn điện nước.</w:t>
            </w:r>
          </w:p>
          <w:p w14:paraId="623ABB34" w14:textId="77777777" w:rsidR="00501898" w:rsidRPr="0076075D" w:rsidRDefault="00501898">
            <w:pPr>
              <w:spacing w:before="0" w:line="240" w:lineRule="auto"/>
              <w:ind w:left="0"/>
              <w:rPr>
                <w:sz w:val="22"/>
                <w:szCs w:val="22"/>
              </w:rPr>
            </w:pPr>
          </w:p>
        </w:tc>
      </w:tr>
      <w:tr w:rsidR="00501898" w:rsidRPr="0076075D" w14:paraId="50C474FB" w14:textId="77777777">
        <w:tc>
          <w:tcPr>
            <w:tcW w:w="1980" w:type="dxa"/>
          </w:tcPr>
          <w:p w14:paraId="07177179" w14:textId="77777777" w:rsidR="00501898" w:rsidRPr="0076075D" w:rsidRDefault="00136181">
            <w:pPr>
              <w:spacing w:before="0"/>
              <w:ind w:left="0"/>
              <w:jc w:val="both"/>
              <w:rPr>
                <w:sz w:val="22"/>
                <w:szCs w:val="22"/>
              </w:rPr>
            </w:pPr>
            <w:r w:rsidRPr="0076075D">
              <w:rPr>
                <w:sz w:val="22"/>
                <w:szCs w:val="22"/>
              </w:rPr>
              <w:t>currentIndex</w:t>
            </w:r>
          </w:p>
        </w:tc>
        <w:tc>
          <w:tcPr>
            <w:tcW w:w="2556" w:type="dxa"/>
          </w:tcPr>
          <w:p w14:paraId="2968F58B" w14:textId="77777777" w:rsidR="00501898" w:rsidRPr="0076075D" w:rsidRDefault="00136181">
            <w:pPr>
              <w:spacing w:before="0"/>
              <w:ind w:left="0"/>
              <w:jc w:val="both"/>
              <w:rPr>
                <w:sz w:val="22"/>
                <w:szCs w:val="22"/>
              </w:rPr>
            </w:pPr>
            <w:r w:rsidRPr="0076075D">
              <w:rPr>
                <w:sz w:val="22"/>
                <w:szCs w:val="22"/>
              </w:rPr>
              <w:t>Required: false</w:t>
            </w:r>
          </w:p>
          <w:p w14:paraId="3AA0A403" w14:textId="77777777" w:rsidR="00501898" w:rsidRPr="0076075D" w:rsidRDefault="00136181">
            <w:pPr>
              <w:spacing w:before="0"/>
              <w:ind w:left="0"/>
              <w:jc w:val="both"/>
              <w:rPr>
                <w:sz w:val="22"/>
                <w:szCs w:val="22"/>
              </w:rPr>
            </w:pPr>
            <w:r w:rsidRPr="0076075D">
              <w:rPr>
                <w:sz w:val="22"/>
                <w:szCs w:val="22"/>
              </w:rPr>
              <w:t>DataType: Number</w:t>
            </w:r>
          </w:p>
          <w:p w14:paraId="3FC0DF78" w14:textId="77777777" w:rsidR="00501898" w:rsidRPr="0076075D" w:rsidRDefault="00136181">
            <w:pPr>
              <w:spacing w:before="0"/>
              <w:ind w:left="0"/>
              <w:jc w:val="both"/>
              <w:rPr>
                <w:sz w:val="22"/>
                <w:szCs w:val="22"/>
              </w:rPr>
            </w:pPr>
            <w:r w:rsidRPr="0076075D">
              <w:rPr>
                <w:sz w:val="22"/>
                <w:szCs w:val="22"/>
              </w:rPr>
              <w:t xml:space="preserve">Minlength: </w:t>
            </w:r>
          </w:p>
          <w:p w14:paraId="6549CE9D" w14:textId="77777777" w:rsidR="00501898" w:rsidRPr="0076075D" w:rsidRDefault="00136181">
            <w:pPr>
              <w:spacing w:before="0"/>
              <w:ind w:left="0"/>
              <w:jc w:val="both"/>
              <w:rPr>
                <w:sz w:val="22"/>
                <w:szCs w:val="22"/>
              </w:rPr>
            </w:pPr>
            <w:r w:rsidRPr="0076075D">
              <w:rPr>
                <w:sz w:val="22"/>
                <w:szCs w:val="22"/>
              </w:rPr>
              <w:t xml:space="preserve">Maxlength: </w:t>
            </w:r>
          </w:p>
          <w:p w14:paraId="5B885CF0" w14:textId="77777777" w:rsidR="00501898" w:rsidRPr="0076075D" w:rsidRDefault="00136181">
            <w:pPr>
              <w:spacing w:before="0"/>
              <w:ind w:left="0"/>
              <w:jc w:val="both"/>
              <w:rPr>
                <w:sz w:val="22"/>
                <w:szCs w:val="22"/>
              </w:rPr>
            </w:pPr>
            <w:r w:rsidRPr="0076075D">
              <w:rPr>
                <w:sz w:val="22"/>
                <w:szCs w:val="22"/>
              </w:rPr>
              <w:t xml:space="preserve">Format: </w:t>
            </w:r>
          </w:p>
        </w:tc>
        <w:tc>
          <w:tcPr>
            <w:tcW w:w="4961" w:type="dxa"/>
          </w:tcPr>
          <w:p w14:paraId="19623F5A" w14:textId="77777777" w:rsidR="00501898" w:rsidRPr="0076075D" w:rsidRDefault="00136181">
            <w:pPr>
              <w:spacing w:before="0"/>
              <w:ind w:left="41"/>
              <w:jc w:val="both"/>
              <w:rPr>
                <w:sz w:val="22"/>
                <w:szCs w:val="22"/>
              </w:rPr>
            </w:pPr>
            <w:r w:rsidRPr="0076075D">
              <w:rPr>
                <w:sz w:val="22"/>
                <w:szCs w:val="22"/>
              </w:rPr>
              <w:t>Chỉ số mới của hóa đơn điện nước.</w:t>
            </w:r>
          </w:p>
          <w:p w14:paraId="69252334" w14:textId="77777777" w:rsidR="00501898" w:rsidRPr="0076075D" w:rsidRDefault="00501898">
            <w:pPr>
              <w:spacing w:before="0"/>
              <w:ind w:left="41"/>
              <w:rPr>
                <w:sz w:val="22"/>
                <w:szCs w:val="22"/>
              </w:rPr>
            </w:pPr>
          </w:p>
        </w:tc>
      </w:tr>
      <w:tr w:rsidR="00501898" w:rsidRPr="0076075D" w14:paraId="7FC3FFFE" w14:textId="77777777">
        <w:tc>
          <w:tcPr>
            <w:tcW w:w="1980" w:type="dxa"/>
          </w:tcPr>
          <w:p w14:paraId="1BC89B06" w14:textId="77777777" w:rsidR="00501898" w:rsidRPr="0076075D" w:rsidRDefault="00136181">
            <w:pPr>
              <w:spacing w:before="0"/>
              <w:ind w:left="0"/>
              <w:jc w:val="both"/>
              <w:rPr>
                <w:sz w:val="22"/>
                <w:szCs w:val="22"/>
              </w:rPr>
            </w:pPr>
            <w:r w:rsidRPr="0076075D">
              <w:rPr>
                <w:sz w:val="22"/>
                <w:szCs w:val="22"/>
              </w:rPr>
              <w:t>factor</w:t>
            </w:r>
          </w:p>
        </w:tc>
        <w:tc>
          <w:tcPr>
            <w:tcW w:w="2556" w:type="dxa"/>
          </w:tcPr>
          <w:p w14:paraId="79F006D9" w14:textId="77777777" w:rsidR="00501898" w:rsidRPr="0076075D" w:rsidRDefault="00136181">
            <w:pPr>
              <w:spacing w:before="0"/>
              <w:ind w:left="0"/>
              <w:jc w:val="both"/>
              <w:rPr>
                <w:sz w:val="22"/>
                <w:szCs w:val="22"/>
              </w:rPr>
            </w:pPr>
            <w:r w:rsidRPr="0076075D">
              <w:rPr>
                <w:sz w:val="22"/>
                <w:szCs w:val="22"/>
              </w:rPr>
              <w:t>Required: false</w:t>
            </w:r>
          </w:p>
          <w:p w14:paraId="0843B297" w14:textId="77777777" w:rsidR="00501898" w:rsidRPr="0076075D" w:rsidRDefault="00136181">
            <w:pPr>
              <w:spacing w:before="0"/>
              <w:ind w:left="0"/>
              <w:jc w:val="both"/>
              <w:rPr>
                <w:sz w:val="22"/>
                <w:szCs w:val="22"/>
              </w:rPr>
            </w:pPr>
            <w:r w:rsidRPr="0076075D">
              <w:rPr>
                <w:sz w:val="22"/>
                <w:szCs w:val="22"/>
              </w:rPr>
              <w:t>DataType: Number</w:t>
            </w:r>
          </w:p>
          <w:p w14:paraId="2826F2CB" w14:textId="77777777" w:rsidR="00501898" w:rsidRPr="0076075D" w:rsidRDefault="00136181">
            <w:pPr>
              <w:spacing w:before="0"/>
              <w:ind w:left="0"/>
              <w:jc w:val="both"/>
              <w:rPr>
                <w:sz w:val="22"/>
                <w:szCs w:val="22"/>
              </w:rPr>
            </w:pPr>
            <w:r w:rsidRPr="0076075D">
              <w:rPr>
                <w:sz w:val="22"/>
                <w:szCs w:val="22"/>
              </w:rPr>
              <w:t xml:space="preserve">Minlength: </w:t>
            </w:r>
          </w:p>
          <w:p w14:paraId="793D2877" w14:textId="77777777" w:rsidR="00501898" w:rsidRPr="0076075D" w:rsidRDefault="00136181">
            <w:pPr>
              <w:spacing w:before="0"/>
              <w:ind w:left="0"/>
              <w:jc w:val="both"/>
              <w:rPr>
                <w:sz w:val="22"/>
                <w:szCs w:val="22"/>
              </w:rPr>
            </w:pPr>
            <w:r w:rsidRPr="0076075D">
              <w:rPr>
                <w:sz w:val="22"/>
                <w:szCs w:val="22"/>
              </w:rPr>
              <w:t xml:space="preserve">Maxlength: </w:t>
            </w:r>
          </w:p>
          <w:p w14:paraId="3A464B73" w14:textId="77777777" w:rsidR="00501898" w:rsidRPr="0076075D" w:rsidRDefault="00136181">
            <w:pPr>
              <w:spacing w:before="0"/>
              <w:ind w:left="0"/>
              <w:jc w:val="both"/>
              <w:rPr>
                <w:sz w:val="22"/>
                <w:szCs w:val="22"/>
              </w:rPr>
            </w:pPr>
            <w:r w:rsidRPr="0076075D">
              <w:rPr>
                <w:sz w:val="22"/>
                <w:szCs w:val="22"/>
              </w:rPr>
              <w:t xml:space="preserve">Format: </w:t>
            </w:r>
          </w:p>
        </w:tc>
        <w:tc>
          <w:tcPr>
            <w:tcW w:w="4961" w:type="dxa"/>
          </w:tcPr>
          <w:p w14:paraId="35C95C1C" w14:textId="77777777" w:rsidR="00501898" w:rsidRPr="0076075D" w:rsidRDefault="00136181">
            <w:pPr>
              <w:spacing w:before="0"/>
              <w:ind w:left="41"/>
              <w:jc w:val="both"/>
              <w:rPr>
                <w:sz w:val="22"/>
                <w:szCs w:val="22"/>
              </w:rPr>
            </w:pPr>
            <w:r w:rsidRPr="0076075D">
              <w:rPr>
                <w:sz w:val="22"/>
                <w:szCs w:val="22"/>
              </w:rPr>
              <w:t>Hệ số nhân của hóa đơn điện nước. Vị dụ như nước sinh hoạt sẽ có hệ số nhân khác với nước kinh doanh. Nội dung này sẽ tùy theo công ty điện/ nước quy định và hiển thị.</w:t>
            </w:r>
          </w:p>
          <w:p w14:paraId="08DF7624" w14:textId="77777777" w:rsidR="00501898" w:rsidRPr="0076075D" w:rsidRDefault="00501898">
            <w:pPr>
              <w:spacing w:before="0"/>
              <w:ind w:left="41"/>
              <w:rPr>
                <w:sz w:val="22"/>
                <w:szCs w:val="22"/>
              </w:rPr>
            </w:pPr>
          </w:p>
        </w:tc>
      </w:tr>
      <w:tr w:rsidR="00501898" w:rsidRPr="0076075D" w14:paraId="47A91E47" w14:textId="77777777">
        <w:tc>
          <w:tcPr>
            <w:tcW w:w="1980" w:type="dxa"/>
          </w:tcPr>
          <w:p w14:paraId="1D40A6F7" w14:textId="77777777" w:rsidR="00501898" w:rsidRPr="0076075D" w:rsidRDefault="00136181">
            <w:pPr>
              <w:spacing w:before="0"/>
              <w:ind w:left="0"/>
              <w:jc w:val="both"/>
              <w:rPr>
                <w:sz w:val="22"/>
                <w:szCs w:val="22"/>
              </w:rPr>
            </w:pPr>
            <w:r w:rsidRPr="0076075D">
              <w:rPr>
                <w:sz w:val="22"/>
                <w:szCs w:val="22"/>
              </w:rPr>
              <w:t>amount</w:t>
            </w:r>
          </w:p>
        </w:tc>
        <w:tc>
          <w:tcPr>
            <w:tcW w:w="2556" w:type="dxa"/>
          </w:tcPr>
          <w:p w14:paraId="54521697" w14:textId="77777777" w:rsidR="00501898" w:rsidRPr="0076075D" w:rsidRDefault="00136181">
            <w:pPr>
              <w:spacing w:before="0"/>
              <w:ind w:left="0"/>
              <w:jc w:val="both"/>
              <w:rPr>
                <w:sz w:val="22"/>
                <w:szCs w:val="22"/>
              </w:rPr>
            </w:pPr>
            <w:r w:rsidRPr="0076075D">
              <w:rPr>
                <w:sz w:val="22"/>
                <w:szCs w:val="22"/>
              </w:rPr>
              <w:t>Required: false</w:t>
            </w:r>
          </w:p>
          <w:p w14:paraId="6C3975EB" w14:textId="77777777" w:rsidR="00501898" w:rsidRPr="0076075D" w:rsidRDefault="00136181">
            <w:pPr>
              <w:spacing w:before="0"/>
              <w:ind w:left="0"/>
              <w:jc w:val="both"/>
              <w:rPr>
                <w:sz w:val="22"/>
                <w:szCs w:val="22"/>
              </w:rPr>
            </w:pPr>
            <w:r w:rsidRPr="0076075D">
              <w:rPr>
                <w:sz w:val="22"/>
                <w:szCs w:val="22"/>
              </w:rPr>
              <w:t>DataType: Number</w:t>
            </w:r>
          </w:p>
          <w:p w14:paraId="736DBB1E" w14:textId="77777777" w:rsidR="00501898" w:rsidRPr="0076075D" w:rsidRDefault="00136181">
            <w:pPr>
              <w:spacing w:before="0"/>
              <w:ind w:left="0"/>
              <w:jc w:val="both"/>
              <w:rPr>
                <w:sz w:val="22"/>
                <w:szCs w:val="22"/>
              </w:rPr>
            </w:pPr>
            <w:r w:rsidRPr="0076075D">
              <w:rPr>
                <w:sz w:val="22"/>
                <w:szCs w:val="22"/>
              </w:rPr>
              <w:t xml:space="preserve">Minlength: </w:t>
            </w:r>
          </w:p>
          <w:p w14:paraId="53B06CC0" w14:textId="77777777" w:rsidR="00501898" w:rsidRPr="0076075D" w:rsidRDefault="00136181">
            <w:pPr>
              <w:spacing w:before="0"/>
              <w:ind w:left="0"/>
              <w:jc w:val="both"/>
              <w:rPr>
                <w:sz w:val="22"/>
                <w:szCs w:val="22"/>
              </w:rPr>
            </w:pPr>
            <w:r w:rsidRPr="0076075D">
              <w:rPr>
                <w:sz w:val="22"/>
                <w:szCs w:val="22"/>
              </w:rPr>
              <w:t xml:space="preserve">Maxlength: </w:t>
            </w:r>
          </w:p>
          <w:p w14:paraId="3248EF85"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33199F21" w14:textId="77777777" w:rsidR="00501898" w:rsidRPr="0076075D" w:rsidRDefault="00136181">
            <w:pPr>
              <w:spacing w:before="0"/>
              <w:ind w:left="41"/>
              <w:jc w:val="both"/>
              <w:rPr>
                <w:sz w:val="22"/>
                <w:szCs w:val="22"/>
              </w:rPr>
            </w:pPr>
            <w:r w:rsidRPr="0076075D">
              <w:rPr>
                <w:sz w:val="22"/>
                <w:szCs w:val="22"/>
              </w:rPr>
              <w:t xml:space="preserve">Tổng số của hóa đơn </w:t>
            </w:r>
          </w:p>
          <w:p w14:paraId="78FA7858" w14:textId="77777777" w:rsidR="00501898" w:rsidRPr="0076075D" w:rsidRDefault="00136181">
            <w:pPr>
              <w:spacing w:before="0"/>
              <w:ind w:left="41"/>
              <w:jc w:val="both"/>
              <w:rPr>
                <w:sz w:val="22"/>
                <w:szCs w:val="22"/>
              </w:rPr>
            </w:pPr>
            <w:r w:rsidRPr="0076075D">
              <w:rPr>
                <w:sz w:val="22"/>
                <w:szCs w:val="22"/>
              </w:rPr>
              <w:t>Hệ thống không validate công thức tính toán ra giá trị</w:t>
            </w:r>
          </w:p>
          <w:p w14:paraId="3BE7D37C" w14:textId="77777777" w:rsidR="00501898" w:rsidRPr="0076075D" w:rsidRDefault="00501898">
            <w:pPr>
              <w:spacing w:before="0"/>
              <w:ind w:left="41"/>
              <w:rPr>
                <w:sz w:val="22"/>
                <w:szCs w:val="22"/>
              </w:rPr>
            </w:pPr>
          </w:p>
        </w:tc>
      </w:tr>
    </w:tbl>
    <w:p w14:paraId="3DFB68A7" w14:textId="77777777" w:rsidR="00501898" w:rsidRPr="0076075D" w:rsidRDefault="00136181">
      <w:pPr>
        <w:pStyle w:val="NormalIndent"/>
        <w:rPr>
          <w:sz w:val="22"/>
          <w:szCs w:val="22"/>
        </w:rPr>
      </w:pPr>
      <w:r w:rsidRPr="0076075D">
        <w:rPr>
          <w:sz w:val="22"/>
          <w:szCs w:val="22"/>
        </w:rPr>
        <w:t>Dữ liệu mẫu</w:t>
      </w:r>
    </w:p>
    <w:p w14:paraId="70EAA6DB"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"meterReading": [{</w:t>
      </w:r>
    </w:p>
    <w:p w14:paraId="751017B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 xml:space="preserve">            "previousIndex": "110",</w:t>
      </w:r>
    </w:p>
    <w:p w14:paraId="056BBB5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 xml:space="preserve">            "currentIndex": "150",</w:t>
      </w:r>
    </w:p>
    <w:p w14:paraId="10FF31C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 xml:space="preserve">            "factor": "1",</w:t>
      </w:r>
    </w:p>
    <w:p w14:paraId="29248C9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 xml:space="preserve">            "amount": "40"</w:t>
      </w:r>
    </w:p>
    <w:p w14:paraId="7A32174D"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 xml:space="preserve">          },</w:t>
      </w:r>
    </w:p>
    <w:p w14:paraId="6EB4E9B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 xml:space="preserve">          {</w:t>
      </w:r>
    </w:p>
    <w:p w14:paraId="2D78192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 xml:space="preserve">            "previousIndex": "44",</w:t>
      </w:r>
    </w:p>
    <w:p w14:paraId="7368F19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 xml:space="preserve">            "currentIndex": "50",</w:t>
      </w:r>
    </w:p>
    <w:p w14:paraId="1C09D9B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 xml:space="preserve">            "factor": "1",</w:t>
      </w:r>
    </w:p>
    <w:p w14:paraId="40F23EF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 xml:space="preserve">            "amount": "6"</w:t>
      </w:r>
    </w:p>
    <w:p w14:paraId="28672CE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ab/>
        <w:t xml:space="preserve">          }]</w:t>
      </w:r>
    </w:p>
    <w:p w14:paraId="19326E37" w14:textId="77777777" w:rsidR="00501898" w:rsidRPr="0076075D" w:rsidRDefault="00136181">
      <w:pPr>
        <w:pStyle w:val="StyleHeading2l2H2h21TimesNewRoman14pt"/>
        <w:rPr>
          <w:sz w:val="22"/>
          <w:szCs w:val="22"/>
        </w:rPr>
      </w:pPr>
      <w:bookmarkStart w:id="27" w:name="_Toc115266180"/>
      <w:r w:rsidRPr="0076075D">
        <w:rPr>
          <w:sz w:val="22"/>
          <w:szCs w:val="22"/>
        </w:rPr>
        <w:t>invoiceFile</w:t>
      </w:r>
      <w:bookmarkEnd w:id="27"/>
    </w:p>
    <w:p w14:paraId="3EBAF4B8" w14:textId="77777777" w:rsidR="00501898" w:rsidRPr="0076075D" w:rsidRDefault="00136181">
      <w:pPr>
        <w:pStyle w:val="NormalIndent"/>
        <w:rPr>
          <w:sz w:val="22"/>
          <w:szCs w:val="22"/>
        </w:rPr>
      </w:pPr>
      <w:r w:rsidRPr="0076075D">
        <w:rPr>
          <w:sz w:val="22"/>
          <w:szCs w:val="22"/>
        </w:rPr>
        <w:t>Các file đính kèm khi lập hóa đơn</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4961"/>
      </w:tblGrid>
      <w:tr w:rsidR="00501898" w:rsidRPr="0076075D" w14:paraId="40604088" w14:textId="77777777">
        <w:trPr>
          <w:trHeight w:val="395"/>
        </w:trPr>
        <w:tc>
          <w:tcPr>
            <w:tcW w:w="1980" w:type="dxa"/>
            <w:shd w:val="clear" w:color="auto" w:fill="D9D9D9"/>
          </w:tcPr>
          <w:p w14:paraId="254B0E49" w14:textId="77777777" w:rsidR="00501898" w:rsidRPr="0076075D" w:rsidRDefault="00136181">
            <w:pPr>
              <w:ind w:left="-90"/>
              <w:jc w:val="center"/>
              <w:rPr>
                <w:b/>
                <w:sz w:val="22"/>
                <w:szCs w:val="22"/>
              </w:rPr>
            </w:pPr>
            <w:r w:rsidRPr="0076075D">
              <w:rPr>
                <w:b/>
                <w:sz w:val="22"/>
                <w:szCs w:val="22"/>
              </w:rPr>
              <w:t>Tên trường</w:t>
            </w:r>
          </w:p>
        </w:tc>
        <w:tc>
          <w:tcPr>
            <w:tcW w:w="2556" w:type="dxa"/>
            <w:shd w:val="clear" w:color="auto" w:fill="D9D9D9"/>
          </w:tcPr>
          <w:p w14:paraId="4B6FDF62" w14:textId="77777777" w:rsidR="00501898" w:rsidRPr="0076075D" w:rsidRDefault="00136181">
            <w:pPr>
              <w:ind w:left="-89"/>
              <w:jc w:val="center"/>
              <w:rPr>
                <w:b/>
                <w:sz w:val="22"/>
                <w:szCs w:val="22"/>
              </w:rPr>
            </w:pPr>
            <w:r w:rsidRPr="0076075D">
              <w:rPr>
                <w:b/>
                <w:sz w:val="22"/>
                <w:szCs w:val="22"/>
              </w:rPr>
              <w:t>Kiểu dữ liệu</w:t>
            </w:r>
          </w:p>
        </w:tc>
        <w:tc>
          <w:tcPr>
            <w:tcW w:w="4961" w:type="dxa"/>
            <w:shd w:val="clear" w:color="auto" w:fill="D9D9D9"/>
          </w:tcPr>
          <w:p w14:paraId="1DD99CC7" w14:textId="77777777" w:rsidR="00501898" w:rsidRPr="0076075D" w:rsidRDefault="00136181">
            <w:pPr>
              <w:ind w:left="-119"/>
              <w:jc w:val="center"/>
              <w:rPr>
                <w:b/>
                <w:sz w:val="22"/>
                <w:szCs w:val="22"/>
              </w:rPr>
            </w:pPr>
            <w:r w:rsidRPr="0076075D">
              <w:rPr>
                <w:b/>
                <w:sz w:val="22"/>
                <w:szCs w:val="22"/>
              </w:rPr>
              <w:t>Mô tả</w:t>
            </w:r>
          </w:p>
        </w:tc>
      </w:tr>
      <w:tr w:rsidR="00501898" w:rsidRPr="0076075D" w14:paraId="2A8E30F4" w14:textId="77777777">
        <w:tc>
          <w:tcPr>
            <w:tcW w:w="1980" w:type="dxa"/>
          </w:tcPr>
          <w:p w14:paraId="47986AC3" w14:textId="77777777" w:rsidR="00501898" w:rsidRPr="0076075D" w:rsidRDefault="00136181">
            <w:pPr>
              <w:ind w:left="0"/>
              <w:rPr>
                <w:sz w:val="22"/>
                <w:szCs w:val="22"/>
              </w:rPr>
            </w:pPr>
            <w:r w:rsidRPr="0076075D">
              <w:rPr>
                <w:sz w:val="22"/>
                <w:szCs w:val="22"/>
              </w:rPr>
              <w:lastRenderedPageBreak/>
              <w:t>fileContent</w:t>
            </w:r>
          </w:p>
        </w:tc>
        <w:tc>
          <w:tcPr>
            <w:tcW w:w="2556" w:type="dxa"/>
          </w:tcPr>
          <w:p w14:paraId="3D448E03" w14:textId="77777777" w:rsidR="00501898" w:rsidRPr="0076075D" w:rsidRDefault="00136181">
            <w:pPr>
              <w:spacing w:before="0"/>
              <w:ind w:left="0"/>
              <w:jc w:val="both"/>
              <w:rPr>
                <w:sz w:val="22"/>
                <w:szCs w:val="22"/>
              </w:rPr>
            </w:pPr>
            <w:r w:rsidRPr="0076075D">
              <w:rPr>
                <w:sz w:val="22"/>
                <w:szCs w:val="22"/>
              </w:rPr>
              <w:t>Required: false</w:t>
            </w:r>
          </w:p>
          <w:p w14:paraId="0A08D465" w14:textId="77777777" w:rsidR="00501898" w:rsidRPr="0076075D" w:rsidRDefault="00136181">
            <w:pPr>
              <w:spacing w:before="0"/>
              <w:ind w:left="0"/>
              <w:jc w:val="both"/>
              <w:rPr>
                <w:sz w:val="22"/>
                <w:szCs w:val="22"/>
              </w:rPr>
            </w:pPr>
            <w:r w:rsidRPr="0076075D">
              <w:rPr>
                <w:sz w:val="22"/>
                <w:szCs w:val="22"/>
              </w:rPr>
              <w:t>DataType: String</w:t>
            </w:r>
          </w:p>
        </w:tc>
        <w:tc>
          <w:tcPr>
            <w:tcW w:w="4961" w:type="dxa"/>
          </w:tcPr>
          <w:p w14:paraId="0FC8EF3A" w14:textId="77777777" w:rsidR="00501898" w:rsidRPr="0076075D" w:rsidRDefault="00136181">
            <w:pPr>
              <w:spacing w:line="240" w:lineRule="auto"/>
              <w:ind w:left="0"/>
              <w:rPr>
                <w:sz w:val="22"/>
                <w:szCs w:val="22"/>
              </w:rPr>
            </w:pPr>
            <w:r w:rsidRPr="0076075D">
              <w:rPr>
                <w:sz w:val="22"/>
                <w:szCs w:val="22"/>
              </w:rPr>
              <w:t xml:space="preserve">Nội dung file dạng chuỗi base64 </w:t>
            </w:r>
          </w:p>
        </w:tc>
      </w:tr>
      <w:tr w:rsidR="00501898" w:rsidRPr="0076075D" w14:paraId="1763258B" w14:textId="77777777">
        <w:tc>
          <w:tcPr>
            <w:tcW w:w="1980" w:type="dxa"/>
          </w:tcPr>
          <w:p w14:paraId="2BF8D2EA" w14:textId="77777777" w:rsidR="00501898" w:rsidRPr="0076075D" w:rsidRDefault="00136181">
            <w:pPr>
              <w:ind w:left="0"/>
              <w:rPr>
                <w:sz w:val="22"/>
                <w:szCs w:val="22"/>
              </w:rPr>
            </w:pPr>
            <w:r w:rsidRPr="0076075D">
              <w:rPr>
                <w:sz w:val="22"/>
                <w:szCs w:val="22"/>
              </w:rPr>
              <w:t>fileType</w:t>
            </w:r>
          </w:p>
        </w:tc>
        <w:tc>
          <w:tcPr>
            <w:tcW w:w="2556" w:type="dxa"/>
          </w:tcPr>
          <w:p w14:paraId="03C01F6C" w14:textId="77777777" w:rsidR="00501898" w:rsidRPr="0076075D" w:rsidRDefault="00136181">
            <w:pPr>
              <w:spacing w:before="0"/>
              <w:ind w:left="0"/>
              <w:jc w:val="both"/>
              <w:rPr>
                <w:sz w:val="22"/>
                <w:szCs w:val="22"/>
              </w:rPr>
            </w:pPr>
            <w:r w:rsidRPr="0076075D">
              <w:rPr>
                <w:sz w:val="22"/>
                <w:szCs w:val="22"/>
              </w:rPr>
              <w:t>Required: false</w:t>
            </w:r>
          </w:p>
          <w:p w14:paraId="7C821F7D" w14:textId="77777777" w:rsidR="00501898" w:rsidRPr="0076075D" w:rsidRDefault="00136181">
            <w:pPr>
              <w:spacing w:before="0"/>
              <w:ind w:left="0"/>
              <w:jc w:val="both"/>
              <w:rPr>
                <w:sz w:val="22"/>
                <w:szCs w:val="22"/>
              </w:rPr>
            </w:pPr>
            <w:r w:rsidRPr="0076075D">
              <w:rPr>
                <w:sz w:val="22"/>
                <w:szCs w:val="22"/>
              </w:rPr>
              <w:t>DataType: Double</w:t>
            </w:r>
          </w:p>
          <w:p w14:paraId="26FEF386" w14:textId="77777777" w:rsidR="00501898" w:rsidRPr="0076075D" w:rsidRDefault="00501898">
            <w:pPr>
              <w:spacing w:before="0"/>
              <w:ind w:left="0"/>
              <w:jc w:val="both"/>
              <w:rPr>
                <w:sz w:val="22"/>
                <w:szCs w:val="22"/>
              </w:rPr>
            </w:pPr>
          </w:p>
        </w:tc>
        <w:tc>
          <w:tcPr>
            <w:tcW w:w="4961" w:type="dxa"/>
          </w:tcPr>
          <w:p w14:paraId="1DD131ED" w14:textId="77777777" w:rsidR="00501898" w:rsidRPr="0076075D" w:rsidRDefault="00136181">
            <w:pPr>
              <w:ind w:left="41"/>
              <w:rPr>
                <w:sz w:val="22"/>
                <w:szCs w:val="22"/>
              </w:rPr>
            </w:pPr>
            <w:r w:rsidRPr="0076075D">
              <w:rPr>
                <w:sz w:val="22"/>
                <w:szCs w:val="22"/>
              </w:rPr>
              <w:t>Loại file</w:t>
            </w:r>
          </w:p>
          <w:p w14:paraId="7D750731" w14:textId="77777777" w:rsidR="00501898" w:rsidRPr="0076075D" w:rsidRDefault="00136181">
            <w:pPr>
              <w:numPr>
                <w:ilvl w:val="0"/>
                <w:numId w:val="17"/>
              </w:numPr>
              <w:rPr>
                <w:sz w:val="22"/>
                <w:szCs w:val="22"/>
              </w:rPr>
            </w:pPr>
            <w:r w:rsidRPr="0076075D">
              <w:rPr>
                <w:sz w:val="22"/>
                <w:szCs w:val="22"/>
              </w:rPr>
              <w:t>1: bảng kê (Cho phép định dạng xlsx)</w:t>
            </w:r>
          </w:p>
          <w:p w14:paraId="4578BCBF" w14:textId="77777777" w:rsidR="00501898" w:rsidRDefault="00136181">
            <w:pPr>
              <w:numPr>
                <w:ilvl w:val="0"/>
                <w:numId w:val="17"/>
              </w:numPr>
              <w:rPr>
                <w:sz w:val="22"/>
                <w:szCs w:val="22"/>
              </w:rPr>
            </w:pPr>
            <w:r w:rsidRPr="0076075D">
              <w:rPr>
                <w:sz w:val="22"/>
                <w:szCs w:val="22"/>
              </w:rPr>
              <w:t>2: biên bản thỏa thuận (Cho phép định dạng .doc, .docx, .pdf, .png, .jpg)</w:t>
            </w:r>
          </w:p>
          <w:p w14:paraId="0DA1E88D" w14:textId="6FEED4DF" w:rsidR="004E3C34" w:rsidRPr="0076075D" w:rsidRDefault="004E3C34" w:rsidP="004E3C34">
            <w:pPr>
              <w:ind w:left="0"/>
              <w:rPr>
                <w:sz w:val="22"/>
                <w:szCs w:val="22"/>
              </w:rPr>
            </w:pPr>
            <w:r w:rsidRPr="00811269">
              <w:rPr>
                <w:szCs w:val="24"/>
                <w:highlight w:val="yellow"/>
              </w:rPr>
              <w:t>Dung lượng tối đa cho phép 200KB</w:t>
            </w:r>
          </w:p>
        </w:tc>
      </w:tr>
      <w:tr w:rsidR="00501898" w:rsidRPr="0076075D" w14:paraId="20FDD1AF" w14:textId="77777777">
        <w:tc>
          <w:tcPr>
            <w:tcW w:w="1980" w:type="dxa"/>
          </w:tcPr>
          <w:p w14:paraId="51A40170" w14:textId="77777777" w:rsidR="00501898" w:rsidRPr="0076075D" w:rsidRDefault="00136181">
            <w:pPr>
              <w:ind w:left="0"/>
              <w:rPr>
                <w:sz w:val="22"/>
                <w:szCs w:val="22"/>
              </w:rPr>
            </w:pPr>
            <w:r w:rsidRPr="0076075D">
              <w:rPr>
                <w:sz w:val="22"/>
                <w:szCs w:val="22"/>
              </w:rPr>
              <w:t>fileExtension</w:t>
            </w:r>
          </w:p>
        </w:tc>
        <w:tc>
          <w:tcPr>
            <w:tcW w:w="2556" w:type="dxa"/>
          </w:tcPr>
          <w:p w14:paraId="1BD80B85" w14:textId="77777777" w:rsidR="00501898" w:rsidRPr="0076075D" w:rsidRDefault="00136181">
            <w:pPr>
              <w:spacing w:before="0"/>
              <w:ind w:left="0"/>
              <w:jc w:val="both"/>
              <w:rPr>
                <w:sz w:val="22"/>
                <w:szCs w:val="22"/>
              </w:rPr>
            </w:pPr>
            <w:r w:rsidRPr="0076075D">
              <w:rPr>
                <w:sz w:val="22"/>
                <w:szCs w:val="22"/>
              </w:rPr>
              <w:t>Required: false</w:t>
            </w:r>
          </w:p>
          <w:p w14:paraId="4A3E9B06" w14:textId="77777777" w:rsidR="00501898" w:rsidRPr="0076075D" w:rsidRDefault="00136181">
            <w:pPr>
              <w:spacing w:before="0"/>
              <w:ind w:left="0"/>
              <w:jc w:val="both"/>
              <w:rPr>
                <w:sz w:val="22"/>
                <w:szCs w:val="22"/>
              </w:rPr>
            </w:pPr>
            <w:r w:rsidRPr="0076075D">
              <w:rPr>
                <w:sz w:val="22"/>
                <w:szCs w:val="22"/>
              </w:rPr>
              <w:t>DataType: String</w:t>
            </w:r>
          </w:p>
        </w:tc>
        <w:tc>
          <w:tcPr>
            <w:tcW w:w="4961" w:type="dxa"/>
          </w:tcPr>
          <w:p w14:paraId="5ECE0760" w14:textId="77777777" w:rsidR="00501898" w:rsidRPr="0076075D" w:rsidRDefault="00136181">
            <w:pPr>
              <w:ind w:left="41"/>
              <w:rPr>
                <w:sz w:val="22"/>
                <w:szCs w:val="22"/>
              </w:rPr>
            </w:pPr>
            <w:r w:rsidRPr="0076075D">
              <w:rPr>
                <w:sz w:val="22"/>
                <w:szCs w:val="22"/>
              </w:rPr>
              <w:t>Định dạng file theo từng loại tương ứng fileType</w:t>
            </w:r>
          </w:p>
        </w:tc>
      </w:tr>
      <w:tr w:rsidR="004E3C34" w:rsidRPr="0076075D" w14:paraId="3522755F" w14:textId="77777777">
        <w:tc>
          <w:tcPr>
            <w:tcW w:w="1980" w:type="dxa"/>
          </w:tcPr>
          <w:p w14:paraId="63D2CC36" w14:textId="3BB5D16D" w:rsidR="004E3C34" w:rsidRPr="0076075D" w:rsidRDefault="004E3C34" w:rsidP="004E3C34">
            <w:pPr>
              <w:ind w:left="0"/>
              <w:rPr>
                <w:sz w:val="22"/>
                <w:szCs w:val="22"/>
              </w:rPr>
            </w:pPr>
            <w:r w:rsidRPr="00811269">
              <w:rPr>
                <w:szCs w:val="24"/>
                <w:highlight w:val="yellow"/>
              </w:rPr>
              <w:t>autoAgreementDoc</w:t>
            </w:r>
          </w:p>
        </w:tc>
        <w:tc>
          <w:tcPr>
            <w:tcW w:w="2556" w:type="dxa"/>
          </w:tcPr>
          <w:p w14:paraId="4930044F" w14:textId="77777777" w:rsidR="004E3C34" w:rsidRPr="00811269" w:rsidRDefault="004E3C34" w:rsidP="004E3C34">
            <w:pPr>
              <w:spacing w:before="0"/>
              <w:ind w:left="0"/>
              <w:jc w:val="both"/>
              <w:rPr>
                <w:szCs w:val="24"/>
                <w:highlight w:val="yellow"/>
              </w:rPr>
            </w:pPr>
            <w:r w:rsidRPr="00811269">
              <w:rPr>
                <w:szCs w:val="24"/>
                <w:highlight w:val="yellow"/>
              </w:rPr>
              <w:t>Required: false</w:t>
            </w:r>
          </w:p>
          <w:p w14:paraId="52223000" w14:textId="77777777" w:rsidR="004E3C34" w:rsidRPr="00811269" w:rsidRDefault="004E3C34" w:rsidP="004E3C34">
            <w:pPr>
              <w:spacing w:before="0"/>
              <w:ind w:left="0"/>
              <w:jc w:val="both"/>
              <w:rPr>
                <w:szCs w:val="24"/>
                <w:highlight w:val="yellow"/>
              </w:rPr>
            </w:pPr>
            <w:r w:rsidRPr="00811269">
              <w:rPr>
                <w:szCs w:val="24"/>
                <w:highlight w:val="yellow"/>
              </w:rPr>
              <w:t>DataType: Boolean</w:t>
            </w:r>
          </w:p>
          <w:p w14:paraId="04986006" w14:textId="77777777" w:rsidR="004E3C34" w:rsidRPr="00811269" w:rsidRDefault="004E3C34" w:rsidP="004E3C34">
            <w:pPr>
              <w:spacing w:before="0"/>
              <w:ind w:left="0"/>
              <w:jc w:val="both"/>
              <w:rPr>
                <w:szCs w:val="24"/>
                <w:highlight w:val="yellow"/>
              </w:rPr>
            </w:pPr>
            <w:r w:rsidRPr="00811269">
              <w:rPr>
                <w:szCs w:val="24"/>
                <w:highlight w:val="yellow"/>
              </w:rPr>
              <w:t xml:space="preserve">Minlength: </w:t>
            </w:r>
          </w:p>
          <w:p w14:paraId="64A8687F" w14:textId="77777777" w:rsidR="004E3C34" w:rsidRPr="00811269" w:rsidRDefault="004E3C34" w:rsidP="004E3C34">
            <w:pPr>
              <w:spacing w:before="0"/>
              <w:ind w:left="0"/>
              <w:jc w:val="both"/>
              <w:rPr>
                <w:szCs w:val="24"/>
                <w:highlight w:val="yellow"/>
              </w:rPr>
            </w:pPr>
            <w:r w:rsidRPr="00811269">
              <w:rPr>
                <w:szCs w:val="24"/>
                <w:highlight w:val="yellow"/>
              </w:rPr>
              <w:t>Maxlength:</w:t>
            </w:r>
          </w:p>
          <w:p w14:paraId="28F11ED7" w14:textId="2BBDB152" w:rsidR="004E3C34" w:rsidRPr="0076075D" w:rsidRDefault="004E3C34" w:rsidP="004E3C34">
            <w:pPr>
              <w:spacing w:before="0"/>
              <w:ind w:left="0"/>
              <w:jc w:val="both"/>
              <w:rPr>
                <w:sz w:val="22"/>
                <w:szCs w:val="22"/>
              </w:rPr>
            </w:pPr>
            <w:r w:rsidRPr="00811269">
              <w:rPr>
                <w:szCs w:val="24"/>
                <w:highlight w:val="yellow"/>
              </w:rPr>
              <w:t>Format:</w:t>
            </w:r>
          </w:p>
        </w:tc>
        <w:tc>
          <w:tcPr>
            <w:tcW w:w="4961" w:type="dxa"/>
          </w:tcPr>
          <w:p w14:paraId="274860D2" w14:textId="77777777" w:rsidR="004E3C34" w:rsidRPr="00811269" w:rsidRDefault="004E3C34" w:rsidP="004E3C34">
            <w:pPr>
              <w:spacing w:before="0"/>
              <w:ind w:left="0"/>
              <w:jc w:val="both"/>
              <w:rPr>
                <w:szCs w:val="24"/>
                <w:highlight w:val="yellow"/>
              </w:rPr>
            </w:pPr>
            <w:r w:rsidRPr="00811269">
              <w:rPr>
                <w:szCs w:val="24"/>
                <w:highlight w:val="yellow"/>
              </w:rPr>
              <w:t>Tự động sinh biên bản thoả thuận</w:t>
            </w:r>
          </w:p>
          <w:p w14:paraId="1EB71D73" w14:textId="77777777" w:rsidR="004E3C34" w:rsidRPr="00811269" w:rsidRDefault="004E3C34" w:rsidP="004E3C34">
            <w:pPr>
              <w:spacing w:before="0"/>
              <w:ind w:left="0"/>
              <w:jc w:val="both"/>
              <w:rPr>
                <w:szCs w:val="24"/>
                <w:highlight w:val="yellow"/>
              </w:rPr>
            </w:pPr>
            <w:r w:rsidRPr="00811269">
              <w:rPr>
                <w:szCs w:val="24"/>
                <w:highlight w:val="yellow"/>
              </w:rPr>
              <w:t>True: Tự động sinh</w:t>
            </w:r>
          </w:p>
          <w:p w14:paraId="71F1915A" w14:textId="77777777" w:rsidR="004E3C34" w:rsidRPr="00811269" w:rsidRDefault="004E3C34" w:rsidP="004E3C34">
            <w:pPr>
              <w:spacing w:before="0"/>
              <w:ind w:left="0"/>
              <w:jc w:val="both"/>
              <w:rPr>
                <w:szCs w:val="24"/>
                <w:highlight w:val="yellow"/>
              </w:rPr>
            </w:pPr>
            <w:r w:rsidRPr="00811269">
              <w:rPr>
                <w:szCs w:val="24"/>
                <w:highlight w:val="yellow"/>
              </w:rPr>
              <w:t>False: Không tự động sinh</w:t>
            </w:r>
          </w:p>
          <w:p w14:paraId="5B621BF6" w14:textId="77777777" w:rsidR="004E3C34" w:rsidRPr="00811269" w:rsidRDefault="004E3C34" w:rsidP="004E3C34">
            <w:pPr>
              <w:spacing w:before="0"/>
              <w:ind w:left="0"/>
              <w:jc w:val="both"/>
              <w:rPr>
                <w:szCs w:val="24"/>
                <w:highlight w:val="yellow"/>
              </w:rPr>
            </w:pPr>
          </w:p>
          <w:p w14:paraId="4538F52C" w14:textId="77777777" w:rsidR="004E3C34" w:rsidRPr="0076075D" w:rsidRDefault="004E3C34" w:rsidP="004E3C34">
            <w:pPr>
              <w:ind w:left="41"/>
              <w:rPr>
                <w:sz w:val="22"/>
                <w:szCs w:val="22"/>
              </w:rPr>
            </w:pPr>
          </w:p>
        </w:tc>
      </w:tr>
    </w:tbl>
    <w:p w14:paraId="4461D7F4" w14:textId="77777777" w:rsidR="00501898" w:rsidRPr="0076075D" w:rsidRDefault="00136181">
      <w:pPr>
        <w:pStyle w:val="NormalIndent"/>
        <w:rPr>
          <w:sz w:val="22"/>
          <w:szCs w:val="22"/>
        </w:rPr>
      </w:pPr>
      <w:r w:rsidRPr="0076075D">
        <w:rPr>
          <w:sz w:val="22"/>
          <w:szCs w:val="22"/>
        </w:rPr>
        <w:t>Dữ liệu mẫu</w:t>
      </w:r>
    </w:p>
    <w:p w14:paraId="78A67A03"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"invoiceFile": {</w:t>
      </w:r>
    </w:p>
    <w:p w14:paraId="25A3C525"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"fileType": 1,</w:t>
      </w:r>
    </w:p>
    <w:p w14:paraId="16CEE041"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"fileExtension": "xlsx",</w:t>
      </w:r>
    </w:p>
    <w:p w14:paraId="197DDFDA"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"file</w:t>
      </w:r>
      <w:r w:rsidRPr="0076075D">
        <w:rPr>
          <w:bCs/>
          <w:snapToGrid/>
          <w:color w:val="8000FF"/>
          <w:sz w:val="22"/>
          <w:szCs w:val="22"/>
          <w:lang w:val="vi-VN"/>
        </w:rPr>
        <w:t>Content</w:t>
      </w:r>
      <w:r w:rsidRPr="0076075D">
        <w:rPr>
          <w:bCs/>
          <w:snapToGrid/>
          <w:color w:val="8000FF"/>
          <w:sz w:val="22"/>
          <w:szCs w:val="22"/>
        </w:rPr>
        <w:t>": "RmlsZSBi4bqjbmcga8OqIMSRxrDhu6NjIGFkZCBsw6puIHThuqFpIHBo4bqnbiBs4bqtcCBow7NhIMSRxqFu"</w:t>
      </w:r>
    </w:p>
    <w:p w14:paraId="0D01778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0C542F66" w14:textId="77777777" w:rsidR="00501898" w:rsidRPr="0076075D" w:rsidRDefault="00136181">
      <w:pPr>
        <w:pStyle w:val="StyleHeading2l2H2h21TimesNewRoman14pt"/>
        <w:rPr>
          <w:sz w:val="22"/>
          <w:szCs w:val="22"/>
        </w:rPr>
      </w:pPr>
      <w:bookmarkStart w:id="28" w:name="_Toc115266181"/>
      <w:r w:rsidRPr="0076075D">
        <w:rPr>
          <w:sz w:val="22"/>
          <w:szCs w:val="22"/>
        </w:rPr>
        <w:t>qrcode</w:t>
      </w:r>
      <w:bookmarkEnd w:id="28"/>
    </w:p>
    <w:p w14:paraId="14AB00FF" w14:textId="77777777" w:rsidR="00501898" w:rsidRPr="0076075D" w:rsidRDefault="00136181">
      <w:pPr>
        <w:numPr>
          <w:ilvl w:val="0"/>
          <w:numId w:val="20"/>
        </w:numPr>
        <w:rPr>
          <w:sz w:val="22"/>
          <w:szCs w:val="22"/>
        </w:rPr>
      </w:pPr>
      <w:r w:rsidRPr="0076075D">
        <w:rPr>
          <w:sz w:val="22"/>
          <w:szCs w:val="22"/>
        </w:rPr>
        <w:t>API cho phép người dùng hệ thống tích hợp lập hóa đơn điện tử trên hệ thống hóa đơn điện tử sử dụng chữ ký server.</w:t>
      </w:r>
    </w:p>
    <w:p w14:paraId="7F51FF2A" w14:textId="77777777" w:rsidR="00501898" w:rsidRPr="0076075D" w:rsidRDefault="00136181">
      <w:pPr>
        <w:numPr>
          <w:ilvl w:val="0"/>
          <w:numId w:val="20"/>
        </w:numPr>
        <w:rPr>
          <w:color w:val="FF0000"/>
          <w:sz w:val="22"/>
          <w:szCs w:val="22"/>
        </w:rPr>
      </w:pPr>
      <w:r w:rsidRPr="0076075D">
        <w:rPr>
          <w:color w:val="FF0000"/>
          <w:sz w:val="22"/>
          <w:szCs w:val="22"/>
        </w:rPr>
        <w:t>Mô tả chung: Bổ sung thêm thông tin về QRCODE khi lập hóa đơn bằng API tích hợp sử dụng chữ ký server.</w:t>
      </w:r>
    </w:p>
    <w:p w14:paraId="07B6E7DF" w14:textId="77777777" w:rsidR="00501898" w:rsidRPr="0076075D" w:rsidRDefault="00136181">
      <w:pPr>
        <w:numPr>
          <w:ilvl w:val="0"/>
          <w:numId w:val="20"/>
        </w:numPr>
        <w:rPr>
          <w:sz w:val="22"/>
          <w:szCs w:val="22"/>
        </w:rPr>
      </w:pPr>
      <w:r w:rsidRPr="0076075D">
        <w:rPr>
          <w:b/>
          <w:bCs/>
          <w:sz w:val="22"/>
          <w:szCs w:val="22"/>
        </w:rPr>
        <w:t>Input</w:t>
      </w:r>
      <w:r w:rsidRPr="0076075D">
        <w:rPr>
          <w:sz w:val="22"/>
          <w:szCs w:val="22"/>
        </w:rPr>
        <w:t xml:space="preserve">: </w:t>
      </w:r>
    </w:p>
    <w:p w14:paraId="0EEA01FF" w14:textId="77777777" w:rsidR="00501898" w:rsidRPr="0076075D" w:rsidRDefault="00136181">
      <w:pPr>
        <w:numPr>
          <w:ilvl w:val="0"/>
          <w:numId w:val="20"/>
        </w:numPr>
        <w:rPr>
          <w:sz w:val="22"/>
          <w:szCs w:val="22"/>
        </w:rPr>
      </w:pPr>
      <w:r w:rsidRPr="0076075D">
        <w:rPr>
          <w:sz w:val="22"/>
          <w:szCs w:val="22"/>
        </w:rPr>
        <w:t xml:space="preserve">Bổ sung thêm 05 trường thông tin trong tham số đầu vào đặt trong qrCodeInfo như sau: </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5364"/>
      </w:tblGrid>
      <w:tr w:rsidR="00501898" w:rsidRPr="0076075D" w14:paraId="068337DA" w14:textId="77777777">
        <w:trPr>
          <w:trHeight w:val="395"/>
        </w:trPr>
        <w:tc>
          <w:tcPr>
            <w:tcW w:w="1980" w:type="dxa"/>
            <w:tcBorders>
              <w:top w:val="single" w:sz="4" w:space="0" w:color="auto"/>
              <w:left w:val="single" w:sz="4" w:space="0" w:color="auto"/>
              <w:bottom w:val="single" w:sz="4" w:space="0" w:color="auto"/>
              <w:right w:val="single" w:sz="4" w:space="0" w:color="auto"/>
            </w:tcBorders>
            <w:shd w:val="clear" w:color="auto" w:fill="D9D9D9"/>
          </w:tcPr>
          <w:p w14:paraId="425B5F04" w14:textId="77777777" w:rsidR="00501898" w:rsidRPr="0076075D" w:rsidRDefault="00136181">
            <w:pPr>
              <w:jc w:val="center"/>
              <w:rPr>
                <w:b/>
                <w:snapToGrid/>
                <w:sz w:val="22"/>
                <w:szCs w:val="22"/>
              </w:rPr>
            </w:pPr>
            <w:r w:rsidRPr="0076075D">
              <w:rPr>
                <w:b/>
                <w:sz w:val="22"/>
                <w:szCs w:val="22"/>
              </w:rPr>
              <w:t>Tên trường</w:t>
            </w:r>
          </w:p>
        </w:tc>
        <w:tc>
          <w:tcPr>
            <w:tcW w:w="2556" w:type="dxa"/>
            <w:tcBorders>
              <w:top w:val="single" w:sz="4" w:space="0" w:color="auto"/>
              <w:left w:val="single" w:sz="4" w:space="0" w:color="auto"/>
              <w:bottom w:val="single" w:sz="4" w:space="0" w:color="auto"/>
              <w:right w:val="single" w:sz="4" w:space="0" w:color="auto"/>
            </w:tcBorders>
            <w:shd w:val="clear" w:color="auto" w:fill="D9D9D9"/>
          </w:tcPr>
          <w:p w14:paraId="4658EBF4" w14:textId="77777777" w:rsidR="00501898" w:rsidRPr="0076075D" w:rsidRDefault="00136181">
            <w:pPr>
              <w:jc w:val="center"/>
              <w:rPr>
                <w:b/>
                <w:sz w:val="22"/>
                <w:szCs w:val="22"/>
              </w:rPr>
            </w:pPr>
            <w:r w:rsidRPr="0076075D">
              <w:rPr>
                <w:b/>
                <w:sz w:val="22"/>
                <w:szCs w:val="22"/>
              </w:rPr>
              <w:t>Kiểu dữ liệu</w:t>
            </w:r>
          </w:p>
        </w:tc>
        <w:tc>
          <w:tcPr>
            <w:tcW w:w="5364" w:type="dxa"/>
            <w:tcBorders>
              <w:top w:val="single" w:sz="4" w:space="0" w:color="auto"/>
              <w:left w:val="single" w:sz="4" w:space="0" w:color="auto"/>
              <w:bottom w:val="single" w:sz="4" w:space="0" w:color="auto"/>
              <w:right w:val="single" w:sz="4" w:space="0" w:color="auto"/>
            </w:tcBorders>
            <w:shd w:val="clear" w:color="auto" w:fill="D9D9D9"/>
          </w:tcPr>
          <w:p w14:paraId="5C60BEC3" w14:textId="77777777" w:rsidR="00501898" w:rsidRPr="0076075D" w:rsidRDefault="00136181">
            <w:pPr>
              <w:jc w:val="center"/>
              <w:rPr>
                <w:b/>
                <w:sz w:val="22"/>
                <w:szCs w:val="22"/>
              </w:rPr>
            </w:pPr>
            <w:r w:rsidRPr="0076075D">
              <w:rPr>
                <w:b/>
                <w:sz w:val="22"/>
                <w:szCs w:val="22"/>
              </w:rPr>
              <w:t>Mô tả</w:t>
            </w:r>
          </w:p>
        </w:tc>
      </w:tr>
      <w:tr w:rsidR="00501898" w:rsidRPr="0076075D" w14:paraId="2929C8A9" w14:textId="77777777">
        <w:tc>
          <w:tcPr>
            <w:tcW w:w="1980" w:type="dxa"/>
            <w:tcBorders>
              <w:top w:val="single" w:sz="4" w:space="0" w:color="auto"/>
              <w:left w:val="single" w:sz="4" w:space="0" w:color="auto"/>
              <w:bottom w:val="single" w:sz="4" w:space="0" w:color="auto"/>
              <w:right w:val="single" w:sz="4" w:space="0" w:color="auto"/>
            </w:tcBorders>
          </w:tcPr>
          <w:p w14:paraId="73026715" w14:textId="77777777" w:rsidR="00501898" w:rsidRPr="0076075D" w:rsidRDefault="00136181">
            <w:pPr>
              <w:spacing w:before="0"/>
              <w:ind w:left="0"/>
              <w:jc w:val="both"/>
              <w:rPr>
                <w:sz w:val="22"/>
                <w:szCs w:val="22"/>
              </w:rPr>
            </w:pPr>
            <w:r w:rsidRPr="0076075D">
              <w:rPr>
                <w:sz w:val="22"/>
                <w:szCs w:val="22"/>
              </w:rPr>
              <w:t>totalQrcode</w:t>
            </w:r>
          </w:p>
        </w:tc>
        <w:tc>
          <w:tcPr>
            <w:tcW w:w="2556" w:type="dxa"/>
            <w:tcBorders>
              <w:top w:val="single" w:sz="4" w:space="0" w:color="auto"/>
              <w:left w:val="single" w:sz="4" w:space="0" w:color="auto"/>
              <w:bottom w:val="single" w:sz="4" w:space="0" w:color="auto"/>
              <w:right w:val="single" w:sz="4" w:space="0" w:color="auto"/>
            </w:tcBorders>
          </w:tcPr>
          <w:p w14:paraId="3E397602" w14:textId="77777777" w:rsidR="00501898" w:rsidRPr="0076075D" w:rsidRDefault="00136181">
            <w:pPr>
              <w:spacing w:before="0"/>
              <w:ind w:left="0"/>
              <w:jc w:val="both"/>
              <w:rPr>
                <w:sz w:val="22"/>
                <w:szCs w:val="22"/>
              </w:rPr>
            </w:pPr>
            <w:r w:rsidRPr="0076075D">
              <w:rPr>
                <w:sz w:val="22"/>
                <w:szCs w:val="22"/>
              </w:rPr>
              <w:t>Required: false</w:t>
            </w:r>
          </w:p>
          <w:p w14:paraId="3D70FB6D" w14:textId="77777777" w:rsidR="00501898" w:rsidRPr="0076075D" w:rsidRDefault="00136181">
            <w:pPr>
              <w:spacing w:before="0"/>
              <w:ind w:left="0"/>
              <w:jc w:val="both"/>
              <w:rPr>
                <w:sz w:val="22"/>
                <w:szCs w:val="22"/>
              </w:rPr>
            </w:pPr>
            <w:r w:rsidRPr="0076075D">
              <w:rPr>
                <w:sz w:val="22"/>
                <w:szCs w:val="22"/>
              </w:rPr>
              <w:t>DataType: int(3)</w:t>
            </w:r>
          </w:p>
          <w:p w14:paraId="326A5020" w14:textId="77777777" w:rsidR="00501898" w:rsidRPr="0076075D" w:rsidRDefault="00136181">
            <w:pPr>
              <w:spacing w:before="0"/>
              <w:ind w:left="0"/>
              <w:jc w:val="both"/>
              <w:rPr>
                <w:sz w:val="22"/>
                <w:szCs w:val="22"/>
              </w:rPr>
            </w:pPr>
            <w:r w:rsidRPr="0076075D">
              <w:rPr>
                <w:sz w:val="22"/>
                <w:szCs w:val="22"/>
              </w:rPr>
              <w:t xml:space="preserve">Minlength: </w:t>
            </w:r>
          </w:p>
          <w:p w14:paraId="3390B910" w14:textId="77777777" w:rsidR="00501898" w:rsidRPr="0076075D" w:rsidRDefault="00136181">
            <w:pPr>
              <w:spacing w:before="0"/>
              <w:ind w:left="0"/>
              <w:jc w:val="both"/>
              <w:rPr>
                <w:sz w:val="22"/>
                <w:szCs w:val="22"/>
              </w:rPr>
            </w:pPr>
            <w:r w:rsidRPr="0076075D">
              <w:rPr>
                <w:sz w:val="22"/>
                <w:szCs w:val="22"/>
              </w:rPr>
              <w:t xml:space="preserve">Maxlength: </w:t>
            </w:r>
          </w:p>
          <w:p w14:paraId="521861B2" w14:textId="77777777" w:rsidR="00501898" w:rsidRPr="0076075D" w:rsidRDefault="00136181">
            <w:pPr>
              <w:spacing w:before="0"/>
              <w:ind w:left="0"/>
              <w:jc w:val="both"/>
              <w:rPr>
                <w:sz w:val="22"/>
                <w:szCs w:val="22"/>
              </w:rPr>
            </w:pPr>
            <w:r w:rsidRPr="0076075D">
              <w:rPr>
                <w:sz w:val="22"/>
                <w:szCs w:val="22"/>
              </w:rPr>
              <w:lastRenderedPageBreak/>
              <w:t xml:space="preserve">Format: </w:t>
            </w:r>
          </w:p>
        </w:tc>
        <w:tc>
          <w:tcPr>
            <w:tcW w:w="5364" w:type="dxa"/>
            <w:tcBorders>
              <w:top w:val="single" w:sz="4" w:space="0" w:color="auto"/>
              <w:left w:val="single" w:sz="4" w:space="0" w:color="auto"/>
              <w:bottom w:val="single" w:sz="4" w:space="0" w:color="auto"/>
              <w:right w:val="single" w:sz="4" w:space="0" w:color="auto"/>
            </w:tcBorders>
          </w:tcPr>
          <w:p w14:paraId="0C68BD10" w14:textId="77777777" w:rsidR="00501898" w:rsidRPr="0076075D" w:rsidRDefault="00136181">
            <w:pPr>
              <w:spacing w:before="0"/>
              <w:ind w:left="41"/>
              <w:jc w:val="both"/>
              <w:rPr>
                <w:bCs/>
                <w:sz w:val="22"/>
                <w:szCs w:val="22"/>
              </w:rPr>
            </w:pPr>
            <w:r w:rsidRPr="0076075D">
              <w:rPr>
                <w:bCs/>
                <w:sz w:val="22"/>
                <w:szCs w:val="22"/>
              </w:rPr>
              <w:lastRenderedPageBreak/>
              <w:t>Tổng số lần được quét QRCODE</w:t>
            </w:r>
          </w:p>
        </w:tc>
      </w:tr>
      <w:tr w:rsidR="00501898" w:rsidRPr="0076075D" w14:paraId="21B6F102" w14:textId="77777777">
        <w:tc>
          <w:tcPr>
            <w:tcW w:w="1980" w:type="dxa"/>
            <w:tcBorders>
              <w:top w:val="single" w:sz="4" w:space="0" w:color="auto"/>
              <w:left w:val="single" w:sz="4" w:space="0" w:color="auto"/>
              <w:bottom w:val="single" w:sz="4" w:space="0" w:color="auto"/>
              <w:right w:val="single" w:sz="4" w:space="0" w:color="auto"/>
            </w:tcBorders>
          </w:tcPr>
          <w:p w14:paraId="4303B790" w14:textId="77777777" w:rsidR="00501898" w:rsidRPr="0076075D" w:rsidRDefault="00136181">
            <w:pPr>
              <w:spacing w:before="0"/>
              <w:ind w:left="0"/>
              <w:jc w:val="both"/>
              <w:rPr>
                <w:sz w:val="22"/>
                <w:szCs w:val="22"/>
              </w:rPr>
            </w:pPr>
            <w:r w:rsidRPr="0076075D">
              <w:rPr>
                <w:sz w:val="22"/>
                <w:szCs w:val="22"/>
              </w:rPr>
              <w:t>remainQrcode</w:t>
            </w:r>
          </w:p>
        </w:tc>
        <w:tc>
          <w:tcPr>
            <w:tcW w:w="2556" w:type="dxa"/>
            <w:tcBorders>
              <w:top w:val="single" w:sz="4" w:space="0" w:color="auto"/>
              <w:left w:val="single" w:sz="4" w:space="0" w:color="auto"/>
              <w:bottom w:val="single" w:sz="4" w:space="0" w:color="auto"/>
              <w:right w:val="single" w:sz="4" w:space="0" w:color="auto"/>
            </w:tcBorders>
          </w:tcPr>
          <w:p w14:paraId="00A5E3B0" w14:textId="77777777" w:rsidR="00501898" w:rsidRPr="0076075D" w:rsidRDefault="00136181">
            <w:pPr>
              <w:spacing w:before="0"/>
              <w:ind w:left="0"/>
              <w:jc w:val="both"/>
              <w:rPr>
                <w:sz w:val="22"/>
                <w:szCs w:val="22"/>
              </w:rPr>
            </w:pPr>
            <w:r w:rsidRPr="0076075D">
              <w:rPr>
                <w:sz w:val="22"/>
                <w:szCs w:val="22"/>
              </w:rPr>
              <w:t>Required: false</w:t>
            </w:r>
          </w:p>
          <w:p w14:paraId="771C7847" w14:textId="77777777" w:rsidR="00501898" w:rsidRPr="0076075D" w:rsidRDefault="00136181">
            <w:pPr>
              <w:spacing w:before="0"/>
              <w:ind w:left="0"/>
              <w:jc w:val="both"/>
              <w:rPr>
                <w:sz w:val="22"/>
                <w:szCs w:val="22"/>
              </w:rPr>
            </w:pPr>
            <w:r w:rsidRPr="0076075D">
              <w:rPr>
                <w:sz w:val="22"/>
                <w:szCs w:val="22"/>
              </w:rPr>
              <w:t>DataType: int(3)</w:t>
            </w:r>
          </w:p>
          <w:p w14:paraId="1A3F357B" w14:textId="77777777" w:rsidR="00501898" w:rsidRPr="0076075D" w:rsidRDefault="00136181">
            <w:pPr>
              <w:spacing w:before="0"/>
              <w:ind w:left="0"/>
              <w:jc w:val="both"/>
              <w:rPr>
                <w:sz w:val="22"/>
                <w:szCs w:val="22"/>
              </w:rPr>
            </w:pPr>
            <w:r w:rsidRPr="0076075D">
              <w:rPr>
                <w:sz w:val="22"/>
                <w:szCs w:val="22"/>
              </w:rPr>
              <w:t xml:space="preserve">Minlength: </w:t>
            </w:r>
          </w:p>
          <w:p w14:paraId="05F36E1A" w14:textId="77777777" w:rsidR="00501898" w:rsidRPr="0076075D" w:rsidRDefault="00136181">
            <w:pPr>
              <w:spacing w:before="0"/>
              <w:ind w:left="0"/>
              <w:jc w:val="both"/>
              <w:rPr>
                <w:sz w:val="22"/>
                <w:szCs w:val="22"/>
              </w:rPr>
            </w:pPr>
            <w:r w:rsidRPr="0076075D">
              <w:rPr>
                <w:sz w:val="22"/>
                <w:szCs w:val="22"/>
              </w:rPr>
              <w:t xml:space="preserve">Maxlength: </w:t>
            </w:r>
          </w:p>
          <w:p w14:paraId="66D39AAF" w14:textId="77777777" w:rsidR="00501898" w:rsidRPr="0076075D" w:rsidRDefault="00136181">
            <w:pPr>
              <w:spacing w:before="0"/>
              <w:ind w:left="0"/>
              <w:jc w:val="both"/>
              <w:rPr>
                <w:sz w:val="22"/>
                <w:szCs w:val="22"/>
              </w:rPr>
            </w:pPr>
            <w:r w:rsidRPr="0076075D">
              <w:rPr>
                <w:sz w:val="22"/>
                <w:szCs w:val="22"/>
              </w:rPr>
              <w:t xml:space="preserve">Format: </w:t>
            </w:r>
          </w:p>
        </w:tc>
        <w:tc>
          <w:tcPr>
            <w:tcW w:w="5364" w:type="dxa"/>
            <w:tcBorders>
              <w:top w:val="single" w:sz="4" w:space="0" w:color="auto"/>
              <w:left w:val="single" w:sz="4" w:space="0" w:color="auto"/>
              <w:bottom w:val="single" w:sz="4" w:space="0" w:color="auto"/>
              <w:right w:val="single" w:sz="4" w:space="0" w:color="auto"/>
            </w:tcBorders>
          </w:tcPr>
          <w:p w14:paraId="5EE2111A" w14:textId="77777777" w:rsidR="00501898" w:rsidRPr="0076075D" w:rsidRDefault="00136181">
            <w:pPr>
              <w:spacing w:before="0"/>
              <w:ind w:left="41"/>
              <w:jc w:val="both"/>
              <w:rPr>
                <w:bCs/>
                <w:sz w:val="22"/>
                <w:szCs w:val="22"/>
              </w:rPr>
            </w:pPr>
            <w:r w:rsidRPr="0076075D">
              <w:rPr>
                <w:bCs/>
                <w:sz w:val="22"/>
                <w:szCs w:val="22"/>
              </w:rPr>
              <w:t>Số lần quét QRCODE còn lại</w:t>
            </w:r>
          </w:p>
        </w:tc>
      </w:tr>
      <w:tr w:rsidR="00501898" w:rsidRPr="0076075D" w14:paraId="6792C9E1" w14:textId="77777777">
        <w:tc>
          <w:tcPr>
            <w:tcW w:w="1980" w:type="dxa"/>
            <w:tcBorders>
              <w:top w:val="single" w:sz="4" w:space="0" w:color="auto"/>
              <w:left w:val="single" w:sz="4" w:space="0" w:color="auto"/>
              <w:bottom w:val="single" w:sz="4" w:space="0" w:color="auto"/>
              <w:right w:val="single" w:sz="4" w:space="0" w:color="auto"/>
            </w:tcBorders>
          </w:tcPr>
          <w:p w14:paraId="0248960C" w14:textId="77777777" w:rsidR="00501898" w:rsidRPr="0076075D" w:rsidRDefault="00136181">
            <w:pPr>
              <w:spacing w:before="0"/>
              <w:ind w:left="0"/>
              <w:jc w:val="both"/>
              <w:rPr>
                <w:sz w:val="22"/>
                <w:szCs w:val="22"/>
              </w:rPr>
            </w:pPr>
            <w:r w:rsidRPr="0076075D">
              <w:rPr>
                <w:sz w:val="22"/>
                <w:szCs w:val="22"/>
              </w:rPr>
              <w:t>startDateQrcode</w:t>
            </w:r>
          </w:p>
        </w:tc>
        <w:tc>
          <w:tcPr>
            <w:tcW w:w="2556" w:type="dxa"/>
            <w:tcBorders>
              <w:top w:val="single" w:sz="4" w:space="0" w:color="auto"/>
              <w:left w:val="single" w:sz="4" w:space="0" w:color="auto"/>
              <w:bottom w:val="single" w:sz="4" w:space="0" w:color="auto"/>
              <w:right w:val="single" w:sz="4" w:space="0" w:color="auto"/>
            </w:tcBorders>
          </w:tcPr>
          <w:p w14:paraId="35B1064E" w14:textId="77777777" w:rsidR="00501898" w:rsidRPr="0076075D" w:rsidRDefault="00136181">
            <w:pPr>
              <w:spacing w:before="0"/>
              <w:ind w:left="0"/>
              <w:jc w:val="both"/>
              <w:rPr>
                <w:sz w:val="22"/>
                <w:szCs w:val="22"/>
              </w:rPr>
            </w:pPr>
            <w:r w:rsidRPr="0076075D">
              <w:rPr>
                <w:sz w:val="22"/>
                <w:szCs w:val="22"/>
              </w:rPr>
              <w:t>Required: false</w:t>
            </w:r>
          </w:p>
          <w:p w14:paraId="634B9DCD" w14:textId="77777777" w:rsidR="00501898" w:rsidRPr="0076075D" w:rsidRDefault="00136181">
            <w:pPr>
              <w:spacing w:before="0"/>
              <w:ind w:left="0"/>
              <w:jc w:val="both"/>
              <w:rPr>
                <w:sz w:val="22"/>
                <w:szCs w:val="22"/>
              </w:rPr>
            </w:pPr>
            <w:r w:rsidRPr="0076075D">
              <w:rPr>
                <w:sz w:val="22"/>
                <w:szCs w:val="22"/>
              </w:rPr>
              <w:t>DataType: timestamp</w:t>
            </w:r>
          </w:p>
          <w:p w14:paraId="66F1AC8B" w14:textId="77777777" w:rsidR="00501898" w:rsidRPr="0076075D" w:rsidRDefault="00136181">
            <w:pPr>
              <w:spacing w:before="0"/>
              <w:ind w:left="0"/>
              <w:jc w:val="both"/>
              <w:rPr>
                <w:sz w:val="22"/>
                <w:szCs w:val="22"/>
              </w:rPr>
            </w:pPr>
            <w:r w:rsidRPr="0076075D">
              <w:rPr>
                <w:sz w:val="22"/>
                <w:szCs w:val="22"/>
              </w:rPr>
              <w:t xml:space="preserve">Minlength: </w:t>
            </w:r>
          </w:p>
          <w:p w14:paraId="60753FFD" w14:textId="77777777" w:rsidR="00501898" w:rsidRPr="0076075D" w:rsidRDefault="00136181">
            <w:pPr>
              <w:spacing w:before="0"/>
              <w:ind w:left="0"/>
              <w:jc w:val="both"/>
              <w:rPr>
                <w:sz w:val="22"/>
                <w:szCs w:val="22"/>
              </w:rPr>
            </w:pPr>
            <w:r w:rsidRPr="0076075D">
              <w:rPr>
                <w:sz w:val="22"/>
                <w:szCs w:val="22"/>
              </w:rPr>
              <w:t xml:space="preserve">Maxlength: </w:t>
            </w:r>
          </w:p>
          <w:p w14:paraId="0D24B18B" w14:textId="77777777" w:rsidR="00501898" w:rsidRPr="0076075D" w:rsidRDefault="00136181">
            <w:pPr>
              <w:spacing w:before="0"/>
              <w:ind w:left="0"/>
              <w:jc w:val="both"/>
              <w:rPr>
                <w:sz w:val="22"/>
                <w:szCs w:val="22"/>
              </w:rPr>
            </w:pPr>
            <w:r w:rsidRPr="0076075D">
              <w:rPr>
                <w:sz w:val="22"/>
                <w:szCs w:val="22"/>
              </w:rPr>
              <w:t xml:space="preserve">Format: </w:t>
            </w:r>
          </w:p>
        </w:tc>
        <w:tc>
          <w:tcPr>
            <w:tcW w:w="5364" w:type="dxa"/>
            <w:tcBorders>
              <w:top w:val="single" w:sz="4" w:space="0" w:color="auto"/>
              <w:left w:val="single" w:sz="4" w:space="0" w:color="auto"/>
              <w:bottom w:val="single" w:sz="4" w:space="0" w:color="auto"/>
              <w:right w:val="single" w:sz="4" w:space="0" w:color="auto"/>
            </w:tcBorders>
          </w:tcPr>
          <w:p w14:paraId="53BBD2CC" w14:textId="77777777" w:rsidR="00501898" w:rsidRPr="0076075D" w:rsidRDefault="00136181">
            <w:pPr>
              <w:spacing w:before="0"/>
              <w:ind w:left="41"/>
              <w:jc w:val="both"/>
              <w:rPr>
                <w:bCs/>
                <w:sz w:val="22"/>
                <w:szCs w:val="22"/>
              </w:rPr>
            </w:pPr>
            <w:r w:rsidRPr="0076075D">
              <w:rPr>
                <w:bCs/>
                <w:sz w:val="22"/>
                <w:szCs w:val="22"/>
              </w:rPr>
              <w:t>Thời gian bắt đầu hiệu lực của QRCODE</w:t>
            </w:r>
          </w:p>
        </w:tc>
      </w:tr>
      <w:tr w:rsidR="00501898" w:rsidRPr="0076075D" w14:paraId="59D60078" w14:textId="77777777">
        <w:tc>
          <w:tcPr>
            <w:tcW w:w="1980" w:type="dxa"/>
            <w:tcBorders>
              <w:top w:val="single" w:sz="4" w:space="0" w:color="auto"/>
              <w:left w:val="single" w:sz="4" w:space="0" w:color="auto"/>
              <w:bottom w:val="single" w:sz="4" w:space="0" w:color="auto"/>
              <w:right w:val="single" w:sz="4" w:space="0" w:color="auto"/>
            </w:tcBorders>
          </w:tcPr>
          <w:p w14:paraId="05579A8D" w14:textId="77777777" w:rsidR="00501898" w:rsidRPr="0076075D" w:rsidRDefault="00136181">
            <w:pPr>
              <w:spacing w:before="0"/>
              <w:ind w:left="0"/>
              <w:jc w:val="both"/>
              <w:rPr>
                <w:sz w:val="22"/>
                <w:szCs w:val="22"/>
              </w:rPr>
            </w:pPr>
            <w:r w:rsidRPr="0076075D">
              <w:rPr>
                <w:sz w:val="22"/>
                <w:szCs w:val="22"/>
              </w:rPr>
              <w:t>endDateQrcode</w:t>
            </w:r>
          </w:p>
        </w:tc>
        <w:tc>
          <w:tcPr>
            <w:tcW w:w="2556" w:type="dxa"/>
            <w:tcBorders>
              <w:top w:val="single" w:sz="4" w:space="0" w:color="auto"/>
              <w:left w:val="single" w:sz="4" w:space="0" w:color="auto"/>
              <w:bottom w:val="single" w:sz="4" w:space="0" w:color="auto"/>
              <w:right w:val="single" w:sz="4" w:space="0" w:color="auto"/>
            </w:tcBorders>
          </w:tcPr>
          <w:p w14:paraId="0CD0D696" w14:textId="77777777" w:rsidR="00501898" w:rsidRPr="0076075D" w:rsidRDefault="00136181">
            <w:pPr>
              <w:spacing w:before="0"/>
              <w:ind w:left="0"/>
              <w:jc w:val="both"/>
              <w:rPr>
                <w:sz w:val="22"/>
                <w:szCs w:val="22"/>
              </w:rPr>
            </w:pPr>
            <w:r w:rsidRPr="0076075D">
              <w:rPr>
                <w:sz w:val="22"/>
                <w:szCs w:val="22"/>
              </w:rPr>
              <w:t>Required: false</w:t>
            </w:r>
          </w:p>
          <w:p w14:paraId="42C4F748" w14:textId="77777777" w:rsidR="00501898" w:rsidRPr="0076075D" w:rsidRDefault="00136181">
            <w:pPr>
              <w:spacing w:before="0"/>
              <w:ind w:left="0"/>
              <w:jc w:val="both"/>
              <w:rPr>
                <w:sz w:val="22"/>
                <w:szCs w:val="22"/>
              </w:rPr>
            </w:pPr>
            <w:r w:rsidRPr="0076075D">
              <w:rPr>
                <w:sz w:val="22"/>
                <w:szCs w:val="22"/>
              </w:rPr>
              <w:t>DataType: timestamp</w:t>
            </w:r>
          </w:p>
          <w:p w14:paraId="194F673D" w14:textId="77777777" w:rsidR="00501898" w:rsidRPr="0076075D" w:rsidRDefault="00136181">
            <w:pPr>
              <w:spacing w:before="0"/>
              <w:ind w:left="0"/>
              <w:jc w:val="both"/>
              <w:rPr>
                <w:sz w:val="22"/>
                <w:szCs w:val="22"/>
              </w:rPr>
            </w:pPr>
            <w:r w:rsidRPr="0076075D">
              <w:rPr>
                <w:sz w:val="22"/>
                <w:szCs w:val="22"/>
              </w:rPr>
              <w:t xml:space="preserve">Minlength: </w:t>
            </w:r>
          </w:p>
          <w:p w14:paraId="16386016" w14:textId="77777777" w:rsidR="00501898" w:rsidRPr="0076075D" w:rsidRDefault="00136181">
            <w:pPr>
              <w:spacing w:before="0"/>
              <w:ind w:left="0"/>
              <w:jc w:val="both"/>
              <w:rPr>
                <w:sz w:val="22"/>
                <w:szCs w:val="22"/>
              </w:rPr>
            </w:pPr>
            <w:r w:rsidRPr="0076075D">
              <w:rPr>
                <w:sz w:val="22"/>
                <w:szCs w:val="22"/>
              </w:rPr>
              <w:t xml:space="preserve">Maxlength: </w:t>
            </w:r>
          </w:p>
          <w:p w14:paraId="0BCAE611" w14:textId="77777777" w:rsidR="00501898" w:rsidRPr="0076075D" w:rsidRDefault="00136181">
            <w:pPr>
              <w:spacing w:before="0"/>
              <w:ind w:left="0"/>
              <w:jc w:val="both"/>
              <w:rPr>
                <w:sz w:val="22"/>
                <w:szCs w:val="22"/>
              </w:rPr>
            </w:pPr>
            <w:r w:rsidRPr="0076075D">
              <w:rPr>
                <w:sz w:val="22"/>
                <w:szCs w:val="22"/>
              </w:rPr>
              <w:t xml:space="preserve">Format: </w:t>
            </w:r>
          </w:p>
        </w:tc>
        <w:tc>
          <w:tcPr>
            <w:tcW w:w="5364" w:type="dxa"/>
            <w:tcBorders>
              <w:top w:val="single" w:sz="4" w:space="0" w:color="auto"/>
              <w:left w:val="single" w:sz="4" w:space="0" w:color="auto"/>
              <w:bottom w:val="single" w:sz="4" w:space="0" w:color="auto"/>
              <w:right w:val="single" w:sz="4" w:space="0" w:color="auto"/>
            </w:tcBorders>
          </w:tcPr>
          <w:p w14:paraId="01E8C4E4" w14:textId="77777777" w:rsidR="00501898" w:rsidRPr="0076075D" w:rsidRDefault="00136181">
            <w:pPr>
              <w:spacing w:before="0"/>
              <w:ind w:left="41"/>
              <w:jc w:val="both"/>
              <w:rPr>
                <w:bCs/>
                <w:sz w:val="22"/>
                <w:szCs w:val="22"/>
              </w:rPr>
            </w:pPr>
            <w:r w:rsidRPr="0076075D">
              <w:rPr>
                <w:bCs/>
                <w:sz w:val="22"/>
                <w:szCs w:val="22"/>
              </w:rPr>
              <w:t>Thời gian kết thúc hiệu lực của QRCODE</w:t>
            </w:r>
          </w:p>
        </w:tc>
      </w:tr>
    </w:tbl>
    <w:p w14:paraId="01DCEACB" w14:textId="77777777" w:rsidR="00501898" w:rsidRPr="0076075D" w:rsidRDefault="00136181">
      <w:pPr>
        <w:pStyle w:val="StyleHeading2l2H2h21TimesNewRoman14pt"/>
        <w:rPr>
          <w:sz w:val="22"/>
          <w:szCs w:val="22"/>
        </w:rPr>
      </w:pPr>
      <w:r w:rsidRPr="0076075D">
        <w:rPr>
          <w:sz w:val="22"/>
          <w:szCs w:val="22"/>
        </w:rPr>
        <w:t>fuelReading</w:t>
      </w:r>
    </w:p>
    <w:p w14:paraId="13282725" w14:textId="77777777" w:rsidR="00501898" w:rsidRPr="0076075D" w:rsidRDefault="00136181">
      <w:pPr>
        <w:pStyle w:val="NormalIndent"/>
        <w:rPr>
          <w:sz w:val="22"/>
          <w:szCs w:val="22"/>
        </w:rPr>
      </w:pPr>
      <w:r w:rsidRPr="0076075D">
        <w:rPr>
          <w:sz w:val="22"/>
          <w:szCs w:val="22"/>
        </w:rPr>
        <w:t>Dữ liệu đặc thù cho riêng hóa đơn xăng dầu có ghi nhận log bơm.</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4961"/>
      </w:tblGrid>
      <w:tr w:rsidR="00501898" w:rsidRPr="0076075D" w14:paraId="4F28CFF7" w14:textId="77777777">
        <w:trPr>
          <w:trHeight w:val="395"/>
        </w:trPr>
        <w:tc>
          <w:tcPr>
            <w:tcW w:w="1980" w:type="dxa"/>
            <w:shd w:val="clear" w:color="auto" w:fill="D9D9D9"/>
          </w:tcPr>
          <w:p w14:paraId="06726F2B" w14:textId="77777777" w:rsidR="00501898" w:rsidRPr="0076075D" w:rsidRDefault="00136181">
            <w:pPr>
              <w:jc w:val="center"/>
              <w:rPr>
                <w:b/>
                <w:sz w:val="22"/>
                <w:szCs w:val="22"/>
              </w:rPr>
            </w:pPr>
            <w:r w:rsidRPr="0076075D">
              <w:rPr>
                <w:b/>
                <w:sz w:val="22"/>
                <w:szCs w:val="22"/>
              </w:rPr>
              <w:t>Tên trường</w:t>
            </w:r>
          </w:p>
        </w:tc>
        <w:tc>
          <w:tcPr>
            <w:tcW w:w="2556" w:type="dxa"/>
            <w:shd w:val="clear" w:color="auto" w:fill="D9D9D9"/>
          </w:tcPr>
          <w:p w14:paraId="6F1F7BFE" w14:textId="77777777" w:rsidR="00501898" w:rsidRPr="0076075D" w:rsidRDefault="00136181">
            <w:pPr>
              <w:jc w:val="center"/>
              <w:rPr>
                <w:b/>
                <w:sz w:val="22"/>
                <w:szCs w:val="22"/>
              </w:rPr>
            </w:pPr>
            <w:r w:rsidRPr="0076075D">
              <w:rPr>
                <w:b/>
                <w:sz w:val="22"/>
                <w:szCs w:val="22"/>
              </w:rPr>
              <w:t>Kiểu dữ liệu</w:t>
            </w:r>
          </w:p>
        </w:tc>
        <w:tc>
          <w:tcPr>
            <w:tcW w:w="4961" w:type="dxa"/>
            <w:shd w:val="clear" w:color="auto" w:fill="D9D9D9"/>
          </w:tcPr>
          <w:p w14:paraId="25E4A208" w14:textId="77777777" w:rsidR="00501898" w:rsidRPr="0076075D" w:rsidRDefault="00136181">
            <w:pPr>
              <w:jc w:val="center"/>
              <w:rPr>
                <w:b/>
                <w:sz w:val="22"/>
                <w:szCs w:val="22"/>
              </w:rPr>
            </w:pPr>
            <w:r w:rsidRPr="0076075D">
              <w:rPr>
                <w:b/>
                <w:sz w:val="22"/>
                <w:szCs w:val="22"/>
              </w:rPr>
              <w:t>Mô tả</w:t>
            </w:r>
          </w:p>
        </w:tc>
      </w:tr>
      <w:tr w:rsidR="00501898" w:rsidRPr="0076075D" w14:paraId="5B3AB4AC" w14:textId="77777777">
        <w:tc>
          <w:tcPr>
            <w:tcW w:w="1980" w:type="dxa"/>
          </w:tcPr>
          <w:p w14:paraId="6BBF265F" w14:textId="77777777" w:rsidR="00501898" w:rsidRPr="0076075D" w:rsidRDefault="00136181">
            <w:pPr>
              <w:spacing w:before="0"/>
              <w:ind w:left="0"/>
              <w:jc w:val="both"/>
              <w:rPr>
                <w:sz w:val="22"/>
                <w:szCs w:val="22"/>
              </w:rPr>
            </w:pPr>
            <w:r w:rsidRPr="0076075D">
              <w:rPr>
                <w:sz w:val="22"/>
                <w:szCs w:val="22"/>
              </w:rPr>
              <w:t>idLog</w:t>
            </w:r>
          </w:p>
        </w:tc>
        <w:tc>
          <w:tcPr>
            <w:tcW w:w="2556" w:type="dxa"/>
          </w:tcPr>
          <w:p w14:paraId="1F2FFD14" w14:textId="77777777" w:rsidR="00501898" w:rsidRPr="0076075D" w:rsidRDefault="00136181">
            <w:pPr>
              <w:spacing w:before="0"/>
              <w:ind w:left="0"/>
              <w:jc w:val="both"/>
              <w:rPr>
                <w:sz w:val="22"/>
                <w:szCs w:val="22"/>
              </w:rPr>
            </w:pPr>
            <w:r w:rsidRPr="0076075D">
              <w:rPr>
                <w:sz w:val="22"/>
                <w:szCs w:val="22"/>
              </w:rPr>
              <w:t>Required: false</w:t>
            </w:r>
          </w:p>
          <w:p w14:paraId="0F0CB7C5" w14:textId="77777777" w:rsidR="00501898" w:rsidRPr="0076075D" w:rsidRDefault="00136181">
            <w:pPr>
              <w:spacing w:before="0"/>
              <w:ind w:left="0"/>
              <w:jc w:val="both"/>
              <w:rPr>
                <w:sz w:val="22"/>
                <w:szCs w:val="22"/>
                <w:lang w:val="vi-VN"/>
              </w:rPr>
            </w:pPr>
            <w:r w:rsidRPr="0076075D">
              <w:rPr>
                <w:sz w:val="22"/>
                <w:szCs w:val="22"/>
              </w:rPr>
              <w:t xml:space="preserve">DataType: </w:t>
            </w:r>
            <w:r w:rsidRPr="0076075D">
              <w:rPr>
                <w:sz w:val="22"/>
                <w:szCs w:val="22"/>
                <w:lang w:val="vi-VN"/>
              </w:rPr>
              <w:t>String</w:t>
            </w:r>
          </w:p>
          <w:p w14:paraId="75F2A953" w14:textId="77777777" w:rsidR="00501898" w:rsidRPr="0076075D" w:rsidRDefault="00136181">
            <w:pPr>
              <w:spacing w:before="0"/>
              <w:ind w:left="0"/>
              <w:jc w:val="both"/>
              <w:rPr>
                <w:sz w:val="22"/>
                <w:szCs w:val="22"/>
              </w:rPr>
            </w:pPr>
            <w:r w:rsidRPr="0076075D">
              <w:rPr>
                <w:sz w:val="22"/>
                <w:szCs w:val="22"/>
              </w:rPr>
              <w:t xml:space="preserve">Minlength: </w:t>
            </w:r>
          </w:p>
          <w:p w14:paraId="7956CE29" w14:textId="77777777" w:rsidR="00501898" w:rsidRPr="0076075D" w:rsidRDefault="00136181">
            <w:pPr>
              <w:spacing w:before="0"/>
              <w:ind w:left="0"/>
              <w:jc w:val="both"/>
              <w:rPr>
                <w:sz w:val="22"/>
                <w:szCs w:val="22"/>
              </w:rPr>
            </w:pPr>
            <w:r w:rsidRPr="0076075D">
              <w:rPr>
                <w:sz w:val="22"/>
                <w:szCs w:val="22"/>
              </w:rPr>
              <w:t>Maxlength: 50</w:t>
            </w:r>
          </w:p>
          <w:p w14:paraId="122FE239"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52066AC4" w14:textId="77777777" w:rsidR="00501898" w:rsidRPr="0076075D" w:rsidRDefault="00136181">
            <w:pPr>
              <w:spacing w:before="0" w:line="240" w:lineRule="auto"/>
              <w:ind w:left="0"/>
              <w:jc w:val="both"/>
              <w:rPr>
                <w:sz w:val="22"/>
                <w:szCs w:val="22"/>
              </w:rPr>
            </w:pPr>
            <w:r w:rsidRPr="0076075D">
              <w:rPr>
                <w:sz w:val="22"/>
                <w:szCs w:val="22"/>
              </w:rPr>
              <w:t>Mã log bơm</w:t>
            </w:r>
          </w:p>
        </w:tc>
      </w:tr>
      <w:tr w:rsidR="00501898" w:rsidRPr="0076075D" w14:paraId="03F40CAE" w14:textId="77777777">
        <w:tc>
          <w:tcPr>
            <w:tcW w:w="1980" w:type="dxa"/>
          </w:tcPr>
          <w:p w14:paraId="763211A8" w14:textId="77777777" w:rsidR="00501898" w:rsidRPr="0076075D" w:rsidRDefault="00136181">
            <w:pPr>
              <w:spacing w:before="0"/>
              <w:ind w:left="0"/>
              <w:jc w:val="both"/>
              <w:rPr>
                <w:sz w:val="22"/>
                <w:szCs w:val="22"/>
              </w:rPr>
            </w:pPr>
            <w:r w:rsidRPr="0076075D">
              <w:rPr>
                <w:sz w:val="22"/>
                <w:szCs w:val="22"/>
              </w:rPr>
              <w:t>noteLog</w:t>
            </w:r>
          </w:p>
        </w:tc>
        <w:tc>
          <w:tcPr>
            <w:tcW w:w="2556" w:type="dxa"/>
          </w:tcPr>
          <w:p w14:paraId="79DC5ECD" w14:textId="77777777" w:rsidR="00501898" w:rsidRPr="0076075D" w:rsidRDefault="00136181">
            <w:pPr>
              <w:spacing w:before="0"/>
              <w:ind w:left="0"/>
              <w:jc w:val="both"/>
              <w:rPr>
                <w:sz w:val="22"/>
                <w:szCs w:val="22"/>
              </w:rPr>
            </w:pPr>
            <w:r w:rsidRPr="0076075D">
              <w:rPr>
                <w:sz w:val="22"/>
                <w:szCs w:val="22"/>
              </w:rPr>
              <w:t>Required: false</w:t>
            </w:r>
          </w:p>
          <w:p w14:paraId="162DD995" w14:textId="77777777" w:rsidR="00501898" w:rsidRPr="0076075D" w:rsidRDefault="00136181">
            <w:pPr>
              <w:spacing w:before="0"/>
              <w:ind w:left="0"/>
              <w:jc w:val="both"/>
              <w:rPr>
                <w:sz w:val="22"/>
                <w:szCs w:val="22"/>
              </w:rPr>
            </w:pPr>
            <w:r w:rsidRPr="0076075D">
              <w:rPr>
                <w:sz w:val="22"/>
                <w:szCs w:val="22"/>
              </w:rPr>
              <w:t>DataType: String</w:t>
            </w:r>
          </w:p>
          <w:p w14:paraId="7800ED63" w14:textId="77777777" w:rsidR="00501898" w:rsidRPr="0076075D" w:rsidRDefault="00136181">
            <w:pPr>
              <w:spacing w:before="0"/>
              <w:ind w:left="0"/>
              <w:jc w:val="both"/>
              <w:rPr>
                <w:sz w:val="22"/>
                <w:szCs w:val="22"/>
              </w:rPr>
            </w:pPr>
            <w:r w:rsidRPr="0076075D">
              <w:rPr>
                <w:sz w:val="22"/>
                <w:szCs w:val="22"/>
              </w:rPr>
              <w:t xml:space="preserve">Minlength: </w:t>
            </w:r>
          </w:p>
          <w:p w14:paraId="569FDB03" w14:textId="77777777" w:rsidR="00501898" w:rsidRPr="0076075D" w:rsidRDefault="00136181">
            <w:pPr>
              <w:spacing w:before="0"/>
              <w:ind w:left="0"/>
              <w:jc w:val="both"/>
              <w:rPr>
                <w:sz w:val="22"/>
                <w:szCs w:val="22"/>
              </w:rPr>
            </w:pPr>
            <w:r w:rsidRPr="0076075D">
              <w:rPr>
                <w:sz w:val="22"/>
                <w:szCs w:val="22"/>
              </w:rPr>
              <w:t>Maxlength: 100</w:t>
            </w:r>
          </w:p>
          <w:p w14:paraId="4DA1D93B" w14:textId="77777777" w:rsidR="00501898" w:rsidRPr="0076075D" w:rsidRDefault="00136181">
            <w:pPr>
              <w:spacing w:before="0"/>
              <w:ind w:left="0"/>
              <w:jc w:val="both"/>
              <w:rPr>
                <w:sz w:val="22"/>
                <w:szCs w:val="22"/>
              </w:rPr>
            </w:pPr>
            <w:r w:rsidRPr="0076075D">
              <w:rPr>
                <w:sz w:val="22"/>
                <w:szCs w:val="22"/>
              </w:rPr>
              <w:t xml:space="preserve">Format: </w:t>
            </w:r>
          </w:p>
        </w:tc>
        <w:tc>
          <w:tcPr>
            <w:tcW w:w="4961" w:type="dxa"/>
          </w:tcPr>
          <w:p w14:paraId="55178FCA" w14:textId="77777777" w:rsidR="00501898" w:rsidRPr="0076075D" w:rsidRDefault="00136181">
            <w:pPr>
              <w:spacing w:before="0" w:line="240" w:lineRule="auto"/>
              <w:ind w:left="0"/>
              <w:rPr>
                <w:sz w:val="22"/>
                <w:szCs w:val="22"/>
              </w:rPr>
            </w:pPr>
            <w:r w:rsidRPr="0076075D">
              <w:rPr>
                <w:sz w:val="22"/>
                <w:szCs w:val="22"/>
              </w:rPr>
              <w:t xml:space="preserve">Ghi chú </w:t>
            </w:r>
          </w:p>
        </w:tc>
      </w:tr>
      <w:tr w:rsidR="00501898" w:rsidRPr="0076075D" w14:paraId="192293F9" w14:textId="77777777">
        <w:tc>
          <w:tcPr>
            <w:tcW w:w="1980" w:type="dxa"/>
          </w:tcPr>
          <w:p w14:paraId="44972FF3" w14:textId="77777777" w:rsidR="00501898" w:rsidRPr="0076075D" w:rsidRDefault="00136181">
            <w:pPr>
              <w:spacing w:before="0"/>
              <w:ind w:left="0"/>
              <w:jc w:val="both"/>
              <w:rPr>
                <w:sz w:val="22"/>
                <w:szCs w:val="22"/>
              </w:rPr>
            </w:pPr>
            <w:r w:rsidRPr="0076075D">
              <w:rPr>
                <w:sz w:val="22"/>
                <w:szCs w:val="22"/>
              </w:rPr>
              <w:t>pumpCode</w:t>
            </w:r>
          </w:p>
        </w:tc>
        <w:tc>
          <w:tcPr>
            <w:tcW w:w="2556" w:type="dxa"/>
          </w:tcPr>
          <w:p w14:paraId="771754B7" w14:textId="77777777" w:rsidR="00501898" w:rsidRPr="0076075D" w:rsidRDefault="00136181">
            <w:pPr>
              <w:spacing w:before="0"/>
              <w:ind w:left="0"/>
              <w:jc w:val="both"/>
              <w:rPr>
                <w:sz w:val="22"/>
                <w:szCs w:val="22"/>
              </w:rPr>
            </w:pPr>
            <w:r w:rsidRPr="0076075D">
              <w:rPr>
                <w:sz w:val="22"/>
                <w:szCs w:val="22"/>
              </w:rPr>
              <w:t>Required: false</w:t>
            </w:r>
          </w:p>
          <w:p w14:paraId="5519EFB5" w14:textId="77777777" w:rsidR="00501898" w:rsidRPr="0076075D" w:rsidRDefault="00136181">
            <w:pPr>
              <w:spacing w:before="0"/>
              <w:ind w:left="0"/>
              <w:jc w:val="both"/>
              <w:rPr>
                <w:sz w:val="22"/>
                <w:szCs w:val="22"/>
              </w:rPr>
            </w:pPr>
            <w:r w:rsidRPr="0076075D">
              <w:rPr>
                <w:sz w:val="22"/>
                <w:szCs w:val="22"/>
              </w:rPr>
              <w:t>DataType: String</w:t>
            </w:r>
          </w:p>
          <w:p w14:paraId="5F0DDD13" w14:textId="77777777" w:rsidR="00501898" w:rsidRPr="0076075D" w:rsidRDefault="00136181">
            <w:pPr>
              <w:spacing w:before="0"/>
              <w:ind w:left="0"/>
              <w:jc w:val="both"/>
              <w:rPr>
                <w:sz w:val="22"/>
                <w:szCs w:val="22"/>
              </w:rPr>
            </w:pPr>
            <w:r w:rsidRPr="0076075D">
              <w:rPr>
                <w:sz w:val="22"/>
                <w:szCs w:val="22"/>
              </w:rPr>
              <w:t xml:space="preserve">Minlength: </w:t>
            </w:r>
          </w:p>
          <w:p w14:paraId="31E71871" w14:textId="77777777" w:rsidR="00501898" w:rsidRPr="0076075D" w:rsidRDefault="00136181">
            <w:pPr>
              <w:spacing w:before="0"/>
              <w:ind w:left="0"/>
              <w:jc w:val="both"/>
              <w:rPr>
                <w:sz w:val="22"/>
                <w:szCs w:val="22"/>
              </w:rPr>
            </w:pPr>
            <w:r w:rsidRPr="0076075D">
              <w:rPr>
                <w:sz w:val="22"/>
                <w:szCs w:val="22"/>
              </w:rPr>
              <w:t>Maxlength: 50</w:t>
            </w:r>
          </w:p>
          <w:p w14:paraId="09A1682B" w14:textId="77777777" w:rsidR="00501898" w:rsidRPr="0076075D" w:rsidRDefault="00136181">
            <w:pPr>
              <w:spacing w:before="0"/>
              <w:ind w:left="0"/>
              <w:jc w:val="both"/>
              <w:rPr>
                <w:sz w:val="22"/>
                <w:szCs w:val="22"/>
              </w:rPr>
            </w:pPr>
            <w:r w:rsidRPr="0076075D">
              <w:rPr>
                <w:sz w:val="22"/>
                <w:szCs w:val="22"/>
              </w:rPr>
              <w:t xml:space="preserve">Format: </w:t>
            </w:r>
          </w:p>
        </w:tc>
        <w:tc>
          <w:tcPr>
            <w:tcW w:w="4961" w:type="dxa"/>
          </w:tcPr>
          <w:p w14:paraId="1025E72E" w14:textId="77777777" w:rsidR="00501898" w:rsidRPr="0076075D" w:rsidRDefault="00136181">
            <w:pPr>
              <w:spacing w:before="0"/>
              <w:ind w:left="41"/>
              <w:rPr>
                <w:sz w:val="22"/>
                <w:szCs w:val="22"/>
              </w:rPr>
            </w:pPr>
            <w:r w:rsidRPr="0076075D">
              <w:rPr>
                <w:sz w:val="22"/>
                <w:szCs w:val="22"/>
              </w:rPr>
              <w:t xml:space="preserve">Mã vòi bơm </w:t>
            </w:r>
          </w:p>
        </w:tc>
      </w:tr>
      <w:tr w:rsidR="00501898" w:rsidRPr="0076075D" w14:paraId="1868D854" w14:textId="77777777">
        <w:tc>
          <w:tcPr>
            <w:tcW w:w="1980" w:type="dxa"/>
          </w:tcPr>
          <w:p w14:paraId="5E937D24" w14:textId="77777777" w:rsidR="00501898" w:rsidRPr="0076075D" w:rsidRDefault="00136181">
            <w:pPr>
              <w:spacing w:before="0"/>
              <w:ind w:left="0"/>
              <w:jc w:val="both"/>
              <w:rPr>
                <w:sz w:val="22"/>
                <w:szCs w:val="22"/>
              </w:rPr>
            </w:pPr>
            <w:r w:rsidRPr="0076075D">
              <w:rPr>
                <w:sz w:val="22"/>
                <w:szCs w:val="22"/>
              </w:rPr>
              <w:t>pumpName</w:t>
            </w:r>
          </w:p>
        </w:tc>
        <w:tc>
          <w:tcPr>
            <w:tcW w:w="2556" w:type="dxa"/>
          </w:tcPr>
          <w:p w14:paraId="5B34A512" w14:textId="77777777" w:rsidR="00501898" w:rsidRPr="0076075D" w:rsidRDefault="00136181">
            <w:pPr>
              <w:spacing w:before="0"/>
              <w:ind w:left="0"/>
              <w:jc w:val="both"/>
              <w:rPr>
                <w:sz w:val="22"/>
                <w:szCs w:val="22"/>
              </w:rPr>
            </w:pPr>
            <w:r w:rsidRPr="0076075D">
              <w:rPr>
                <w:sz w:val="22"/>
                <w:szCs w:val="22"/>
              </w:rPr>
              <w:t>Required: false</w:t>
            </w:r>
          </w:p>
          <w:p w14:paraId="0DAD78F6" w14:textId="77777777" w:rsidR="00501898" w:rsidRPr="0076075D" w:rsidRDefault="00136181">
            <w:pPr>
              <w:spacing w:before="0"/>
              <w:ind w:left="0"/>
              <w:jc w:val="both"/>
              <w:rPr>
                <w:sz w:val="22"/>
                <w:szCs w:val="22"/>
              </w:rPr>
            </w:pPr>
            <w:r w:rsidRPr="0076075D">
              <w:rPr>
                <w:sz w:val="22"/>
                <w:szCs w:val="22"/>
              </w:rPr>
              <w:lastRenderedPageBreak/>
              <w:t>DataType: String</w:t>
            </w:r>
          </w:p>
          <w:p w14:paraId="53062B8A" w14:textId="77777777" w:rsidR="00501898" w:rsidRPr="0076075D" w:rsidRDefault="00136181">
            <w:pPr>
              <w:spacing w:before="0"/>
              <w:ind w:left="0"/>
              <w:jc w:val="both"/>
              <w:rPr>
                <w:sz w:val="22"/>
                <w:szCs w:val="22"/>
              </w:rPr>
            </w:pPr>
            <w:r w:rsidRPr="0076075D">
              <w:rPr>
                <w:sz w:val="22"/>
                <w:szCs w:val="22"/>
              </w:rPr>
              <w:t xml:space="preserve">Minlength: </w:t>
            </w:r>
          </w:p>
          <w:p w14:paraId="2EC1337C" w14:textId="77777777" w:rsidR="00501898" w:rsidRPr="0076075D" w:rsidRDefault="00136181">
            <w:pPr>
              <w:spacing w:before="0"/>
              <w:ind w:left="0"/>
              <w:jc w:val="both"/>
              <w:rPr>
                <w:sz w:val="22"/>
                <w:szCs w:val="22"/>
              </w:rPr>
            </w:pPr>
            <w:r w:rsidRPr="0076075D">
              <w:rPr>
                <w:sz w:val="22"/>
                <w:szCs w:val="22"/>
              </w:rPr>
              <w:t>Maxlength: 50</w:t>
            </w:r>
          </w:p>
          <w:p w14:paraId="44E0FA88" w14:textId="77777777" w:rsidR="00501898" w:rsidRPr="0076075D" w:rsidRDefault="00136181">
            <w:pPr>
              <w:spacing w:before="0"/>
              <w:ind w:left="0"/>
              <w:jc w:val="both"/>
              <w:rPr>
                <w:sz w:val="22"/>
                <w:szCs w:val="22"/>
              </w:rPr>
            </w:pPr>
            <w:r w:rsidRPr="0076075D">
              <w:rPr>
                <w:sz w:val="22"/>
                <w:szCs w:val="22"/>
              </w:rPr>
              <w:t xml:space="preserve">Format: </w:t>
            </w:r>
          </w:p>
        </w:tc>
        <w:tc>
          <w:tcPr>
            <w:tcW w:w="4961" w:type="dxa"/>
          </w:tcPr>
          <w:p w14:paraId="05F80F1F" w14:textId="77777777" w:rsidR="00501898" w:rsidRPr="0076075D" w:rsidRDefault="00136181">
            <w:pPr>
              <w:spacing w:before="0"/>
              <w:ind w:left="41"/>
              <w:rPr>
                <w:sz w:val="22"/>
                <w:szCs w:val="22"/>
              </w:rPr>
            </w:pPr>
            <w:r w:rsidRPr="0076075D">
              <w:rPr>
                <w:sz w:val="22"/>
                <w:szCs w:val="22"/>
              </w:rPr>
              <w:lastRenderedPageBreak/>
              <w:t xml:space="preserve">Tên vòi bơm </w:t>
            </w:r>
          </w:p>
        </w:tc>
      </w:tr>
      <w:tr w:rsidR="00501898" w:rsidRPr="0076075D" w14:paraId="25EDAB64" w14:textId="77777777">
        <w:tc>
          <w:tcPr>
            <w:tcW w:w="1980" w:type="dxa"/>
          </w:tcPr>
          <w:p w14:paraId="093FCD9C" w14:textId="77777777" w:rsidR="00501898" w:rsidRPr="0076075D" w:rsidRDefault="00136181">
            <w:pPr>
              <w:spacing w:before="0"/>
              <w:ind w:left="0"/>
              <w:jc w:val="both"/>
              <w:rPr>
                <w:sz w:val="22"/>
                <w:szCs w:val="22"/>
              </w:rPr>
            </w:pPr>
            <w:r w:rsidRPr="0076075D">
              <w:rPr>
                <w:sz w:val="22"/>
                <w:szCs w:val="22"/>
              </w:rPr>
              <w:t>qtyLog</w:t>
            </w:r>
          </w:p>
        </w:tc>
        <w:tc>
          <w:tcPr>
            <w:tcW w:w="2556" w:type="dxa"/>
          </w:tcPr>
          <w:p w14:paraId="6FBF8AE6" w14:textId="77777777" w:rsidR="00501898" w:rsidRPr="0076075D" w:rsidRDefault="00136181">
            <w:pPr>
              <w:spacing w:before="0"/>
              <w:ind w:left="0"/>
              <w:jc w:val="both"/>
              <w:rPr>
                <w:sz w:val="22"/>
                <w:szCs w:val="22"/>
              </w:rPr>
            </w:pPr>
            <w:r w:rsidRPr="0076075D">
              <w:rPr>
                <w:sz w:val="22"/>
                <w:szCs w:val="22"/>
              </w:rPr>
              <w:t>Required: false</w:t>
            </w:r>
          </w:p>
          <w:p w14:paraId="2240805C" w14:textId="77777777" w:rsidR="00501898" w:rsidRPr="0076075D" w:rsidRDefault="00136181">
            <w:pPr>
              <w:spacing w:before="0"/>
              <w:ind w:left="0"/>
              <w:jc w:val="both"/>
              <w:rPr>
                <w:sz w:val="22"/>
                <w:szCs w:val="22"/>
              </w:rPr>
            </w:pPr>
            <w:r w:rsidRPr="0076075D">
              <w:rPr>
                <w:sz w:val="22"/>
                <w:szCs w:val="22"/>
              </w:rPr>
              <w:t>DataType: BigDecimal</w:t>
            </w:r>
          </w:p>
          <w:p w14:paraId="1F8904FE" w14:textId="77777777" w:rsidR="00501898" w:rsidRPr="0076075D" w:rsidRDefault="00136181">
            <w:pPr>
              <w:spacing w:before="0"/>
              <w:ind w:left="0"/>
              <w:jc w:val="both"/>
              <w:rPr>
                <w:sz w:val="22"/>
                <w:szCs w:val="22"/>
              </w:rPr>
            </w:pPr>
            <w:r w:rsidRPr="0076075D">
              <w:rPr>
                <w:sz w:val="22"/>
                <w:szCs w:val="22"/>
              </w:rPr>
              <w:t xml:space="preserve">Minlength: </w:t>
            </w:r>
          </w:p>
          <w:p w14:paraId="66914742" w14:textId="77777777" w:rsidR="00501898" w:rsidRPr="0076075D" w:rsidRDefault="00136181">
            <w:pPr>
              <w:spacing w:before="0"/>
              <w:ind w:left="0"/>
              <w:jc w:val="both"/>
              <w:rPr>
                <w:sz w:val="22"/>
                <w:szCs w:val="22"/>
              </w:rPr>
            </w:pPr>
            <w:r w:rsidRPr="0076075D">
              <w:rPr>
                <w:sz w:val="22"/>
                <w:szCs w:val="22"/>
              </w:rPr>
              <w:t>Maxlength: 20</w:t>
            </w:r>
          </w:p>
          <w:p w14:paraId="6E6797A6" w14:textId="77777777" w:rsidR="00501898" w:rsidRPr="0076075D" w:rsidRDefault="00136181">
            <w:pPr>
              <w:spacing w:before="0"/>
              <w:ind w:left="0"/>
              <w:jc w:val="both"/>
              <w:rPr>
                <w:sz w:val="22"/>
                <w:szCs w:val="22"/>
              </w:rPr>
            </w:pPr>
            <w:r w:rsidRPr="0076075D">
              <w:rPr>
                <w:sz w:val="22"/>
                <w:szCs w:val="22"/>
              </w:rPr>
              <w:t>Format: [0-9.]+</w:t>
            </w:r>
          </w:p>
        </w:tc>
        <w:tc>
          <w:tcPr>
            <w:tcW w:w="4961" w:type="dxa"/>
          </w:tcPr>
          <w:p w14:paraId="1731B1FE" w14:textId="77777777" w:rsidR="00501898" w:rsidRPr="0076075D" w:rsidRDefault="00136181">
            <w:pPr>
              <w:ind w:left="0"/>
              <w:rPr>
                <w:sz w:val="22"/>
                <w:szCs w:val="22"/>
              </w:rPr>
            </w:pPr>
            <w:r w:rsidRPr="0076075D">
              <w:rPr>
                <w:sz w:val="22"/>
                <w:szCs w:val="22"/>
              </w:rPr>
              <w:t xml:space="preserve">Số lượng log bơm </w:t>
            </w:r>
          </w:p>
          <w:p w14:paraId="68862C52" w14:textId="77777777" w:rsidR="00501898" w:rsidRPr="0076075D" w:rsidRDefault="00136181">
            <w:pPr>
              <w:ind w:left="28"/>
              <w:rPr>
                <w:sz w:val="22"/>
                <w:szCs w:val="22"/>
              </w:rPr>
            </w:pPr>
            <w:r w:rsidRPr="0076075D">
              <w:rPr>
                <w:sz w:val="22"/>
                <w:szCs w:val="22"/>
              </w:rPr>
              <w:t>Số lượng của hàng hóa, luôn là số dương</w:t>
            </w:r>
          </w:p>
          <w:p w14:paraId="7E5F37D4" w14:textId="77777777" w:rsidR="00501898" w:rsidRPr="0076075D" w:rsidRDefault="00501898">
            <w:pPr>
              <w:spacing w:before="0"/>
              <w:ind w:left="41"/>
              <w:rPr>
                <w:sz w:val="22"/>
                <w:szCs w:val="22"/>
              </w:rPr>
            </w:pPr>
          </w:p>
        </w:tc>
      </w:tr>
      <w:tr w:rsidR="00501898" w:rsidRPr="0076075D" w14:paraId="5A9645F1" w14:textId="77777777">
        <w:tc>
          <w:tcPr>
            <w:tcW w:w="1980" w:type="dxa"/>
          </w:tcPr>
          <w:p w14:paraId="29D4DA0B" w14:textId="77777777" w:rsidR="00501898" w:rsidRPr="0076075D" w:rsidRDefault="00136181">
            <w:pPr>
              <w:spacing w:before="0"/>
              <w:ind w:left="0"/>
              <w:jc w:val="both"/>
              <w:rPr>
                <w:sz w:val="22"/>
                <w:szCs w:val="22"/>
              </w:rPr>
            </w:pPr>
            <w:r w:rsidRPr="0076075D">
              <w:rPr>
                <w:sz w:val="22"/>
                <w:szCs w:val="22"/>
              </w:rPr>
              <w:t>priceLog</w:t>
            </w:r>
          </w:p>
        </w:tc>
        <w:tc>
          <w:tcPr>
            <w:tcW w:w="2556" w:type="dxa"/>
          </w:tcPr>
          <w:p w14:paraId="65BDB31B" w14:textId="77777777" w:rsidR="00501898" w:rsidRPr="0076075D" w:rsidRDefault="00136181">
            <w:pPr>
              <w:spacing w:before="0"/>
              <w:ind w:left="0"/>
              <w:jc w:val="both"/>
              <w:rPr>
                <w:sz w:val="22"/>
                <w:szCs w:val="22"/>
              </w:rPr>
            </w:pPr>
            <w:r w:rsidRPr="0076075D">
              <w:rPr>
                <w:sz w:val="22"/>
                <w:szCs w:val="22"/>
              </w:rPr>
              <w:t>Required: false</w:t>
            </w:r>
          </w:p>
          <w:p w14:paraId="398D0E37" w14:textId="77777777" w:rsidR="00501898" w:rsidRPr="0076075D" w:rsidRDefault="00136181">
            <w:pPr>
              <w:spacing w:before="0"/>
              <w:ind w:left="0"/>
              <w:jc w:val="both"/>
              <w:rPr>
                <w:sz w:val="22"/>
                <w:szCs w:val="22"/>
              </w:rPr>
            </w:pPr>
            <w:r w:rsidRPr="0076075D">
              <w:rPr>
                <w:sz w:val="22"/>
                <w:szCs w:val="22"/>
              </w:rPr>
              <w:t>DataType: BigDecimal</w:t>
            </w:r>
          </w:p>
          <w:p w14:paraId="73673409" w14:textId="77777777" w:rsidR="00501898" w:rsidRPr="0076075D" w:rsidRDefault="00136181">
            <w:pPr>
              <w:spacing w:before="0"/>
              <w:ind w:left="0"/>
              <w:jc w:val="both"/>
              <w:rPr>
                <w:sz w:val="22"/>
                <w:szCs w:val="22"/>
              </w:rPr>
            </w:pPr>
            <w:r w:rsidRPr="0076075D">
              <w:rPr>
                <w:sz w:val="22"/>
                <w:szCs w:val="22"/>
              </w:rPr>
              <w:t xml:space="preserve">Minlength: </w:t>
            </w:r>
          </w:p>
          <w:p w14:paraId="5944383A" w14:textId="77777777" w:rsidR="00501898" w:rsidRPr="0076075D" w:rsidRDefault="00136181">
            <w:pPr>
              <w:spacing w:before="0"/>
              <w:ind w:left="0"/>
              <w:jc w:val="both"/>
              <w:rPr>
                <w:sz w:val="22"/>
                <w:szCs w:val="22"/>
              </w:rPr>
            </w:pPr>
            <w:r w:rsidRPr="0076075D">
              <w:rPr>
                <w:sz w:val="22"/>
                <w:szCs w:val="22"/>
              </w:rPr>
              <w:t>Maxlength: 20</w:t>
            </w:r>
          </w:p>
          <w:p w14:paraId="292DE5C2" w14:textId="77777777" w:rsidR="00501898" w:rsidRPr="0076075D" w:rsidRDefault="00136181">
            <w:pPr>
              <w:spacing w:before="0"/>
              <w:ind w:left="0"/>
              <w:jc w:val="both"/>
              <w:rPr>
                <w:sz w:val="22"/>
                <w:szCs w:val="22"/>
              </w:rPr>
            </w:pPr>
            <w:r w:rsidRPr="0076075D">
              <w:rPr>
                <w:sz w:val="22"/>
                <w:szCs w:val="22"/>
              </w:rPr>
              <w:t>Format: [0-9.]+</w:t>
            </w:r>
          </w:p>
        </w:tc>
        <w:tc>
          <w:tcPr>
            <w:tcW w:w="4961" w:type="dxa"/>
          </w:tcPr>
          <w:p w14:paraId="60D41166" w14:textId="77777777" w:rsidR="00501898" w:rsidRPr="0076075D" w:rsidRDefault="00136181">
            <w:pPr>
              <w:ind w:left="0"/>
              <w:rPr>
                <w:sz w:val="22"/>
                <w:szCs w:val="22"/>
              </w:rPr>
            </w:pPr>
            <w:r w:rsidRPr="0076075D">
              <w:rPr>
                <w:sz w:val="22"/>
                <w:szCs w:val="22"/>
              </w:rPr>
              <w:t>Đơn giá áp theo cột bơm.</w:t>
            </w:r>
          </w:p>
          <w:p w14:paraId="42AC72A9" w14:textId="77777777" w:rsidR="00501898" w:rsidRPr="0076075D" w:rsidRDefault="00136181">
            <w:pPr>
              <w:ind w:left="28"/>
              <w:rPr>
                <w:sz w:val="22"/>
                <w:szCs w:val="22"/>
              </w:rPr>
            </w:pPr>
            <w:r w:rsidRPr="0076075D">
              <w:rPr>
                <w:sz w:val="22"/>
                <w:szCs w:val="22"/>
              </w:rPr>
              <w:t xml:space="preserve">Đơn giá của hàng hóa, không có số âm. </w:t>
            </w:r>
          </w:p>
          <w:p w14:paraId="6CB799DB" w14:textId="77777777" w:rsidR="00501898" w:rsidRPr="0076075D" w:rsidRDefault="00501898">
            <w:pPr>
              <w:spacing w:before="0"/>
              <w:ind w:left="41"/>
              <w:rPr>
                <w:sz w:val="22"/>
                <w:szCs w:val="22"/>
              </w:rPr>
            </w:pPr>
          </w:p>
        </w:tc>
      </w:tr>
      <w:tr w:rsidR="00501898" w:rsidRPr="0076075D" w14:paraId="403F6E89" w14:textId="77777777">
        <w:tc>
          <w:tcPr>
            <w:tcW w:w="1980" w:type="dxa"/>
          </w:tcPr>
          <w:p w14:paraId="5206113B" w14:textId="77777777" w:rsidR="00501898" w:rsidRPr="0076075D" w:rsidRDefault="00136181">
            <w:pPr>
              <w:spacing w:before="0"/>
              <w:ind w:left="0"/>
              <w:jc w:val="both"/>
              <w:rPr>
                <w:sz w:val="22"/>
                <w:szCs w:val="22"/>
              </w:rPr>
            </w:pPr>
            <w:r w:rsidRPr="0076075D">
              <w:rPr>
                <w:sz w:val="22"/>
                <w:szCs w:val="22"/>
              </w:rPr>
              <w:t>productCode</w:t>
            </w:r>
          </w:p>
        </w:tc>
        <w:tc>
          <w:tcPr>
            <w:tcW w:w="2556" w:type="dxa"/>
          </w:tcPr>
          <w:p w14:paraId="4DCFE6BD" w14:textId="77777777" w:rsidR="00501898" w:rsidRPr="0076075D" w:rsidRDefault="00136181">
            <w:pPr>
              <w:spacing w:before="0"/>
              <w:ind w:left="0"/>
              <w:jc w:val="both"/>
              <w:rPr>
                <w:sz w:val="22"/>
                <w:szCs w:val="22"/>
              </w:rPr>
            </w:pPr>
            <w:r w:rsidRPr="0076075D">
              <w:rPr>
                <w:sz w:val="22"/>
                <w:szCs w:val="22"/>
              </w:rPr>
              <w:t>Required: false</w:t>
            </w:r>
          </w:p>
          <w:p w14:paraId="3BD3C67D" w14:textId="77777777" w:rsidR="00501898" w:rsidRPr="0076075D" w:rsidRDefault="00136181">
            <w:pPr>
              <w:spacing w:before="0"/>
              <w:ind w:left="0"/>
              <w:jc w:val="both"/>
              <w:rPr>
                <w:sz w:val="22"/>
                <w:szCs w:val="22"/>
              </w:rPr>
            </w:pPr>
            <w:r w:rsidRPr="0076075D">
              <w:rPr>
                <w:sz w:val="22"/>
                <w:szCs w:val="22"/>
              </w:rPr>
              <w:t>DataType: string</w:t>
            </w:r>
          </w:p>
          <w:p w14:paraId="46727D7B" w14:textId="77777777" w:rsidR="00501898" w:rsidRPr="0076075D" w:rsidRDefault="00136181">
            <w:pPr>
              <w:spacing w:before="0"/>
              <w:ind w:left="0"/>
              <w:jc w:val="both"/>
              <w:rPr>
                <w:sz w:val="22"/>
                <w:szCs w:val="22"/>
              </w:rPr>
            </w:pPr>
            <w:r w:rsidRPr="0076075D">
              <w:rPr>
                <w:sz w:val="22"/>
                <w:szCs w:val="22"/>
              </w:rPr>
              <w:t xml:space="preserve">Minlength: </w:t>
            </w:r>
          </w:p>
          <w:p w14:paraId="3144A9E2" w14:textId="77777777" w:rsidR="00501898" w:rsidRPr="0076075D" w:rsidRDefault="00136181">
            <w:pPr>
              <w:spacing w:before="0"/>
              <w:ind w:left="0"/>
              <w:jc w:val="both"/>
              <w:rPr>
                <w:sz w:val="22"/>
                <w:szCs w:val="22"/>
              </w:rPr>
            </w:pPr>
            <w:r w:rsidRPr="0076075D">
              <w:rPr>
                <w:sz w:val="22"/>
                <w:szCs w:val="22"/>
              </w:rPr>
              <w:t>Maxlength: 50</w:t>
            </w:r>
          </w:p>
          <w:p w14:paraId="3236008B"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5CBFAC3C" w14:textId="77777777" w:rsidR="00501898" w:rsidRPr="0076075D" w:rsidRDefault="00136181">
            <w:pPr>
              <w:spacing w:before="0"/>
              <w:ind w:left="41"/>
              <w:rPr>
                <w:sz w:val="22"/>
                <w:szCs w:val="22"/>
              </w:rPr>
            </w:pPr>
            <w:r w:rsidRPr="0076075D">
              <w:rPr>
                <w:sz w:val="22"/>
                <w:szCs w:val="22"/>
              </w:rPr>
              <w:t xml:space="preserve">Mã hàng hóa </w:t>
            </w:r>
          </w:p>
        </w:tc>
      </w:tr>
      <w:tr w:rsidR="00501898" w:rsidRPr="0076075D" w14:paraId="3F61275B" w14:textId="77777777">
        <w:tc>
          <w:tcPr>
            <w:tcW w:w="1980" w:type="dxa"/>
          </w:tcPr>
          <w:p w14:paraId="5C805775" w14:textId="77777777" w:rsidR="00501898" w:rsidRPr="0076075D" w:rsidRDefault="00136181">
            <w:pPr>
              <w:spacing w:before="0"/>
              <w:ind w:left="0"/>
              <w:jc w:val="both"/>
              <w:rPr>
                <w:sz w:val="22"/>
                <w:szCs w:val="22"/>
              </w:rPr>
            </w:pPr>
            <w:r w:rsidRPr="0076075D">
              <w:rPr>
                <w:sz w:val="22"/>
                <w:szCs w:val="22"/>
              </w:rPr>
              <w:t>productName</w:t>
            </w:r>
          </w:p>
        </w:tc>
        <w:tc>
          <w:tcPr>
            <w:tcW w:w="2556" w:type="dxa"/>
          </w:tcPr>
          <w:p w14:paraId="42A80D9A" w14:textId="77777777" w:rsidR="00501898" w:rsidRPr="0076075D" w:rsidRDefault="00136181">
            <w:pPr>
              <w:spacing w:before="0"/>
              <w:ind w:left="0"/>
              <w:jc w:val="both"/>
              <w:rPr>
                <w:sz w:val="22"/>
                <w:szCs w:val="22"/>
              </w:rPr>
            </w:pPr>
            <w:r w:rsidRPr="0076075D">
              <w:rPr>
                <w:sz w:val="22"/>
                <w:szCs w:val="22"/>
              </w:rPr>
              <w:t>Required: false</w:t>
            </w:r>
          </w:p>
          <w:p w14:paraId="441EAE94" w14:textId="77777777" w:rsidR="00501898" w:rsidRPr="0076075D" w:rsidRDefault="00136181">
            <w:pPr>
              <w:spacing w:before="0"/>
              <w:ind w:left="0"/>
              <w:jc w:val="both"/>
              <w:rPr>
                <w:sz w:val="22"/>
                <w:szCs w:val="22"/>
              </w:rPr>
            </w:pPr>
            <w:r w:rsidRPr="0076075D">
              <w:rPr>
                <w:sz w:val="22"/>
                <w:szCs w:val="22"/>
              </w:rPr>
              <w:t>DataType: string</w:t>
            </w:r>
          </w:p>
          <w:p w14:paraId="681C313D" w14:textId="77777777" w:rsidR="00501898" w:rsidRPr="0076075D" w:rsidRDefault="00136181">
            <w:pPr>
              <w:spacing w:before="0"/>
              <w:ind w:left="0"/>
              <w:jc w:val="both"/>
              <w:rPr>
                <w:sz w:val="22"/>
                <w:szCs w:val="22"/>
              </w:rPr>
            </w:pPr>
            <w:r w:rsidRPr="0076075D">
              <w:rPr>
                <w:sz w:val="22"/>
                <w:szCs w:val="22"/>
              </w:rPr>
              <w:t xml:space="preserve">Minlength: </w:t>
            </w:r>
          </w:p>
          <w:p w14:paraId="1C99EA52" w14:textId="77777777" w:rsidR="00501898" w:rsidRPr="0076075D" w:rsidRDefault="00136181">
            <w:pPr>
              <w:spacing w:before="0"/>
              <w:ind w:left="0"/>
              <w:jc w:val="both"/>
              <w:rPr>
                <w:sz w:val="22"/>
                <w:szCs w:val="22"/>
              </w:rPr>
            </w:pPr>
            <w:r w:rsidRPr="0076075D">
              <w:rPr>
                <w:sz w:val="22"/>
                <w:szCs w:val="22"/>
              </w:rPr>
              <w:t>Maxlength: 50</w:t>
            </w:r>
          </w:p>
          <w:p w14:paraId="57BF1A9D"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596CD62B" w14:textId="77777777" w:rsidR="00501898" w:rsidRPr="0076075D" w:rsidRDefault="00136181">
            <w:pPr>
              <w:spacing w:before="0"/>
              <w:ind w:left="41"/>
              <w:rPr>
                <w:sz w:val="22"/>
                <w:szCs w:val="22"/>
              </w:rPr>
            </w:pPr>
            <w:r w:rsidRPr="0076075D">
              <w:rPr>
                <w:sz w:val="22"/>
                <w:szCs w:val="22"/>
              </w:rPr>
              <w:t xml:space="preserve">Tên hàng hóa </w:t>
            </w:r>
          </w:p>
        </w:tc>
      </w:tr>
      <w:tr w:rsidR="00501898" w:rsidRPr="0076075D" w14:paraId="3D7E4857" w14:textId="77777777">
        <w:tc>
          <w:tcPr>
            <w:tcW w:w="1980" w:type="dxa"/>
          </w:tcPr>
          <w:p w14:paraId="0D2FB1F1" w14:textId="77777777" w:rsidR="00501898" w:rsidRPr="0076075D" w:rsidRDefault="00136181">
            <w:pPr>
              <w:spacing w:before="0"/>
              <w:ind w:left="0"/>
              <w:jc w:val="both"/>
              <w:rPr>
                <w:sz w:val="22"/>
                <w:szCs w:val="22"/>
              </w:rPr>
            </w:pPr>
            <w:r w:rsidRPr="0076075D">
              <w:rPr>
                <w:sz w:val="22"/>
                <w:szCs w:val="22"/>
              </w:rPr>
              <w:t>startDate</w:t>
            </w:r>
          </w:p>
        </w:tc>
        <w:tc>
          <w:tcPr>
            <w:tcW w:w="2556" w:type="dxa"/>
          </w:tcPr>
          <w:p w14:paraId="79CA22E5" w14:textId="77777777" w:rsidR="00501898" w:rsidRPr="0076075D" w:rsidRDefault="00136181">
            <w:pPr>
              <w:spacing w:before="0"/>
              <w:ind w:left="0"/>
              <w:jc w:val="both"/>
              <w:rPr>
                <w:sz w:val="22"/>
                <w:szCs w:val="22"/>
              </w:rPr>
            </w:pPr>
            <w:r w:rsidRPr="0076075D">
              <w:rPr>
                <w:sz w:val="22"/>
                <w:szCs w:val="22"/>
              </w:rPr>
              <w:t>Required: false</w:t>
            </w:r>
          </w:p>
          <w:p w14:paraId="5AA99BCF" w14:textId="77777777" w:rsidR="00501898" w:rsidRPr="0076075D" w:rsidRDefault="00136181">
            <w:pPr>
              <w:spacing w:before="0"/>
              <w:ind w:left="0"/>
              <w:jc w:val="both"/>
              <w:rPr>
                <w:sz w:val="22"/>
                <w:szCs w:val="22"/>
              </w:rPr>
            </w:pPr>
            <w:r w:rsidRPr="0076075D">
              <w:rPr>
                <w:sz w:val="22"/>
                <w:szCs w:val="22"/>
              </w:rPr>
              <w:t>DataType: Datetime</w:t>
            </w:r>
          </w:p>
          <w:p w14:paraId="37CB2E57" w14:textId="77777777" w:rsidR="00501898" w:rsidRPr="0076075D" w:rsidRDefault="00136181">
            <w:pPr>
              <w:spacing w:before="0"/>
              <w:ind w:left="0"/>
              <w:jc w:val="both"/>
              <w:rPr>
                <w:sz w:val="22"/>
                <w:szCs w:val="22"/>
              </w:rPr>
            </w:pPr>
            <w:r w:rsidRPr="0076075D">
              <w:rPr>
                <w:sz w:val="22"/>
                <w:szCs w:val="22"/>
              </w:rPr>
              <w:t>Minlength: N/A</w:t>
            </w:r>
          </w:p>
          <w:p w14:paraId="08BD86CB" w14:textId="77777777" w:rsidR="00501898" w:rsidRPr="0076075D" w:rsidRDefault="00136181">
            <w:pPr>
              <w:spacing w:before="0"/>
              <w:ind w:left="0"/>
              <w:jc w:val="both"/>
              <w:rPr>
                <w:sz w:val="22"/>
                <w:szCs w:val="22"/>
              </w:rPr>
            </w:pPr>
            <w:r w:rsidRPr="0076075D">
              <w:rPr>
                <w:sz w:val="22"/>
                <w:szCs w:val="22"/>
              </w:rPr>
              <w:t xml:space="preserve">Maxlength: </w:t>
            </w:r>
          </w:p>
          <w:p w14:paraId="69E8BC49" w14:textId="77777777" w:rsidR="00501898" w:rsidRPr="0076075D" w:rsidRDefault="00136181">
            <w:pPr>
              <w:spacing w:before="0"/>
              <w:ind w:left="0"/>
              <w:jc w:val="both"/>
              <w:rPr>
                <w:sz w:val="22"/>
                <w:szCs w:val="22"/>
              </w:rPr>
            </w:pPr>
            <w:r w:rsidRPr="0076075D">
              <w:rPr>
                <w:sz w:val="22"/>
                <w:szCs w:val="22"/>
              </w:rPr>
              <w:t>Format: mục 5.1</w:t>
            </w:r>
          </w:p>
        </w:tc>
        <w:tc>
          <w:tcPr>
            <w:tcW w:w="4961" w:type="dxa"/>
          </w:tcPr>
          <w:p w14:paraId="208C329C" w14:textId="77777777" w:rsidR="00501898" w:rsidRPr="0076075D" w:rsidRDefault="00136181">
            <w:pPr>
              <w:spacing w:before="0"/>
              <w:ind w:left="41"/>
              <w:rPr>
                <w:sz w:val="22"/>
                <w:szCs w:val="22"/>
              </w:rPr>
            </w:pPr>
            <w:r w:rsidRPr="0076075D">
              <w:rPr>
                <w:sz w:val="22"/>
                <w:szCs w:val="22"/>
              </w:rPr>
              <w:t xml:space="preserve">Thời gian bắt đầu bơm </w:t>
            </w:r>
          </w:p>
        </w:tc>
      </w:tr>
      <w:tr w:rsidR="00501898" w:rsidRPr="0076075D" w14:paraId="48BC4F08" w14:textId="77777777">
        <w:tc>
          <w:tcPr>
            <w:tcW w:w="1980" w:type="dxa"/>
          </w:tcPr>
          <w:p w14:paraId="30A9F7E4" w14:textId="77777777" w:rsidR="00501898" w:rsidRPr="0076075D" w:rsidRDefault="00136181">
            <w:pPr>
              <w:spacing w:before="0"/>
              <w:ind w:left="0"/>
              <w:jc w:val="both"/>
              <w:rPr>
                <w:sz w:val="22"/>
                <w:szCs w:val="22"/>
              </w:rPr>
            </w:pPr>
            <w:r w:rsidRPr="0076075D">
              <w:rPr>
                <w:sz w:val="22"/>
                <w:szCs w:val="22"/>
              </w:rPr>
              <w:t>endDate</w:t>
            </w:r>
          </w:p>
        </w:tc>
        <w:tc>
          <w:tcPr>
            <w:tcW w:w="2556" w:type="dxa"/>
          </w:tcPr>
          <w:p w14:paraId="0397A7D8" w14:textId="77777777" w:rsidR="00501898" w:rsidRPr="0076075D" w:rsidRDefault="00136181">
            <w:pPr>
              <w:spacing w:before="0"/>
              <w:ind w:left="0"/>
              <w:jc w:val="both"/>
              <w:rPr>
                <w:sz w:val="22"/>
                <w:szCs w:val="22"/>
              </w:rPr>
            </w:pPr>
            <w:r w:rsidRPr="0076075D">
              <w:rPr>
                <w:sz w:val="22"/>
                <w:szCs w:val="22"/>
              </w:rPr>
              <w:t>Required: false</w:t>
            </w:r>
          </w:p>
          <w:p w14:paraId="6C0EBDEB" w14:textId="77777777" w:rsidR="00501898" w:rsidRPr="0076075D" w:rsidRDefault="00136181">
            <w:pPr>
              <w:spacing w:before="0"/>
              <w:ind w:left="0"/>
              <w:jc w:val="both"/>
              <w:rPr>
                <w:sz w:val="22"/>
                <w:szCs w:val="22"/>
              </w:rPr>
            </w:pPr>
            <w:r w:rsidRPr="0076075D">
              <w:rPr>
                <w:sz w:val="22"/>
                <w:szCs w:val="22"/>
              </w:rPr>
              <w:t>DataType: Datetime</w:t>
            </w:r>
          </w:p>
          <w:p w14:paraId="0C98BFE8" w14:textId="77777777" w:rsidR="00501898" w:rsidRPr="0076075D" w:rsidRDefault="00136181">
            <w:pPr>
              <w:spacing w:before="0"/>
              <w:ind w:left="0"/>
              <w:jc w:val="both"/>
              <w:rPr>
                <w:sz w:val="22"/>
                <w:szCs w:val="22"/>
              </w:rPr>
            </w:pPr>
            <w:r w:rsidRPr="0076075D">
              <w:rPr>
                <w:sz w:val="22"/>
                <w:szCs w:val="22"/>
              </w:rPr>
              <w:t>Minlength: N/A</w:t>
            </w:r>
          </w:p>
          <w:p w14:paraId="5B06F189" w14:textId="77777777" w:rsidR="00501898" w:rsidRPr="0076075D" w:rsidRDefault="00136181">
            <w:pPr>
              <w:spacing w:before="0"/>
              <w:ind w:left="0"/>
              <w:jc w:val="both"/>
              <w:rPr>
                <w:sz w:val="22"/>
                <w:szCs w:val="22"/>
              </w:rPr>
            </w:pPr>
            <w:r w:rsidRPr="0076075D">
              <w:rPr>
                <w:sz w:val="22"/>
                <w:szCs w:val="22"/>
              </w:rPr>
              <w:t xml:space="preserve">Maxlength: </w:t>
            </w:r>
          </w:p>
          <w:p w14:paraId="346CEED6" w14:textId="77777777" w:rsidR="00501898" w:rsidRPr="0076075D" w:rsidRDefault="00136181">
            <w:pPr>
              <w:spacing w:before="0"/>
              <w:ind w:left="0"/>
              <w:jc w:val="both"/>
              <w:rPr>
                <w:sz w:val="22"/>
                <w:szCs w:val="22"/>
              </w:rPr>
            </w:pPr>
            <w:r w:rsidRPr="0076075D">
              <w:rPr>
                <w:sz w:val="22"/>
                <w:szCs w:val="22"/>
              </w:rPr>
              <w:t>Format: mục 5.1</w:t>
            </w:r>
          </w:p>
        </w:tc>
        <w:tc>
          <w:tcPr>
            <w:tcW w:w="4961" w:type="dxa"/>
          </w:tcPr>
          <w:p w14:paraId="521347F4" w14:textId="77777777" w:rsidR="00501898" w:rsidRPr="0076075D" w:rsidRDefault="00136181">
            <w:pPr>
              <w:spacing w:before="0"/>
              <w:ind w:left="41"/>
              <w:rPr>
                <w:sz w:val="22"/>
                <w:szCs w:val="22"/>
              </w:rPr>
            </w:pPr>
            <w:r w:rsidRPr="0076075D">
              <w:rPr>
                <w:sz w:val="22"/>
                <w:szCs w:val="22"/>
              </w:rPr>
              <w:t xml:space="preserve">Thời gian kết thúc bơm </w:t>
            </w:r>
          </w:p>
        </w:tc>
      </w:tr>
      <w:tr w:rsidR="00501898" w:rsidRPr="0076075D" w14:paraId="7AD5CDB9" w14:textId="77777777">
        <w:tc>
          <w:tcPr>
            <w:tcW w:w="1980" w:type="dxa"/>
          </w:tcPr>
          <w:p w14:paraId="7B30B541" w14:textId="77777777" w:rsidR="00501898" w:rsidRPr="0076075D" w:rsidRDefault="00136181">
            <w:pPr>
              <w:spacing w:before="0"/>
              <w:ind w:left="0"/>
              <w:jc w:val="both"/>
              <w:rPr>
                <w:sz w:val="22"/>
                <w:szCs w:val="22"/>
              </w:rPr>
            </w:pPr>
            <w:r w:rsidRPr="0076075D">
              <w:rPr>
                <w:sz w:val="22"/>
                <w:szCs w:val="22"/>
              </w:rPr>
              <w:t>batch</w:t>
            </w:r>
          </w:p>
        </w:tc>
        <w:tc>
          <w:tcPr>
            <w:tcW w:w="2556" w:type="dxa"/>
          </w:tcPr>
          <w:p w14:paraId="16A6662B" w14:textId="77777777" w:rsidR="00501898" w:rsidRPr="0076075D" w:rsidRDefault="00136181">
            <w:pPr>
              <w:spacing w:before="0"/>
              <w:ind w:left="0"/>
              <w:jc w:val="both"/>
              <w:rPr>
                <w:sz w:val="22"/>
                <w:szCs w:val="22"/>
              </w:rPr>
            </w:pPr>
            <w:r w:rsidRPr="0076075D">
              <w:rPr>
                <w:sz w:val="22"/>
                <w:szCs w:val="22"/>
              </w:rPr>
              <w:t>Required: false</w:t>
            </w:r>
          </w:p>
          <w:p w14:paraId="08AA344D" w14:textId="77777777" w:rsidR="00501898" w:rsidRPr="0076075D" w:rsidRDefault="00136181">
            <w:pPr>
              <w:spacing w:before="0"/>
              <w:ind w:left="0"/>
              <w:jc w:val="both"/>
              <w:rPr>
                <w:sz w:val="22"/>
                <w:szCs w:val="22"/>
              </w:rPr>
            </w:pPr>
            <w:r w:rsidRPr="0076075D">
              <w:rPr>
                <w:sz w:val="22"/>
                <w:szCs w:val="22"/>
              </w:rPr>
              <w:t>DataType: string</w:t>
            </w:r>
          </w:p>
          <w:p w14:paraId="04A515B0" w14:textId="77777777" w:rsidR="00501898" w:rsidRPr="0076075D" w:rsidRDefault="00136181">
            <w:pPr>
              <w:spacing w:before="0"/>
              <w:ind w:left="0"/>
              <w:jc w:val="both"/>
              <w:rPr>
                <w:sz w:val="22"/>
                <w:szCs w:val="22"/>
              </w:rPr>
            </w:pPr>
            <w:r w:rsidRPr="0076075D">
              <w:rPr>
                <w:sz w:val="22"/>
                <w:szCs w:val="22"/>
              </w:rPr>
              <w:t xml:space="preserve">Minlength: </w:t>
            </w:r>
          </w:p>
          <w:p w14:paraId="4C3DBEC1" w14:textId="77777777" w:rsidR="00501898" w:rsidRPr="0076075D" w:rsidRDefault="00136181">
            <w:pPr>
              <w:spacing w:before="0"/>
              <w:ind w:left="0"/>
              <w:jc w:val="both"/>
              <w:rPr>
                <w:sz w:val="22"/>
                <w:szCs w:val="22"/>
              </w:rPr>
            </w:pPr>
            <w:r w:rsidRPr="0076075D">
              <w:rPr>
                <w:sz w:val="22"/>
                <w:szCs w:val="22"/>
              </w:rPr>
              <w:lastRenderedPageBreak/>
              <w:t>Maxlength: 50</w:t>
            </w:r>
          </w:p>
          <w:p w14:paraId="77CBC654" w14:textId="77777777" w:rsidR="00501898" w:rsidRPr="0076075D" w:rsidRDefault="00136181">
            <w:pPr>
              <w:spacing w:before="0"/>
              <w:ind w:left="0"/>
              <w:jc w:val="both"/>
              <w:rPr>
                <w:sz w:val="22"/>
                <w:szCs w:val="22"/>
              </w:rPr>
            </w:pPr>
            <w:r w:rsidRPr="0076075D">
              <w:rPr>
                <w:sz w:val="22"/>
                <w:szCs w:val="22"/>
              </w:rPr>
              <w:t>Format:</w:t>
            </w:r>
          </w:p>
        </w:tc>
        <w:tc>
          <w:tcPr>
            <w:tcW w:w="4961" w:type="dxa"/>
          </w:tcPr>
          <w:p w14:paraId="5F848B03" w14:textId="77777777" w:rsidR="00501898" w:rsidRPr="0076075D" w:rsidRDefault="00136181">
            <w:pPr>
              <w:spacing w:before="0"/>
              <w:ind w:left="41"/>
              <w:rPr>
                <w:sz w:val="22"/>
                <w:szCs w:val="22"/>
              </w:rPr>
            </w:pPr>
            <w:r w:rsidRPr="0076075D">
              <w:rPr>
                <w:sz w:val="22"/>
                <w:szCs w:val="22"/>
              </w:rPr>
              <w:lastRenderedPageBreak/>
              <w:t xml:space="preserve">Mã chứng từ </w:t>
            </w:r>
          </w:p>
        </w:tc>
      </w:tr>
      <w:tr w:rsidR="00501898" w:rsidRPr="0076075D" w14:paraId="51942377" w14:textId="77777777">
        <w:tc>
          <w:tcPr>
            <w:tcW w:w="1980" w:type="dxa"/>
          </w:tcPr>
          <w:p w14:paraId="77423807" w14:textId="77777777" w:rsidR="00501898" w:rsidRPr="0076075D" w:rsidRDefault="00136181">
            <w:pPr>
              <w:spacing w:before="0"/>
              <w:ind w:left="0"/>
              <w:jc w:val="both"/>
              <w:rPr>
                <w:sz w:val="22"/>
                <w:szCs w:val="22"/>
              </w:rPr>
            </w:pPr>
            <w:r w:rsidRPr="0076075D">
              <w:rPr>
                <w:sz w:val="22"/>
                <w:szCs w:val="22"/>
              </w:rPr>
              <w:t>thanhTienLog</w:t>
            </w:r>
          </w:p>
        </w:tc>
        <w:tc>
          <w:tcPr>
            <w:tcW w:w="2556" w:type="dxa"/>
          </w:tcPr>
          <w:p w14:paraId="426C4E44" w14:textId="77777777" w:rsidR="00501898" w:rsidRPr="0076075D" w:rsidRDefault="00136181">
            <w:pPr>
              <w:spacing w:before="0"/>
              <w:ind w:left="0"/>
              <w:jc w:val="both"/>
              <w:rPr>
                <w:sz w:val="22"/>
                <w:szCs w:val="22"/>
              </w:rPr>
            </w:pPr>
            <w:r w:rsidRPr="0076075D">
              <w:rPr>
                <w:sz w:val="22"/>
                <w:szCs w:val="22"/>
              </w:rPr>
              <w:t>Required: false</w:t>
            </w:r>
          </w:p>
          <w:p w14:paraId="50036BEE" w14:textId="77777777" w:rsidR="00501898" w:rsidRPr="0076075D" w:rsidRDefault="00136181">
            <w:pPr>
              <w:spacing w:before="0"/>
              <w:ind w:left="0"/>
              <w:jc w:val="both"/>
              <w:rPr>
                <w:sz w:val="22"/>
                <w:szCs w:val="22"/>
              </w:rPr>
            </w:pPr>
            <w:r w:rsidRPr="0076075D">
              <w:rPr>
                <w:sz w:val="22"/>
                <w:szCs w:val="22"/>
              </w:rPr>
              <w:t>DataType: BigDecimal</w:t>
            </w:r>
          </w:p>
          <w:p w14:paraId="2E507283" w14:textId="77777777" w:rsidR="00501898" w:rsidRPr="0076075D" w:rsidRDefault="00136181">
            <w:pPr>
              <w:spacing w:before="0"/>
              <w:ind w:left="0"/>
              <w:jc w:val="both"/>
              <w:rPr>
                <w:sz w:val="22"/>
                <w:szCs w:val="22"/>
              </w:rPr>
            </w:pPr>
            <w:r w:rsidRPr="0076075D">
              <w:rPr>
                <w:sz w:val="22"/>
                <w:szCs w:val="22"/>
              </w:rPr>
              <w:t xml:space="preserve">Minlength: </w:t>
            </w:r>
          </w:p>
          <w:p w14:paraId="5F45D864" w14:textId="77777777" w:rsidR="00501898" w:rsidRPr="0076075D" w:rsidRDefault="00136181">
            <w:pPr>
              <w:spacing w:before="0"/>
              <w:ind w:left="0"/>
              <w:jc w:val="both"/>
              <w:rPr>
                <w:sz w:val="22"/>
                <w:szCs w:val="22"/>
              </w:rPr>
            </w:pPr>
            <w:r w:rsidRPr="0076075D">
              <w:rPr>
                <w:sz w:val="22"/>
                <w:szCs w:val="22"/>
              </w:rPr>
              <w:t>Maxlength: 20</w:t>
            </w:r>
          </w:p>
          <w:p w14:paraId="158B5523" w14:textId="77777777" w:rsidR="00501898" w:rsidRPr="0076075D" w:rsidRDefault="00136181">
            <w:pPr>
              <w:spacing w:before="0"/>
              <w:ind w:left="0"/>
              <w:jc w:val="both"/>
              <w:rPr>
                <w:sz w:val="22"/>
                <w:szCs w:val="22"/>
              </w:rPr>
            </w:pPr>
            <w:r w:rsidRPr="0076075D">
              <w:rPr>
                <w:sz w:val="22"/>
                <w:szCs w:val="22"/>
              </w:rPr>
              <w:t>Format: [0-9.]+</w:t>
            </w:r>
          </w:p>
        </w:tc>
        <w:tc>
          <w:tcPr>
            <w:tcW w:w="4961" w:type="dxa"/>
          </w:tcPr>
          <w:p w14:paraId="1D4DED45" w14:textId="77777777" w:rsidR="00501898" w:rsidRPr="0076075D" w:rsidRDefault="00136181">
            <w:pPr>
              <w:spacing w:before="0"/>
              <w:ind w:left="41"/>
              <w:rPr>
                <w:sz w:val="22"/>
                <w:szCs w:val="22"/>
              </w:rPr>
            </w:pPr>
            <w:r w:rsidRPr="0076075D">
              <w:rPr>
                <w:sz w:val="22"/>
                <w:szCs w:val="22"/>
              </w:rPr>
              <w:t xml:space="preserve">Thành tiền được tính bằng công thức số lượng * Đơn giá trên cột bơm </w:t>
            </w:r>
          </w:p>
        </w:tc>
      </w:tr>
    </w:tbl>
    <w:p w14:paraId="3B217D4C" w14:textId="77777777" w:rsidR="00501898" w:rsidRPr="0076075D" w:rsidRDefault="00501898">
      <w:pPr>
        <w:pStyle w:val="NormalIndent"/>
        <w:rPr>
          <w:sz w:val="22"/>
          <w:szCs w:val="22"/>
          <w:lang w:val="vi-VN"/>
        </w:rPr>
      </w:pPr>
    </w:p>
    <w:p w14:paraId="0ED0AA20" w14:textId="77777777" w:rsidR="00501898" w:rsidRPr="0076075D" w:rsidRDefault="00501898">
      <w:pPr>
        <w:pStyle w:val="NormalIndent"/>
        <w:rPr>
          <w:sz w:val="22"/>
          <w:szCs w:val="22"/>
          <w:lang w:val="vi-VN"/>
        </w:rPr>
      </w:pPr>
    </w:p>
    <w:p w14:paraId="761B351C" w14:textId="77777777" w:rsidR="00501898" w:rsidRPr="0076075D" w:rsidRDefault="00501898">
      <w:pPr>
        <w:pStyle w:val="NormalIndent"/>
        <w:rPr>
          <w:sz w:val="22"/>
          <w:szCs w:val="22"/>
          <w:lang w:val="vi-VN"/>
        </w:rPr>
      </w:pPr>
    </w:p>
    <w:p w14:paraId="0CD168D0" w14:textId="77777777" w:rsidR="00501898" w:rsidRPr="0076075D" w:rsidRDefault="00136181">
      <w:pPr>
        <w:pStyle w:val="NormalIndent"/>
        <w:rPr>
          <w:sz w:val="22"/>
          <w:szCs w:val="22"/>
          <w:lang w:val="vi-VN"/>
        </w:rPr>
      </w:pPr>
      <w:r w:rsidRPr="0076075D">
        <w:rPr>
          <w:sz w:val="22"/>
          <w:szCs w:val="22"/>
          <w:lang w:val="vi-VN"/>
        </w:rPr>
        <w:t>Dữ liệu mẫu</w:t>
      </w:r>
    </w:p>
    <w:p w14:paraId="58AEADEE" w14:textId="77777777" w:rsidR="00501898" w:rsidRPr="0076075D" w:rsidRDefault="00136181">
      <w:pPr>
        <w:widowControl/>
        <w:shd w:val="clear" w:color="auto" w:fill="DBE5F1"/>
        <w:spacing w:before="0" w:line="240" w:lineRule="auto"/>
        <w:ind w:left="567"/>
        <w:jc w:val="both"/>
        <w:rPr>
          <w:bCs/>
          <w:snapToGrid/>
          <w:color w:val="8000FF"/>
          <w:sz w:val="22"/>
          <w:szCs w:val="22"/>
          <w:lang w:val="vi-VN"/>
        </w:rPr>
      </w:pPr>
      <w:r w:rsidRPr="0076075D">
        <w:rPr>
          <w:bCs/>
          <w:snapToGrid/>
          <w:color w:val="8000FF"/>
          <w:sz w:val="22"/>
          <w:szCs w:val="22"/>
          <w:lang w:val="vi-VN"/>
        </w:rPr>
        <w:t xml:space="preserve">    "fuelReading": [</w:t>
      </w:r>
    </w:p>
    <w:p w14:paraId="40537068" w14:textId="77777777" w:rsidR="00501898" w:rsidRPr="0076075D" w:rsidRDefault="00136181">
      <w:pPr>
        <w:widowControl/>
        <w:shd w:val="clear" w:color="auto" w:fill="DBE5F1"/>
        <w:spacing w:before="0" w:line="240" w:lineRule="auto"/>
        <w:ind w:left="567"/>
        <w:jc w:val="both"/>
        <w:rPr>
          <w:bCs/>
          <w:snapToGrid/>
          <w:color w:val="8000FF"/>
          <w:sz w:val="22"/>
          <w:szCs w:val="22"/>
          <w:lang w:val="vi-VN"/>
        </w:rPr>
      </w:pPr>
      <w:r w:rsidRPr="0076075D">
        <w:rPr>
          <w:bCs/>
          <w:snapToGrid/>
          <w:color w:val="8000FF"/>
          <w:sz w:val="22"/>
          <w:szCs w:val="22"/>
          <w:lang w:val="vi-VN"/>
        </w:rPr>
        <w:t xml:space="preserve">        {</w:t>
      </w:r>
    </w:p>
    <w:p w14:paraId="5C0C23AA" w14:textId="77777777" w:rsidR="00501898" w:rsidRPr="0076075D" w:rsidRDefault="00136181">
      <w:pPr>
        <w:widowControl/>
        <w:shd w:val="clear" w:color="auto" w:fill="DBE5F1"/>
        <w:spacing w:before="0" w:line="240" w:lineRule="auto"/>
        <w:ind w:left="567"/>
        <w:jc w:val="both"/>
        <w:rPr>
          <w:bCs/>
          <w:snapToGrid/>
          <w:color w:val="8000FF"/>
          <w:sz w:val="22"/>
          <w:szCs w:val="22"/>
          <w:lang w:val="vi-VN"/>
        </w:rPr>
      </w:pPr>
      <w:r w:rsidRPr="0076075D">
        <w:rPr>
          <w:bCs/>
          <w:snapToGrid/>
          <w:color w:val="8000FF"/>
          <w:sz w:val="22"/>
          <w:szCs w:val="22"/>
          <w:lang w:val="vi-VN"/>
        </w:rPr>
        <w:t xml:space="preserve">            "idLog": 1,</w:t>
      </w:r>
    </w:p>
    <w:p w14:paraId="58C12173"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vi-VN"/>
        </w:rPr>
        <w:t xml:space="preserve">            </w:t>
      </w:r>
      <w:r w:rsidRPr="0076075D">
        <w:rPr>
          <w:bCs/>
          <w:snapToGrid/>
          <w:color w:val="8000FF"/>
          <w:sz w:val="22"/>
          <w:szCs w:val="22"/>
          <w:lang w:val="nl-NL"/>
        </w:rPr>
        <w:t>"noteLog": "Ghi chu 1",</w:t>
      </w:r>
    </w:p>
    <w:p w14:paraId="042D19D0"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"pumpCode": "code1",</w:t>
      </w:r>
    </w:p>
    <w:p w14:paraId="5143FCA7"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"pumpName": "name1",</w:t>
      </w:r>
    </w:p>
    <w:p w14:paraId="3840866F"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lang w:val="nl-NL"/>
        </w:rPr>
        <w:t xml:space="preserve">            </w:t>
      </w:r>
      <w:r w:rsidRPr="0076075D">
        <w:rPr>
          <w:bCs/>
          <w:snapToGrid/>
          <w:color w:val="8000FF"/>
          <w:sz w:val="22"/>
          <w:szCs w:val="22"/>
        </w:rPr>
        <w:t>"qtyLog": 1,</w:t>
      </w:r>
    </w:p>
    <w:p w14:paraId="1E721C27"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"priceLog": 20000,</w:t>
      </w:r>
    </w:p>
    <w:p w14:paraId="1AAED71E"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"productCode": "pCode1",</w:t>
      </w:r>
    </w:p>
    <w:p w14:paraId="407F504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"productName": "pName1",</w:t>
      </w:r>
    </w:p>
    <w:p w14:paraId="6F384880"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"startDate": 1700594681000,</w:t>
      </w:r>
    </w:p>
    <w:p w14:paraId="5D424EF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"endDate": 1700594681000,</w:t>
      </w:r>
    </w:p>
    <w:p w14:paraId="53DCF662"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"batch": "Ma01",</w:t>
      </w:r>
    </w:p>
    <w:p w14:paraId="5EE4E976"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"thanhTienLog": 20000</w:t>
      </w:r>
    </w:p>
    <w:p w14:paraId="0EDD483C"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rPr>
        <w:t xml:space="preserve">        </w:t>
      </w:r>
      <w:r w:rsidRPr="0076075D">
        <w:rPr>
          <w:bCs/>
          <w:snapToGrid/>
          <w:color w:val="8000FF"/>
          <w:sz w:val="22"/>
          <w:szCs w:val="22"/>
          <w:lang w:val="nl-NL"/>
        </w:rPr>
        <w:t>},</w:t>
      </w:r>
    </w:p>
    <w:p w14:paraId="5A28DCA5"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w:t>
      </w:r>
    </w:p>
    <w:p w14:paraId="6CA57E48"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"idLog": 2,</w:t>
      </w:r>
    </w:p>
    <w:p w14:paraId="23EA6FEB"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"noteLog": "Ghi chu 2",</w:t>
      </w:r>
    </w:p>
    <w:p w14:paraId="73D4433D"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"pumpCode": "code2",</w:t>
      </w:r>
    </w:p>
    <w:p w14:paraId="31247632"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"pumpName": "name2",</w:t>
      </w:r>
    </w:p>
    <w:p w14:paraId="5ED71987"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"qtyLog": 1,</w:t>
      </w:r>
    </w:p>
    <w:p w14:paraId="7CFB472D"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"priceLog": 200000,</w:t>
      </w:r>
    </w:p>
    <w:p w14:paraId="4EE68235"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"productCode": "pCode2",</w:t>
      </w:r>
    </w:p>
    <w:p w14:paraId="7C1E04A4"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"productName": "pName2",</w:t>
      </w:r>
    </w:p>
    <w:p w14:paraId="26A4FC2B"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"startDate": 1700594681000,</w:t>
      </w:r>
    </w:p>
    <w:p w14:paraId="226AC960"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"endDate": 1700594681000,</w:t>
      </w:r>
    </w:p>
    <w:p w14:paraId="75BC33D9"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"batch": "Ma01",</w:t>
      </w:r>
    </w:p>
    <w:p w14:paraId="501E1314" w14:textId="77777777" w:rsidR="00501898" w:rsidRPr="0076075D" w:rsidRDefault="00136181">
      <w:pPr>
        <w:widowControl/>
        <w:shd w:val="clear" w:color="auto" w:fill="DBE5F1"/>
        <w:spacing w:before="0" w:line="240" w:lineRule="auto"/>
        <w:ind w:left="567"/>
        <w:jc w:val="both"/>
        <w:rPr>
          <w:bCs/>
          <w:snapToGrid/>
          <w:color w:val="8000FF"/>
          <w:sz w:val="22"/>
          <w:szCs w:val="22"/>
          <w:lang w:val="nl-NL"/>
        </w:rPr>
      </w:pPr>
      <w:r w:rsidRPr="0076075D">
        <w:rPr>
          <w:bCs/>
          <w:snapToGrid/>
          <w:color w:val="8000FF"/>
          <w:sz w:val="22"/>
          <w:szCs w:val="22"/>
          <w:lang w:val="nl-NL"/>
        </w:rPr>
        <w:t xml:space="preserve">            "thanhTienLog": 200000</w:t>
      </w:r>
    </w:p>
    <w:p w14:paraId="2CCEBADC"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lang w:val="nl-NL"/>
        </w:rPr>
        <w:t xml:space="preserve">        </w:t>
      </w:r>
      <w:r w:rsidRPr="0076075D">
        <w:rPr>
          <w:bCs/>
          <w:snapToGrid/>
          <w:color w:val="8000FF"/>
          <w:sz w:val="22"/>
          <w:szCs w:val="22"/>
        </w:rPr>
        <w:t>}</w:t>
      </w:r>
    </w:p>
    <w:p w14:paraId="11E36689" w14:textId="77777777" w:rsidR="00501898" w:rsidRPr="0076075D" w:rsidRDefault="00136181">
      <w:pPr>
        <w:widowControl/>
        <w:shd w:val="clear" w:color="auto" w:fill="DBE5F1"/>
        <w:spacing w:before="0" w:line="240" w:lineRule="auto"/>
        <w:ind w:left="567"/>
        <w:jc w:val="both"/>
        <w:rPr>
          <w:bCs/>
          <w:snapToGrid/>
          <w:color w:val="8000FF"/>
          <w:sz w:val="22"/>
          <w:szCs w:val="22"/>
        </w:rPr>
      </w:pPr>
      <w:r w:rsidRPr="0076075D">
        <w:rPr>
          <w:bCs/>
          <w:snapToGrid/>
          <w:color w:val="8000FF"/>
          <w:sz w:val="22"/>
          <w:szCs w:val="22"/>
        </w:rPr>
        <w:t xml:space="preserve">    ]</w:t>
      </w:r>
    </w:p>
    <w:p w14:paraId="5BE15CBA" w14:textId="77777777" w:rsidR="00501898" w:rsidRPr="0076075D" w:rsidRDefault="00501898">
      <w:pPr>
        <w:pStyle w:val="NormalIndent"/>
        <w:rPr>
          <w:sz w:val="22"/>
          <w:szCs w:val="22"/>
        </w:rPr>
      </w:pPr>
    </w:p>
    <w:p w14:paraId="6FAF25EE" w14:textId="77777777" w:rsidR="00501898" w:rsidRPr="0076075D" w:rsidRDefault="00136181">
      <w:pPr>
        <w:pStyle w:val="StyleHeading1Heading1ReportOnlyChapterHeading1ReportOnl"/>
        <w:rPr>
          <w:sz w:val="22"/>
          <w:szCs w:val="22"/>
        </w:rPr>
      </w:pPr>
      <w:bookmarkStart w:id="29" w:name="_Toc115266182"/>
      <w:r w:rsidRPr="0076075D">
        <w:rPr>
          <w:sz w:val="22"/>
          <w:szCs w:val="22"/>
        </w:rPr>
        <w:lastRenderedPageBreak/>
        <w:t>Các API kết nối</w:t>
      </w:r>
      <w:bookmarkEnd w:id="29"/>
    </w:p>
    <w:p w14:paraId="2D4F1DEA" w14:textId="77777777" w:rsidR="00501898" w:rsidRPr="0076075D" w:rsidRDefault="00136181">
      <w:pPr>
        <w:pStyle w:val="StyleHeading2l2H2h21TimesNewRoman14pt"/>
        <w:rPr>
          <w:sz w:val="22"/>
          <w:szCs w:val="22"/>
        </w:rPr>
      </w:pPr>
      <w:bookmarkStart w:id="30" w:name="_Toc115266183"/>
      <w:r w:rsidRPr="0076075D">
        <w:rPr>
          <w:sz w:val="22"/>
          <w:szCs w:val="22"/>
        </w:rPr>
        <w:t xml:space="preserve"> Các khái niệm chung</w:t>
      </w:r>
      <w:bookmarkEnd w:id="30"/>
      <w:r w:rsidRPr="0076075D">
        <w:rPr>
          <w:sz w:val="22"/>
          <w:szCs w:val="22"/>
        </w:rPr>
        <w:t xml:space="preserve">  </w:t>
      </w:r>
    </w:p>
    <w:p w14:paraId="4F3B56A0" w14:textId="77777777" w:rsidR="00501898" w:rsidRPr="0076075D" w:rsidRDefault="00136181">
      <w:pPr>
        <w:snapToGrid w:val="0"/>
        <w:ind w:left="0" w:firstLine="432"/>
        <w:jc w:val="both"/>
        <w:rPr>
          <w:sz w:val="22"/>
          <w:szCs w:val="22"/>
        </w:rPr>
      </w:pPr>
      <w:r w:rsidRPr="0076075D">
        <w:rPr>
          <w:sz w:val="22"/>
          <w:szCs w:val="22"/>
        </w:rPr>
        <w:t>Giải thích 1 request bao gồm</w:t>
      </w:r>
    </w:p>
    <w:p w14:paraId="32770FF1" w14:textId="77777777" w:rsidR="00501898" w:rsidRPr="0076075D" w:rsidRDefault="00136181">
      <w:pPr>
        <w:numPr>
          <w:ilvl w:val="0"/>
          <w:numId w:val="17"/>
        </w:numPr>
        <w:snapToGrid w:val="0"/>
        <w:jc w:val="both"/>
        <w:rPr>
          <w:sz w:val="22"/>
          <w:szCs w:val="22"/>
        </w:rPr>
      </w:pPr>
      <w:r w:rsidRPr="0076075D">
        <w:rPr>
          <w:b/>
          <w:sz w:val="22"/>
          <w:szCs w:val="22"/>
        </w:rPr>
        <w:t>Action:</w:t>
      </w:r>
      <w:r w:rsidRPr="0076075D">
        <w:rPr>
          <w:sz w:val="22"/>
          <w:szCs w:val="22"/>
        </w:rPr>
        <w:t xml:space="preserve"> Phương thức và hàm thực thi (Vị dụ: “</w:t>
      </w:r>
      <w:r w:rsidRPr="0076075D">
        <w:rPr>
          <w:color w:val="00B050"/>
          <w:sz w:val="22"/>
          <w:szCs w:val="22"/>
        </w:rPr>
        <w:t>/InvoiceAPI/InvoiceWS</w:t>
      </w:r>
      <w:r w:rsidRPr="0076075D">
        <w:rPr>
          <w:sz w:val="22"/>
          <w:szCs w:val="22"/>
        </w:rPr>
        <w:t>” phương thức POST).</w:t>
      </w:r>
    </w:p>
    <w:p w14:paraId="1CAB65E6" w14:textId="77777777" w:rsidR="00501898" w:rsidRPr="0076075D" w:rsidRDefault="00136181">
      <w:pPr>
        <w:numPr>
          <w:ilvl w:val="0"/>
          <w:numId w:val="17"/>
        </w:numPr>
        <w:snapToGrid w:val="0"/>
        <w:jc w:val="both"/>
        <w:rPr>
          <w:sz w:val="22"/>
          <w:szCs w:val="22"/>
        </w:rPr>
      </w:pPr>
      <w:r w:rsidRPr="0076075D">
        <w:rPr>
          <w:b/>
          <w:sz w:val="22"/>
          <w:szCs w:val="22"/>
        </w:rPr>
        <w:t xml:space="preserve">Content-Type: </w:t>
      </w:r>
      <w:r w:rsidRPr="0076075D">
        <w:rPr>
          <w:sz w:val="22"/>
          <w:szCs w:val="22"/>
        </w:rPr>
        <w:t>Kiểu thông tin request</w:t>
      </w:r>
    </w:p>
    <w:p w14:paraId="7670D7C2" w14:textId="77777777" w:rsidR="00501898" w:rsidRPr="0076075D" w:rsidRDefault="00136181">
      <w:pPr>
        <w:numPr>
          <w:ilvl w:val="0"/>
          <w:numId w:val="17"/>
        </w:numPr>
        <w:snapToGrid w:val="0"/>
        <w:jc w:val="both"/>
        <w:rPr>
          <w:sz w:val="22"/>
          <w:szCs w:val="22"/>
        </w:rPr>
      </w:pPr>
      <w:r w:rsidRPr="0076075D">
        <w:rPr>
          <w:b/>
          <w:sz w:val="22"/>
          <w:szCs w:val="22"/>
        </w:rPr>
        <w:t>Data:</w:t>
      </w:r>
      <w:r w:rsidRPr="0076075D">
        <w:rPr>
          <w:sz w:val="22"/>
          <w:szCs w:val="22"/>
        </w:rPr>
        <w:t xml:space="preserve"> định dạng dữ liệu truyền vào.</w:t>
      </w:r>
    </w:p>
    <w:p w14:paraId="621217F3" w14:textId="77777777" w:rsidR="00501898" w:rsidRPr="0076075D" w:rsidRDefault="00136181">
      <w:pPr>
        <w:numPr>
          <w:ilvl w:val="0"/>
          <w:numId w:val="17"/>
        </w:numPr>
        <w:jc w:val="both"/>
        <w:rPr>
          <w:color w:val="000000"/>
          <w:sz w:val="22"/>
          <w:szCs w:val="22"/>
        </w:rPr>
      </w:pPr>
      <w:r w:rsidRPr="0076075D">
        <w:rPr>
          <w:b/>
          <w:color w:val="000000"/>
          <w:sz w:val="22"/>
          <w:szCs w:val="22"/>
        </w:rPr>
        <w:t>Đầu ra webservice:</w:t>
      </w:r>
      <w:r w:rsidRPr="0076075D">
        <w:rPr>
          <w:color w:val="000000"/>
          <w:sz w:val="22"/>
          <w:szCs w:val="22"/>
        </w:rPr>
        <w:t xml:space="preserve"> Đối tượng Response mô tả trạng thái lỗi Webservice trả về và đối tượng dữ liệu Webservice trả về </w:t>
      </w:r>
    </w:p>
    <w:p w14:paraId="6B2DA376" w14:textId="77777777" w:rsidR="00501898" w:rsidRPr="0076075D" w:rsidRDefault="00136181">
      <w:pPr>
        <w:numPr>
          <w:ilvl w:val="0"/>
          <w:numId w:val="17"/>
        </w:numPr>
        <w:snapToGrid w:val="0"/>
        <w:jc w:val="both"/>
        <w:rPr>
          <w:b/>
          <w:sz w:val="22"/>
          <w:szCs w:val="22"/>
          <w:lang w:val="vi-VN"/>
        </w:rPr>
      </w:pPr>
      <w:r w:rsidRPr="0076075D">
        <w:rPr>
          <w:b/>
          <w:sz w:val="22"/>
          <w:szCs w:val="22"/>
        </w:rPr>
        <w:t>Thông</w:t>
      </w:r>
      <w:r w:rsidRPr="0076075D">
        <w:rPr>
          <w:b/>
          <w:sz w:val="22"/>
          <w:szCs w:val="22"/>
          <w:lang w:val="vi-VN"/>
        </w:rPr>
        <w:t xml:space="preserve"> tin hệ thống test </w:t>
      </w:r>
      <w:r w:rsidRPr="0076075D">
        <w:rPr>
          <w:sz w:val="22"/>
          <w:szCs w:val="22"/>
          <w:lang w:val="vi-VN"/>
        </w:rPr>
        <w:t>(Thực hiện test kết nối trên hệ thống test không test kết nối trên hệ thống thật)</w:t>
      </w:r>
    </w:p>
    <w:p w14:paraId="50E4CC12" w14:textId="77777777" w:rsidR="00501898" w:rsidRPr="0076075D" w:rsidRDefault="00136181">
      <w:pPr>
        <w:numPr>
          <w:ilvl w:val="0"/>
          <w:numId w:val="17"/>
        </w:numPr>
        <w:snapToGrid w:val="0"/>
        <w:jc w:val="both"/>
        <w:rPr>
          <w:b/>
          <w:sz w:val="22"/>
          <w:szCs w:val="22"/>
          <w:lang w:val="vi-VN"/>
        </w:rPr>
      </w:pPr>
      <w:r w:rsidRPr="0076075D">
        <w:rPr>
          <w:b/>
          <w:sz w:val="22"/>
          <w:szCs w:val="22"/>
          <w:lang w:val="vi-VN"/>
        </w:rPr>
        <w:t xml:space="preserve">Thông tin hệ thống tích hợp </w:t>
      </w:r>
    </w:p>
    <w:p w14:paraId="74759F16" w14:textId="77777777" w:rsidR="00501898" w:rsidRPr="0076075D" w:rsidRDefault="00136181">
      <w:pPr>
        <w:snapToGrid w:val="0"/>
        <w:ind w:left="0" w:firstLine="432"/>
        <w:jc w:val="both"/>
        <w:rPr>
          <w:snapToGrid/>
          <w:sz w:val="22"/>
          <w:szCs w:val="22"/>
          <w:lang w:val="vi-VN" w:eastAsia="vi-VN"/>
        </w:rPr>
      </w:pPr>
      <w:r w:rsidRPr="0076075D">
        <w:rPr>
          <w:sz w:val="22"/>
          <w:szCs w:val="22"/>
          <w:lang w:val="vi-VN"/>
        </w:rPr>
        <w:t xml:space="preserve">Link </w:t>
      </w:r>
      <w:r w:rsidRPr="0076075D">
        <w:rPr>
          <w:sz w:val="22"/>
          <w:szCs w:val="22"/>
          <w:lang w:val="nl-NL"/>
        </w:rPr>
        <w:t>web</w:t>
      </w:r>
      <w:r w:rsidRPr="0076075D">
        <w:rPr>
          <w:b/>
          <w:sz w:val="22"/>
          <w:szCs w:val="22"/>
          <w:lang w:val="vi-VN"/>
        </w:rPr>
        <w:t xml:space="preserve">: </w:t>
      </w:r>
      <w:hyperlink r:id="rId25" w:history="1">
        <w:r w:rsidRPr="0076075D">
          <w:rPr>
            <w:rStyle w:val="Hyperlink"/>
            <w:sz w:val="22"/>
            <w:szCs w:val="22"/>
            <w:lang w:val="nl-NL"/>
          </w:rPr>
          <w:t>https://vinvoice.viettel.vn</w:t>
        </w:r>
      </w:hyperlink>
    </w:p>
    <w:p w14:paraId="5F64F2F2" w14:textId="77777777" w:rsidR="00501898" w:rsidRPr="0076075D" w:rsidRDefault="00136181">
      <w:pPr>
        <w:snapToGrid w:val="0"/>
        <w:ind w:left="0" w:firstLine="432"/>
        <w:jc w:val="both"/>
        <w:rPr>
          <w:snapToGrid/>
          <w:sz w:val="22"/>
          <w:szCs w:val="22"/>
          <w:lang w:val="vi-VN" w:eastAsia="vi-VN"/>
        </w:rPr>
      </w:pPr>
      <w:r w:rsidRPr="0076075D">
        <w:rPr>
          <w:snapToGrid/>
          <w:sz w:val="22"/>
          <w:szCs w:val="22"/>
          <w:lang w:val="vi-VN" w:eastAsia="vi-VN"/>
        </w:rPr>
        <w:t xml:space="preserve">Link </w:t>
      </w:r>
      <w:r w:rsidRPr="0076075D">
        <w:rPr>
          <w:sz w:val="22"/>
          <w:szCs w:val="22"/>
        </w:rPr>
        <w:t>API</w:t>
      </w:r>
      <w:r w:rsidRPr="0076075D">
        <w:rPr>
          <w:snapToGrid/>
          <w:sz w:val="22"/>
          <w:szCs w:val="22"/>
          <w:lang w:val="vi-VN" w:eastAsia="vi-VN"/>
        </w:rPr>
        <w:t xml:space="preserve">: </w:t>
      </w:r>
      <w:hyperlink r:id="rId26" w:history="1">
        <w:r w:rsidRPr="0076075D">
          <w:rPr>
            <w:rStyle w:val="Hyperlink"/>
            <w:snapToGrid/>
            <w:sz w:val="22"/>
            <w:szCs w:val="22"/>
            <w:lang w:val="vi-VN" w:eastAsia="vi-VN"/>
          </w:rPr>
          <w:t>https://api-vinvoice.viettel.vn/services/einvoiceapplication/api/</w:t>
        </w:r>
      </w:hyperlink>
    </w:p>
    <w:p w14:paraId="3EC913BE" w14:textId="77777777" w:rsidR="00501898" w:rsidRPr="0076075D" w:rsidRDefault="00136181">
      <w:pPr>
        <w:numPr>
          <w:ilvl w:val="0"/>
          <w:numId w:val="17"/>
        </w:numPr>
        <w:snapToGrid w:val="0"/>
        <w:jc w:val="both"/>
        <w:rPr>
          <w:sz w:val="22"/>
          <w:szCs w:val="22"/>
        </w:rPr>
      </w:pPr>
      <w:r w:rsidRPr="0076075D">
        <w:rPr>
          <w:b/>
          <w:sz w:val="22"/>
          <w:szCs w:val="22"/>
          <w:lang w:val="vi-VN"/>
        </w:rPr>
        <w:t>Header xác thực:</w:t>
      </w:r>
      <w:r w:rsidRPr="0076075D">
        <w:rPr>
          <w:sz w:val="22"/>
          <w:szCs w:val="22"/>
          <w:lang w:val="vi-VN"/>
        </w:rPr>
        <w:t xml:space="preserve"> Header xác thực được gửi đi cùng mỗi request trong quá trình sử dụng. Xác thực bằng token sinh ra sau khi thực hiện gọi API login trong mục 5.5. Header cần truyền thêm thông tin Cookie có access_token dạng access_token=abc_def (Xem Vị dụ tại 5.5.</w:t>
      </w:r>
      <w:r w:rsidRPr="0076075D">
        <w:rPr>
          <w:sz w:val="22"/>
          <w:szCs w:val="22"/>
          <w:lang w:val="vi-VN"/>
        </w:rPr>
        <w:tab/>
      </w:r>
      <w:r w:rsidRPr="0076075D">
        <w:rPr>
          <w:sz w:val="22"/>
          <w:szCs w:val="22"/>
        </w:rPr>
        <w:t>Tiêu chuẩn bảo mật kết nối)</w:t>
      </w:r>
    </w:p>
    <w:p w14:paraId="43073418" w14:textId="77777777" w:rsidR="00501898" w:rsidRPr="0076075D" w:rsidRDefault="00136181">
      <w:pPr>
        <w:snapToGrid w:val="0"/>
        <w:ind w:left="0" w:firstLine="432"/>
        <w:jc w:val="both"/>
        <w:rPr>
          <w:b/>
          <w:sz w:val="22"/>
          <w:szCs w:val="22"/>
        </w:rPr>
      </w:pPr>
      <w:r w:rsidRPr="0076075D">
        <w:rPr>
          <w:b/>
          <w:sz w:val="22"/>
          <w:szCs w:val="22"/>
        </w:rPr>
        <w:t xml:space="preserve">C#: </w:t>
      </w:r>
    </w:p>
    <w:p w14:paraId="06664EEB" w14:textId="77777777" w:rsidR="00501898" w:rsidRPr="0076075D" w:rsidRDefault="00136181">
      <w:pPr>
        <w:snapToGrid w:val="0"/>
        <w:ind w:left="0" w:firstLine="432"/>
        <w:jc w:val="both"/>
        <w:rPr>
          <w:sz w:val="22"/>
          <w:szCs w:val="22"/>
        </w:rPr>
      </w:pPr>
      <w:r w:rsidRPr="0076075D">
        <w:rPr>
          <w:sz w:val="22"/>
          <w:szCs w:val="22"/>
        </w:rPr>
        <w:t>WebRequest request = WebRequest.Create(pzUrl);</w:t>
      </w:r>
    </w:p>
    <w:p w14:paraId="1DEE4AD1" w14:textId="77777777" w:rsidR="00501898" w:rsidRPr="0076075D" w:rsidRDefault="00136181">
      <w:pPr>
        <w:snapToGrid w:val="0"/>
        <w:ind w:left="0" w:firstLine="432"/>
        <w:jc w:val="both"/>
        <w:rPr>
          <w:sz w:val="22"/>
          <w:szCs w:val="22"/>
        </w:rPr>
      </w:pPr>
      <w:r w:rsidRPr="0076075D">
        <w:rPr>
          <w:sz w:val="22"/>
          <w:szCs w:val="22"/>
        </w:rPr>
        <w:t>request.Headers.Add("Cookie","access_token=abc_def");</w:t>
      </w:r>
    </w:p>
    <w:p w14:paraId="59B8E54D" w14:textId="77777777" w:rsidR="00501898" w:rsidRPr="0076075D" w:rsidRDefault="00136181">
      <w:pPr>
        <w:snapToGrid w:val="0"/>
        <w:ind w:left="0" w:firstLine="360"/>
        <w:jc w:val="both"/>
        <w:rPr>
          <w:b/>
          <w:sz w:val="22"/>
          <w:szCs w:val="22"/>
        </w:rPr>
      </w:pPr>
      <w:r w:rsidRPr="0076075D">
        <w:rPr>
          <w:b/>
          <w:sz w:val="22"/>
          <w:szCs w:val="22"/>
        </w:rPr>
        <w:t xml:space="preserve">Java: </w:t>
      </w:r>
    </w:p>
    <w:p w14:paraId="2541AFB6" w14:textId="77777777" w:rsidR="00501898" w:rsidRPr="0076075D" w:rsidRDefault="00136181">
      <w:pPr>
        <w:snapToGrid w:val="0"/>
        <w:ind w:left="0" w:firstLine="432"/>
        <w:jc w:val="both"/>
        <w:rPr>
          <w:sz w:val="22"/>
          <w:szCs w:val="22"/>
        </w:rPr>
      </w:pPr>
      <w:r w:rsidRPr="0076075D">
        <w:rPr>
          <w:sz w:val="22"/>
          <w:szCs w:val="22"/>
        </w:rPr>
        <w:t>String path = "url";</w:t>
      </w:r>
    </w:p>
    <w:p w14:paraId="63FEB2CE" w14:textId="77777777" w:rsidR="00501898" w:rsidRPr="0076075D" w:rsidRDefault="00136181">
      <w:pPr>
        <w:snapToGrid w:val="0"/>
        <w:ind w:left="0" w:firstLine="432"/>
        <w:jc w:val="both"/>
        <w:rPr>
          <w:sz w:val="22"/>
          <w:szCs w:val="22"/>
        </w:rPr>
      </w:pPr>
      <w:r w:rsidRPr="0076075D">
        <w:rPr>
          <w:sz w:val="22"/>
          <w:szCs w:val="22"/>
        </w:rPr>
        <w:t>HttpPost post = new HttpPost(path);</w:t>
      </w:r>
    </w:p>
    <w:p w14:paraId="3D1E72EF" w14:textId="77777777" w:rsidR="00501898" w:rsidRPr="0076075D" w:rsidRDefault="00136181">
      <w:pPr>
        <w:snapToGrid w:val="0"/>
        <w:ind w:left="0" w:firstLine="432"/>
        <w:jc w:val="both"/>
        <w:rPr>
          <w:sz w:val="22"/>
          <w:szCs w:val="22"/>
        </w:rPr>
      </w:pPr>
      <w:r w:rsidRPr="0076075D">
        <w:rPr>
          <w:sz w:val="22"/>
          <w:szCs w:val="22"/>
        </w:rPr>
        <w:t>post.</w:t>
      </w:r>
      <w:hyperlink r:id="rId27" w:history="1">
        <w:r w:rsidRPr="0076075D">
          <w:rPr>
            <w:sz w:val="22"/>
            <w:szCs w:val="22"/>
          </w:rPr>
          <w:t>setHeader</w:t>
        </w:r>
      </w:hyperlink>
      <w:r w:rsidRPr="0076075D">
        <w:rPr>
          <w:sz w:val="22"/>
          <w:szCs w:val="22"/>
        </w:rPr>
        <w:t>("Cookie", "access_token=abc_def");</w:t>
      </w:r>
    </w:p>
    <w:p w14:paraId="542C1C74" w14:textId="77777777" w:rsidR="00501898" w:rsidRPr="0076075D" w:rsidRDefault="00136181">
      <w:pPr>
        <w:numPr>
          <w:ilvl w:val="0"/>
          <w:numId w:val="17"/>
        </w:numPr>
        <w:snapToGrid w:val="0"/>
        <w:jc w:val="both"/>
        <w:rPr>
          <w:sz w:val="22"/>
          <w:szCs w:val="22"/>
        </w:rPr>
      </w:pPr>
      <w:r w:rsidRPr="0076075D">
        <w:rPr>
          <w:sz w:val="22"/>
          <w:szCs w:val="22"/>
        </w:rPr>
        <w:t>Header định dạng dữ liệu: Dữ liệu gửi lên Web service có thể là JSON, FormParam hay QueryParam</w:t>
      </w:r>
    </w:p>
    <w:p w14:paraId="3B4C81FB" w14:textId="77777777" w:rsidR="00501898" w:rsidRPr="0076075D" w:rsidRDefault="00136181">
      <w:pPr>
        <w:numPr>
          <w:ilvl w:val="1"/>
          <w:numId w:val="17"/>
        </w:numPr>
        <w:snapToGrid w:val="0"/>
        <w:jc w:val="both"/>
        <w:rPr>
          <w:sz w:val="22"/>
          <w:szCs w:val="22"/>
        </w:rPr>
      </w:pPr>
      <w:r w:rsidRPr="0076075D">
        <w:rPr>
          <w:sz w:val="22"/>
          <w:szCs w:val="22"/>
        </w:rPr>
        <w:t xml:space="preserve">Với JSON: Thêm header: </w:t>
      </w:r>
      <w:r w:rsidRPr="0076075D">
        <w:rPr>
          <w:color w:val="7030A0"/>
          <w:sz w:val="22"/>
          <w:szCs w:val="22"/>
        </w:rPr>
        <w:t>Content-Type: application/json</w:t>
      </w:r>
    </w:p>
    <w:p w14:paraId="01234CFC" w14:textId="77777777" w:rsidR="00501898" w:rsidRPr="0076075D" w:rsidRDefault="00136181">
      <w:pPr>
        <w:numPr>
          <w:ilvl w:val="1"/>
          <w:numId w:val="17"/>
        </w:numPr>
        <w:snapToGrid w:val="0"/>
        <w:jc w:val="both"/>
        <w:rPr>
          <w:sz w:val="22"/>
          <w:szCs w:val="22"/>
        </w:rPr>
      </w:pPr>
      <w:r w:rsidRPr="0076075D">
        <w:rPr>
          <w:sz w:val="22"/>
          <w:szCs w:val="22"/>
        </w:rPr>
        <w:t xml:space="preserve">Với FormParam: Thêm header: </w:t>
      </w:r>
      <w:r w:rsidRPr="0076075D">
        <w:rPr>
          <w:color w:val="7030A0"/>
          <w:sz w:val="22"/>
          <w:szCs w:val="22"/>
        </w:rPr>
        <w:t>Content-Type: application/x-www-form-urlencoded</w:t>
      </w:r>
    </w:p>
    <w:p w14:paraId="424D0802" w14:textId="77777777" w:rsidR="00501898" w:rsidRPr="0076075D" w:rsidRDefault="00136181">
      <w:pPr>
        <w:numPr>
          <w:ilvl w:val="1"/>
          <w:numId w:val="17"/>
        </w:numPr>
        <w:snapToGrid w:val="0"/>
        <w:jc w:val="both"/>
        <w:rPr>
          <w:sz w:val="22"/>
          <w:szCs w:val="22"/>
        </w:rPr>
      </w:pPr>
      <w:r w:rsidRPr="0076075D">
        <w:rPr>
          <w:sz w:val="22"/>
          <w:szCs w:val="22"/>
        </w:rPr>
        <w:t>Với QueryParam: Không cần header, tham số truyền vào qua URL</w:t>
      </w:r>
    </w:p>
    <w:p w14:paraId="203911DE" w14:textId="77777777" w:rsidR="00501898" w:rsidRPr="0076075D" w:rsidRDefault="00136181">
      <w:pPr>
        <w:numPr>
          <w:ilvl w:val="0"/>
          <w:numId w:val="17"/>
        </w:numPr>
        <w:snapToGrid w:val="0"/>
        <w:jc w:val="both"/>
        <w:rPr>
          <w:sz w:val="22"/>
          <w:szCs w:val="22"/>
          <w:lang w:val="fr-FR"/>
        </w:rPr>
      </w:pPr>
      <w:r w:rsidRPr="0076075D">
        <w:rPr>
          <w:sz w:val="22"/>
          <w:szCs w:val="22"/>
          <w:lang w:val="fr-FR"/>
        </w:rPr>
        <w:t>Dữ liệu trả về từ Web service là JSON</w:t>
      </w:r>
    </w:p>
    <w:p w14:paraId="486F281F" w14:textId="77777777" w:rsidR="00501898" w:rsidRPr="0076075D" w:rsidRDefault="00136181">
      <w:pPr>
        <w:numPr>
          <w:ilvl w:val="1"/>
          <w:numId w:val="17"/>
        </w:numPr>
        <w:snapToGrid w:val="0"/>
        <w:jc w:val="both"/>
        <w:rPr>
          <w:sz w:val="22"/>
          <w:szCs w:val="22"/>
        </w:rPr>
      </w:pPr>
      <w:r w:rsidRPr="0076075D">
        <w:rPr>
          <w:sz w:val="22"/>
          <w:szCs w:val="22"/>
        </w:rPr>
        <w:t xml:space="preserve">Để nhận về JSON: Thêm header: </w:t>
      </w:r>
      <w:r w:rsidRPr="0076075D">
        <w:rPr>
          <w:color w:val="7030A0"/>
          <w:sz w:val="22"/>
          <w:szCs w:val="22"/>
        </w:rPr>
        <w:t>Accept: application/json</w:t>
      </w:r>
    </w:p>
    <w:p w14:paraId="6B63091F" w14:textId="77777777" w:rsidR="00501898" w:rsidRPr="0076075D" w:rsidRDefault="00136181">
      <w:pPr>
        <w:snapToGrid w:val="0"/>
        <w:ind w:left="0"/>
        <w:jc w:val="both"/>
        <w:rPr>
          <w:sz w:val="22"/>
          <w:szCs w:val="22"/>
        </w:rPr>
      </w:pPr>
      <w:r w:rsidRPr="0076075D">
        <w:rPr>
          <w:b/>
          <w:sz w:val="22"/>
          <w:szCs w:val="22"/>
        </w:rPr>
        <w:t xml:space="preserve">Lưu ý: </w:t>
      </w:r>
      <w:r w:rsidRPr="0076075D">
        <w:rPr>
          <w:sz w:val="22"/>
          <w:szCs w:val="22"/>
        </w:rPr>
        <w:t xml:space="preserve">Do cần thời gian kết nối và thời gian xử lý yêu cầu nên kết quả trả về có thể phải chờ 1 khoảng thời gian </w:t>
      </w:r>
      <w:r w:rsidRPr="0076075D">
        <w:rPr>
          <w:sz w:val="22"/>
          <w:szCs w:val="22"/>
        </w:rPr>
        <w:lastRenderedPageBreak/>
        <w:t>(khuyến nghị để thời gian timeout khi gửi yêu cầu khoảng 60-90 giây)</w:t>
      </w:r>
    </w:p>
    <w:p w14:paraId="5161DEA0" w14:textId="77777777" w:rsidR="00501898" w:rsidRPr="0076075D" w:rsidRDefault="00136181">
      <w:pPr>
        <w:pStyle w:val="StyleHeading2l2H2h21TimesNewRoman14ptJustified"/>
        <w:rPr>
          <w:sz w:val="22"/>
          <w:szCs w:val="22"/>
        </w:rPr>
      </w:pPr>
      <w:r w:rsidRPr="0076075D">
        <w:rPr>
          <w:sz w:val="22"/>
          <w:szCs w:val="22"/>
        </w:rPr>
        <w:t xml:space="preserve"> </w:t>
      </w:r>
      <w:bookmarkStart w:id="31" w:name="_Toc115266184"/>
      <w:r w:rsidRPr="0076075D">
        <w:rPr>
          <w:sz w:val="22"/>
          <w:szCs w:val="22"/>
        </w:rPr>
        <w:t xml:space="preserve">Phát hành/thay thế/điều chỉnh hóa đơn cho CTS </w:t>
      </w:r>
      <w:bookmarkEnd w:id="31"/>
      <w:r w:rsidRPr="0076075D">
        <w:rPr>
          <w:sz w:val="22"/>
          <w:szCs w:val="22"/>
          <w:lang w:val="vi-VN"/>
        </w:rPr>
        <w:t>SERVER</w:t>
      </w:r>
    </w:p>
    <w:p w14:paraId="32A67D69" w14:textId="77777777" w:rsidR="00501898" w:rsidRPr="0076075D" w:rsidRDefault="00136181">
      <w:pPr>
        <w:jc w:val="both"/>
        <w:rPr>
          <w:b/>
          <w:sz w:val="22"/>
          <w:szCs w:val="22"/>
        </w:rPr>
      </w:pPr>
      <w:r w:rsidRPr="0076075D">
        <w:rPr>
          <w:b/>
          <w:sz w:val="22"/>
          <w:szCs w:val="22"/>
        </w:rPr>
        <w:t>* Quy tắc kiểm tra ngày lập hóa đơn:</w:t>
      </w:r>
    </w:p>
    <w:p w14:paraId="38260474" w14:textId="77777777" w:rsidR="00501898" w:rsidRPr="0076075D" w:rsidRDefault="00136181">
      <w:pPr>
        <w:rPr>
          <w:spacing w:val="2"/>
          <w:sz w:val="22"/>
          <w:szCs w:val="22"/>
          <w:shd w:val="clear" w:color="auto" w:fill="FFFFFF"/>
        </w:rPr>
      </w:pPr>
      <w:r w:rsidRPr="0076075D">
        <w:rPr>
          <w:spacing w:val="2"/>
          <w:sz w:val="22"/>
          <w:szCs w:val="22"/>
          <w:shd w:val="clear" w:color="auto" w:fill="FFFFFF"/>
        </w:rPr>
        <w:t xml:space="preserve">Hệ thống Hóa đơn điện tử SInvoice V2, phần Cấu hình chung liên quan ngày lập hóa đơn có 2 checkbox: </w:t>
      </w:r>
      <w:r w:rsidRPr="0076075D">
        <w:rPr>
          <w:color w:val="181D34"/>
          <w:spacing w:val="2"/>
          <w:sz w:val="22"/>
          <w:szCs w:val="22"/>
          <w:shd w:val="clear" w:color="auto" w:fill="FFFFFF"/>
        </w:rPr>
        <w:t>Cho phép ngày lập hóa đơn khác ngày hiện tại</w:t>
      </w:r>
      <w:r w:rsidRPr="0076075D">
        <w:rPr>
          <w:spacing w:val="2"/>
          <w:sz w:val="22"/>
          <w:szCs w:val="22"/>
          <w:shd w:val="clear" w:color="auto" w:fill="FFFFFF"/>
        </w:rPr>
        <w:t>, Tự động đặt giá trị cho ngày lập hóa đơn bằng ngày lập gần nhất.</w:t>
      </w:r>
    </w:p>
    <w:p w14:paraId="2585B1C8" w14:textId="77777777" w:rsidR="00501898" w:rsidRPr="0076075D" w:rsidRDefault="00136181">
      <w:pPr>
        <w:rPr>
          <w:spacing w:val="2"/>
          <w:sz w:val="22"/>
          <w:szCs w:val="22"/>
          <w:shd w:val="clear" w:color="auto" w:fill="FFFFFF"/>
        </w:rPr>
      </w:pPr>
      <w:r w:rsidRPr="0076075D">
        <w:rPr>
          <w:spacing w:val="2"/>
          <w:sz w:val="22"/>
          <w:szCs w:val="22"/>
          <w:shd w:val="clear" w:color="auto" w:fill="FFFFFF"/>
        </w:rPr>
        <w:t>Khi phát hành hóa đơn qua API, ngày lập hóa đơn sẽ bị ảnh hưởng khi người dùng tích chọn các checkbox này, xảy ra 4 trường hợp như mô tả sau:</w:t>
      </w:r>
    </w:p>
    <w:p w14:paraId="1501FEC1" w14:textId="77777777" w:rsidR="00501898" w:rsidRPr="0076075D" w:rsidRDefault="00136181">
      <w:pPr>
        <w:rPr>
          <w:b/>
          <w:snapToGrid/>
          <w:sz w:val="22"/>
          <w:szCs w:val="22"/>
        </w:rPr>
      </w:pPr>
      <w:r w:rsidRPr="0076075D">
        <w:rPr>
          <w:b/>
          <w:sz w:val="22"/>
          <w:szCs w:val="22"/>
        </w:rPr>
        <w:t>TH1: Không tích cả 2</w:t>
      </w:r>
    </w:p>
    <w:p w14:paraId="0896F554" w14:textId="77777777" w:rsidR="00501898" w:rsidRPr="0076075D" w:rsidRDefault="00136181">
      <w:pPr>
        <w:rPr>
          <w:sz w:val="22"/>
          <w:szCs w:val="22"/>
        </w:rPr>
      </w:pPr>
      <w:r w:rsidRPr="0076075D">
        <w:rPr>
          <w:sz w:val="22"/>
          <w:szCs w:val="22"/>
        </w:rPr>
        <w:t>- Ngày lập (invoiceIssuedDate) null: lấy ngày giờ hiện tại (sysdate)</w:t>
      </w:r>
    </w:p>
    <w:p w14:paraId="224E485F" w14:textId="77777777" w:rsidR="00501898" w:rsidRPr="0076075D" w:rsidRDefault="00136181">
      <w:pPr>
        <w:rPr>
          <w:sz w:val="22"/>
          <w:szCs w:val="22"/>
        </w:rPr>
      </w:pPr>
      <w:r w:rsidRPr="0076075D">
        <w:rPr>
          <w:sz w:val="22"/>
          <w:szCs w:val="22"/>
        </w:rPr>
        <w:t>- Ngày lập &lt; ngày lập của hóa đơn gần nhất: ngày lập không hợp lệ</w:t>
      </w:r>
    </w:p>
    <w:p w14:paraId="303B2879" w14:textId="77777777" w:rsidR="00501898" w:rsidRPr="0076075D" w:rsidRDefault="00136181">
      <w:pPr>
        <w:rPr>
          <w:sz w:val="22"/>
          <w:szCs w:val="22"/>
        </w:rPr>
      </w:pPr>
      <w:r w:rsidRPr="0076075D">
        <w:rPr>
          <w:sz w:val="22"/>
          <w:szCs w:val="22"/>
        </w:rPr>
        <w:t>- Ngày lập &gt;= ngày lập của hóa đơn gần nhất và &lt;= ngày hiện tại: ngày lập không hợp lệ</w:t>
      </w:r>
    </w:p>
    <w:p w14:paraId="688C7A21" w14:textId="77777777" w:rsidR="00501898" w:rsidRPr="0076075D" w:rsidRDefault="00136181">
      <w:pPr>
        <w:rPr>
          <w:sz w:val="22"/>
          <w:szCs w:val="22"/>
        </w:rPr>
      </w:pPr>
      <w:r w:rsidRPr="0076075D">
        <w:rPr>
          <w:sz w:val="22"/>
          <w:szCs w:val="22"/>
        </w:rPr>
        <w:t>- Ngày lập &gt; ngày hiện tại: lấy ngày truyền vào (không kiểm tra giờ)</w:t>
      </w:r>
    </w:p>
    <w:p w14:paraId="70362B76" w14:textId="77777777" w:rsidR="00501898" w:rsidRPr="0076075D" w:rsidRDefault="00136181">
      <w:pPr>
        <w:rPr>
          <w:b/>
          <w:sz w:val="22"/>
          <w:szCs w:val="22"/>
        </w:rPr>
      </w:pPr>
      <w:r w:rsidRPr="0076075D">
        <w:rPr>
          <w:b/>
          <w:sz w:val="22"/>
          <w:szCs w:val="22"/>
        </w:rPr>
        <w:t>TH2: Tích “</w:t>
      </w:r>
      <w:r w:rsidRPr="0076075D">
        <w:rPr>
          <w:b/>
          <w:spacing w:val="2"/>
          <w:sz w:val="22"/>
          <w:szCs w:val="22"/>
          <w:shd w:val="clear" w:color="auto" w:fill="FFFFFF"/>
        </w:rPr>
        <w:t>Cấu hình ngày ký là thời điểm hiện tại”</w:t>
      </w:r>
    </w:p>
    <w:p w14:paraId="692E4826" w14:textId="77777777" w:rsidR="00501898" w:rsidRPr="0076075D" w:rsidRDefault="00136181">
      <w:pPr>
        <w:rPr>
          <w:sz w:val="22"/>
          <w:szCs w:val="22"/>
        </w:rPr>
      </w:pPr>
      <w:r w:rsidRPr="0076075D">
        <w:rPr>
          <w:sz w:val="22"/>
          <w:szCs w:val="22"/>
        </w:rPr>
        <w:t>- Ngày lập (invoiceIssuedDate) null: lấy ngày giờ hiện tại (sysdate)</w:t>
      </w:r>
    </w:p>
    <w:p w14:paraId="2F92C46E" w14:textId="77777777" w:rsidR="00501898" w:rsidRPr="0076075D" w:rsidRDefault="00136181">
      <w:pPr>
        <w:rPr>
          <w:sz w:val="22"/>
          <w:szCs w:val="22"/>
        </w:rPr>
      </w:pPr>
      <w:r w:rsidRPr="0076075D">
        <w:rPr>
          <w:sz w:val="22"/>
          <w:szCs w:val="22"/>
        </w:rPr>
        <w:t xml:space="preserve">- Ngày lập &lt; ngày lập của hóa đơn gần nhất: lấy ngày của hóa đơn đã lập gần nhất </w:t>
      </w:r>
    </w:p>
    <w:p w14:paraId="2C8675A5" w14:textId="77777777" w:rsidR="00501898" w:rsidRPr="0076075D" w:rsidRDefault="00136181">
      <w:pPr>
        <w:rPr>
          <w:sz w:val="22"/>
          <w:szCs w:val="22"/>
        </w:rPr>
      </w:pPr>
      <w:r w:rsidRPr="0076075D">
        <w:rPr>
          <w:sz w:val="22"/>
          <w:szCs w:val="22"/>
        </w:rPr>
        <w:t xml:space="preserve">- Ngày lập &gt;= ngày lập của hóa đơn gần nhất và &lt;= ngày hiện tại: lấy ngày truyền vào </w:t>
      </w:r>
    </w:p>
    <w:p w14:paraId="3D5C11EF" w14:textId="77777777" w:rsidR="00501898" w:rsidRPr="0076075D" w:rsidRDefault="00136181">
      <w:pPr>
        <w:rPr>
          <w:sz w:val="22"/>
          <w:szCs w:val="22"/>
        </w:rPr>
      </w:pPr>
      <w:r w:rsidRPr="0076075D">
        <w:rPr>
          <w:sz w:val="22"/>
          <w:szCs w:val="22"/>
        </w:rPr>
        <w:t>- Ngày lập &gt; ngày hiện tại: ngày lập không hợp lệ</w:t>
      </w:r>
    </w:p>
    <w:p w14:paraId="1028D33F" w14:textId="77777777" w:rsidR="00501898" w:rsidRPr="0076075D" w:rsidRDefault="00136181">
      <w:pPr>
        <w:jc w:val="both"/>
        <w:rPr>
          <w:b/>
          <w:spacing w:val="2"/>
          <w:sz w:val="22"/>
          <w:szCs w:val="22"/>
          <w:shd w:val="clear" w:color="auto" w:fill="FFFFFF"/>
        </w:rPr>
      </w:pPr>
      <w:r w:rsidRPr="0076075D">
        <w:rPr>
          <w:b/>
          <w:sz w:val="22"/>
          <w:szCs w:val="22"/>
        </w:rPr>
        <w:t>TH3: Tích “</w:t>
      </w:r>
      <w:r w:rsidRPr="0076075D">
        <w:rPr>
          <w:b/>
          <w:spacing w:val="2"/>
          <w:sz w:val="22"/>
          <w:szCs w:val="22"/>
          <w:shd w:val="clear" w:color="auto" w:fill="FFFFFF"/>
        </w:rPr>
        <w:t>Tự động đặt giá trị cho ngày lập hóa đơn bằng ngày lập gần nhất”</w:t>
      </w:r>
    </w:p>
    <w:p w14:paraId="093CCE10" w14:textId="77777777" w:rsidR="00501898" w:rsidRPr="0076075D" w:rsidRDefault="00136181">
      <w:pPr>
        <w:rPr>
          <w:sz w:val="22"/>
          <w:szCs w:val="22"/>
        </w:rPr>
      </w:pPr>
      <w:r w:rsidRPr="0076075D">
        <w:rPr>
          <w:sz w:val="22"/>
          <w:szCs w:val="22"/>
        </w:rPr>
        <w:t>- Ngày lập (invoiceIssuedDate) null: lấy ngày giờ hiện tại (sysdate)</w:t>
      </w:r>
    </w:p>
    <w:p w14:paraId="7CB9FBCC" w14:textId="77777777" w:rsidR="00501898" w:rsidRPr="0076075D" w:rsidRDefault="00136181">
      <w:pPr>
        <w:rPr>
          <w:sz w:val="22"/>
          <w:szCs w:val="22"/>
        </w:rPr>
      </w:pPr>
      <w:r w:rsidRPr="0076075D">
        <w:rPr>
          <w:sz w:val="22"/>
          <w:szCs w:val="22"/>
        </w:rPr>
        <w:t>- Ngày lập &lt; ngày lập của hóa đơn gần nhất: ngày lập không hợp lệ</w:t>
      </w:r>
    </w:p>
    <w:p w14:paraId="05FDC5F6" w14:textId="77777777" w:rsidR="00501898" w:rsidRPr="0076075D" w:rsidRDefault="00136181">
      <w:pPr>
        <w:rPr>
          <w:sz w:val="22"/>
          <w:szCs w:val="22"/>
        </w:rPr>
      </w:pPr>
      <w:r w:rsidRPr="0076075D">
        <w:rPr>
          <w:sz w:val="22"/>
          <w:szCs w:val="22"/>
        </w:rPr>
        <w:t xml:space="preserve">- Ngày lập &gt;= ngày lập của hóa đơn gần nhất và &lt;= ngày hiện tại: lấy ngày truyền vào </w:t>
      </w:r>
    </w:p>
    <w:p w14:paraId="73A023CA" w14:textId="77777777" w:rsidR="00501898" w:rsidRPr="0076075D" w:rsidRDefault="00136181">
      <w:pPr>
        <w:rPr>
          <w:sz w:val="22"/>
          <w:szCs w:val="22"/>
        </w:rPr>
      </w:pPr>
      <w:r w:rsidRPr="0076075D">
        <w:rPr>
          <w:sz w:val="22"/>
          <w:szCs w:val="22"/>
        </w:rPr>
        <w:t>- Ngày lập &gt; ngày hiện tại: ngày lập không hợp lệ</w:t>
      </w:r>
    </w:p>
    <w:p w14:paraId="6189E9C7" w14:textId="77777777" w:rsidR="00501898" w:rsidRPr="0076075D" w:rsidRDefault="00136181">
      <w:pPr>
        <w:rPr>
          <w:b/>
          <w:sz w:val="22"/>
          <w:szCs w:val="22"/>
        </w:rPr>
      </w:pPr>
      <w:r w:rsidRPr="0076075D">
        <w:rPr>
          <w:b/>
          <w:sz w:val="22"/>
          <w:szCs w:val="22"/>
        </w:rPr>
        <w:t xml:space="preserve">TH4: Tích cả 2 </w:t>
      </w:r>
    </w:p>
    <w:p w14:paraId="02DA58A1" w14:textId="77777777" w:rsidR="00501898" w:rsidRPr="0076075D" w:rsidRDefault="00136181">
      <w:pPr>
        <w:rPr>
          <w:sz w:val="22"/>
          <w:szCs w:val="22"/>
        </w:rPr>
      </w:pPr>
      <w:r w:rsidRPr="0076075D">
        <w:rPr>
          <w:sz w:val="22"/>
          <w:szCs w:val="22"/>
        </w:rPr>
        <w:t>- Ngày lập (invoiceIssuedDate) null: lấy ngày giờ hiện tại (sysdate)</w:t>
      </w:r>
    </w:p>
    <w:p w14:paraId="0D86CA18" w14:textId="77777777" w:rsidR="00501898" w:rsidRPr="0076075D" w:rsidRDefault="00136181">
      <w:pPr>
        <w:rPr>
          <w:sz w:val="22"/>
          <w:szCs w:val="22"/>
        </w:rPr>
      </w:pPr>
      <w:r w:rsidRPr="0076075D">
        <w:rPr>
          <w:sz w:val="22"/>
          <w:szCs w:val="22"/>
        </w:rPr>
        <w:t xml:space="preserve">- Ngày lập &lt; ngày lập của hóa đơn gần nhất: lấy ngày của hóa đơn đã lập gần nhất </w:t>
      </w:r>
    </w:p>
    <w:p w14:paraId="0703B7A4" w14:textId="77777777" w:rsidR="00501898" w:rsidRPr="0076075D" w:rsidRDefault="00136181">
      <w:pPr>
        <w:rPr>
          <w:sz w:val="22"/>
          <w:szCs w:val="22"/>
        </w:rPr>
      </w:pPr>
      <w:r w:rsidRPr="0076075D">
        <w:rPr>
          <w:sz w:val="22"/>
          <w:szCs w:val="22"/>
        </w:rPr>
        <w:t xml:space="preserve">- Ngày lập &gt;= ngày lập của hóa đơn gần nhất và &lt;= ngày hiện tại:  lấy ngày truyền vào </w:t>
      </w:r>
    </w:p>
    <w:p w14:paraId="34A8CC8B" w14:textId="77777777" w:rsidR="00501898" w:rsidRPr="0076075D" w:rsidRDefault="00136181">
      <w:pPr>
        <w:rPr>
          <w:sz w:val="22"/>
          <w:szCs w:val="22"/>
        </w:rPr>
      </w:pPr>
      <w:r w:rsidRPr="0076075D">
        <w:rPr>
          <w:sz w:val="22"/>
          <w:szCs w:val="22"/>
        </w:rPr>
        <w:t>- Ngày lập &gt; ngày hiện tại: ngày lập không hợp lệ</w:t>
      </w:r>
    </w:p>
    <w:p w14:paraId="4ABBD2A7"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228D2890" w14:textId="77777777" w:rsidR="00501898" w:rsidRPr="0076075D" w:rsidRDefault="00136181">
      <w:pPr>
        <w:jc w:val="both"/>
        <w:rPr>
          <w:sz w:val="22"/>
          <w:szCs w:val="22"/>
        </w:rPr>
      </w:pPr>
      <w:r w:rsidRPr="0076075D">
        <w:rPr>
          <w:sz w:val="22"/>
          <w:szCs w:val="22"/>
        </w:rPr>
        <w:lastRenderedPageBreak/>
        <w:t>Webservice dùng chung trong các trường hợp lập hóa đơn gốc, lập hóa đơn điều chỉnh tiền, lập hóa đơn điều chỉnh thông tin, lập hóa đơn thay thế</w:t>
      </w:r>
    </w:p>
    <w:p w14:paraId="1C59D243"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color w:val="0070C0"/>
          <w:sz w:val="22"/>
          <w:szCs w:val="22"/>
        </w:rPr>
        <w:t>InvoiceAPI/InvoiceWS/createInvoice/{supplierTaxCode}</w:t>
      </w:r>
    </w:p>
    <w:p w14:paraId="3CE425CA" w14:textId="77777777" w:rsidR="00501898" w:rsidRPr="0076075D" w:rsidRDefault="00136181">
      <w:pPr>
        <w:numPr>
          <w:ilvl w:val="0"/>
          <w:numId w:val="17"/>
        </w:numPr>
        <w:jc w:val="both"/>
        <w:rPr>
          <w:sz w:val="22"/>
          <w:szCs w:val="22"/>
        </w:rPr>
      </w:pPr>
      <w:r w:rsidRPr="0076075D">
        <w:rPr>
          <w:sz w:val="22"/>
          <w:szCs w:val="22"/>
        </w:rPr>
        <w:t>Headers:</w:t>
      </w:r>
    </w:p>
    <w:p w14:paraId="178A7ADF" w14:textId="77777777" w:rsidR="00501898" w:rsidRPr="0076075D" w:rsidRDefault="00136181">
      <w:pPr>
        <w:snapToGrid w:val="0"/>
        <w:ind w:firstLine="176"/>
        <w:jc w:val="both"/>
        <w:rPr>
          <w:b/>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3698713D" w14:textId="77777777" w:rsidR="00501898" w:rsidRPr="0076075D" w:rsidRDefault="00136181">
      <w:pPr>
        <w:snapToGrid w:val="0"/>
        <w:ind w:firstLine="176"/>
        <w:jc w:val="both"/>
        <w:rPr>
          <w:sz w:val="22"/>
          <w:szCs w:val="22"/>
          <w:lang w:val="fr-FR"/>
        </w:rPr>
      </w:pPr>
      <w:r w:rsidRPr="0076075D">
        <w:rPr>
          <w:sz w:val="22"/>
          <w:szCs w:val="22"/>
          <w:lang w:val="fr-FR"/>
        </w:rPr>
        <w:t xml:space="preserve">+ Content-Type : application/json </w:t>
      </w:r>
    </w:p>
    <w:p w14:paraId="113CFBCB" w14:textId="77777777" w:rsidR="00501898" w:rsidRPr="0076075D" w:rsidRDefault="00501898">
      <w:pPr>
        <w:snapToGrid w:val="0"/>
        <w:ind w:firstLine="176"/>
        <w:jc w:val="both"/>
        <w:rPr>
          <w:sz w:val="22"/>
          <w:szCs w:val="22"/>
          <w:lang w:val="fr-FR"/>
        </w:rPr>
      </w:pPr>
    </w:p>
    <w:p w14:paraId="6B944AEC" w14:textId="77777777" w:rsidR="00501898" w:rsidRPr="0076075D" w:rsidRDefault="00501898">
      <w:pPr>
        <w:snapToGrid w:val="0"/>
        <w:ind w:firstLine="176"/>
        <w:jc w:val="both"/>
        <w:rPr>
          <w:sz w:val="22"/>
          <w:szCs w:val="22"/>
          <w:lang w:val="fr-FR"/>
        </w:rPr>
      </w:pP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449"/>
        <w:gridCol w:w="5063"/>
      </w:tblGrid>
      <w:tr w:rsidR="00501898" w:rsidRPr="0076075D" w14:paraId="1468E9C8" w14:textId="77777777">
        <w:trPr>
          <w:trHeight w:val="530"/>
        </w:trPr>
        <w:tc>
          <w:tcPr>
            <w:tcW w:w="1985" w:type="dxa"/>
            <w:shd w:val="clear" w:color="auto" w:fill="D9D9D9"/>
          </w:tcPr>
          <w:p w14:paraId="330B3812"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449" w:type="dxa"/>
            <w:shd w:val="clear" w:color="auto" w:fill="D9D9D9"/>
          </w:tcPr>
          <w:p w14:paraId="5072D996"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5063" w:type="dxa"/>
            <w:shd w:val="clear" w:color="auto" w:fill="D9D9D9"/>
          </w:tcPr>
          <w:p w14:paraId="61124188"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5E122392" w14:textId="77777777">
        <w:tc>
          <w:tcPr>
            <w:tcW w:w="1985" w:type="dxa"/>
          </w:tcPr>
          <w:p w14:paraId="17DD5C4D" w14:textId="77777777" w:rsidR="00501898" w:rsidRPr="0076075D" w:rsidRDefault="00136181">
            <w:pPr>
              <w:spacing w:before="0"/>
              <w:ind w:left="0"/>
              <w:jc w:val="both"/>
              <w:rPr>
                <w:sz w:val="22"/>
                <w:szCs w:val="22"/>
              </w:rPr>
            </w:pPr>
            <w:r w:rsidRPr="0076075D">
              <w:rPr>
                <w:sz w:val="22"/>
                <w:szCs w:val="22"/>
              </w:rPr>
              <w:t>supplierTaxCode</w:t>
            </w:r>
          </w:p>
        </w:tc>
        <w:tc>
          <w:tcPr>
            <w:tcW w:w="2449" w:type="dxa"/>
          </w:tcPr>
          <w:p w14:paraId="222AA3C2" w14:textId="77777777" w:rsidR="00501898" w:rsidRPr="0076075D" w:rsidRDefault="00136181">
            <w:pPr>
              <w:spacing w:before="0"/>
              <w:ind w:left="0"/>
              <w:jc w:val="both"/>
              <w:rPr>
                <w:sz w:val="22"/>
                <w:szCs w:val="22"/>
              </w:rPr>
            </w:pPr>
            <w:r w:rsidRPr="0076075D">
              <w:rPr>
                <w:sz w:val="22"/>
                <w:szCs w:val="22"/>
              </w:rPr>
              <w:t>Required: true</w:t>
            </w:r>
          </w:p>
          <w:p w14:paraId="58D8FC47" w14:textId="77777777" w:rsidR="00501898" w:rsidRPr="0076075D" w:rsidRDefault="00136181">
            <w:pPr>
              <w:spacing w:before="0"/>
              <w:ind w:left="0"/>
              <w:jc w:val="both"/>
              <w:rPr>
                <w:sz w:val="22"/>
                <w:szCs w:val="22"/>
              </w:rPr>
            </w:pPr>
            <w:r w:rsidRPr="0076075D">
              <w:rPr>
                <w:sz w:val="22"/>
                <w:szCs w:val="22"/>
              </w:rPr>
              <w:t>DataType: String</w:t>
            </w:r>
          </w:p>
          <w:p w14:paraId="17530F7B" w14:textId="77777777" w:rsidR="00501898" w:rsidRPr="0076075D" w:rsidRDefault="00136181">
            <w:pPr>
              <w:spacing w:before="0"/>
              <w:ind w:left="0"/>
              <w:jc w:val="both"/>
              <w:rPr>
                <w:sz w:val="22"/>
                <w:szCs w:val="22"/>
              </w:rPr>
            </w:pPr>
            <w:r w:rsidRPr="0076075D">
              <w:rPr>
                <w:sz w:val="22"/>
                <w:szCs w:val="22"/>
              </w:rPr>
              <w:t xml:space="preserve">Minlength: </w:t>
            </w:r>
          </w:p>
          <w:p w14:paraId="6885936F" w14:textId="77777777" w:rsidR="00501898" w:rsidRPr="0076075D" w:rsidRDefault="00136181">
            <w:pPr>
              <w:spacing w:before="0"/>
              <w:ind w:left="0"/>
              <w:jc w:val="both"/>
              <w:rPr>
                <w:sz w:val="22"/>
                <w:szCs w:val="22"/>
              </w:rPr>
            </w:pPr>
            <w:r w:rsidRPr="0076075D">
              <w:rPr>
                <w:sz w:val="22"/>
                <w:szCs w:val="22"/>
              </w:rPr>
              <w:t>Maxlength: 20</w:t>
            </w:r>
          </w:p>
          <w:p w14:paraId="6775FA8A" w14:textId="77777777" w:rsidR="00501898" w:rsidRPr="0076075D" w:rsidRDefault="00136181">
            <w:pPr>
              <w:spacing w:before="0"/>
              <w:ind w:left="0"/>
              <w:jc w:val="both"/>
              <w:rPr>
                <w:sz w:val="22"/>
                <w:szCs w:val="22"/>
              </w:rPr>
            </w:pPr>
            <w:r w:rsidRPr="0076075D">
              <w:rPr>
                <w:sz w:val="22"/>
                <w:szCs w:val="22"/>
              </w:rPr>
              <w:t xml:space="preserve">Format : </w:t>
            </w:r>
          </w:p>
        </w:tc>
        <w:tc>
          <w:tcPr>
            <w:tcW w:w="5063" w:type="dxa"/>
          </w:tcPr>
          <w:p w14:paraId="34196B95"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4E40F8BD" w14:textId="77777777" w:rsidR="00501898" w:rsidRPr="0076075D" w:rsidRDefault="00136181">
            <w:pPr>
              <w:spacing w:before="0"/>
              <w:ind w:left="0"/>
              <w:jc w:val="both"/>
              <w:rPr>
                <w:sz w:val="22"/>
                <w:szCs w:val="22"/>
              </w:rPr>
            </w:pPr>
            <w:r w:rsidRPr="0076075D">
              <w:rPr>
                <w:sz w:val="22"/>
                <w:szCs w:val="22"/>
              </w:rPr>
              <w:t xml:space="preserve">Mẫu 1: 0312770607 </w:t>
            </w:r>
          </w:p>
          <w:p w14:paraId="2D933AAF" w14:textId="77777777" w:rsidR="00501898" w:rsidRPr="0076075D" w:rsidRDefault="00136181">
            <w:pPr>
              <w:spacing w:before="0"/>
              <w:ind w:left="0"/>
              <w:jc w:val="both"/>
              <w:rPr>
                <w:sz w:val="22"/>
                <w:szCs w:val="22"/>
              </w:rPr>
            </w:pPr>
            <w:r w:rsidRPr="0076075D">
              <w:rPr>
                <w:sz w:val="22"/>
                <w:szCs w:val="22"/>
              </w:rPr>
              <w:t>Mẫu 2: 0312770607-001</w:t>
            </w:r>
          </w:p>
          <w:p w14:paraId="043F251E" w14:textId="77777777" w:rsidR="00501898" w:rsidRPr="0076075D" w:rsidRDefault="00136181">
            <w:pPr>
              <w:spacing w:before="0"/>
              <w:ind w:left="0"/>
              <w:jc w:val="both"/>
              <w:rPr>
                <w:sz w:val="22"/>
                <w:szCs w:val="22"/>
              </w:rPr>
            </w:pPr>
            <w:r w:rsidRPr="0076075D">
              <w:rPr>
                <w:sz w:val="22"/>
                <w:szCs w:val="22"/>
              </w:rPr>
              <w:t>Hệ thống sẽ dùng trường thông tin này để kiểm tra và lấy thông tin về mã số thuế của chi nhánh/doanh nghiệp.</w:t>
            </w:r>
          </w:p>
          <w:p w14:paraId="057FA5B3" w14:textId="77777777" w:rsidR="00501898" w:rsidRPr="0076075D" w:rsidRDefault="007C1895">
            <w:pPr>
              <w:spacing w:before="0"/>
              <w:ind w:left="0"/>
              <w:jc w:val="both"/>
              <w:rPr>
                <w:sz w:val="22"/>
                <w:szCs w:val="22"/>
              </w:rPr>
            </w:pPr>
            <w:hyperlink r:id="rId28" w:history="1">
              <w:r w:rsidR="00136181" w:rsidRPr="0076075D">
                <w:rPr>
                  <w:rStyle w:val="Hyperlink"/>
                  <w:sz w:val="22"/>
                  <w:szCs w:val="22"/>
                </w:rPr>
                <w:t>https://vi.wikipedia.org/wiki/Thu%E1%BA%BF_Vi%E1%BB%87t_Nam</w:t>
              </w:r>
            </w:hyperlink>
            <w:r w:rsidR="00136181" w:rsidRPr="0076075D">
              <w:rPr>
                <w:sz w:val="22"/>
                <w:szCs w:val="22"/>
              </w:rPr>
              <w:t xml:space="preserve"> </w:t>
            </w:r>
          </w:p>
          <w:p w14:paraId="0D04878B" w14:textId="77777777" w:rsidR="00501898" w:rsidRPr="0076075D" w:rsidRDefault="00136181">
            <w:pPr>
              <w:spacing w:before="0"/>
              <w:ind w:left="0"/>
              <w:jc w:val="both"/>
              <w:rPr>
                <w:sz w:val="22"/>
                <w:szCs w:val="22"/>
              </w:rPr>
            </w:pPr>
            <w:r w:rsidRPr="0076075D">
              <w:rPr>
                <w:sz w:val="22"/>
                <w:szCs w:val="22"/>
              </w:rPr>
              <w:t xml:space="preserve">Trong quá trình tích hợp nếu đơn vị sử dụng nhiều tài khoản của nhiều phòng ban để phát hành hóa đơn cùng lúc thì nên tách mỗi phòng ban 1 ký hiệu hóa đơn để sử dụng. </w:t>
            </w:r>
          </w:p>
          <w:p w14:paraId="01D085DD" w14:textId="77777777" w:rsidR="00501898" w:rsidRPr="0076075D" w:rsidRDefault="00136181">
            <w:pPr>
              <w:spacing w:before="0"/>
              <w:ind w:left="0"/>
              <w:jc w:val="both"/>
              <w:rPr>
                <w:sz w:val="22"/>
                <w:szCs w:val="22"/>
              </w:rPr>
            </w:pPr>
            <w:r w:rsidRPr="0076075D">
              <w:rPr>
                <w:sz w:val="22"/>
                <w:szCs w:val="22"/>
              </w:rPr>
              <w:t>Vị dụ:</w:t>
            </w:r>
          </w:p>
          <w:p w14:paraId="37AC22C3" w14:textId="77777777" w:rsidR="00501898" w:rsidRPr="0076075D" w:rsidRDefault="00136181">
            <w:pPr>
              <w:spacing w:before="0"/>
              <w:ind w:left="0"/>
              <w:jc w:val="both"/>
              <w:rPr>
                <w:sz w:val="22"/>
                <w:szCs w:val="22"/>
              </w:rPr>
            </w:pPr>
            <w:r w:rsidRPr="0076075D">
              <w:rPr>
                <w:sz w:val="22"/>
                <w:szCs w:val="22"/>
              </w:rPr>
              <w:t>+ Phòng kế toán dùng ký hiệu: C22TKT</w:t>
            </w:r>
          </w:p>
          <w:p w14:paraId="61BE6483" w14:textId="77777777" w:rsidR="00501898" w:rsidRPr="0076075D" w:rsidRDefault="00136181">
            <w:pPr>
              <w:spacing w:before="0"/>
              <w:ind w:left="0"/>
              <w:jc w:val="both"/>
              <w:rPr>
                <w:sz w:val="22"/>
                <w:szCs w:val="22"/>
              </w:rPr>
            </w:pPr>
            <w:r w:rsidRPr="0076075D">
              <w:rPr>
                <w:sz w:val="22"/>
                <w:szCs w:val="22"/>
              </w:rPr>
              <w:t>+ Phòng tổng hợp dùng ký hiệu: C22TTH</w:t>
            </w:r>
          </w:p>
          <w:p w14:paraId="6022E5FB" w14:textId="77777777" w:rsidR="00501898" w:rsidRPr="0076075D" w:rsidRDefault="00136181">
            <w:pPr>
              <w:spacing w:before="0"/>
              <w:ind w:left="0"/>
              <w:jc w:val="both"/>
              <w:rPr>
                <w:sz w:val="22"/>
                <w:szCs w:val="22"/>
              </w:rPr>
            </w:pPr>
            <w:r w:rsidRPr="0076075D">
              <w:rPr>
                <w:sz w:val="22"/>
                <w:szCs w:val="22"/>
              </w:rPr>
              <w:t>Ngoài ra có thể áp dụng phân tách ký hiệu hóa đơn theo user sử dụng</w:t>
            </w:r>
          </w:p>
          <w:p w14:paraId="35DDB9B5" w14:textId="77777777" w:rsidR="00501898" w:rsidRPr="0076075D" w:rsidRDefault="00136181">
            <w:pPr>
              <w:spacing w:before="0"/>
              <w:ind w:left="0"/>
              <w:jc w:val="both"/>
              <w:rPr>
                <w:sz w:val="22"/>
                <w:szCs w:val="22"/>
              </w:rPr>
            </w:pPr>
            <w:r w:rsidRPr="0076075D">
              <w:rPr>
                <w:sz w:val="22"/>
                <w:szCs w:val="22"/>
              </w:rPr>
              <w:t>Vị dụ:</w:t>
            </w:r>
          </w:p>
          <w:p w14:paraId="162A2155" w14:textId="77777777" w:rsidR="00501898" w:rsidRPr="0076075D" w:rsidRDefault="00136181">
            <w:pPr>
              <w:spacing w:before="0"/>
              <w:ind w:left="0"/>
              <w:jc w:val="both"/>
              <w:rPr>
                <w:sz w:val="22"/>
                <w:szCs w:val="22"/>
              </w:rPr>
            </w:pPr>
            <w:r w:rsidRPr="0076075D">
              <w:rPr>
                <w:sz w:val="22"/>
                <w:szCs w:val="22"/>
              </w:rPr>
              <w:t>+ Tài khoản A dùng ký hiệu C22TAA</w:t>
            </w:r>
          </w:p>
          <w:p w14:paraId="694D85C7" w14:textId="77777777" w:rsidR="00501898" w:rsidRPr="0076075D" w:rsidRDefault="00136181">
            <w:pPr>
              <w:spacing w:before="0"/>
              <w:ind w:left="0"/>
              <w:jc w:val="both"/>
              <w:rPr>
                <w:sz w:val="22"/>
                <w:szCs w:val="22"/>
              </w:rPr>
            </w:pPr>
            <w:r w:rsidRPr="0076075D">
              <w:rPr>
                <w:sz w:val="22"/>
                <w:szCs w:val="22"/>
              </w:rPr>
              <w:t>+ Tài khoản B dùng ký hiệu C22TBB</w:t>
            </w:r>
          </w:p>
        </w:tc>
      </w:tr>
      <w:tr w:rsidR="00501898" w:rsidRPr="0076075D" w14:paraId="54F2DE8D" w14:textId="77777777">
        <w:tc>
          <w:tcPr>
            <w:tcW w:w="1985" w:type="dxa"/>
          </w:tcPr>
          <w:p w14:paraId="78EB70AD" w14:textId="77777777" w:rsidR="00501898" w:rsidRPr="0076075D" w:rsidRDefault="00136181">
            <w:pPr>
              <w:spacing w:before="0"/>
              <w:ind w:left="0"/>
              <w:jc w:val="both"/>
              <w:rPr>
                <w:sz w:val="22"/>
                <w:szCs w:val="22"/>
              </w:rPr>
            </w:pPr>
            <w:r w:rsidRPr="0076075D">
              <w:rPr>
                <w:sz w:val="22"/>
                <w:szCs w:val="22"/>
              </w:rPr>
              <w:t>originalInvoiceType</w:t>
            </w:r>
          </w:p>
        </w:tc>
        <w:tc>
          <w:tcPr>
            <w:tcW w:w="2449" w:type="dxa"/>
          </w:tcPr>
          <w:p w14:paraId="7B4E987A" w14:textId="77777777" w:rsidR="00501898" w:rsidRPr="0076075D" w:rsidRDefault="00136181">
            <w:pPr>
              <w:spacing w:before="0"/>
              <w:ind w:left="0"/>
              <w:jc w:val="both"/>
              <w:rPr>
                <w:sz w:val="22"/>
                <w:szCs w:val="22"/>
                <w:lang w:val="vi-VN"/>
              </w:rPr>
            </w:pPr>
            <w:r w:rsidRPr="0076075D">
              <w:rPr>
                <w:sz w:val="22"/>
                <w:szCs w:val="22"/>
              </w:rPr>
              <w:t>Required:</w:t>
            </w:r>
            <w:r w:rsidRPr="0076075D">
              <w:rPr>
                <w:sz w:val="22"/>
                <w:szCs w:val="22"/>
                <w:lang w:val="vi-VN"/>
              </w:rPr>
              <w:t xml:space="preserve"> True</w:t>
            </w:r>
          </w:p>
          <w:p w14:paraId="113C7570" w14:textId="77777777" w:rsidR="00501898" w:rsidRPr="0076075D" w:rsidRDefault="00136181">
            <w:pPr>
              <w:spacing w:before="0"/>
              <w:ind w:left="0"/>
              <w:jc w:val="both"/>
              <w:rPr>
                <w:sz w:val="22"/>
                <w:szCs w:val="22"/>
              </w:rPr>
            </w:pPr>
            <w:r w:rsidRPr="0076075D">
              <w:rPr>
                <w:sz w:val="22"/>
                <w:szCs w:val="22"/>
              </w:rPr>
              <w:t>DataType: String</w:t>
            </w:r>
          </w:p>
          <w:p w14:paraId="5771F991" w14:textId="77777777" w:rsidR="00501898" w:rsidRPr="0076075D" w:rsidRDefault="00136181">
            <w:pPr>
              <w:spacing w:before="0"/>
              <w:ind w:left="0"/>
              <w:jc w:val="both"/>
              <w:rPr>
                <w:sz w:val="22"/>
                <w:szCs w:val="22"/>
              </w:rPr>
            </w:pPr>
            <w:r w:rsidRPr="0076075D">
              <w:rPr>
                <w:sz w:val="22"/>
                <w:szCs w:val="22"/>
              </w:rPr>
              <w:t>Minlength: N/A</w:t>
            </w:r>
          </w:p>
          <w:p w14:paraId="4A800C23" w14:textId="77777777" w:rsidR="00501898" w:rsidRPr="0076075D" w:rsidRDefault="00136181">
            <w:pPr>
              <w:spacing w:before="0"/>
              <w:ind w:left="0"/>
              <w:jc w:val="both"/>
              <w:rPr>
                <w:sz w:val="22"/>
                <w:szCs w:val="22"/>
              </w:rPr>
            </w:pPr>
            <w:r w:rsidRPr="0076075D">
              <w:rPr>
                <w:sz w:val="22"/>
                <w:szCs w:val="22"/>
              </w:rPr>
              <w:t xml:space="preserve">Maxlength: </w:t>
            </w:r>
          </w:p>
          <w:p w14:paraId="2D5E7A1A" w14:textId="77777777" w:rsidR="00501898" w:rsidRPr="0076075D" w:rsidRDefault="00136181">
            <w:pPr>
              <w:spacing w:before="0"/>
              <w:ind w:left="0"/>
              <w:jc w:val="both"/>
              <w:rPr>
                <w:sz w:val="22"/>
                <w:szCs w:val="22"/>
              </w:rPr>
            </w:pPr>
            <w:r w:rsidRPr="0076075D">
              <w:rPr>
                <w:sz w:val="22"/>
                <w:szCs w:val="22"/>
              </w:rPr>
              <w:lastRenderedPageBreak/>
              <w:t>Format:</w:t>
            </w:r>
          </w:p>
        </w:tc>
        <w:tc>
          <w:tcPr>
            <w:tcW w:w="5063" w:type="dxa"/>
          </w:tcPr>
          <w:p w14:paraId="1C7EF3B1" w14:textId="77777777" w:rsidR="00501898" w:rsidRPr="0076075D" w:rsidRDefault="00136181">
            <w:pPr>
              <w:spacing w:before="0"/>
              <w:ind w:left="41"/>
              <w:jc w:val="both"/>
              <w:rPr>
                <w:bCs/>
                <w:sz w:val="22"/>
                <w:szCs w:val="22"/>
              </w:rPr>
            </w:pPr>
            <w:r w:rsidRPr="0076075D">
              <w:rPr>
                <w:bCs/>
                <w:sz w:val="22"/>
                <w:szCs w:val="22"/>
              </w:rPr>
              <w:lastRenderedPageBreak/>
              <w:t>Loại hóa đơn gốc</w:t>
            </w:r>
          </w:p>
          <w:p w14:paraId="4D578246" w14:textId="77777777" w:rsidR="00501898" w:rsidRPr="0076075D" w:rsidRDefault="00136181">
            <w:pPr>
              <w:spacing w:before="0"/>
              <w:ind w:left="41"/>
              <w:jc w:val="both"/>
              <w:rPr>
                <w:bCs/>
                <w:sz w:val="22"/>
                <w:szCs w:val="22"/>
              </w:rPr>
            </w:pPr>
            <w:r w:rsidRPr="0076075D">
              <w:rPr>
                <w:bCs/>
                <w:sz w:val="22"/>
                <w:szCs w:val="22"/>
              </w:rPr>
              <w:t xml:space="preserve">Truyền giá trị số với ý nghĩa như sau </w:t>
            </w:r>
          </w:p>
          <w:p w14:paraId="312DA161" w14:textId="77777777" w:rsidR="00501898" w:rsidRPr="0076075D" w:rsidRDefault="00136181">
            <w:pPr>
              <w:spacing w:before="0"/>
              <w:ind w:left="41"/>
              <w:jc w:val="both"/>
              <w:rPr>
                <w:bCs/>
                <w:sz w:val="22"/>
                <w:szCs w:val="22"/>
              </w:rPr>
            </w:pPr>
            <w:r w:rsidRPr="0076075D">
              <w:rPr>
                <w:bCs/>
                <w:sz w:val="22"/>
                <w:szCs w:val="22"/>
              </w:rPr>
              <w:t xml:space="preserve">0- Không phải hóa đơn giấy/hóa đơn không tồn tại trên hệ thống </w:t>
            </w:r>
          </w:p>
          <w:p w14:paraId="3E94D9EF" w14:textId="77777777" w:rsidR="00501898" w:rsidRPr="0076075D" w:rsidRDefault="00136181">
            <w:pPr>
              <w:spacing w:before="0"/>
              <w:ind w:left="41"/>
              <w:jc w:val="both"/>
              <w:rPr>
                <w:bCs/>
                <w:sz w:val="22"/>
                <w:szCs w:val="22"/>
              </w:rPr>
            </w:pPr>
            <w:r w:rsidRPr="0076075D">
              <w:rPr>
                <w:bCs/>
                <w:sz w:val="22"/>
                <w:szCs w:val="22"/>
              </w:rPr>
              <w:lastRenderedPageBreak/>
              <w:t xml:space="preserve">1-Hóa đơn TT78 </w:t>
            </w:r>
          </w:p>
          <w:p w14:paraId="6F797B8A" w14:textId="77777777" w:rsidR="00501898" w:rsidRPr="0076075D" w:rsidRDefault="00136181">
            <w:pPr>
              <w:spacing w:before="0"/>
              <w:ind w:left="41"/>
              <w:jc w:val="both"/>
              <w:rPr>
                <w:bCs/>
                <w:sz w:val="22"/>
                <w:szCs w:val="22"/>
              </w:rPr>
            </w:pPr>
            <w:r w:rsidRPr="0076075D">
              <w:rPr>
                <w:bCs/>
                <w:sz w:val="22"/>
                <w:szCs w:val="22"/>
              </w:rPr>
              <w:t xml:space="preserve">2-Hóa đơn theo QĐ 1209 </w:t>
            </w:r>
          </w:p>
          <w:p w14:paraId="2285558B" w14:textId="77777777" w:rsidR="00501898" w:rsidRPr="0076075D" w:rsidRDefault="00136181">
            <w:pPr>
              <w:spacing w:before="0"/>
              <w:ind w:left="41"/>
              <w:jc w:val="both"/>
              <w:rPr>
                <w:bCs/>
                <w:sz w:val="22"/>
                <w:szCs w:val="22"/>
              </w:rPr>
            </w:pPr>
            <w:r w:rsidRPr="0076075D">
              <w:rPr>
                <w:bCs/>
                <w:sz w:val="22"/>
                <w:szCs w:val="22"/>
              </w:rPr>
              <w:t>3-Hóa đơn điện tử/giấy TT32</w:t>
            </w:r>
          </w:p>
          <w:p w14:paraId="702F8B70" w14:textId="77777777" w:rsidR="00501898" w:rsidRPr="0076075D" w:rsidRDefault="00136181">
            <w:pPr>
              <w:spacing w:before="0"/>
              <w:ind w:left="41"/>
              <w:jc w:val="both"/>
              <w:rPr>
                <w:bCs/>
                <w:sz w:val="22"/>
                <w:szCs w:val="22"/>
              </w:rPr>
            </w:pPr>
            <w:r w:rsidRPr="0076075D">
              <w:rPr>
                <w:bCs/>
                <w:sz w:val="22"/>
                <w:szCs w:val="22"/>
              </w:rPr>
              <w:t>4-Hóa đơn giấy TT 78</w:t>
            </w:r>
          </w:p>
          <w:p w14:paraId="6B052EA3" w14:textId="77777777" w:rsidR="00501898" w:rsidRPr="0076075D" w:rsidRDefault="00136181">
            <w:pPr>
              <w:ind w:left="0"/>
              <w:rPr>
                <w:bCs/>
                <w:sz w:val="22"/>
                <w:szCs w:val="22"/>
              </w:rPr>
            </w:pPr>
            <w:r w:rsidRPr="0076075D">
              <w:rPr>
                <w:bCs/>
                <w:color w:val="FF0000"/>
                <w:sz w:val="22"/>
                <w:szCs w:val="22"/>
              </w:rPr>
              <w:t>Chú ý</w:t>
            </w:r>
            <w:r w:rsidRPr="0076075D">
              <w:rPr>
                <w:bCs/>
                <w:sz w:val="22"/>
                <w:szCs w:val="22"/>
              </w:rPr>
              <w:t xml:space="preserve">: </w:t>
            </w:r>
          </w:p>
          <w:p w14:paraId="40DB133C" w14:textId="77777777" w:rsidR="00501898" w:rsidRPr="0076075D" w:rsidRDefault="00136181">
            <w:pPr>
              <w:ind w:left="0"/>
              <w:rPr>
                <w:sz w:val="22"/>
                <w:szCs w:val="22"/>
              </w:rPr>
            </w:pPr>
            <w:r w:rsidRPr="0076075D">
              <w:rPr>
                <w:sz w:val="22"/>
                <w:szCs w:val="22"/>
                <w:lang w:val="vi-VN"/>
              </w:rPr>
              <w:t xml:space="preserve">- </w:t>
            </w:r>
            <w:r w:rsidRPr="0076075D">
              <w:rPr>
                <w:sz w:val="22"/>
                <w:szCs w:val="22"/>
              </w:rPr>
              <w:t xml:space="preserve">Trường hợp thẻ originalInvoiceType không truyền hoặc truyền giá trị rỗng/0 thì không bắt buộc truyền thẻ originalTemplateCode, hệ thống xác thực thông tin khi lập hóa đơn như hiện trạng. </w:t>
            </w:r>
          </w:p>
          <w:p w14:paraId="2F7DAD8E" w14:textId="77777777" w:rsidR="00501898" w:rsidRPr="0076075D" w:rsidRDefault="00136181">
            <w:pPr>
              <w:ind w:left="76"/>
              <w:rPr>
                <w:sz w:val="22"/>
                <w:szCs w:val="22"/>
              </w:rPr>
            </w:pPr>
            <w:r w:rsidRPr="0076075D">
              <w:rPr>
                <w:sz w:val="22"/>
                <w:szCs w:val="22"/>
              </w:rPr>
              <w:t>-</w:t>
            </w:r>
            <w:r w:rsidRPr="0076075D">
              <w:rPr>
                <w:sz w:val="22"/>
                <w:szCs w:val="22"/>
                <w:lang w:val="vi-VN"/>
              </w:rPr>
              <w:t xml:space="preserve"> </w:t>
            </w:r>
            <w:r w:rsidRPr="0076075D">
              <w:rPr>
                <w:sz w:val="22"/>
                <w:szCs w:val="22"/>
              </w:rPr>
              <w:t xml:space="preserve">Trường hợp thẻ originalInvoiceType truyền giá trị 1, 2, 3 hoặc 4 thì </w:t>
            </w:r>
          </w:p>
          <w:p w14:paraId="0377E261" w14:textId="77777777" w:rsidR="00501898" w:rsidRPr="0076075D" w:rsidRDefault="00136181">
            <w:pPr>
              <w:ind w:left="76"/>
              <w:rPr>
                <w:sz w:val="22"/>
                <w:szCs w:val="22"/>
              </w:rPr>
            </w:pPr>
            <w:r w:rsidRPr="0076075D">
              <w:rPr>
                <w:sz w:val="22"/>
                <w:szCs w:val="22"/>
              </w:rPr>
              <w:t>+</w:t>
            </w:r>
            <w:r w:rsidRPr="0076075D">
              <w:rPr>
                <w:sz w:val="22"/>
                <w:szCs w:val="22"/>
                <w:lang w:val="vi-VN"/>
              </w:rPr>
              <w:t xml:space="preserve"> </w:t>
            </w:r>
            <w:r w:rsidRPr="0076075D">
              <w:rPr>
                <w:sz w:val="22"/>
                <w:szCs w:val="22"/>
              </w:rPr>
              <w:t xml:space="preserve">Bắt buộc phải truyền thẻ originalTemplateCode, quy tắc xác thực thẻ này tương tự như thẻ templateCode hiện tại. </w:t>
            </w:r>
          </w:p>
          <w:p w14:paraId="293442C9" w14:textId="77777777" w:rsidR="00501898" w:rsidRPr="0076075D" w:rsidRDefault="00136181">
            <w:pPr>
              <w:spacing w:before="0"/>
              <w:ind w:left="41"/>
              <w:jc w:val="both"/>
              <w:rPr>
                <w:bCs/>
                <w:sz w:val="22"/>
                <w:szCs w:val="22"/>
              </w:rPr>
            </w:pPr>
            <w:r w:rsidRPr="0076075D">
              <w:rPr>
                <w:sz w:val="22"/>
                <w:szCs w:val="22"/>
              </w:rPr>
              <w:t xml:space="preserve"> +</w:t>
            </w:r>
            <w:r w:rsidRPr="0076075D">
              <w:rPr>
                <w:sz w:val="22"/>
                <w:szCs w:val="22"/>
                <w:lang w:val="vi-VN"/>
              </w:rPr>
              <w:t xml:space="preserve"> </w:t>
            </w:r>
            <w:r w:rsidRPr="0076075D">
              <w:rPr>
                <w:sz w:val="22"/>
                <w:szCs w:val="22"/>
              </w:rPr>
              <w:t xml:space="preserve">Khi lập hóa đơn, hệ thống </w:t>
            </w:r>
            <w:r w:rsidRPr="0076075D">
              <w:rPr>
                <w:b/>
                <w:bCs/>
                <w:sz w:val="22"/>
                <w:szCs w:val="22"/>
              </w:rPr>
              <w:t>không kiểm tra tính tồn tại</w:t>
            </w:r>
            <w:r w:rsidRPr="0076075D">
              <w:rPr>
                <w:sz w:val="22"/>
                <w:szCs w:val="22"/>
              </w:rPr>
              <w:t xml:space="preserve"> của hóa đơn gốc trên hệ thống, các quy tắc xác thực khác giữ nguyên hiện trạng</w:t>
            </w:r>
          </w:p>
        </w:tc>
      </w:tr>
      <w:tr w:rsidR="00501898" w:rsidRPr="0076075D" w14:paraId="48148268" w14:textId="77777777">
        <w:tc>
          <w:tcPr>
            <w:tcW w:w="1985" w:type="dxa"/>
          </w:tcPr>
          <w:p w14:paraId="0450B6A5" w14:textId="77777777" w:rsidR="00501898" w:rsidRPr="0076075D" w:rsidRDefault="00136181">
            <w:pPr>
              <w:spacing w:before="0"/>
              <w:ind w:left="0"/>
              <w:jc w:val="both"/>
              <w:rPr>
                <w:sz w:val="22"/>
                <w:szCs w:val="22"/>
              </w:rPr>
            </w:pPr>
            <w:r w:rsidRPr="0076075D">
              <w:rPr>
                <w:sz w:val="22"/>
                <w:szCs w:val="22"/>
              </w:rPr>
              <w:lastRenderedPageBreak/>
              <w:t>originalTemplateCode</w:t>
            </w:r>
          </w:p>
        </w:tc>
        <w:tc>
          <w:tcPr>
            <w:tcW w:w="2449" w:type="dxa"/>
          </w:tcPr>
          <w:p w14:paraId="277B8F3E" w14:textId="77777777" w:rsidR="00501898" w:rsidRPr="0076075D" w:rsidRDefault="00136181">
            <w:pPr>
              <w:spacing w:before="0"/>
              <w:ind w:left="0"/>
              <w:jc w:val="both"/>
              <w:rPr>
                <w:sz w:val="22"/>
                <w:szCs w:val="22"/>
              </w:rPr>
            </w:pPr>
            <w:r w:rsidRPr="0076075D">
              <w:rPr>
                <w:sz w:val="22"/>
                <w:szCs w:val="22"/>
              </w:rPr>
              <w:t xml:space="preserve">Required: </w:t>
            </w:r>
          </w:p>
          <w:p w14:paraId="4A32F2F2" w14:textId="77777777" w:rsidR="00501898" w:rsidRPr="0076075D" w:rsidRDefault="00136181">
            <w:pPr>
              <w:spacing w:before="0"/>
              <w:ind w:left="0"/>
              <w:jc w:val="both"/>
              <w:rPr>
                <w:sz w:val="22"/>
                <w:szCs w:val="22"/>
              </w:rPr>
            </w:pPr>
            <w:r w:rsidRPr="0076075D">
              <w:rPr>
                <w:sz w:val="22"/>
                <w:szCs w:val="22"/>
              </w:rPr>
              <w:t>DataType: String</w:t>
            </w:r>
          </w:p>
          <w:p w14:paraId="1F9F1B50" w14:textId="77777777" w:rsidR="00501898" w:rsidRPr="0076075D" w:rsidRDefault="00136181">
            <w:pPr>
              <w:spacing w:before="0"/>
              <w:ind w:left="0"/>
              <w:jc w:val="both"/>
              <w:rPr>
                <w:sz w:val="22"/>
                <w:szCs w:val="22"/>
              </w:rPr>
            </w:pPr>
            <w:r w:rsidRPr="0076075D">
              <w:rPr>
                <w:sz w:val="22"/>
                <w:szCs w:val="22"/>
              </w:rPr>
              <w:t>Minlength: N/A</w:t>
            </w:r>
          </w:p>
          <w:p w14:paraId="35E78708" w14:textId="77777777" w:rsidR="00501898" w:rsidRPr="0076075D" w:rsidRDefault="00136181">
            <w:pPr>
              <w:spacing w:before="0"/>
              <w:ind w:left="0"/>
              <w:jc w:val="both"/>
              <w:rPr>
                <w:sz w:val="22"/>
                <w:szCs w:val="22"/>
              </w:rPr>
            </w:pPr>
            <w:r w:rsidRPr="0076075D">
              <w:rPr>
                <w:sz w:val="22"/>
                <w:szCs w:val="22"/>
              </w:rPr>
              <w:t>Maxlength: 20</w:t>
            </w:r>
          </w:p>
          <w:p w14:paraId="0E3415E0" w14:textId="77777777" w:rsidR="00501898" w:rsidRPr="0076075D" w:rsidRDefault="00136181">
            <w:pPr>
              <w:spacing w:before="0"/>
              <w:ind w:left="0"/>
              <w:jc w:val="both"/>
              <w:rPr>
                <w:sz w:val="22"/>
                <w:szCs w:val="22"/>
              </w:rPr>
            </w:pPr>
            <w:r w:rsidRPr="0076075D">
              <w:rPr>
                <w:sz w:val="22"/>
                <w:szCs w:val="22"/>
              </w:rPr>
              <w:t>Format:</w:t>
            </w:r>
          </w:p>
        </w:tc>
        <w:tc>
          <w:tcPr>
            <w:tcW w:w="5063" w:type="dxa"/>
          </w:tcPr>
          <w:p w14:paraId="7F37EF4A" w14:textId="77777777" w:rsidR="00501898" w:rsidRPr="0076075D" w:rsidRDefault="00136181">
            <w:pPr>
              <w:spacing w:before="0"/>
              <w:ind w:left="41"/>
              <w:jc w:val="both"/>
              <w:rPr>
                <w:bCs/>
                <w:sz w:val="22"/>
                <w:szCs w:val="22"/>
                <w:lang w:val="fr-FR"/>
              </w:rPr>
            </w:pPr>
            <w:r w:rsidRPr="0076075D">
              <w:rPr>
                <w:bCs/>
                <w:sz w:val="22"/>
                <w:szCs w:val="22"/>
                <w:lang w:val="fr-FR"/>
              </w:rPr>
              <w:t>Bắt buộc truyền nếu originalInvoiceType là 1, 2, 3 hoặc 4</w:t>
            </w:r>
          </w:p>
          <w:p w14:paraId="1FE3DD93" w14:textId="77777777" w:rsidR="00501898" w:rsidRPr="0076075D" w:rsidRDefault="00136181">
            <w:pPr>
              <w:spacing w:before="0"/>
              <w:ind w:left="41"/>
              <w:jc w:val="both"/>
              <w:rPr>
                <w:bCs/>
                <w:sz w:val="22"/>
                <w:szCs w:val="22"/>
                <w:lang w:val="vi-VN"/>
              </w:rPr>
            </w:pPr>
            <w:r w:rsidRPr="0076075D">
              <w:rPr>
                <w:bCs/>
                <w:sz w:val="22"/>
                <w:szCs w:val="22"/>
                <w:lang w:val="vi-VN"/>
              </w:rPr>
              <w:t>Ví dụ mẫu TT32: 01GTKT0/001</w:t>
            </w:r>
          </w:p>
          <w:p w14:paraId="03B81544" w14:textId="77777777" w:rsidR="00501898" w:rsidRPr="0076075D" w:rsidRDefault="00136181">
            <w:pPr>
              <w:spacing w:before="0"/>
              <w:ind w:left="41"/>
              <w:jc w:val="both"/>
              <w:rPr>
                <w:bCs/>
                <w:sz w:val="22"/>
                <w:szCs w:val="22"/>
                <w:lang w:val="vi-VN"/>
              </w:rPr>
            </w:pPr>
            <w:r w:rsidRPr="0076075D">
              <w:rPr>
                <w:bCs/>
                <w:sz w:val="22"/>
                <w:szCs w:val="22"/>
                <w:lang w:val="vi-VN"/>
              </w:rPr>
              <w:t>Ví dụ mẫu TT78: 1/0224</w:t>
            </w:r>
          </w:p>
        </w:tc>
      </w:tr>
    </w:tbl>
    <w:p w14:paraId="55DBAC2B" w14:textId="77777777" w:rsidR="00501898" w:rsidRPr="0076075D" w:rsidRDefault="00136181">
      <w:pPr>
        <w:numPr>
          <w:ilvl w:val="0"/>
          <w:numId w:val="17"/>
        </w:numPr>
        <w:snapToGrid w:val="0"/>
        <w:jc w:val="both"/>
        <w:rPr>
          <w:sz w:val="22"/>
          <w:szCs w:val="22"/>
        </w:rPr>
      </w:pPr>
      <w:r w:rsidRPr="0076075D">
        <w:rPr>
          <w:sz w:val="22"/>
          <w:szCs w:val="22"/>
        </w:rPr>
        <w:t>Data: Dữ liệu mẫu lập hóa đơn (</w:t>
      </w:r>
      <w:r w:rsidRPr="0076075D">
        <w:rPr>
          <w:b/>
          <w:sz w:val="22"/>
          <w:szCs w:val="22"/>
        </w:rPr>
        <w:t>Chi tiết các đối tượng xem từng mục nhỏ trong phần 6</w:t>
      </w:r>
      <w:r w:rsidRPr="0076075D">
        <w:rPr>
          <w:sz w:val="22"/>
          <w:szCs w:val="22"/>
        </w:rPr>
        <w:t>)</w:t>
      </w:r>
    </w:p>
    <w:p w14:paraId="6768C609"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w:t>
      </w:r>
    </w:p>
    <w:p w14:paraId="39822DFF"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"generalInvoiceInfo":{ //Thông tin chung của hóa đơn</w:t>
      </w:r>
    </w:p>
    <w:p w14:paraId="522B6A99"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66A55D0D"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"buyerInfo":{      //thông tin người bán</w:t>
      </w:r>
    </w:p>
    <w:p w14:paraId="70EFA405"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34744E07"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"sellerInfo":{      //thông tin người mua</w:t>
      </w:r>
    </w:p>
    <w:p w14:paraId="6CE21FE8"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39EEFE6B"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"payments":[</w:t>
      </w:r>
      <w:r w:rsidRPr="0076075D">
        <w:rPr>
          <w:b/>
          <w:bCs/>
          <w:snapToGrid/>
          <w:color w:val="525252"/>
          <w:sz w:val="22"/>
          <w:szCs w:val="22"/>
        </w:rPr>
        <w:tab/>
        <w:t xml:space="preserve">//thông tin thanh toán      </w:t>
      </w:r>
    </w:p>
    <w:p w14:paraId="20A32185"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2D49AC35"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"itemInfo":[      //thông tin hàng hóa</w:t>
      </w:r>
    </w:p>
    <w:p w14:paraId="7E602C44"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   </w:t>
      </w:r>
    </w:p>
    <w:p w14:paraId="4A8F23B0"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"metadata":[</w:t>
      </w:r>
      <w:r w:rsidRPr="0076075D">
        <w:rPr>
          <w:b/>
          <w:bCs/>
          <w:snapToGrid/>
          <w:color w:val="525252"/>
          <w:sz w:val="22"/>
          <w:szCs w:val="22"/>
        </w:rPr>
        <w:tab/>
        <w:t>//thông tin trường động</w:t>
      </w:r>
    </w:p>
    <w:p w14:paraId="705901DC"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21A9367B"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color w:val="1F497D"/>
          <w:sz w:val="22"/>
          <w:szCs w:val="22"/>
        </w:rPr>
        <w:t>   "</w:t>
      </w:r>
      <w:r w:rsidRPr="0076075D">
        <w:rPr>
          <w:b/>
          <w:bCs/>
          <w:snapToGrid/>
          <w:color w:val="525252"/>
          <w:sz w:val="22"/>
          <w:szCs w:val="22"/>
        </w:rPr>
        <w:t xml:space="preserve">meterReading": </w:t>
      </w:r>
      <w:r w:rsidRPr="0076075D">
        <w:rPr>
          <w:b/>
          <w:bCs/>
          <w:snapToGrid/>
          <w:color w:val="525252"/>
          <w:sz w:val="22"/>
          <w:szCs w:val="22"/>
        </w:rPr>
        <w:tab/>
        <w:t>//thông tin đặc biệt dành cho hóa đơn điện nước</w:t>
      </w:r>
    </w:p>
    <w:p w14:paraId="739BD357"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3C079576"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"summarizeInfo":{</w:t>
      </w:r>
      <w:r w:rsidRPr="0076075D">
        <w:rPr>
          <w:b/>
          <w:bCs/>
          <w:snapToGrid/>
          <w:color w:val="525252"/>
          <w:sz w:val="22"/>
          <w:szCs w:val="22"/>
        </w:rPr>
        <w:tab/>
        <w:t>//thông tin tổng hợp tiền của hóa đơn</w:t>
      </w:r>
    </w:p>
    <w:p w14:paraId="09FD963A"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6078F80C"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"taxBreakdowns":[</w:t>
      </w:r>
      <w:r w:rsidRPr="0076075D">
        <w:rPr>
          <w:b/>
          <w:bCs/>
          <w:snapToGrid/>
          <w:color w:val="525252"/>
          <w:sz w:val="22"/>
          <w:szCs w:val="22"/>
        </w:rPr>
        <w:tab/>
        <w:t>//thông tin gom nhóm tiền hóa đơn theo thuế suất</w:t>
      </w:r>
    </w:p>
    <w:p w14:paraId="1BD0E16B" w14:textId="77777777" w:rsidR="00501898" w:rsidRPr="0076075D" w:rsidRDefault="00136181">
      <w:pPr>
        <w:widowControl/>
        <w:shd w:val="clear" w:color="auto" w:fill="DBE5F1"/>
        <w:spacing w:before="0" w:line="240" w:lineRule="auto"/>
        <w:ind w:left="0"/>
        <w:jc w:val="both"/>
        <w:rPr>
          <w:b/>
          <w:bCs/>
          <w:snapToGrid/>
          <w:color w:val="525252"/>
          <w:sz w:val="22"/>
          <w:szCs w:val="22"/>
        </w:rPr>
      </w:pPr>
      <w:r w:rsidRPr="0076075D">
        <w:rPr>
          <w:b/>
          <w:bCs/>
          <w:snapToGrid/>
          <w:color w:val="525252"/>
          <w:sz w:val="22"/>
          <w:szCs w:val="22"/>
        </w:rPr>
        <w:t xml:space="preserve">   ]</w:t>
      </w:r>
    </w:p>
    <w:p w14:paraId="37647F6B" w14:textId="77777777" w:rsidR="00501898" w:rsidRPr="0076075D" w:rsidRDefault="00136181">
      <w:pPr>
        <w:widowControl/>
        <w:shd w:val="clear" w:color="auto" w:fill="DBE5F1"/>
        <w:spacing w:before="0" w:line="240" w:lineRule="auto"/>
        <w:ind w:left="0"/>
        <w:jc w:val="both"/>
        <w:rPr>
          <w:snapToGrid/>
          <w:color w:val="525252"/>
          <w:sz w:val="22"/>
          <w:szCs w:val="22"/>
        </w:rPr>
      </w:pPr>
      <w:r w:rsidRPr="0076075D">
        <w:rPr>
          <w:b/>
          <w:bCs/>
          <w:snapToGrid/>
          <w:color w:val="525252"/>
          <w:sz w:val="22"/>
          <w:szCs w:val="22"/>
        </w:rPr>
        <w:lastRenderedPageBreak/>
        <w:t>}</w:t>
      </w:r>
    </w:p>
    <w:p w14:paraId="2578F288" w14:textId="77777777" w:rsidR="00501898" w:rsidRPr="0076075D" w:rsidRDefault="00501898">
      <w:pPr>
        <w:snapToGrid w:val="0"/>
        <w:ind w:left="0"/>
        <w:jc w:val="both"/>
        <w:rPr>
          <w:b/>
          <w:sz w:val="22"/>
          <w:szCs w:val="22"/>
        </w:rPr>
      </w:pPr>
    </w:p>
    <w:p w14:paraId="2BFD09E6" w14:textId="77777777" w:rsidR="00501898" w:rsidRPr="0076075D" w:rsidRDefault="00136181">
      <w:pPr>
        <w:snapToGrid w:val="0"/>
        <w:ind w:left="0"/>
        <w:jc w:val="both"/>
        <w:rPr>
          <w:sz w:val="22"/>
          <w:szCs w:val="22"/>
        </w:rPr>
      </w:pPr>
      <w:r w:rsidRPr="0076075D">
        <w:rPr>
          <w:b/>
          <w:sz w:val="22"/>
          <w:szCs w:val="22"/>
        </w:rPr>
        <w:t>Lưu ý:</w:t>
      </w:r>
      <w:r w:rsidRPr="0076075D">
        <w:rPr>
          <w:sz w:val="22"/>
          <w:szCs w:val="22"/>
        </w:rPr>
        <w:t xml:space="preserve"> </w:t>
      </w:r>
    </w:p>
    <w:p w14:paraId="257182C4" w14:textId="77777777" w:rsidR="00501898" w:rsidRPr="0076075D" w:rsidRDefault="00136181">
      <w:pPr>
        <w:numPr>
          <w:ilvl w:val="0"/>
          <w:numId w:val="22"/>
        </w:numPr>
        <w:snapToGrid w:val="0"/>
        <w:jc w:val="both"/>
        <w:rPr>
          <w:sz w:val="22"/>
          <w:szCs w:val="22"/>
        </w:rPr>
      </w:pPr>
      <w:r w:rsidRPr="0076075D">
        <w:rPr>
          <w:sz w:val="22"/>
          <w:szCs w:val="22"/>
        </w:rPr>
        <w:t>Các dữ liệu này bao gồm tất cả các trường dữ liệu có thể có khi lập hóa đơn. Không phải tất cả các trường thông tin đều bắt buộc, người dùng có thể bỏ bớt cho phù hợp với nhu cầu của khách hàng. Chi tiết các trường thông tin bắt buộc hoặc không bắt buộc xem ở mục 6.</w:t>
      </w:r>
    </w:p>
    <w:p w14:paraId="0EB25440" w14:textId="77777777" w:rsidR="00501898" w:rsidRPr="0076075D" w:rsidRDefault="00136181">
      <w:pPr>
        <w:numPr>
          <w:ilvl w:val="0"/>
          <w:numId w:val="22"/>
        </w:numPr>
        <w:snapToGrid w:val="0"/>
        <w:jc w:val="both"/>
        <w:rPr>
          <w:sz w:val="22"/>
          <w:szCs w:val="22"/>
        </w:rPr>
      </w:pPr>
      <w:r w:rsidRPr="0076075D">
        <w:rPr>
          <w:sz w:val="22"/>
          <w:szCs w:val="22"/>
        </w:rPr>
        <w:t xml:space="preserve">Nếu là lập hóa đơn máy tính tiền thì respond trả về có cả thông tin Mã CQT cấp: "codeOfTax", nếu không phải hóa đơn máy tính tiền thì trả về </w:t>
      </w:r>
      <w:r w:rsidRPr="0076075D">
        <w:rPr>
          <w:sz w:val="22"/>
          <w:szCs w:val="22"/>
          <w:lang w:val="vi-VN"/>
        </w:rPr>
        <w:t>“</w:t>
      </w:r>
      <w:r w:rsidRPr="0076075D">
        <w:rPr>
          <w:sz w:val="22"/>
          <w:szCs w:val="22"/>
        </w:rPr>
        <w:t>codeOfTax</w:t>
      </w:r>
      <w:r w:rsidRPr="0076075D">
        <w:rPr>
          <w:sz w:val="22"/>
          <w:szCs w:val="22"/>
          <w:lang w:val="vi-VN"/>
        </w:rPr>
        <w:t>”</w:t>
      </w:r>
      <w:r w:rsidRPr="0076075D">
        <w:rPr>
          <w:sz w:val="22"/>
          <w:szCs w:val="22"/>
        </w:rPr>
        <w:t xml:space="preserve"> = null</w:t>
      </w:r>
    </w:p>
    <w:p w14:paraId="6A56D3D2" w14:textId="77777777" w:rsidR="00501898" w:rsidRPr="0076075D" w:rsidRDefault="00136181">
      <w:pPr>
        <w:snapToGrid w:val="0"/>
        <w:ind w:left="720"/>
        <w:jc w:val="both"/>
        <w:rPr>
          <w:sz w:val="22"/>
          <w:szCs w:val="22"/>
          <w:lang w:val="vi-VN"/>
        </w:rPr>
      </w:pPr>
      <w:r w:rsidRPr="0076075D">
        <w:rPr>
          <w:sz w:val="22"/>
          <w:szCs w:val="22"/>
          <w:lang w:val="vi-VN"/>
        </w:rPr>
        <w:t>VD mẫu output</w:t>
      </w:r>
    </w:p>
    <w:p w14:paraId="2008FE73" w14:textId="77777777" w:rsidR="00501898" w:rsidRPr="0076075D" w:rsidRDefault="00136181">
      <w:pPr>
        <w:ind w:left="720" w:right="11"/>
        <w:contextualSpacing/>
        <w:rPr>
          <w:bCs/>
          <w:sz w:val="22"/>
          <w:szCs w:val="22"/>
        </w:rPr>
      </w:pPr>
      <w:r w:rsidRPr="0076075D">
        <w:rPr>
          <w:bCs/>
          <w:sz w:val="22"/>
          <w:szCs w:val="22"/>
        </w:rPr>
        <w:t>{</w:t>
      </w:r>
    </w:p>
    <w:p w14:paraId="14164F7B" w14:textId="77777777" w:rsidR="00501898" w:rsidRPr="0076075D" w:rsidRDefault="00136181">
      <w:pPr>
        <w:ind w:left="720" w:right="11"/>
        <w:contextualSpacing/>
        <w:rPr>
          <w:bCs/>
          <w:sz w:val="22"/>
          <w:szCs w:val="22"/>
        </w:rPr>
      </w:pPr>
      <w:r w:rsidRPr="0076075D">
        <w:rPr>
          <w:bCs/>
          <w:sz w:val="22"/>
          <w:szCs w:val="22"/>
        </w:rPr>
        <w:t xml:space="preserve">    "errorCode": null,</w:t>
      </w:r>
    </w:p>
    <w:p w14:paraId="36F3E306" w14:textId="77777777" w:rsidR="00501898" w:rsidRPr="0076075D" w:rsidRDefault="00136181">
      <w:pPr>
        <w:ind w:left="720" w:right="11"/>
        <w:contextualSpacing/>
        <w:rPr>
          <w:bCs/>
          <w:sz w:val="22"/>
          <w:szCs w:val="22"/>
        </w:rPr>
      </w:pPr>
      <w:r w:rsidRPr="0076075D">
        <w:rPr>
          <w:bCs/>
          <w:sz w:val="22"/>
          <w:szCs w:val="22"/>
        </w:rPr>
        <w:t xml:space="preserve">    "description": null,</w:t>
      </w:r>
    </w:p>
    <w:p w14:paraId="45591FA4" w14:textId="77777777" w:rsidR="00501898" w:rsidRPr="0076075D" w:rsidRDefault="00136181">
      <w:pPr>
        <w:ind w:left="720" w:right="11"/>
        <w:contextualSpacing/>
        <w:rPr>
          <w:bCs/>
          <w:sz w:val="22"/>
          <w:szCs w:val="22"/>
        </w:rPr>
      </w:pPr>
      <w:r w:rsidRPr="0076075D">
        <w:rPr>
          <w:bCs/>
          <w:sz w:val="22"/>
          <w:szCs w:val="22"/>
        </w:rPr>
        <w:t xml:space="preserve">    "result": {</w:t>
      </w:r>
    </w:p>
    <w:p w14:paraId="071FB4D7" w14:textId="77777777" w:rsidR="00501898" w:rsidRPr="0076075D" w:rsidRDefault="00136181">
      <w:pPr>
        <w:ind w:left="720" w:right="11"/>
        <w:contextualSpacing/>
        <w:rPr>
          <w:bCs/>
          <w:sz w:val="22"/>
          <w:szCs w:val="22"/>
        </w:rPr>
      </w:pPr>
      <w:r w:rsidRPr="0076075D">
        <w:rPr>
          <w:bCs/>
          <w:sz w:val="22"/>
          <w:szCs w:val="22"/>
        </w:rPr>
        <w:t xml:space="preserve">        "supplierTaxCode": "0100109106-710",</w:t>
      </w:r>
    </w:p>
    <w:p w14:paraId="666962E9" w14:textId="77777777" w:rsidR="00501898" w:rsidRPr="0076075D" w:rsidRDefault="00136181">
      <w:pPr>
        <w:ind w:left="720" w:right="11"/>
        <w:contextualSpacing/>
        <w:rPr>
          <w:bCs/>
          <w:sz w:val="22"/>
          <w:szCs w:val="22"/>
        </w:rPr>
      </w:pPr>
      <w:r w:rsidRPr="0076075D">
        <w:rPr>
          <w:bCs/>
          <w:sz w:val="22"/>
          <w:szCs w:val="22"/>
        </w:rPr>
        <w:t xml:space="preserve">        "invoiceNo": "C23MHY3",</w:t>
      </w:r>
    </w:p>
    <w:p w14:paraId="7404776F" w14:textId="77777777" w:rsidR="00501898" w:rsidRPr="0076075D" w:rsidRDefault="00136181">
      <w:pPr>
        <w:ind w:left="720" w:right="11"/>
        <w:contextualSpacing/>
        <w:rPr>
          <w:bCs/>
          <w:sz w:val="22"/>
          <w:szCs w:val="22"/>
        </w:rPr>
      </w:pPr>
      <w:r w:rsidRPr="0076075D">
        <w:rPr>
          <w:bCs/>
          <w:sz w:val="22"/>
          <w:szCs w:val="22"/>
        </w:rPr>
        <w:t xml:space="preserve">        "transactionID": "168378907853232661",</w:t>
      </w:r>
    </w:p>
    <w:p w14:paraId="6A66C1A7" w14:textId="77777777" w:rsidR="00501898" w:rsidRPr="0076075D" w:rsidRDefault="00136181">
      <w:pPr>
        <w:ind w:left="720" w:right="11"/>
        <w:contextualSpacing/>
        <w:rPr>
          <w:bCs/>
          <w:sz w:val="22"/>
          <w:szCs w:val="22"/>
        </w:rPr>
      </w:pPr>
      <w:r w:rsidRPr="0076075D">
        <w:rPr>
          <w:bCs/>
          <w:sz w:val="22"/>
          <w:szCs w:val="22"/>
        </w:rPr>
        <w:t xml:space="preserve">        "reservationCode": "2QTBFEMAXFWZO5B",</w:t>
      </w:r>
    </w:p>
    <w:p w14:paraId="032005E7" w14:textId="77777777" w:rsidR="00501898" w:rsidRPr="0076075D" w:rsidRDefault="00136181">
      <w:pPr>
        <w:ind w:left="720" w:right="11"/>
        <w:contextualSpacing/>
        <w:rPr>
          <w:bCs/>
          <w:sz w:val="22"/>
          <w:szCs w:val="22"/>
        </w:rPr>
      </w:pPr>
      <w:r w:rsidRPr="0076075D">
        <w:rPr>
          <w:bCs/>
          <w:sz w:val="22"/>
          <w:szCs w:val="22"/>
        </w:rPr>
        <w:t xml:space="preserve">        "codeOfTax": "M1-23-34567-00000000201"</w:t>
      </w:r>
    </w:p>
    <w:p w14:paraId="7E8F2769" w14:textId="77777777" w:rsidR="00501898" w:rsidRPr="0076075D" w:rsidRDefault="00136181">
      <w:pPr>
        <w:ind w:left="720" w:right="11"/>
        <w:contextualSpacing/>
        <w:rPr>
          <w:bCs/>
          <w:sz w:val="22"/>
          <w:szCs w:val="22"/>
        </w:rPr>
      </w:pPr>
      <w:r w:rsidRPr="0076075D">
        <w:rPr>
          <w:bCs/>
          <w:sz w:val="22"/>
          <w:szCs w:val="22"/>
        </w:rPr>
        <w:t xml:space="preserve">    }</w:t>
      </w:r>
    </w:p>
    <w:p w14:paraId="54E7E5B3" w14:textId="77777777" w:rsidR="00501898" w:rsidRPr="0076075D" w:rsidRDefault="00136181">
      <w:pPr>
        <w:snapToGrid w:val="0"/>
        <w:ind w:left="720"/>
        <w:jc w:val="both"/>
        <w:rPr>
          <w:sz w:val="22"/>
          <w:szCs w:val="22"/>
          <w:lang w:val="vi-VN"/>
        </w:rPr>
      </w:pPr>
      <w:r w:rsidRPr="0076075D">
        <w:rPr>
          <w:bCs/>
          <w:sz w:val="22"/>
          <w:szCs w:val="22"/>
        </w:rPr>
        <w:t>}</w:t>
      </w:r>
    </w:p>
    <w:p w14:paraId="5F63ECDA" w14:textId="77777777" w:rsidR="00501898" w:rsidRPr="0076075D" w:rsidRDefault="00136181">
      <w:pPr>
        <w:numPr>
          <w:ilvl w:val="0"/>
          <w:numId w:val="22"/>
        </w:numPr>
        <w:rPr>
          <w:sz w:val="22"/>
          <w:szCs w:val="22"/>
          <w:lang w:val="vi-VN"/>
        </w:rPr>
      </w:pPr>
      <w:r w:rsidRPr="0076075D">
        <w:rPr>
          <w:sz w:val="22"/>
          <w:szCs w:val="22"/>
          <w:lang w:val="vi-VN"/>
        </w:rPr>
        <w:t xml:space="preserve">Nếu cấu hình Không ký hóa đơn có mã khởi tạo từ máy tính tiền và hóa đơn thuộc loại máy tính tiền thì cho phép doanh nghiệp dùng chữ ký USB Token và CloudCA lập hóa đơn </w:t>
      </w:r>
      <w:r w:rsidRPr="0076075D">
        <w:rPr>
          <w:b/>
          <w:bCs/>
          <w:sz w:val="22"/>
          <w:szCs w:val="22"/>
          <w:lang w:val="vi-VN"/>
        </w:rPr>
        <w:t>Phát hành</w:t>
      </w:r>
      <w:r w:rsidRPr="0076075D">
        <w:rPr>
          <w:sz w:val="22"/>
          <w:szCs w:val="22"/>
          <w:lang w:val="vi-VN"/>
        </w:rPr>
        <w:t xml:space="preserve"> bằng API Server.</w:t>
      </w:r>
    </w:p>
    <w:p w14:paraId="17824575" w14:textId="77777777" w:rsidR="00501898" w:rsidRPr="0076075D" w:rsidRDefault="00136181">
      <w:pPr>
        <w:numPr>
          <w:ilvl w:val="0"/>
          <w:numId w:val="22"/>
        </w:numPr>
        <w:rPr>
          <w:sz w:val="22"/>
          <w:szCs w:val="22"/>
          <w:lang w:val="vi-VN"/>
        </w:rPr>
      </w:pPr>
      <w:r w:rsidRPr="0076075D">
        <w:rPr>
          <w:sz w:val="22"/>
          <w:szCs w:val="22"/>
          <w:lang w:val="vi-VN"/>
        </w:rPr>
        <w:t xml:space="preserve">Nếu người dùng truyền giá trị 0 hoặc “0” cho tham số validation trong phần generalInvoiceInfo thì </w:t>
      </w:r>
      <w:r w:rsidRPr="0076075D">
        <w:rPr>
          <w:bCs/>
          <w:sz w:val="22"/>
          <w:szCs w:val="22"/>
          <w:lang w:val="vi-VN"/>
        </w:rPr>
        <w:t>các thông tin được truyền trong phần itemInfo, taxBreakdowns, summarizeInfo sẽ được giữ nguyên mà không thực hiện kiểm tra ràng buộc và tính toán lại.</w:t>
      </w:r>
    </w:p>
    <w:p w14:paraId="7BAF604F" w14:textId="77777777" w:rsidR="00501898" w:rsidRPr="0076075D" w:rsidRDefault="00136181">
      <w:pPr>
        <w:numPr>
          <w:ilvl w:val="0"/>
          <w:numId w:val="22"/>
        </w:numPr>
        <w:ind w:right="11"/>
        <w:contextualSpacing/>
        <w:rPr>
          <w:bCs/>
          <w:sz w:val="22"/>
          <w:szCs w:val="22"/>
          <w:lang w:val="vi-VN"/>
        </w:rPr>
      </w:pPr>
      <w:r w:rsidRPr="0076075D">
        <w:rPr>
          <w:bCs/>
          <w:sz w:val="22"/>
          <w:szCs w:val="22"/>
          <w:lang w:val="vi-VN"/>
        </w:rPr>
        <w:t>Do cơ chế xử lý bất đồng bộ nên nếu response trả về không có số hóa đơn: "invoiceNo":""</w:t>
      </w:r>
    </w:p>
    <w:p w14:paraId="120EA97E" w14:textId="77777777" w:rsidR="00501898" w:rsidRPr="0076075D" w:rsidRDefault="00136181">
      <w:pPr>
        <w:numPr>
          <w:ilvl w:val="0"/>
          <w:numId w:val="23"/>
        </w:numPr>
        <w:ind w:right="11"/>
        <w:contextualSpacing/>
        <w:rPr>
          <w:bCs/>
          <w:sz w:val="22"/>
          <w:szCs w:val="22"/>
          <w:lang w:val="vi-VN"/>
        </w:rPr>
      </w:pPr>
      <w:r w:rsidRPr="0076075D">
        <w:rPr>
          <w:bCs/>
          <w:sz w:val="22"/>
          <w:szCs w:val="22"/>
          <w:lang w:val="vi-VN"/>
        </w:rPr>
        <w:t xml:space="preserve">Sau 30s-90s Gọi thêm 1 bước lấy lại số hóa đơn bẳng hàm tra cứu hóa đơn bẳng transactionUid: (tài liệu </w:t>
      </w:r>
      <w:r w:rsidRPr="0076075D">
        <w:rPr>
          <w:b/>
          <w:bCs/>
          <w:sz w:val="22"/>
          <w:szCs w:val="22"/>
          <w:lang w:val="vi-VN"/>
        </w:rPr>
        <w:t>7.21</w:t>
      </w:r>
      <w:r w:rsidRPr="0076075D">
        <w:rPr>
          <w:b/>
          <w:bCs/>
          <w:sz w:val="22"/>
          <w:szCs w:val="22"/>
          <w:lang w:val="vi-VN"/>
        </w:rPr>
        <w:tab/>
        <w:t xml:space="preserve">Tra cứu hóa đơn bằng transactionUuid) </w:t>
      </w:r>
      <w:r w:rsidRPr="0076075D">
        <w:rPr>
          <w:bCs/>
          <w:sz w:val="22"/>
          <w:szCs w:val="22"/>
          <w:lang w:val="vi-VN"/>
        </w:rPr>
        <w:t>(Đề xuất viết 1 luồng offline quét những hóa đơn phát hành thành công nhưng chưa có số để lấy lại số hóa đơn)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5384"/>
        <w:gridCol w:w="2767"/>
      </w:tblGrid>
      <w:tr w:rsidR="00501898" w:rsidRPr="0076075D" w14:paraId="1FD7FB3D" w14:textId="77777777">
        <w:tc>
          <w:tcPr>
            <w:tcW w:w="888" w:type="pct"/>
            <w:shd w:val="clear" w:color="auto" w:fill="D9D9D9"/>
          </w:tcPr>
          <w:p w14:paraId="578904BD" w14:textId="77777777" w:rsidR="00501898" w:rsidRPr="0076075D" w:rsidRDefault="00136181">
            <w:pPr>
              <w:snapToGrid w:val="0"/>
              <w:ind w:left="0"/>
              <w:jc w:val="center"/>
              <w:rPr>
                <w:b/>
                <w:sz w:val="22"/>
                <w:szCs w:val="22"/>
              </w:rPr>
            </w:pPr>
            <w:r w:rsidRPr="0076075D">
              <w:rPr>
                <w:b/>
                <w:sz w:val="22"/>
                <w:szCs w:val="22"/>
              </w:rPr>
              <w:t>Dữ liệu mẫu</w:t>
            </w:r>
          </w:p>
        </w:tc>
        <w:tc>
          <w:tcPr>
            <w:tcW w:w="2716" w:type="pct"/>
            <w:shd w:val="clear" w:color="auto" w:fill="D9D9D9"/>
          </w:tcPr>
          <w:p w14:paraId="3E87A8D1" w14:textId="77777777" w:rsidR="00501898" w:rsidRPr="0076075D" w:rsidRDefault="00136181">
            <w:pPr>
              <w:snapToGrid w:val="0"/>
              <w:ind w:left="0"/>
              <w:jc w:val="center"/>
              <w:rPr>
                <w:b/>
                <w:sz w:val="22"/>
                <w:szCs w:val="22"/>
              </w:rPr>
            </w:pPr>
            <w:r w:rsidRPr="0076075D">
              <w:rPr>
                <w:b/>
                <w:sz w:val="22"/>
                <w:szCs w:val="22"/>
              </w:rPr>
              <w:t>JSON</w:t>
            </w:r>
          </w:p>
        </w:tc>
        <w:tc>
          <w:tcPr>
            <w:tcW w:w="1396" w:type="pct"/>
            <w:shd w:val="clear" w:color="auto" w:fill="D9D9D9"/>
          </w:tcPr>
          <w:p w14:paraId="756431D0" w14:textId="77777777" w:rsidR="00501898" w:rsidRPr="0076075D" w:rsidRDefault="00136181">
            <w:pPr>
              <w:snapToGrid w:val="0"/>
              <w:ind w:left="0"/>
              <w:jc w:val="center"/>
              <w:rPr>
                <w:b/>
                <w:sz w:val="22"/>
                <w:szCs w:val="22"/>
              </w:rPr>
            </w:pPr>
            <w:r w:rsidRPr="0076075D">
              <w:rPr>
                <w:b/>
                <w:sz w:val="22"/>
                <w:szCs w:val="22"/>
              </w:rPr>
              <w:t>Lưu ý</w:t>
            </w:r>
          </w:p>
        </w:tc>
      </w:tr>
      <w:tr w:rsidR="00501898" w:rsidRPr="0076075D" w14:paraId="39F905F7" w14:textId="77777777">
        <w:tc>
          <w:tcPr>
            <w:tcW w:w="888" w:type="pct"/>
          </w:tcPr>
          <w:p w14:paraId="3BCE249C" w14:textId="77777777" w:rsidR="00501898" w:rsidRPr="0076075D" w:rsidRDefault="00136181">
            <w:pPr>
              <w:spacing w:before="0"/>
              <w:ind w:left="0"/>
              <w:jc w:val="both"/>
              <w:rPr>
                <w:sz w:val="22"/>
                <w:szCs w:val="22"/>
              </w:rPr>
            </w:pPr>
            <w:r w:rsidRPr="0076075D">
              <w:rPr>
                <w:sz w:val="22"/>
                <w:szCs w:val="22"/>
              </w:rPr>
              <w:t>Hóa đơn gốc</w:t>
            </w:r>
          </w:p>
        </w:tc>
        <w:tc>
          <w:tcPr>
            <w:tcW w:w="2716" w:type="pct"/>
          </w:tcPr>
          <w:p w14:paraId="6E5F3927" w14:textId="77777777" w:rsidR="00501898" w:rsidRPr="0076075D" w:rsidRDefault="00136181">
            <w:pPr>
              <w:snapToGrid w:val="0"/>
              <w:ind w:left="0"/>
              <w:jc w:val="both"/>
              <w:rPr>
                <w:sz w:val="22"/>
                <w:szCs w:val="22"/>
              </w:rPr>
            </w:pPr>
            <w:r w:rsidRPr="0076075D">
              <w:rPr>
                <w:sz w:val="22"/>
                <w:szCs w:val="22"/>
              </w:rPr>
              <w:object w:dxaOrig="1361" w:dyaOrig="881" w14:anchorId="63A42F85">
                <v:shape id="_x0000_i1027" type="#_x0000_t75" style="width:68.25pt;height:44.25pt" o:ole="">
                  <v:imagedata r:id="rId29" o:title=""/>
                </v:shape>
                <o:OLEObject Type="Embed" ProgID="Package" ShapeID="_x0000_i1027" DrawAspect="Icon" ObjectID="_1841924401" r:id="rId30"/>
              </w:object>
            </w:r>
            <w:r w:rsidRPr="0076075D">
              <w:rPr>
                <w:sz w:val="22"/>
                <w:szCs w:val="22"/>
              </w:rPr>
              <w:object w:dxaOrig="1361" w:dyaOrig="881" w14:anchorId="2CBFED97">
                <v:shape id="_x0000_i1028" type="#_x0000_t75" style="width:68.25pt;height:44.25pt" o:ole="">
                  <v:imagedata r:id="rId31" o:title=""/>
                </v:shape>
                <o:OLEObject Type="Embed" ProgID="Package" ShapeID="_x0000_i1028" DrawAspect="Icon" ObjectID="_1841924402" r:id="rId32"/>
              </w:object>
            </w:r>
            <w:r w:rsidRPr="0076075D">
              <w:rPr>
                <w:sz w:val="22"/>
                <w:szCs w:val="22"/>
              </w:rPr>
              <w:object w:dxaOrig="1361" w:dyaOrig="881" w14:anchorId="5A0A7F63">
                <v:shape id="_x0000_i1029" type="#_x0000_t75" style="width:68.25pt;height:44.25pt" o:ole="">
                  <v:imagedata r:id="rId33" o:title=""/>
                </v:shape>
                <o:OLEObject Type="Embed" ProgID="Package" ShapeID="_x0000_i1029" DrawAspect="Icon" ObjectID="_1841924403" r:id="rId34"/>
              </w:object>
            </w:r>
            <w:r w:rsidRPr="0076075D">
              <w:rPr>
                <w:sz w:val="22"/>
                <w:szCs w:val="22"/>
              </w:rPr>
              <w:object w:dxaOrig="2336" w:dyaOrig="718" w14:anchorId="5FC5E862">
                <v:shape id="_x0000_i1030" type="#_x0000_t75" style="width:117.05pt;height:36pt" o:ole="">
                  <v:imagedata r:id="rId35" o:title=""/>
                </v:shape>
                <o:OLEObject Type="Embed" ProgID="Package" ShapeID="_x0000_i1030" DrawAspect="Content" ObjectID="_1841924404" r:id="rId36"/>
              </w:object>
            </w:r>
            <w:r w:rsidRPr="0076075D">
              <w:rPr>
                <w:sz w:val="22"/>
                <w:szCs w:val="22"/>
              </w:rPr>
              <w:object w:dxaOrig="2934" w:dyaOrig="718" w14:anchorId="4670D543">
                <v:shape id="_x0000_i1031" type="#_x0000_t75" style="width:147pt;height:36pt" o:ole="">
                  <v:imagedata r:id="rId37" o:title=""/>
                </v:shape>
                <o:OLEObject Type="Embed" ProgID="Package" ShapeID="_x0000_i1031" DrawAspect="Content" ObjectID="_1841924405" r:id="rId38"/>
              </w:object>
            </w:r>
            <w:r w:rsidRPr="0076075D">
              <w:rPr>
                <w:sz w:val="22"/>
                <w:szCs w:val="22"/>
              </w:rPr>
              <w:object w:dxaOrig="1354" w:dyaOrig="718" w14:anchorId="71B24720">
                <v:shape id="_x0000_i1032" type="#_x0000_t75" style="width:67.5pt;height:36pt" o:ole="">
                  <v:imagedata r:id="rId39" o:title=""/>
                </v:shape>
                <o:OLEObject Type="Embed" ProgID="Package" ShapeID="_x0000_i1032" DrawAspect="Content" ObjectID="_1841924406" r:id="rId40"/>
              </w:object>
            </w:r>
            <w:r w:rsidRPr="0076075D">
              <w:rPr>
                <w:sz w:val="22"/>
                <w:szCs w:val="22"/>
              </w:rPr>
              <w:object w:dxaOrig="2934" w:dyaOrig="718" w14:anchorId="5F5F8405">
                <v:shape id="_x0000_i1033" type="#_x0000_t75" style="width:147pt;height:36pt" o:ole="">
                  <v:imagedata r:id="rId41" o:title=""/>
                </v:shape>
                <o:OLEObject Type="Embed" ProgID="Package" ShapeID="_x0000_i1033" DrawAspect="Content" ObjectID="_1841924407" r:id="rId42"/>
              </w:object>
            </w:r>
            <w:r w:rsidRPr="0076075D">
              <w:rPr>
                <w:sz w:val="22"/>
                <w:szCs w:val="22"/>
              </w:rPr>
              <w:object w:dxaOrig="1422" w:dyaOrig="718" w14:anchorId="6E589525">
                <v:shape id="_x0000_i1034" type="#_x0000_t75" style="width:71.25pt;height:36pt" o:ole="">
                  <v:imagedata r:id="rId43" o:title=""/>
                </v:shape>
                <o:OLEObject Type="Embed" ProgID="Package" ShapeID="_x0000_i1034" DrawAspect="Content" ObjectID="_1841924408" r:id="rId44"/>
              </w:object>
            </w:r>
          </w:p>
        </w:tc>
        <w:tc>
          <w:tcPr>
            <w:tcW w:w="1396" w:type="pct"/>
          </w:tcPr>
          <w:p w14:paraId="56208E1E" w14:textId="77777777" w:rsidR="00501898" w:rsidRPr="0076075D" w:rsidRDefault="00501898">
            <w:pPr>
              <w:snapToGrid w:val="0"/>
              <w:ind w:left="0"/>
              <w:jc w:val="both"/>
              <w:rPr>
                <w:sz w:val="22"/>
                <w:szCs w:val="22"/>
              </w:rPr>
            </w:pPr>
          </w:p>
        </w:tc>
      </w:tr>
      <w:tr w:rsidR="00501898" w:rsidRPr="0076075D" w14:paraId="11820E8A" w14:textId="77777777">
        <w:tc>
          <w:tcPr>
            <w:tcW w:w="888" w:type="pct"/>
          </w:tcPr>
          <w:p w14:paraId="2166B23E" w14:textId="77777777" w:rsidR="00501898" w:rsidRPr="0076075D" w:rsidRDefault="00136181">
            <w:pPr>
              <w:spacing w:before="0"/>
              <w:ind w:left="0"/>
              <w:jc w:val="both"/>
              <w:rPr>
                <w:sz w:val="22"/>
                <w:szCs w:val="22"/>
              </w:rPr>
            </w:pPr>
            <w:r w:rsidRPr="0076075D">
              <w:rPr>
                <w:sz w:val="22"/>
                <w:szCs w:val="22"/>
              </w:rPr>
              <w:t>Hóa đơn thay thế</w:t>
            </w:r>
          </w:p>
        </w:tc>
        <w:tc>
          <w:tcPr>
            <w:tcW w:w="2716" w:type="pct"/>
          </w:tcPr>
          <w:p w14:paraId="7BD0C25F" w14:textId="77777777" w:rsidR="00501898" w:rsidRPr="0076075D" w:rsidRDefault="00136181">
            <w:pPr>
              <w:snapToGrid w:val="0"/>
              <w:ind w:left="0"/>
              <w:jc w:val="both"/>
              <w:rPr>
                <w:sz w:val="22"/>
                <w:szCs w:val="22"/>
              </w:rPr>
            </w:pPr>
            <w:r w:rsidRPr="0076075D">
              <w:rPr>
                <w:sz w:val="22"/>
                <w:szCs w:val="22"/>
              </w:rPr>
              <w:object w:dxaOrig="4009" w:dyaOrig="1068" w14:anchorId="575EAAC5">
                <v:shape id="_x0000_i1035" type="#_x0000_t75" style="width:200.25pt;height:53.25pt" o:ole="">
                  <v:imagedata r:id="rId45" o:title=""/>
                </v:shape>
                <o:OLEObject Type="Embed" ProgID="Package" ShapeID="_x0000_i1035" DrawAspect="Content" ObjectID="_1841924409" r:id="rId46"/>
              </w:object>
            </w:r>
          </w:p>
        </w:tc>
        <w:tc>
          <w:tcPr>
            <w:tcW w:w="1396" w:type="pct"/>
          </w:tcPr>
          <w:p w14:paraId="12BDAC27" w14:textId="77777777" w:rsidR="00501898" w:rsidRPr="0076075D" w:rsidRDefault="00501898">
            <w:pPr>
              <w:snapToGrid w:val="0"/>
              <w:ind w:left="0"/>
              <w:jc w:val="both"/>
              <w:rPr>
                <w:sz w:val="22"/>
                <w:szCs w:val="22"/>
              </w:rPr>
            </w:pPr>
          </w:p>
        </w:tc>
      </w:tr>
      <w:tr w:rsidR="00501898" w:rsidRPr="0076075D" w14:paraId="5D7D555A" w14:textId="77777777">
        <w:tc>
          <w:tcPr>
            <w:tcW w:w="888" w:type="pct"/>
          </w:tcPr>
          <w:p w14:paraId="45748AB7" w14:textId="77777777" w:rsidR="00501898" w:rsidRPr="0076075D" w:rsidRDefault="00136181">
            <w:pPr>
              <w:spacing w:before="0"/>
              <w:ind w:left="0"/>
              <w:jc w:val="both"/>
              <w:rPr>
                <w:sz w:val="22"/>
                <w:szCs w:val="22"/>
              </w:rPr>
            </w:pPr>
            <w:r w:rsidRPr="0076075D">
              <w:rPr>
                <w:sz w:val="22"/>
                <w:szCs w:val="22"/>
              </w:rPr>
              <w:t xml:space="preserve">Hóa đơn điều chỉnh thông tin </w:t>
            </w:r>
          </w:p>
        </w:tc>
        <w:tc>
          <w:tcPr>
            <w:tcW w:w="2716" w:type="pct"/>
          </w:tcPr>
          <w:p w14:paraId="22FA6C5E" w14:textId="77777777" w:rsidR="00501898" w:rsidRPr="0076075D" w:rsidRDefault="00136181">
            <w:pPr>
              <w:snapToGrid w:val="0"/>
              <w:ind w:left="0"/>
              <w:jc w:val="both"/>
              <w:rPr>
                <w:sz w:val="22"/>
                <w:szCs w:val="22"/>
              </w:rPr>
            </w:pPr>
            <w:r w:rsidRPr="0076075D">
              <w:rPr>
                <w:sz w:val="22"/>
                <w:szCs w:val="22"/>
              </w:rPr>
              <w:object w:dxaOrig="4681" w:dyaOrig="1068" w14:anchorId="65CA2AFF">
                <v:shape id="_x0000_i1036" type="#_x0000_t75" style="width:234.05pt;height:53.25pt" o:ole="">
                  <v:imagedata r:id="rId47" o:title=""/>
                </v:shape>
                <o:OLEObject Type="Embed" ProgID="Package" ShapeID="_x0000_i1036" DrawAspect="Content" ObjectID="_1841924410" r:id="rId48"/>
              </w:object>
            </w:r>
          </w:p>
        </w:tc>
        <w:tc>
          <w:tcPr>
            <w:tcW w:w="1396" w:type="pct"/>
          </w:tcPr>
          <w:p w14:paraId="7C1C1C79" w14:textId="77777777" w:rsidR="00501898" w:rsidRPr="0076075D" w:rsidRDefault="00136181">
            <w:pPr>
              <w:snapToGrid w:val="0"/>
              <w:ind w:left="0"/>
              <w:jc w:val="both"/>
              <w:rPr>
                <w:sz w:val="22"/>
                <w:szCs w:val="22"/>
              </w:rPr>
            </w:pPr>
            <w:r w:rsidRPr="0076075D">
              <w:rPr>
                <w:sz w:val="22"/>
                <w:szCs w:val="22"/>
              </w:rPr>
              <w:t>Không ghi nhận các giá trị trong itemInfo</w:t>
            </w:r>
          </w:p>
        </w:tc>
      </w:tr>
      <w:tr w:rsidR="00501898" w:rsidRPr="0076075D" w14:paraId="0F50B0CD" w14:textId="77777777">
        <w:tc>
          <w:tcPr>
            <w:tcW w:w="888" w:type="pct"/>
          </w:tcPr>
          <w:p w14:paraId="2C40403A" w14:textId="77777777" w:rsidR="00501898" w:rsidRPr="0076075D" w:rsidRDefault="00136181">
            <w:pPr>
              <w:spacing w:before="0"/>
              <w:ind w:left="0"/>
              <w:jc w:val="both"/>
              <w:rPr>
                <w:sz w:val="22"/>
                <w:szCs w:val="22"/>
              </w:rPr>
            </w:pPr>
            <w:r w:rsidRPr="0076075D">
              <w:rPr>
                <w:sz w:val="22"/>
                <w:szCs w:val="22"/>
              </w:rPr>
              <w:t xml:space="preserve">Hóa đơn điều chỉnh tiền </w:t>
            </w:r>
          </w:p>
        </w:tc>
        <w:tc>
          <w:tcPr>
            <w:tcW w:w="2716" w:type="pct"/>
          </w:tcPr>
          <w:p w14:paraId="37ECC571" w14:textId="77777777" w:rsidR="00501898" w:rsidRPr="0076075D" w:rsidRDefault="00136181">
            <w:pPr>
              <w:snapToGrid w:val="0"/>
              <w:ind w:left="0"/>
              <w:jc w:val="both"/>
              <w:rPr>
                <w:sz w:val="22"/>
                <w:szCs w:val="22"/>
              </w:rPr>
            </w:pPr>
            <w:r w:rsidRPr="0076075D">
              <w:rPr>
                <w:sz w:val="22"/>
                <w:szCs w:val="22"/>
              </w:rPr>
              <w:object w:dxaOrig="3991" w:dyaOrig="1068" w14:anchorId="17E053E7">
                <v:shape id="_x0000_i1037" type="#_x0000_t75" style="width:199.55pt;height:53.25pt" o:ole="">
                  <v:imagedata r:id="rId49" o:title=""/>
                </v:shape>
                <o:OLEObject Type="Embed" ProgID="Package" ShapeID="_x0000_i1037" DrawAspect="Content" ObjectID="_1841924411" r:id="rId50"/>
              </w:object>
            </w:r>
          </w:p>
        </w:tc>
        <w:tc>
          <w:tcPr>
            <w:tcW w:w="1396" w:type="pct"/>
          </w:tcPr>
          <w:p w14:paraId="115F47C3" w14:textId="77777777" w:rsidR="00501898" w:rsidRPr="0076075D" w:rsidRDefault="00136181">
            <w:pPr>
              <w:snapToGrid w:val="0"/>
              <w:ind w:left="0"/>
              <w:jc w:val="both"/>
              <w:rPr>
                <w:sz w:val="22"/>
                <w:szCs w:val="22"/>
              </w:rPr>
            </w:pPr>
            <w:r w:rsidRPr="0076075D">
              <w:rPr>
                <w:sz w:val="22"/>
                <w:szCs w:val="22"/>
              </w:rPr>
              <w:t>Không ghi nhận các giá trị trong buyerInfo</w:t>
            </w:r>
          </w:p>
        </w:tc>
      </w:tr>
      <w:tr w:rsidR="00501898" w:rsidRPr="0076075D" w14:paraId="04F25DBA" w14:textId="77777777">
        <w:tc>
          <w:tcPr>
            <w:tcW w:w="888" w:type="pct"/>
          </w:tcPr>
          <w:p w14:paraId="259B5B5A" w14:textId="77777777" w:rsidR="00501898" w:rsidRPr="0076075D" w:rsidRDefault="00136181">
            <w:pPr>
              <w:spacing w:before="0"/>
              <w:ind w:left="0"/>
              <w:jc w:val="both"/>
              <w:rPr>
                <w:sz w:val="22"/>
                <w:szCs w:val="22"/>
              </w:rPr>
            </w:pPr>
            <w:r w:rsidRPr="0076075D">
              <w:rPr>
                <w:sz w:val="22"/>
                <w:szCs w:val="22"/>
              </w:rPr>
              <w:t>Phiếu xuất kho nội bộ</w:t>
            </w:r>
          </w:p>
        </w:tc>
        <w:tc>
          <w:tcPr>
            <w:tcW w:w="2716" w:type="pct"/>
          </w:tcPr>
          <w:p w14:paraId="540C4BFC" w14:textId="77777777" w:rsidR="00501898" w:rsidRPr="0076075D" w:rsidRDefault="00136181">
            <w:pPr>
              <w:snapToGrid w:val="0"/>
              <w:ind w:left="0"/>
              <w:jc w:val="both"/>
              <w:rPr>
                <w:sz w:val="22"/>
                <w:szCs w:val="22"/>
              </w:rPr>
            </w:pPr>
            <w:r w:rsidRPr="0076075D">
              <w:rPr>
                <w:sz w:val="22"/>
                <w:szCs w:val="22"/>
              </w:rPr>
              <w:object w:dxaOrig="1873" w:dyaOrig="945" w14:anchorId="13FF818A">
                <v:shape id="_x0000_i1038" type="#_x0000_t75" style="width:93.75pt;height:47.25pt" o:ole="">
                  <v:imagedata r:id="rId43" o:title=""/>
                </v:shape>
                <o:OLEObject Type="Embed" ProgID="Package" ShapeID="_x0000_i1038" DrawAspect="Content" ObjectID="_1841924412" r:id="rId51"/>
              </w:object>
            </w:r>
            <w:r w:rsidRPr="0076075D">
              <w:rPr>
                <w:sz w:val="22"/>
                <w:szCs w:val="22"/>
              </w:rPr>
              <w:t xml:space="preserve"> </w:t>
            </w:r>
            <w:r w:rsidRPr="0076075D">
              <w:rPr>
                <w:sz w:val="22"/>
                <w:szCs w:val="22"/>
              </w:rPr>
              <w:object w:dxaOrig="1787" w:dyaOrig="1172" w14:anchorId="4C193C96">
                <v:shape id="_x0000_i1039" type="#_x0000_t75" style="width:89.25pt;height:58.5pt" o:ole="">
                  <v:imagedata r:id="rId52" o:title=""/>
                </v:shape>
                <o:OLEObject Type="Embed" ProgID="Package" ShapeID="_x0000_i1039" DrawAspect="Icon" ObjectID="_1841924413" r:id="rId53"/>
              </w:object>
            </w:r>
          </w:p>
        </w:tc>
        <w:tc>
          <w:tcPr>
            <w:tcW w:w="1396" w:type="pct"/>
          </w:tcPr>
          <w:p w14:paraId="76CBD68A" w14:textId="77777777" w:rsidR="00501898" w:rsidRPr="0076075D" w:rsidRDefault="00136181">
            <w:pPr>
              <w:snapToGrid w:val="0"/>
              <w:ind w:left="0"/>
              <w:rPr>
                <w:sz w:val="22"/>
                <w:szCs w:val="22"/>
              </w:rPr>
            </w:pPr>
            <w:r w:rsidRPr="0076075D">
              <w:rPr>
                <w:sz w:val="22"/>
                <w:szCs w:val="22"/>
              </w:rPr>
              <w:t xml:space="preserve">Lưu ý 2 giá trị </w:t>
            </w:r>
            <w:r w:rsidRPr="0076075D">
              <w:rPr>
                <w:i/>
                <w:sz w:val="22"/>
                <w:szCs w:val="22"/>
              </w:rPr>
              <w:t>economicContractNo</w:t>
            </w:r>
            <w:r w:rsidRPr="0076075D">
              <w:rPr>
                <w:sz w:val="22"/>
                <w:szCs w:val="22"/>
              </w:rPr>
              <w:t xml:space="preserve">, </w:t>
            </w:r>
            <w:r w:rsidRPr="0076075D">
              <w:rPr>
                <w:i/>
                <w:sz w:val="22"/>
                <w:szCs w:val="22"/>
              </w:rPr>
              <w:t>vehicle</w:t>
            </w:r>
            <w:r w:rsidRPr="0076075D">
              <w:rPr>
                <w:sz w:val="22"/>
                <w:szCs w:val="22"/>
              </w:rPr>
              <w:t xml:space="preserve"> là bắt buộc phải truyền với thông tư 78</w:t>
            </w:r>
          </w:p>
        </w:tc>
      </w:tr>
      <w:tr w:rsidR="00501898" w:rsidRPr="0076075D" w14:paraId="6D114DF4" w14:textId="77777777">
        <w:tc>
          <w:tcPr>
            <w:tcW w:w="888" w:type="pct"/>
          </w:tcPr>
          <w:p w14:paraId="61026A22" w14:textId="77777777" w:rsidR="00501898" w:rsidRPr="0076075D" w:rsidRDefault="00136181">
            <w:pPr>
              <w:spacing w:before="0"/>
              <w:ind w:left="0"/>
              <w:jc w:val="both"/>
              <w:rPr>
                <w:sz w:val="22"/>
                <w:szCs w:val="22"/>
              </w:rPr>
            </w:pPr>
            <w:r w:rsidRPr="0076075D">
              <w:rPr>
                <w:sz w:val="22"/>
                <w:szCs w:val="22"/>
              </w:rPr>
              <w:t>Phiếu xuất kho đại lý</w:t>
            </w:r>
          </w:p>
        </w:tc>
        <w:tc>
          <w:tcPr>
            <w:tcW w:w="2716" w:type="pct"/>
          </w:tcPr>
          <w:p w14:paraId="34AE71B8" w14:textId="77777777" w:rsidR="00501898" w:rsidRPr="0076075D" w:rsidRDefault="00136181">
            <w:pPr>
              <w:snapToGrid w:val="0"/>
              <w:ind w:left="0"/>
              <w:jc w:val="both"/>
              <w:rPr>
                <w:sz w:val="22"/>
                <w:szCs w:val="22"/>
              </w:rPr>
            </w:pPr>
            <w:r w:rsidRPr="0076075D">
              <w:rPr>
                <w:sz w:val="22"/>
                <w:szCs w:val="22"/>
              </w:rPr>
              <w:object w:dxaOrig="1787" w:dyaOrig="1172" w14:anchorId="7F361BD5">
                <v:shape id="_x0000_i1040" type="#_x0000_t75" style="width:89.25pt;height:58.5pt" o:ole="">
                  <v:imagedata r:id="rId54" o:title=""/>
                </v:shape>
                <o:OLEObject Type="Embed" ProgID="Package" ShapeID="_x0000_i1040" DrawAspect="Icon" ObjectID="_1841924414" r:id="rId55"/>
              </w:object>
            </w:r>
          </w:p>
        </w:tc>
        <w:tc>
          <w:tcPr>
            <w:tcW w:w="1396" w:type="pct"/>
          </w:tcPr>
          <w:p w14:paraId="234D71BE" w14:textId="77777777" w:rsidR="00501898" w:rsidRPr="0076075D" w:rsidRDefault="00136181">
            <w:pPr>
              <w:snapToGrid w:val="0"/>
              <w:ind w:left="0"/>
              <w:rPr>
                <w:sz w:val="22"/>
                <w:szCs w:val="22"/>
              </w:rPr>
            </w:pPr>
            <w:r w:rsidRPr="0076075D">
              <w:rPr>
                <w:sz w:val="22"/>
                <w:szCs w:val="22"/>
              </w:rPr>
              <w:t xml:space="preserve">Lưu ý 4 giá trị </w:t>
            </w:r>
            <w:r w:rsidRPr="0076075D">
              <w:rPr>
                <w:i/>
                <w:sz w:val="22"/>
                <w:szCs w:val="22"/>
              </w:rPr>
              <w:t>economicContractNo</w:t>
            </w:r>
            <w:r w:rsidRPr="0076075D">
              <w:rPr>
                <w:sz w:val="22"/>
                <w:szCs w:val="22"/>
              </w:rPr>
              <w:t xml:space="preserve">, </w:t>
            </w:r>
            <w:r w:rsidRPr="0076075D">
              <w:rPr>
                <w:i/>
                <w:sz w:val="22"/>
                <w:szCs w:val="22"/>
              </w:rPr>
              <w:t>vehicle,</w:t>
            </w:r>
            <w:r w:rsidRPr="0076075D">
              <w:rPr>
                <w:sz w:val="22"/>
                <w:szCs w:val="22"/>
              </w:rPr>
              <w:t xml:space="preserve"> </w:t>
            </w:r>
            <w:r w:rsidRPr="0076075D">
              <w:rPr>
                <w:i/>
                <w:sz w:val="22"/>
                <w:szCs w:val="22"/>
              </w:rPr>
              <w:t>commandDate, transformer</w:t>
            </w:r>
            <w:r w:rsidRPr="0076075D">
              <w:rPr>
                <w:sz w:val="22"/>
                <w:szCs w:val="22"/>
              </w:rPr>
              <w:t xml:space="preserve"> là bắt buộc phải truyền với thông tư 78</w:t>
            </w:r>
          </w:p>
        </w:tc>
      </w:tr>
      <w:tr w:rsidR="00501898" w:rsidRPr="0076075D" w14:paraId="0952D5D4" w14:textId="77777777">
        <w:tc>
          <w:tcPr>
            <w:tcW w:w="888" w:type="pct"/>
          </w:tcPr>
          <w:p w14:paraId="4BE871DE" w14:textId="77777777" w:rsidR="00501898" w:rsidRPr="0076075D" w:rsidRDefault="00136181">
            <w:pPr>
              <w:spacing w:before="0"/>
              <w:ind w:left="0"/>
              <w:jc w:val="both"/>
              <w:rPr>
                <w:sz w:val="22"/>
                <w:szCs w:val="22"/>
              </w:rPr>
            </w:pPr>
            <w:r w:rsidRPr="0076075D">
              <w:rPr>
                <w:sz w:val="22"/>
                <w:szCs w:val="22"/>
              </w:rPr>
              <w:t>Hóa đơn xăng dầu</w:t>
            </w:r>
          </w:p>
        </w:tc>
        <w:tc>
          <w:tcPr>
            <w:tcW w:w="2716" w:type="pct"/>
          </w:tcPr>
          <w:p w14:paraId="2F651E9A" w14:textId="77777777" w:rsidR="00501898" w:rsidRPr="0076075D" w:rsidRDefault="00136181">
            <w:pPr>
              <w:snapToGrid w:val="0"/>
              <w:ind w:left="0"/>
              <w:jc w:val="both"/>
              <w:rPr>
                <w:sz w:val="22"/>
                <w:szCs w:val="22"/>
              </w:rPr>
            </w:pPr>
            <w:r w:rsidRPr="0076075D">
              <w:rPr>
                <w:sz w:val="22"/>
                <w:szCs w:val="22"/>
              </w:rPr>
              <w:object w:dxaOrig="1532" w:dyaOrig="991" w14:anchorId="59D6B64F">
                <v:shape id="_x0000_i1041" type="#_x0000_t75" style="width:76.5pt;height:49.5pt" o:ole="">
                  <v:imagedata r:id="rId56" o:title=""/>
                </v:shape>
                <o:OLEObject Type="Embed" ProgID="Package" ShapeID="_x0000_i1041" DrawAspect="Icon" ObjectID="_1841924415" r:id="rId57"/>
              </w:object>
            </w:r>
          </w:p>
        </w:tc>
        <w:tc>
          <w:tcPr>
            <w:tcW w:w="1396" w:type="pct"/>
          </w:tcPr>
          <w:p w14:paraId="5553C253" w14:textId="77777777" w:rsidR="00501898" w:rsidRPr="0076075D" w:rsidRDefault="00501898">
            <w:pPr>
              <w:snapToGrid w:val="0"/>
              <w:ind w:left="0"/>
              <w:rPr>
                <w:sz w:val="22"/>
                <w:szCs w:val="22"/>
              </w:rPr>
            </w:pPr>
          </w:p>
        </w:tc>
      </w:tr>
    </w:tbl>
    <w:p w14:paraId="49E1DA2A" w14:textId="77777777" w:rsidR="00501898" w:rsidRPr="0076075D" w:rsidRDefault="00501898">
      <w:pPr>
        <w:jc w:val="both"/>
        <w:rPr>
          <w:b/>
          <w:color w:val="0000FF"/>
          <w:sz w:val="22"/>
          <w:szCs w:val="22"/>
        </w:rPr>
      </w:pPr>
    </w:p>
    <w:p w14:paraId="787B6747" w14:textId="77777777" w:rsidR="00501898" w:rsidRPr="0076075D" w:rsidRDefault="00136181">
      <w:pPr>
        <w:numPr>
          <w:ilvl w:val="0"/>
          <w:numId w:val="21"/>
        </w:numPr>
        <w:jc w:val="both"/>
        <w:rPr>
          <w:b/>
          <w:color w:val="0000FF"/>
          <w:sz w:val="22"/>
          <w:szCs w:val="22"/>
        </w:rPr>
      </w:pPr>
      <w:r w:rsidRPr="0076075D">
        <w:rPr>
          <w:b/>
          <w:color w:val="0000FF"/>
          <w:sz w:val="22"/>
          <w:szCs w:val="22"/>
        </w:rPr>
        <w:t>Đầu ra:</w:t>
      </w:r>
    </w:p>
    <w:p w14:paraId="31360FD2" w14:textId="77777777" w:rsidR="00501898" w:rsidRPr="0076075D" w:rsidRDefault="00136181">
      <w:pPr>
        <w:ind w:left="0"/>
        <w:jc w:val="both"/>
        <w:rPr>
          <w:color w:val="000000"/>
          <w:sz w:val="22"/>
          <w:szCs w:val="22"/>
        </w:rPr>
      </w:pPr>
      <w:r w:rsidRPr="0076075D">
        <w:rPr>
          <w:sz w:val="22"/>
          <w:szCs w:val="22"/>
        </w:rPr>
        <w:t>Đối tượng Response mô tả trạng thái lỗi Webservice trả về và đối tượng dữ</w:t>
      </w:r>
      <w:r w:rsidRPr="0076075D">
        <w:rPr>
          <w:color w:val="000000"/>
          <w:sz w:val="22"/>
          <w:szCs w:val="22"/>
        </w:rPr>
        <w:t xml:space="preserve"> liệu Webservice trả về:</w:t>
      </w:r>
    </w:p>
    <w:p w14:paraId="0209BD0A" w14:textId="77777777" w:rsidR="00501898" w:rsidRPr="0076075D" w:rsidRDefault="00136181">
      <w:pPr>
        <w:numPr>
          <w:ilvl w:val="2"/>
          <w:numId w:val="17"/>
        </w:numPr>
        <w:snapToGrid w:val="0"/>
        <w:ind w:left="851"/>
        <w:jc w:val="both"/>
        <w:rPr>
          <w:sz w:val="22"/>
          <w:szCs w:val="22"/>
        </w:rPr>
      </w:pPr>
      <w:r w:rsidRPr="0076075D">
        <w:rPr>
          <w:sz w:val="22"/>
          <w:szCs w:val="22"/>
        </w:rPr>
        <w:t>Dữ liệu về thông tin về hóa đơn đã lập</w:t>
      </w:r>
    </w:p>
    <w:p w14:paraId="4AA5E2A1" w14:textId="77777777" w:rsidR="00501898" w:rsidRPr="0076075D" w:rsidRDefault="00136181">
      <w:pPr>
        <w:widowControl/>
        <w:shd w:val="clear" w:color="auto" w:fill="DBE5F1"/>
        <w:spacing w:before="0" w:line="240" w:lineRule="auto"/>
        <w:ind w:left="567"/>
        <w:jc w:val="both"/>
        <w:rPr>
          <w:snapToGrid/>
          <w:color w:val="000000"/>
          <w:sz w:val="22"/>
          <w:szCs w:val="22"/>
        </w:rPr>
      </w:pPr>
      <w:bookmarkStart w:id="32" w:name="OLE_LINK9"/>
      <w:r w:rsidRPr="0076075D">
        <w:rPr>
          <w:b/>
          <w:bCs/>
          <w:snapToGrid/>
          <w:color w:val="8000FF"/>
          <w:sz w:val="22"/>
          <w:szCs w:val="22"/>
        </w:rPr>
        <w:t>{</w:t>
      </w:r>
    </w:p>
    <w:p w14:paraId="58F40498"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r w:rsidRPr="0076075D">
        <w:rPr>
          <w:snapToGrid/>
          <w:color w:val="800000"/>
          <w:sz w:val="22"/>
          <w:szCs w:val="22"/>
        </w:rPr>
        <w:t>"errorCode"</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24611E5A"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lastRenderedPageBreak/>
        <w:t xml:space="preserve">  </w:t>
      </w:r>
      <w:r w:rsidRPr="0076075D">
        <w:rPr>
          <w:snapToGrid/>
          <w:color w:val="800000"/>
          <w:sz w:val="22"/>
          <w:szCs w:val="22"/>
        </w:rPr>
        <w:t>"description"</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3CD6221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r w:rsidRPr="0076075D">
        <w:rPr>
          <w:snapToGrid/>
          <w:color w:val="800000"/>
          <w:sz w:val="22"/>
          <w:szCs w:val="22"/>
        </w:rPr>
        <w:t>"result"</w:t>
      </w:r>
      <w:r w:rsidRPr="0076075D">
        <w:rPr>
          <w:snapToGrid/>
          <w:color w:val="000000"/>
          <w:sz w:val="22"/>
          <w:szCs w:val="22"/>
        </w:rPr>
        <w:t xml:space="preserve">: </w:t>
      </w:r>
      <w:r w:rsidRPr="0076075D">
        <w:rPr>
          <w:b/>
          <w:bCs/>
          <w:snapToGrid/>
          <w:color w:val="8000FF"/>
          <w:sz w:val="22"/>
          <w:szCs w:val="22"/>
        </w:rPr>
        <w:t>{</w:t>
      </w:r>
    </w:p>
    <w:p w14:paraId="7DE67317"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r w:rsidRPr="0076075D">
        <w:rPr>
          <w:snapToGrid/>
          <w:color w:val="800000"/>
          <w:sz w:val="22"/>
          <w:szCs w:val="22"/>
        </w:rPr>
        <w:t>"supplierTaxCode"</w:t>
      </w:r>
      <w:r w:rsidRPr="0076075D">
        <w:rPr>
          <w:snapToGrid/>
          <w:color w:val="000000"/>
          <w:sz w:val="22"/>
          <w:szCs w:val="22"/>
        </w:rPr>
        <w:t xml:space="preserve">: </w:t>
      </w:r>
      <w:r w:rsidRPr="0076075D">
        <w:rPr>
          <w:snapToGrid/>
          <w:color w:val="FF8000"/>
          <w:sz w:val="22"/>
          <w:szCs w:val="22"/>
        </w:rPr>
        <w:t>1258694363</w:t>
      </w:r>
      <w:r w:rsidRPr="0076075D">
        <w:rPr>
          <w:b/>
          <w:bCs/>
          <w:snapToGrid/>
          <w:color w:val="8000FF"/>
          <w:sz w:val="22"/>
          <w:szCs w:val="22"/>
        </w:rPr>
        <w:t>,</w:t>
      </w:r>
    </w:p>
    <w:p w14:paraId="0CDA360A"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r w:rsidRPr="0076075D">
        <w:rPr>
          <w:snapToGrid/>
          <w:color w:val="800000"/>
          <w:sz w:val="22"/>
          <w:szCs w:val="22"/>
        </w:rPr>
        <w:t>"invoiceNo"</w:t>
      </w:r>
      <w:r w:rsidRPr="0076075D">
        <w:rPr>
          <w:snapToGrid/>
          <w:color w:val="000000"/>
          <w:sz w:val="22"/>
          <w:szCs w:val="22"/>
        </w:rPr>
        <w:t>: AA</w:t>
      </w:r>
      <w:r w:rsidRPr="0076075D">
        <w:rPr>
          <w:b/>
          <w:bCs/>
          <w:snapToGrid/>
          <w:color w:val="8000FF"/>
          <w:sz w:val="22"/>
          <w:szCs w:val="22"/>
        </w:rPr>
        <w:t>/</w:t>
      </w:r>
      <w:r w:rsidRPr="0076075D">
        <w:rPr>
          <w:snapToGrid/>
          <w:color w:val="FF8000"/>
          <w:sz w:val="22"/>
          <w:szCs w:val="22"/>
        </w:rPr>
        <w:t>20E0000001</w:t>
      </w:r>
      <w:r w:rsidRPr="0076075D">
        <w:rPr>
          <w:b/>
          <w:bCs/>
          <w:snapToGrid/>
          <w:color w:val="8000FF"/>
          <w:sz w:val="22"/>
          <w:szCs w:val="22"/>
        </w:rPr>
        <w:t>,</w:t>
      </w:r>
    </w:p>
    <w:p w14:paraId="2A57DAB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r w:rsidRPr="0076075D">
        <w:rPr>
          <w:snapToGrid/>
          <w:color w:val="800000"/>
          <w:sz w:val="22"/>
          <w:szCs w:val="22"/>
        </w:rPr>
        <w:t>"transactionID"</w:t>
      </w:r>
      <w:r w:rsidRPr="0076075D">
        <w:rPr>
          <w:snapToGrid/>
          <w:color w:val="000000"/>
          <w:sz w:val="22"/>
          <w:szCs w:val="22"/>
        </w:rPr>
        <w:t xml:space="preserve">: </w:t>
      </w:r>
      <w:r w:rsidRPr="0076075D">
        <w:rPr>
          <w:snapToGrid/>
          <w:color w:val="FF8000"/>
          <w:sz w:val="22"/>
          <w:szCs w:val="22"/>
        </w:rPr>
        <w:t>12523522245</w:t>
      </w:r>
      <w:r w:rsidRPr="0076075D">
        <w:rPr>
          <w:b/>
          <w:bCs/>
          <w:snapToGrid/>
          <w:color w:val="8000FF"/>
          <w:sz w:val="22"/>
          <w:szCs w:val="22"/>
        </w:rPr>
        <w:t>,</w:t>
      </w:r>
    </w:p>
    <w:p w14:paraId="076DE04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r w:rsidRPr="0076075D">
        <w:rPr>
          <w:snapToGrid/>
          <w:color w:val="800000"/>
          <w:sz w:val="22"/>
          <w:szCs w:val="22"/>
        </w:rPr>
        <w:t>"reservationCode"</w:t>
      </w:r>
      <w:r w:rsidRPr="0076075D">
        <w:rPr>
          <w:snapToGrid/>
          <w:color w:val="000000"/>
          <w:sz w:val="22"/>
          <w:szCs w:val="22"/>
        </w:rPr>
        <w:t>: AXHBNK8I0H</w:t>
      </w:r>
    </w:p>
    <w:p w14:paraId="1D4259DE"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r w:rsidRPr="0076075D">
        <w:rPr>
          <w:b/>
          <w:bCs/>
          <w:snapToGrid/>
          <w:color w:val="8000FF"/>
          <w:sz w:val="22"/>
          <w:szCs w:val="22"/>
        </w:rPr>
        <w:t>}</w:t>
      </w:r>
    </w:p>
    <w:p w14:paraId="157E4B1B" w14:textId="77777777" w:rsidR="00501898" w:rsidRPr="0076075D" w:rsidRDefault="00136181">
      <w:pPr>
        <w:widowControl/>
        <w:shd w:val="clear" w:color="auto" w:fill="DBE5F1"/>
        <w:spacing w:before="0" w:line="240" w:lineRule="auto"/>
        <w:ind w:left="567"/>
        <w:jc w:val="both"/>
        <w:rPr>
          <w:b/>
          <w:bCs/>
          <w:snapToGrid/>
          <w:color w:val="8000FF"/>
          <w:sz w:val="22"/>
          <w:szCs w:val="22"/>
        </w:rPr>
      </w:pPr>
      <w:r w:rsidRPr="0076075D">
        <w:rPr>
          <w:b/>
          <w:bCs/>
          <w:snapToGrid/>
          <w:color w:val="8000FF"/>
          <w:sz w:val="22"/>
          <w:szCs w:val="22"/>
        </w:rPr>
        <w:t>}</w:t>
      </w:r>
    </w:p>
    <w:p w14:paraId="2913F9CA" w14:textId="77777777" w:rsidR="00501898" w:rsidRPr="0076075D" w:rsidRDefault="00501898">
      <w:pPr>
        <w:ind w:left="0"/>
        <w:rPr>
          <w:b/>
          <w:bCs/>
          <w:sz w:val="22"/>
          <w:szCs w:val="22"/>
          <w:lang w:val="vi-VN"/>
        </w:rPr>
      </w:pPr>
    </w:p>
    <w:p w14:paraId="7E628FF3" w14:textId="77777777" w:rsidR="00501898" w:rsidRPr="0076075D" w:rsidRDefault="00136181">
      <w:pPr>
        <w:ind w:left="0"/>
        <w:rPr>
          <w:b/>
          <w:bCs/>
          <w:sz w:val="22"/>
          <w:szCs w:val="22"/>
          <w:lang w:val="vi-VN"/>
        </w:rPr>
      </w:pPr>
      <w:r w:rsidRPr="0076075D">
        <w:rPr>
          <w:b/>
          <w:bCs/>
          <w:sz w:val="22"/>
          <w:szCs w:val="22"/>
          <w:lang w:val="vi-VN"/>
        </w:rPr>
        <w:t>Ví dụ response trường hợp truyền sai giá trị originalInvoiceType</w:t>
      </w:r>
    </w:p>
    <w:p w14:paraId="263947C1"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w:t>
      </w:r>
    </w:p>
    <w:p w14:paraId="7E826EEE"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"code": 400,</w:t>
      </w:r>
    </w:p>
    <w:p w14:paraId="6CE6AD06"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"message": "BAD_REQUEST_ORIGINAL_INVOICE_TYPE_INVALID",</w:t>
      </w:r>
    </w:p>
    <w:p w14:paraId="6888B617"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"data": "BAD_REQUEST_ORIGINAL_INVOICE_TYPE_INVALID"</w:t>
      </w:r>
    </w:p>
    <w:p w14:paraId="5FBE7462"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w:t>
      </w:r>
    </w:p>
    <w:p w14:paraId="2883C040" w14:textId="77777777" w:rsidR="00501898" w:rsidRPr="0076075D" w:rsidRDefault="00501898">
      <w:pPr>
        <w:widowControl/>
        <w:shd w:val="clear" w:color="auto" w:fill="DBE5F1"/>
        <w:spacing w:before="0" w:line="240" w:lineRule="auto"/>
        <w:ind w:left="567"/>
        <w:jc w:val="both"/>
        <w:rPr>
          <w:b/>
          <w:bCs/>
          <w:snapToGrid/>
          <w:color w:val="8000FF"/>
          <w:sz w:val="22"/>
          <w:szCs w:val="22"/>
        </w:rPr>
      </w:pPr>
    </w:p>
    <w:bookmarkEnd w:id="32"/>
    <w:p w14:paraId="61731943" w14:textId="77777777" w:rsidR="00501898" w:rsidRPr="0076075D" w:rsidRDefault="00136181">
      <w:pPr>
        <w:snapToGrid w:val="0"/>
        <w:jc w:val="both"/>
        <w:rPr>
          <w:b/>
          <w:sz w:val="22"/>
          <w:szCs w:val="22"/>
        </w:rPr>
      </w:pPr>
      <w:r w:rsidRPr="0076075D">
        <w:rPr>
          <w:b/>
          <w:sz w:val="22"/>
          <w:szCs w:val="22"/>
        </w:rPr>
        <w:t>Mô tả</w:t>
      </w:r>
    </w:p>
    <w:tbl>
      <w:tblPr>
        <w:tblW w:w="878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2CF08892" w14:textId="77777777">
        <w:tc>
          <w:tcPr>
            <w:tcW w:w="2533" w:type="dxa"/>
            <w:shd w:val="clear" w:color="auto" w:fill="D9D9D9"/>
          </w:tcPr>
          <w:p w14:paraId="179CFA28"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6251" w:type="dxa"/>
            <w:shd w:val="clear" w:color="auto" w:fill="D9D9D9"/>
          </w:tcPr>
          <w:p w14:paraId="7C3589B3"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15AEA629" w14:textId="77777777">
        <w:tc>
          <w:tcPr>
            <w:tcW w:w="2533" w:type="dxa"/>
          </w:tcPr>
          <w:p w14:paraId="22B41C49"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72ADEECA" w14:textId="77777777" w:rsidR="00501898" w:rsidRPr="0076075D" w:rsidRDefault="00136181">
            <w:pPr>
              <w:spacing w:before="0"/>
              <w:ind w:left="0"/>
              <w:jc w:val="both"/>
              <w:rPr>
                <w:sz w:val="22"/>
                <w:szCs w:val="22"/>
              </w:rPr>
            </w:pPr>
            <w:r w:rsidRPr="0076075D">
              <w:rPr>
                <w:sz w:val="22"/>
                <w:szCs w:val="22"/>
              </w:rPr>
              <w:t>Mã lỗi (giá trị là null nếu lập hóa đơn thành công)</w:t>
            </w:r>
          </w:p>
        </w:tc>
      </w:tr>
      <w:tr w:rsidR="00501898" w:rsidRPr="0076075D" w14:paraId="28CAE56E" w14:textId="77777777">
        <w:tc>
          <w:tcPr>
            <w:tcW w:w="2533" w:type="dxa"/>
          </w:tcPr>
          <w:p w14:paraId="68292039"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0CC626CB" w14:textId="77777777" w:rsidR="00501898" w:rsidRPr="0076075D" w:rsidRDefault="00136181">
            <w:pPr>
              <w:spacing w:before="0"/>
              <w:ind w:left="0"/>
              <w:jc w:val="both"/>
              <w:rPr>
                <w:sz w:val="22"/>
                <w:szCs w:val="22"/>
              </w:rPr>
            </w:pPr>
            <w:r w:rsidRPr="0076075D">
              <w:rPr>
                <w:sz w:val="22"/>
                <w:szCs w:val="22"/>
              </w:rPr>
              <w:t>Mô tả lỗi (giá trị là null nếu lập hóa đơn thành công)</w:t>
            </w:r>
          </w:p>
        </w:tc>
      </w:tr>
      <w:tr w:rsidR="00501898" w:rsidRPr="0076075D" w14:paraId="0672D0A1" w14:textId="77777777">
        <w:tc>
          <w:tcPr>
            <w:tcW w:w="2533" w:type="dxa"/>
          </w:tcPr>
          <w:p w14:paraId="0AD082D5" w14:textId="77777777" w:rsidR="00501898" w:rsidRPr="0076075D" w:rsidRDefault="00136181">
            <w:pPr>
              <w:spacing w:before="0"/>
              <w:ind w:left="0"/>
              <w:jc w:val="both"/>
              <w:rPr>
                <w:sz w:val="22"/>
                <w:szCs w:val="22"/>
              </w:rPr>
            </w:pPr>
            <w:r w:rsidRPr="0076075D">
              <w:rPr>
                <w:sz w:val="22"/>
                <w:szCs w:val="22"/>
              </w:rPr>
              <w:t>supplierTaxCode</w:t>
            </w:r>
          </w:p>
        </w:tc>
        <w:tc>
          <w:tcPr>
            <w:tcW w:w="6251" w:type="dxa"/>
          </w:tcPr>
          <w:p w14:paraId="7C37DEFF" w14:textId="77777777" w:rsidR="00501898" w:rsidRPr="0076075D" w:rsidRDefault="00136181">
            <w:pPr>
              <w:spacing w:before="0"/>
              <w:ind w:left="0"/>
              <w:jc w:val="both"/>
              <w:rPr>
                <w:sz w:val="22"/>
                <w:szCs w:val="22"/>
              </w:rPr>
            </w:pPr>
            <w:r w:rsidRPr="0076075D">
              <w:rPr>
                <w:sz w:val="22"/>
                <w:szCs w:val="22"/>
              </w:rPr>
              <w:t>Mã số thuế người bán (doanh nghiệp phát hành hóa đơn)</w:t>
            </w:r>
          </w:p>
        </w:tc>
      </w:tr>
      <w:tr w:rsidR="00501898" w:rsidRPr="0076075D" w14:paraId="329172E6" w14:textId="77777777">
        <w:tc>
          <w:tcPr>
            <w:tcW w:w="2533" w:type="dxa"/>
          </w:tcPr>
          <w:p w14:paraId="7DBA6ADB" w14:textId="77777777" w:rsidR="00501898" w:rsidRPr="0076075D" w:rsidRDefault="00136181">
            <w:pPr>
              <w:spacing w:before="0"/>
              <w:ind w:left="0"/>
              <w:jc w:val="both"/>
              <w:rPr>
                <w:sz w:val="22"/>
                <w:szCs w:val="22"/>
              </w:rPr>
            </w:pPr>
            <w:r w:rsidRPr="0076075D">
              <w:rPr>
                <w:sz w:val="22"/>
                <w:szCs w:val="22"/>
              </w:rPr>
              <w:t>invoiceNo</w:t>
            </w:r>
          </w:p>
        </w:tc>
        <w:tc>
          <w:tcPr>
            <w:tcW w:w="6251" w:type="dxa"/>
          </w:tcPr>
          <w:p w14:paraId="73A24080" w14:textId="77777777" w:rsidR="00501898" w:rsidRPr="0076075D" w:rsidRDefault="00136181">
            <w:pPr>
              <w:spacing w:before="0"/>
              <w:ind w:left="0"/>
              <w:jc w:val="both"/>
              <w:rPr>
                <w:sz w:val="22"/>
                <w:szCs w:val="22"/>
              </w:rPr>
            </w:pPr>
            <w:r w:rsidRPr="0076075D">
              <w:rPr>
                <w:sz w:val="22"/>
                <w:szCs w:val="22"/>
              </w:rPr>
              <w:t xml:space="preserve">Số hóa đơn Vị dụ: AA/20E0000001 </w:t>
            </w:r>
          </w:p>
        </w:tc>
      </w:tr>
      <w:tr w:rsidR="00501898" w:rsidRPr="0076075D" w14:paraId="46D4FA5C" w14:textId="77777777">
        <w:tc>
          <w:tcPr>
            <w:tcW w:w="2533" w:type="dxa"/>
          </w:tcPr>
          <w:p w14:paraId="10F1B9E6" w14:textId="77777777" w:rsidR="00501898" w:rsidRPr="0076075D" w:rsidRDefault="00136181">
            <w:pPr>
              <w:spacing w:before="0"/>
              <w:ind w:left="0"/>
              <w:jc w:val="both"/>
              <w:rPr>
                <w:sz w:val="22"/>
                <w:szCs w:val="22"/>
              </w:rPr>
            </w:pPr>
            <w:r w:rsidRPr="0076075D">
              <w:rPr>
                <w:sz w:val="22"/>
                <w:szCs w:val="22"/>
              </w:rPr>
              <w:t>transactionID</w:t>
            </w:r>
          </w:p>
        </w:tc>
        <w:tc>
          <w:tcPr>
            <w:tcW w:w="6251" w:type="dxa"/>
          </w:tcPr>
          <w:p w14:paraId="247565F4" w14:textId="77777777" w:rsidR="00501898" w:rsidRPr="0076075D" w:rsidRDefault="00136181">
            <w:pPr>
              <w:spacing w:before="0"/>
              <w:ind w:left="0"/>
              <w:jc w:val="both"/>
              <w:rPr>
                <w:sz w:val="22"/>
                <w:szCs w:val="22"/>
              </w:rPr>
            </w:pPr>
            <w:r w:rsidRPr="0076075D">
              <w:rPr>
                <w:sz w:val="22"/>
                <w:szCs w:val="22"/>
              </w:rPr>
              <w:t>Id của giao dịch</w:t>
            </w:r>
          </w:p>
        </w:tc>
      </w:tr>
      <w:tr w:rsidR="00501898" w:rsidRPr="0076075D" w14:paraId="6E6D6374" w14:textId="77777777">
        <w:tc>
          <w:tcPr>
            <w:tcW w:w="2533" w:type="dxa"/>
          </w:tcPr>
          <w:p w14:paraId="73958884" w14:textId="77777777" w:rsidR="00501898" w:rsidRPr="0076075D" w:rsidRDefault="00136181">
            <w:pPr>
              <w:spacing w:before="0"/>
              <w:ind w:left="0"/>
              <w:jc w:val="both"/>
              <w:rPr>
                <w:sz w:val="22"/>
                <w:szCs w:val="22"/>
              </w:rPr>
            </w:pPr>
            <w:r w:rsidRPr="0076075D">
              <w:rPr>
                <w:sz w:val="22"/>
                <w:szCs w:val="22"/>
              </w:rPr>
              <w:t>reservationCode</w:t>
            </w:r>
          </w:p>
        </w:tc>
        <w:tc>
          <w:tcPr>
            <w:tcW w:w="6251" w:type="dxa"/>
          </w:tcPr>
          <w:p w14:paraId="4AA31BC6" w14:textId="77777777" w:rsidR="00501898" w:rsidRPr="0076075D" w:rsidRDefault="00136181">
            <w:pPr>
              <w:spacing w:before="0"/>
              <w:ind w:left="0"/>
              <w:jc w:val="both"/>
              <w:rPr>
                <w:sz w:val="22"/>
                <w:szCs w:val="22"/>
              </w:rPr>
            </w:pPr>
            <w:r w:rsidRPr="0076075D">
              <w:rPr>
                <w:sz w:val="22"/>
                <w:szCs w:val="22"/>
              </w:rPr>
              <w:t>Mã số bí mật dùng để khách hàng tra cứu</w:t>
            </w:r>
          </w:p>
        </w:tc>
      </w:tr>
    </w:tbl>
    <w:p w14:paraId="758D41E3" w14:textId="77777777" w:rsidR="00501898" w:rsidRPr="0076075D" w:rsidRDefault="00136181">
      <w:pPr>
        <w:numPr>
          <w:ilvl w:val="0"/>
          <w:numId w:val="21"/>
        </w:numPr>
        <w:jc w:val="both"/>
        <w:rPr>
          <w:b/>
          <w:color w:val="0000FF"/>
          <w:sz w:val="22"/>
          <w:szCs w:val="22"/>
        </w:rPr>
      </w:pPr>
      <w:r w:rsidRPr="0076075D">
        <w:rPr>
          <w:b/>
          <w:color w:val="0000FF"/>
          <w:sz w:val="22"/>
          <w:szCs w:val="22"/>
        </w:rPr>
        <w:t xml:space="preserve">Vị dụ: </w:t>
      </w:r>
    </w:p>
    <w:p w14:paraId="47259F45" w14:textId="77777777" w:rsidR="00501898" w:rsidRPr="0076075D" w:rsidRDefault="00136181">
      <w:pPr>
        <w:ind w:left="1264" w:hanging="1122"/>
        <w:jc w:val="both"/>
        <w:rPr>
          <w:b/>
          <w:color w:val="0000FF"/>
          <w:sz w:val="22"/>
          <w:szCs w:val="22"/>
        </w:rPr>
      </w:pPr>
      <w:r w:rsidRPr="0076075D">
        <w:rPr>
          <w:b/>
          <w:noProof/>
          <w:color w:val="0000FF"/>
          <w:sz w:val="22"/>
          <w:szCs w:val="22"/>
        </w:rPr>
        <w:drawing>
          <wp:inline distT="0" distB="0" distL="114300" distR="114300" wp14:anchorId="1D1CDF53" wp14:editId="77B038D5">
            <wp:extent cx="6335395" cy="1343025"/>
            <wp:effectExtent l="0" t="0" r="8255" b="9525"/>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2"/>
                    <pic:cNvPicPr>
                      <a:picLocks noChangeAspect="1"/>
                    </pic:cNvPicPr>
                  </pic:nvPicPr>
                  <pic:blipFill>
                    <a:blip r:embed="rId58"/>
                    <a:stretch>
                      <a:fillRect/>
                    </a:stretch>
                  </pic:blipFill>
                  <pic:spPr>
                    <a:xfrm>
                      <a:off x="0" y="0"/>
                      <a:ext cx="6335395" cy="1343025"/>
                    </a:xfrm>
                    <a:prstGeom prst="rect">
                      <a:avLst/>
                    </a:prstGeom>
                    <a:noFill/>
                    <a:ln>
                      <a:noFill/>
                    </a:ln>
                  </pic:spPr>
                </pic:pic>
              </a:graphicData>
            </a:graphic>
          </wp:inline>
        </w:drawing>
      </w:r>
    </w:p>
    <w:p w14:paraId="095BF303" w14:textId="77777777" w:rsidR="00501898" w:rsidRPr="0076075D" w:rsidRDefault="00501898">
      <w:pPr>
        <w:ind w:left="0"/>
        <w:rPr>
          <w:sz w:val="22"/>
          <w:szCs w:val="22"/>
        </w:rPr>
      </w:pPr>
    </w:p>
    <w:p w14:paraId="27865E82" w14:textId="77777777" w:rsidR="00501898" w:rsidRPr="0076075D" w:rsidRDefault="00136181">
      <w:pPr>
        <w:ind w:left="1264" w:hanging="980"/>
        <w:jc w:val="both"/>
        <w:rPr>
          <w:b/>
          <w:color w:val="0000FF"/>
          <w:sz w:val="22"/>
          <w:szCs w:val="22"/>
        </w:rPr>
      </w:pPr>
      <w:r w:rsidRPr="0076075D">
        <w:rPr>
          <w:b/>
          <w:noProof/>
          <w:color w:val="0000FF"/>
          <w:sz w:val="22"/>
          <w:szCs w:val="22"/>
        </w:rPr>
        <w:lastRenderedPageBreak/>
        <w:drawing>
          <wp:inline distT="0" distB="0" distL="114300" distR="114300" wp14:anchorId="3E8140BC" wp14:editId="7F9D41C9">
            <wp:extent cx="6314440" cy="3876040"/>
            <wp:effectExtent l="0" t="0" r="10160" b="10160"/>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pic:cNvPicPr>
                      <a:picLocks noChangeAspect="1"/>
                    </pic:cNvPicPr>
                  </pic:nvPicPr>
                  <pic:blipFill>
                    <a:blip r:embed="rId59"/>
                    <a:stretch>
                      <a:fillRect/>
                    </a:stretch>
                  </pic:blipFill>
                  <pic:spPr>
                    <a:xfrm>
                      <a:off x="0" y="0"/>
                      <a:ext cx="6314440" cy="3876040"/>
                    </a:xfrm>
                    <a:prstGeom prst="rect">
                      <a:avLst/>
                    </a:prstGeom>
                    <a:noFill/>
                    <a:ln>
                      <a:noFill/>
                    </a:ln>
                  </pic:spPr>
                </pic:pic>
              </a:graphicData>
            </a:graphic>
          </wp:inline>
        </w:drawing>
      </w:r>
    </w:p>
    <w:p w14:paraId="68E45F57" w14:textId="77777777" w:rsidR="00501898" w:rsidRPr="0076075D" w:rsidRDefault="00136181">
      <w:pPr>
        <w:pStyle w:val="StyleHeading2l2H2h21TimesNewRoman14pt"/>
        <w:rPr>
          <w:sz w:val="22"/>
          <w:szCs w:val="22"/>
        </w:rPr>
      </w:pPr>
      <w:r w:rsidRPr="0076075D">
        <w:rPr>
          <w:sz w:val="22"/>
          <w:szCs w:val="22"/>
        </w:rPr>
        <w:t xml:space="preserve"> </w:t>
      </w:r>
      <w:bookmarkStart w:id="33" w:name="_Toc115266185"/>
      <w:r w:rsidRPr="0076075D">
        <w:rPr>
          <w:sz w:val="22"/>
          <w:szCs w:val="22"/>
        </w:rPr>
        <w:t>Lấy file hóa đơn</w:t>
      </w:r>
      <w:bookmarkEnd w:id="33"/>
    </w:p>
    <w:p w14:paraId="1C2A7CB3" w14:textId="77777777" w:rsidR="00501898" w:rsidRPr="0076075D" w:rsidRDefault="00136181">
      <w:pPr>
        <w:pStyle w:val="NormalIndent"/>
        <w:rPr>
          <w:sz w:val="22"/>
          <w:szCs w:val="22"/>
        </w:rPr>
      </w:pPr>
      <w:r w:rsidRPr="0076075D">
        <w:rPr>
          <w:sz w:val="22"/>
          <w:szCs w:val="22"/>
        </w:rPr>
        <w:t xml:space="preserve">Webservice dùng cho hệ thống tích hợp có thể lấy các file hóa đơn sau khi được phát hành thành công. </w:t>
      </w:r>
    </w:p>
    <w:p w14:paraId="24FEAEAE" w14:textId="77777777" w:rsidR="00501898" w:rsidRPr="0076075D" w:rsidRDefault="00136181">
      <w:pPr>
        <w:pStyle w:val="NormalIndent"/>
        <w:rPr>
          <w:b/>
          <w:sz w:val="22"/>
          <w:szCs w:val="22"/>
        </w:rPr>
      </w:pPr>
      <w:r w:rsidRPr="0076075D">
        <w:rPr>
          <w:b/>
          <w:sz w:val="22"/>
          <w:szCs w:val="22"/>
        </w:rPr>
        <w:t xml:space="preserve">Lưu ý: </w:t>
      </w:r>
    </w:p>
    <w:p w14:paraId="597FFFE8" w14:textId="77777777" w:rsidR="00501898" w:rsidRPr="0076075D" w:rsidRDefault="00136181">
      <w:pPr>
        <w:pStyle w:val="NormalIndent"/>
        <w:numPr>
          <w:ilvl w:val="0"/>
          <w:numId w:val="24"/>
        </w:numPr>
        <w:rPr>
          <w:sz w:val="22"/>
          <w:szCs w:val="22"/>
        </w:rPr>
      </w:pPr>
      <w:r w:rsidRPr="0076075D">
        <w:rPr>
          <w:sz w:val="22"/>
          <w:szCs w:val="22"/>
        </w:rPr>
        <w:t>Hệ thống hóa đơn điện tử chạy theo cơ chế bất đồng bộ, vì vậy hệ thống đẩy hóa đơn lên cơ sở dữ liệu sau khi nhận request phát hành hóa đơn khoảng 1s. Vì vậy, khi tích hợp, request lấy file hóa đơn nên được thực hiện sau từ 2-5 giây sau khi phát hành hóa đơn.</w:t>
      </w:r>
    </w:p>
    <w:p w14:paraId="1E89580D" w14:textId="77777777" w:rsidR="00501898" w:rsidRPr="0076075D" w:rsidRDefault="00136181">
      <w:pPr>
        <w:pStyle w:val="NormalIndent"/>
        <w:numPr>
          <w:ilvl w:val="0"/>
          <w:numId w:val="24"/>
        </w:numPr>
        <w:rPr>
          <w:sz w:val="22"/>
          <w:szCs w:val="22"/>
        </w:rPr>
      </w:pPr>
      <w:r w:rsidRPr="0076075D">
        <w:rPr>
          <w:sz w:val="22"/>
          <w:szCs w:val="22"/>
        </w:rPr>
        <w:t>Hệ thống chỉ lấy lên những hóa đơn có trạng thái khả dụng (state = 1).</w:t>
      </w:r>
    </w:p>
    <w:p w14:paraId="1603AC5D" w14:textId="77777777" w:rsidR="00501898" w:rsidRPr="0076075D" w:rsidRDefault="00136181">
      <w:pPr>
        <w:pStyle w:val="ListParagraph"/>
        <w:widowControl w:val="0"/>
        <w:numPr>
          <w:ilvl w:val="0"/>
          <w:numId w:val="25"/>
        </w:numPr>
        <w:spacing w:before="120" w:line="360" w:lineRule="auto"/>
        <w:contextualSpacing/>
        <w:jc w:val="both"/>
        <w:rPr>
          <w:rFonts w:ascii="Times New Roman" w:hAnsi="Times New Roman"/>
          <w:b/>
          <w:color w:val="0000FF"/>
        </w:rPr>
      </w:pPr>
      <w:r w:rsidRPr="0076075D">
        <w:rPr>
          <w:rFonts w:ascii="Times New Roman" w:hAnsi="Times New Roman"/>
          <w:b/>
          <w:color w:val="0000FF"/>
        </w:rPr>
        <w:t>Đầu vào:</w:t>
      </w:r>
    </w:p>
    <w:p w14:paraId="25F823C2"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hyperlink r:id="rId60" w:history="1">
        <w:r w:rsidRPr="0076075D">
          <w:rPr>
            <w:rStyle w:val="Hyperlink"/>
            <w:sz w:val="22"/>
            <w:szCs w:val="22"/>
          </w:rPr>
          <w:t>/InvoiceAPI/</w:t>
        </w:r>
      </w:hyperlink>
      <w:r w:rsidRPr="0076075D">
        <w:rPr>
          <w:rStyle w:val="Hyperlink"/>
          <w:sz w:val="22"/>
          <w:szCs w:val="22"/>
        </w:rPr>
        <w:t>InvoiceUtilsWS/getInvoiceRepresentationFile</w:t>
      </w:r>
    </w:p>
    <w:p w14:paraId="3B809741" w14:textId="77777777" w:rsidR="00501898" w:rsidRPr="0076075D" w:rsidRDefault="00136181">
      <w:pPr>
        <w:numPr>
          <w:ilvl w:val="0"/>
          <w:numId w:val="17"/>
        </w:numPr>
        <w:jc w:val="both"/>
        <w:rPr>
          <w:sz w:val="22"/>
          <w:szCs w:val="22"/>
        </w:rPr>
      </w:pPr>
      <w:r w:rsidRPr="0076075D">
        <w:rPr>
          <w:sz w:val="22"/>
          <w:szCs w:val="22"/>
        </w:rPr>
        <w:t>Headers:</w:t>
      </w:r>
    </w:p>
    <w:p w14:paraId="4F3760EB" w14:textId="77777777" w:rsidR="00501898" w:rsidRPr="0076075D" w:rsidRDefault="00136181">
      <w:pPr>
        <w:snapToGrid w:val="0"/>
        <w:ind w:firstLine="176"/>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1A8DFC14" w14:textId="77777777" w:rsidR="00501898" w:rsidRPr="0076075D" w:rsidRDefault="00136181">
      <w:pPr>
        <w:snapToGrid w:val="0"/>
        <w:ind w:firstLine="176"/>
        <w:jc w:val="both"/>
        <w:rPr>
          <w:sz w:val="22"/>
          <w:szCs w:val="22"/>
          <w:lang w:val="fr-FR"/>
        </w:rPr>
      </w:pPr>
      <w:r w:rsidRPr="0076075D">
        <w:rPr>
          <w:sz w:val="22"/>
          <w:szCs w:val="22"/>
          <w:lang w:val="fr-FR"/>
        </w:rPr>
        <w:t>+ Content-Type : application/json</w:t>
      </w:r>
    </w:p>
    <w:p w14:paraId="540C4389" w14:textId="77777777" w:rsidR="00501898" w:rsidRPr="0076075D" w:rsidRDefault="00136181">
      <w:pPr>
        <w:pStyle w:val="ListParagraph"/>
        <w:widowControl w:val="0"/>
        <w:snapToGrid w:val="0"/>
        <w:spacing w:before="120" w:line="360" w:lineRule="auto"/>
        <w:ind w:left="0"/>
        <w:contextualSpacing/>
        <w:jc w:val="both"/>
        <w:rPr>
          <w:rFonts w:ascii="Times New Roman" w:hAnsi="Times New Roman"/>
        </w:rPr>
      </w:pPr>
      <w:r w:rsidRPr="0076075D">
        <w:rPr>
          <w:rFonts w:ascii="Times New Roman" w:hAnsi="Times New Roman"/>
        </w:rPr>
        <w:t>Các tham số của đối tượng CommonDataInput</w:t>
      </w:r>
    </w:p>
    <w:tbl>
      <w:tblPr>
        <w:tblW w:w="935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8"/>
        <w:gridCol w:w="2516"/>
        <w:gridCol w:w="4831"/>
      </w:tblGrid>
      <w:tr w:rsidR="00501898" w:rsidRPr="0076075D" w14:paraId="5A8AB160" w14:textId="77777777">
        <w:trPr>
          <w:trHeight w:val="806"/>
        </w:trPr>
        <w:tc>
          <w:tcPr>
            <w:tcW w:w="2008" w:type="dxa"/>
            <w:shd w:val="clear" w:color="auto" w:fill="D9D9D9"/>
          </w:tcPr>
          <w:p w14:paraId="7587C86A" w14:textId="77777777" w:rsidR="00501898" w:rsidRPr="0076075D" w:rsidRDefault="00136181">
            <w:pPr>
              <w:ind w:left="0"/>
              <w:jc w:val="both"/>
              <w:rPr>
                <w:b/>
                <w:bCs/>
                <w:color w:val="000000"/>
                <w:sz w:val="22"/>
                <w:szCs w:val="22"/>
              </w:rPr>
            </w:pPr>
            <w:r w:rsidRPr="0076075D">
              <w:rPr>
                <w:b/>
                <w:bCs/>
                <w:color w:val="000000"/>
                <w:sz w:val="22"/>
                <w:szCs w:val="22"/>
              </w:rPr>
              <w:t>Tên tham số</w:t>
            </w:r>
          </w:p>
        </w:tc>
        <w:tc>
          <w:tcPr>
            <w:tcW w:w="2516" w:type="dxa"/>
            <w:shd w:val="clear" w:color="auto" w:fill="D9D9D9"/>
          </w:tcPr>
          <w:p w14:paraId="75208F0E" w14:textId="77777777" w:rsidR="00501898" w:rsidRPr="0076075D" w:rsidRDefault="00136181">
            <w:pPr>
              <w:ind w:left="0"/>
              <w:jc w:val="both"/>
              <w:rPr>
                <w:b/>
                <w:bCs/>
                <w:color w:val="000000"/>
                <w:sz w:val="22"/>
                <w:szCs w:val="22"/>
              </w:rPr>
            </w:pPr>
            <w:r w:rsidRPr="0076075D">
              <w:rPr>
                <w:b/>
                <w:bCs/>
                <w:color w:val="000000"/>
                <w:sz w:val="22"/>
                <w:szCs w:val="22"/>
              </w:rPr>
              <w:t>Kiểu dữ liệu, ràng buộc</w:t>
            </w:r>
          </w:p>
        </w:tc>
        <w:tc>
          <w:tcPr>
            <w:tcW w:w="4831" w:type="dxa"/>
            <w:shd w:val="clear" w:color="auto" w:fill="D9D9D9"/>
          </w:tcPr>
          <w:p w14:paraId="7D1CF25C" w14:textId="77777777" w:rsidR="00501898" w:rsidRPr="0076075D" w:rsidRDefault="00136181">
            <w:pPr>
              <w:ind w:left="0"/>
              <w:jc w:val="both"/>
              <w:rPr>
                <w:b/>
                <w:bCs/>
                <w:color w:val="000000"/>
                <w:sz w:val="22"/>
                <w:szCs w:val="22"/>
              </w:rPr>
            </w:pPr>
            <w:r w:rsidRPr="0076075D">
              <w:rPr>
                <w:b/>
                <w:bCs/>
                <w:color w:val="000000"/>
                <w:sz w:val="22"/>
                <w:szCs w:val="22"/>
              </w:rPr>
              <w:t>Mô tả</w:t>
            </w:r>
          </w:p>
        </w:tc>
      </w:tr>
      <w:tr w:rsidR="00501898" w:rsidRPr="0076075D" w14:paraId="201DFAF7" w14:textId="77777777">
        <w:trPr>
          <w:trHeight w:val="448"/>
        </w:trPr>
        <w:tc>
          <w:tcPr>
            <w:tcW w:w="2008" w:type="dxa"/>
          </w:tcPr>
          <w:p w14:paraId="15C396C1" w14:textId="77777777" w:rsidR="00501898" w:rsidRPr="0076075D" w:rsidRDefault="00136181">
            <w:pPr>
              <w:spacing w:before="0"/>
              <w:ind w:left="0"/>
              <w:jc w:val="both"/>
              <w:rPr>
                <w:sz w:val="22"/>
                <w:szCs w:val="22"/>
              </w:rPr>
            </w:pPr>
            <w:r w:rsidRPr="0076075D">
              <w:rPr>
                <w:sz w:val="22"/>
                <w:szCs w:val="22"/>
              </w:rPr>
              <w:lastRenderedPageBreak/>
              <w:t>supplierTaxCode</w:t>
            </w:r>
          </w:p>
        </w:tc>
        <w:tc>
          <w:tcPr>
            <w:tcW w:w="2516" w:type="dxa"/>
          </w:tcPr>
          <w:p w14:paraId="0B7B2CA7" w14:textId="77777777" w:rsidR="00501898" w:rsidRPr="0076075D" w:rsidRDefault="00136181">
            <w:pPr>
              <w:spacing w:before="0"/>
              <w:ind w:left="0"/>
              <w:jc w:val="both"/>
              <w:rPr>
                <w:sz w:val="22"/>
                <w:szCs w:val="22"/>
              </w:rPr>
            </w:pPr>
            <w:r w:rsidRPr="0076075D">
              <w:rPr>
                <w:sz w:val="22"/>
                <w:szCs w:val="22"/>
              </w:rPr>
              <w:t>Required: true</w:t>
            </w:r>
          </w:p>
          <w:p w14:paraId="0F6CC189" w14:textId="77777777" w:rsidR="00501898" w:rsidRPr="0076075D" w:rsidRDefault="00136181">
            <w:pPr>
              <w:spacing w:before="0"/>
              <w:ind w:left="0"/>
              <w:jc w:val="both"/>
              <w:rPr>
                <w:sz w:val="22"/>
                <w:szCs w:val="22"/>
              </w:rPr>
            </w:pPr>
            <w:r w:rsidRPr="0076075D">
              <w:rPr>
                <w:sz w:val="22"/>
                <w:szCs w:val="22"/>
              </w:rPr>
              <w:t>DataType: String</w:t>
            </w:r>
          </w:p>
          <w:p w14:paraId="5A496774" w14:textId="77777777" w:rsidR="00501898" w:rsidRPr="0076075D" w:rsidRDefault="00136181">
            <w:pPr>
              <w:spacing w:before="0"/>
              <w:ind w:left="0"/>
              <w:jc w:val="both"/>
              <w:rPr>
                <w:sz w:val="22"/>
                <w:szCs w:val="22"/>
              </w:rPr>
            </w:pPr>
            <w:r w:rsidRPr="0076075D">
              <w:rPr>
                <w:sz w:val="22"/>
                <w:szCs w:val="22"/>
              </w:rPr>
              <w:t xml:space="preserve">Minlength: </w:t>
            </w:r>
          </w:p>
          <w:p w14:paraId="4D12C04E" w14:textId="77777777" w:rsidR="00501898" w:rsidRPr="0076075D" w:rsidRDefault="00136181">
            <w:pPr>
              <w:spacing w:before="0"/>
              <w:ind w:left="0"/>
              <w:jc w:val="both"/>
              <w:rPr>
                <w:sz w:val="22"/>
                <w:szCs w:val="22"/>
              </w:rPr>
            </w:pPr>
            <w:r w:rsidRPr="0076075D">
              <w:rPr>
                <w:sz w:val="22"/>
                <w:szCs w:val="22"/>
              </w:rPr>
              <w:t>Maxlength: 20</w:t>
            </w:r>
          </w:p>
          <w:p w14:paraId="63685124" w14:textId="77777777" w:rsidR="00501898" w:rsidRPr="0076075D" w:rsidRDefault="00136181">
            <w:pPr>
              <w:spacing w:before="0"/>
              <w:ind w:left="0"/>
              <w:jc w:val="both"/>
              <w:rPr>
                <w:sz w:val="22"/>
                <w:szCs w:val="22"/>
              </w:rPr>
            </w:pPr>
            <w:r w:rsidRPr="0076075D">
              <w:rPr>
                <w:sz w:val="22"/>
                <w:szCs w:val="22"/>
              </w:rPr>
              <w:t>Format : [0-9-]+</w:t>
            </w:r>
          </w:p>
        </w:tc>
        <w:tc>
          <w:tcPr>
            <w:tcW w:w="4831" w:type="dxa"/>
          </w:tcPr>
          <w:p w14:paraId="33FDC5FE"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29A17B0A" w14:textId="77777777" w:rsidR="00501898" w:rsidRPr="0076075D" w:rsidRDefault="00136181">
            <w:pPr>
              <w:spacing w:before="0"/>
              <w:ind w:left="0"/>
              <w:jc w:val="both"/>
              <w:rPr>
                <w:sz w:val="22"/>
                <w:szCs w:val="22"/>
                <w:lang w:val="fr-FR"/>
              </w:rPr>
            </w:pPr>
            <w:r w:rsidRPr="0076075D">
              <w:rPr>
                <w:sz w:val="22"/>
                <w:szCs w:val="22"/>
                <w:lang w:val="fr-FR"/>
              </w:rPr>
              <w:t xml:space="preserve">Mẫu 1: 0312770607 </w:t>
            </w:r>
          </w:p>
          <w:p w14:paraId="32F9F956" w14:textId="77777777" w:rsidR="00501898" w:rsidRPr="0076075D" w:rsidRDefault="00136181">
            <w:pPr>
              <w:spacing w:before="0"/>
              <w:ind w:left="0"/>
              <w:jc w:val="both"/>
              <w:rPr>
                <w:sz w:val="22"/>
                <w:szCs w:val="22"/>
                <w:lang w:val="fr-FR"/>
              </w:rPr>
            </w:pPr>
            <w:r w:rsidRPr="0076075D">
              <w:rPr>
                <w:sz w:val="22"/>
                <w:szCs w:val="22"/>
                <w:lang w:val="fr-FR"/>
              </w:rPr>
              <w:t>Mẫu 2: 0312770607-001</w:t>
            </w:r>
          </w:p>
          <w:p w14:paraId="3ADF35C1" w14:textId="77777777" w:rsidR="00501898" w:rsidRPr="0076075D" w:rsidRDefault="007C1895">
            <w:pPr>
              <w:spacing w:before="0"/>
              <w:ind w:left="0"/>
              <w:jc w:val="both"/>
              <w:rPr>
                <w:sz w:val="22"/>
                <w:szCs w:val="22"/>
                <w:lang w:val="fr-FR"/>
              </w:rPr>
            </w:pPr>
            <w:hyperlink r:id="rId61" w:history="1">
              <w:r w:rsidR="00136181" w:rsidRPr="0076075D">
                <w:rPr>
                  <w:rStyle w:val="Hyperlink"/>
                  <w:sz w:val="22"/>
                  <w:szCs w:val="22"/>
                  <w:lang w:val="fr-FR"/>
                </w:rPr>
                <w:t>https://vi.wikipedia.org/wiki/Thu%E1%BA%BF_Vi%E1%BB%87t_Nam</w:t>
              </w:r>
            </w:hyperlink>
          </w:p>
        </w:tc>
      </w:tr>
      <w:tr w:rsidR="00501898" w:rsidRPr="0076075D" w14:paraId="3E3BDC08" w14:textId="77777777">
        <w:trPr>
          <w:trHeight w:val="806"/>
        </w:trPr>
        <w:tc>
          <w:tcPr>
            <w:tcW w:w="2008" w:type="dxa"/>
          </w:tcPr>
          <w:p w14:paraId="3931A501" w14:textId="77777777" w:rsidR="00501898" w:rsidRPr="0076075D" w:rsidRDefault="00136181">
            <w:pPr>
              <w:spacing w:before="0"/>
              <w:ind w:left="0"/>
              <w:jc w:val="both"/>
              <w:rPr>
                <w:sz w:val="22"/>
                <w:szCs w:val="22"/>
              </w:rPr>
            </w:pPr>
            <w:r w:rsidRPr="0076075D">
              <w:rPr>
                <w:sz w:val="22"/>
                <w:szCs w:val="22"/>
              </w:rPr>
              <w:t>invoiceNo</w:t>
            </w:r>
          </w:p>
        </w:tc>
        <w:tc>
          <w:tcPr>
            <w:tcW w:w="2516" w:type="dxa"/>
          </w:tcPr>
          <w:p w14:paraId="4093F7F2" w14:textId="77777777" w:rsidR="00501898" w:rsidRPr="0076075D" w:rsidRDefault="00136181">
            <w:pPr>
              <w:spacing w:before="0"/>
              <w:ind w:left="0"/>
              <w:jc w:val="both"/>
              <w:rPr>
                <w:sz w:val="22"/>
                <w:szCs w:val="22"/>
              </w:rPr>
            </w:pPr>
            <w:r w:rsidRPr="0076075D">
              <w:rPr>
                <w:sz w:val="22"/>
                <w:szCs w:val="22"/>
              </w:rPr>
              <w:t>Required : true</w:t>
            </w:r>
          </w:p>
          <w:p w14:paraId="079BDDED" w14:textId="77777777" w:rsidR="00501898" w:rsidRPr="0076075D" w:rsidRDefault="00136181">
            <w:pPr>
              <w:spacing w:before="0"/>
              <w:ind w:left="0"/>
              <w:jc w:val="both"/>
              <w:rPr>
                <w:sz w:val="22"/>
                <w:szCs w:val="22"/>
              </w:rPr>
            </w:pPr>
            <w:r w:rsidRPr="0076075D">
              <w:rPr>
                <w:sz w:val="22"/>
                <w:szCs w:val="22"/>
              </w:rPr>
              <w:t>DataType: String</w:t>
            </w:r>
          </w:p>
          <w:p w14:paraId="019D8CDE" w14:textId="77777777" w:rsidR="00501898" w:rsidRPr="0076075D" w:rsidRDefault="00136181">
            <w:pPr>
              <w:spacing w:before="0"/>
              <w:ind w:left="0"/>
              <w:jc w:val="both"/>
              <w:rPr>
                <w:sz w:val="22"/>
                <w:szCs w:val="22"/>
              </w:rPr>
            </w:pPr>
            <w:r w:rsidRPr="0076075D">
              <w:rPr>
                <w:sz w:val="22"/>
                <w:szCs w:val="22"/>
              </w:rPr>
              <w:t>Minlength: 7</w:t>
            </w:r>
          </w:p>
          <w:p w14:paraId="1431C3DE" w14:textId="77777777" w:rsidR="00501898" w:rsidRPr="0076075D" w:rsidRDefault="00136181">
            <w:pPr>
              <w:spacing w:before="0"/>
              <w:ind w:left="0"/>
              <w:jc w:val="both"/>
              <w:rPr>
                <w:sz w:val="22"/>
                <w:szCs w:val="22"/>
              </w:rPr>
            </w:pPr>
            <w:r w:rsidRPr="0076075D">
              <w:rPr>
                <w:sz w:val="22"/>
                <w:szCs w:val="22"/>
              </w:rPr>
              <w:t>Maxlength: 35</w:t>
            </w:r>
          </w:p>
          <w:p w14:paraId="5433DD5C" w14:textId="77777777" w:rsidR="00501898" w:rsidRPr="0076075D" w:rsidRDefault="00136181">
            <w:pPr>
              <w:spacing w:before="0"/>
              <w:ind w:left="0"/>
              <w:jc w:val="both"/>
              <w:rPr>
                <w:sz w:val="22"/>
                <w:szCs w:val="22"/>
              </w:rPr>
            </w:pPr>
            <w:r w:rsidRPr="0076075D">
              <w:rPr>
                <w:sz w:val="22"/>
                <w:szCs w:val="22"/>
              </w:rPr>
              <w:t>Format : [a-zA-Z0-9]*$</w:t>
            </w:r>
          </w:p>
        </w:tc>
        <w:tc>
          <w:tcPr>
            <w:tcW w:w="4831" w:type="dxa"/>
          </w:tcPr>
          <w:p w14:paraId="64C00339" w14:textId="77777777" w:rsidR="00501898" w:rsidRPr="0076075D" w:rsidRDefault="00136181">
            <w:pPr>
              <w:spacing w:before="0"/>
              <w:ind w:left="0"/>
              <w:jc w:val="both"/>
              <w:rPr>
                <w:sz w:val="22"/>
                <w:szCs w:val="22"/>
              </w:rPr>
            </w:pPr>
            <w:r w:rsidRPr="0076075D">
              <w:rPr>
                <w:sz w:val="22"/>
                <w:szCs w:val="22"/>
              </w:rPr>
              <w:t>Số hóa đơn, bao gồm ký hiệu hóa đơn và số thứ tự hóa đơn</w:t>
            </w:r>
          </w:p>
          <w:p w14:paraId="3548A056" w14:textId="77777777" w:rsidR="00501898" w:rsidRPr="0076075D" w:rsidRDefault="00501898">
            <w:pPr>
              <w:spacing w:before="0"/>
              <w:ind w:left="0"/>
              <w:jc w:val="both"/>
              <w:rPr>
                <w:sz w:val="22"/>
                <w:szCs w:val="22"/>
              </w:rPr>
            </w:pPr>
          </w:p>
        </w:tc>
      </w:tr>
      <w:tr w:rsidR="00501898" w:rsidRPr="0076075D" w14:paraId="343513F2" w14:textId="77777777">
        <w:trPr>
          <w:trHeight w:val="273"/>
        </w:trPr>
        <w:tc>
          <w:tcPr>
            <w:tcW w:w="2008" w:type="dxa"/>
          </w:tcPr>
          <w:p w14:paraId="1975021D" w14:textId="77777777" w:rsidR="00501898" w:rsidRPr="0076075D" w:rsidRDefault="00136181">
            <w:pPr>
              <w:spacing w:before="0"/>
              <w:ind w:left="0"/>
              <w:jc w:val="both"/>
              <w:rPr>
                <w:sz w:val="22"/>
                <w:szCs w:val="22"/>
              </w:rPr>
            </w:pPr>
            <w:r w:rsidRPr="0076075D">
              <w:rPr>
                <w:sz w:val="22"/>
                <w:szCs w:val="22"/>
              </w:rPr>
              <w:t>templateCode</w:t>
            </w:r>
          </w:p>
        </w:tc>
        <w:tc>
          <w:tcPr>
            <w:tcW w:w="2516" w:type="dxa"/>
          </w:tcPr>
          <w:p w14:paraId="38DED8E5" w14:textId="77777777" w:rsidR="00501898" w:rsidRPr="0076075D" w:rsidRDefault="00136181">
            <w:pPr>
              <w:spacing w:before="0"/>
              <w:ind w:left="0"/>
              <w:jc w:val="both"/>
              <w:rPr>
                <w:sz w:val="22"/>
                <w:szCs w:val="22"/>
              </w:rPr>
            </w:pPr>
            <w:r w:rsidRPr="0076075D">
              <w:rPr>
                <w:sz w:val="22"/>
                <w:szCs w:val="22"/>
              </w:rPr>
              <w:t>Required : true</w:t>
            </w:r>
          </w:p>
          <w:p w14:paraId="5833922C" w14:textId="77777777" w:rsidR="00501898" w:rsidRPr="0076075D" w:rsidRDefault="00136181">
            <w:pPr>
              <w:spacing w:before="0"/>
              <w:ind w:left="0"/>
              <w:jc w:val="both"/>
              <w:rPr>
                <w:sz w:val="22"/>
                <w:szCs w:val="22"/>
              </w:rPr>
            </w:pPr>
            <w:r w:rsidRPr="0076075D">
              <w:rPr>
                <w:sz w:val="22"/>
                <w:szCs w:val="22"/>
              </w:rPr>
              <w:t>DataType: String</w:t>
            </w:r>
          </w:p>
          <w:p w14:paraId="4D7B78AD" w14:textId="77777777" w:rsidR="00501898" w:rsidRPr="0076075D" w:rsidRDefault="00136181">
            <w:pPr>
              <w:spacing w:before="0"/>
              <w:ind w:left="0"/>
              <w:jc w:val="both"/>
              <w:rPr>
                <w:sz w:val="22"/>
                <w:szCs w:val="22"/>
              </w:rPr>
            </w:pPr>
            <w:r w:rsidRPr="0076075D">
              <w:rPr>
                <w:sz w:val="22"/>
                <w:szCs w:val="22"/>
              </w:rPr>
              <w:t xml:space="preserve">Minlength : </w:t>
            </w:r>
          </w:p>
          <w:p w14:paraId="14D164C2" w14:textId="77777777" w:rsidR="00501898" w:rsidRPr="0076075D" w:rsidRDefault="00136181">
            <w:pPr>
              <w:spacing w:before="0"/>
              <w:ind w:left="0"/>
              <w:jc w:val="both"/>
              <w:rPr>
                <w:sz w:val="22"/>
                <w:szCs w:val="22"/>
              </w:rPr>
            </w:pPr>
            <w:r w:rsidRPr="0076075D">
              <w:rPr>
                <w:sz w:val="22"/>
                <w:szCs w:val="22"/>
              </w:rPr>
              <w:t>Maxlength : 20</w:t>
            </w:r>
          </w:p>
          <w:p w14:paraId="40132D22" w14:textId="77777777" w:rsidR="00501898" w:rsidRPr="0076075D" w:rsidRDefault="00136181">
            <w:pPr>
              <w:spacing w:before="0"/>
              <w:ind w:left="0"/>
              <w:jc w:val="both"/>
              <w:rPr>
                <w:sz w:val="22"/>
                <w:szCs w:val="22"/>
              </w:rPr>
            </w:pPr>
            <w:r w:rsidRPr="0076075D">
              <w:rPr>
                <w:sz w:val="22"/>
                <w:szCs w:val="22"/>
              </w:rPr>
              <w:t xml:space="preserve">Format : </w:t>
            </w:r>
          </w:p>
        </w:tc>
        <w:tc>
          <w:tcPr>
            <w:tcW w:w="4831" w:type="dxa"/>
          </w:tcPr>
          <w:p w14:paraId="3AB75635" w14:textId="77777777" w:rsidR="00501898" w:rsidRPr="0076075D" w:rsidRDefault="00136181">
            <w:pPr>
              <w:spacing w:before="0"/>
              <w:ind w:left="0"/>
              <w:jc w:val="both"/>
              <w:rPr>
                <w:sz w:val="22"/>
                <w:szCs w:val="22"/>
              </w:rPr>
            </w:pPr>
            <w:r w:rsidRPr="0076075D">
              <w:rPr>
                <w:sz w:val="22"/>
                <w:szCs w:val="22"/>
              </w:rPr>
              <w:t>Mã mẫu hóa đơn</w:t>
            </w:r>
          </w:p>
          <w:p w14:paraId="2672F577" w14:textId="77777777" w:rsidR="00501898" w:rsidRPr="0076075D" w:rsidRDefault="00136181">
            <w:pPr>
              <w:spacing w:before="0"/>
              <w:ind w:left="0"/>
              <w:jc w:val="both"/>
              <w:rPr>
                <w:sz w:val="22"/>
                <w:szCs w:val="22"/>
              </w:rPr>
            </w:pPr>
            <w:r w:rsidRPr="0076075D">
              <w:rPr>
                <w:sz w:val="22"/>
                <w:szCs w:val="22"/>
              </w:rPr>
              <w:t xml:space="preserve">VD: </w:t>
            </w:r>
          </w:p>
          <w:p w14:paraId="233F9147" w14:textId="77777777" w:rsidR="00501898" w:rsidRPr="0076075D" w:rsidRDefault="00136181">
            <w:pPr>
              <w:spacing w:before="0"/>
              <w:ind w:left="0"/>
              <w:jc w:val="both"/>
              <w:rPr>
                <w:sz w:val="22"/>
                <w:szCs w:val="22"/>
              </w:rPr>
            </w:pPr>
            <w:r w:rsidRPr="0076075D">
              <w:rPr>
                <w:sz w:val="22"/>
                <w:szCs w:val="22"/>
              </w:rPr>
              <w:t>01GTKT0/001</w:t>
            </w:r>
          </w:p>
          <w:p w14:paraId="58B5095D" w14:textId="77777777" w:rsidR="00501898" w:rsidRPr="0076075D" w:rsidRDefault="00136181">
            <w:pPr>
              <w:spacing w:before="0"/>
              <w:ind w:left="41"/>
              <w:jc w:val="both"/>
              <w:rPr>
                <w:sz w:val="22"/>
                <w:szCs w:val="22"/>
              </w:rPr>
            </w:pPr>
            <w:r w:rsidRPr="0076075D">
              <w:rPr>
                <w:sz w:val="22"/>
                <w:szCs w:val="22"/>
              </w:rPr>
              <w:t>1/001</w:t>
            </w:r>
          </w:p>
        </w:tc>
      </w:tr>
      <w:tr w:rsidR="00501898" w:rsidRPr="0076075D" w14:paraId="578B2E8E" w14:textId="77777777">
        <w:trPr>
          <w:trHeight w:val="806"/>
        </w:trPr>
        <w:tc>
          <w:tcPr>
            <w:tcW w:w="2008" w:type="dxa"/>
          </w:tcPr>
          <w:p w14:paraId="734AF89D" w14:textId="77777777" w:rsidR="00501898" w:rsidRPr="0076075D" w:rsidRDefault="00136181">
            <w:pPr>
              <w:spacing w:before="0"/>
              <w:ind w:left="0"/>
              <w:jc w:val="both"/>
              <w:rPr>
                <w:sz w:val="22"/>
                <w:szCs w:val="22"/>
              </w:rPr>
            </w:pPr>
            <w:r w:rsidRPr="0076075D">
              <w:rPr>
                <w:sz w:val="22"/>
                <w:szCs w:val="22"/>
              </w:rPr>
              <w:t>transactionUuid</w:t>
            </w:r>
          </w:p>
        </w:tc>
        <w:tc>
          <w:tcPr>
            <w:tcW w:w="2516" w:type="dxa"/>
          </w:tcPr>
          <w:p w14:paraId="1E3086BD" w14:textId="77777777" w:rsidR="00501898" w:rsidRPr="0076075D" w:rsidRDefault="00136181">
            <w:pPr>
              <w:spacing w:before="0"/>
              <w:ind w:left="0"/>
              <w:jc w:val="both"/>
              <w:rPr>
                <w:sz w:val="22"/>
                <w:szCs w:val="22"/>
              </w:rPr>
            </w:pPr>
            <w:r w:rsidRPr="0076075D">
              <w:rPr>
                <w:sz w:val="22"/>
                <w:szCs w:val="22"/>
              </w:rPr>
              <w:t>Required : false</w:t>
            </w:r>
          </w:p>
          <w:p w14:paraId="46ADC31F" w14:textId="77777777" w:rsidR="00501898" w:rsidRPr="0076075D" w:rsidRDefault="00136181">
            <w:pPr>
              <w:spacing w:before="0"/>
              <w:ind w:left="0"/>
              <w:jc w:val="both"/>
              <w:rPr>
                <w:sz w:val="22"/>
                <w:szCs w:val="22"/>
              </w:rPr>
            </w:pPr>
            <w:r w:rsidRPr="0076075D">
              <w:rPr>
                <w:sz w:val="22"/>
                <w:szCs w:val="22"/>
              </w:rPr>
              <w:t>DataType: String</w:t>
            </w:r>
          </w:p>
          <w:p w14:paraId="13235A86" w14:textId="77777777" w:rsidR="00501898" w:rsidRPr="0076075D" w:rsidRDefault="00136181">
            <w:pPr>
              <w:spacing w:before="0"/>
              <w:ind w:left="0"/>
              <w:jc w:val="both"/>
              <w:rPr>
                <w:sz w:val="22"/>
                <w:szCs w:val="22"/>
              </w:rPr>
            </w:pPr>
            <w:r w:rsidRPr="0076075D">
              <w:rPr>
                <w:sz w:val="22"/>
                <w:szCs w:val="22"/>
              </w:rPr>
              <w:t>Minlength : 10</w:t>
            </w:r>
          </w:p>
          <w:p w14:paraId="4E548D7D" w14:textId="77777777" w:rsidR="00501898" w:rsidRPr="0076075D" w:rsidRDefault="00136181">
            <w:pPr>
              <w:spacing w:before="0"/>
              <w:ind w:left="0"/>
              <w:jc w:val="both"/>
              <w:rPr>
                <w:sz w:val="22"/>
                <w:szCs w:val="22"/>
              </w:rPr>
            </w:pPr>
            <w:r w:rsidRPr="0076075D">
              <w:rPr>
                <w:sz w:val="22"/>
                <w:szCs w:val="22"/>
              </w:rPr>
              <w:t>Maxlength : 36</w:t>
            </w:r>
          </w:p>
          <w:p w14:paraId="1CC4C0D7" w14:textId="77777777" w:rsidR="00501898" w:rsidRPr="0076075D" w:rsidRDefault="00136181">
            <w:pPr>
              <w:spacing w:before="0"/>
              <w:ind w:left="0"/>
              <w:jc w:val="both"/>
              <w:rPr>
                <w:sz w:val="22"/>
                <w:szCs w:val="22"/>
              </w:rPr>
            </w:pPr>
            <w:r w:rsidRPr="0076075D">
              <w:rPr>
                <w:sz w:val="22"/>
                <w:szCs w:val="22"/>
              </w:rPr>
              <w:t>Format : N/A</w:t>
            </w:r>
          </w:p>
        </w:tc>
        <w:tc>
          <w:tcPr>
            <w:tcW w:w="4831" w:type="dxa"/>
          </w:tcPr>
          <w:p w14:paraId="4326B612" w14:textId="77777777" w:rsidR="00501898" w:rsidRPr="0076075D" w:rsidRDefault="00136181">
            <w:pPr>
              <w:spacing w:before="0"/>
              <w:ind w:left="0"/>
              <w:jc w:val="both"/>
              <w:rPr>
                <w:sz w:val="22"/>
                <w:szCs w:val="22"/>
              </w:rPr>
            </w:pPr>
            <w:r w:rsidRPr="0076075D">
              <w:rPr>
                <w:sz w:val="22"/>
                <w:szCs w:val="22"/>
              </w:rPr>
              <w:t>Chuỗi kiểm tra dữ liệu (fkey) được truyền vào khi lập hóa đơn. Chi tiết xem mục 6.2</w:t>
            </w:r>
          </w:p>
          <w:p w14:paraId="3F23B2B2" w14:textId="77777777" w:rsidR="00501898" w:rsidRPr="0076075D" w:rsidRDefault="00501898">
            <w:pPr>
              <w:spacing w:before="0"/>
              <w:ind w:left="0"/>
              <w:jc w:val="both"/>
              <w:rPr>
                <w:sz w:val="22"/>
                <w:szCs w:val="22"/>
              </w:rPr>
            </w:pPr>
          </w:p>
        </w:tc>
      </w:tr>
      <w:tr w:rsidR="00501898" w:rsidRPr="0076075D" w14:paraId="348BDB92" w14:textId="77777777">
        <w:trPr>
          <w:trHeight w:val="806"/>
        </w:trPr>
        <w:tc>
          <w:tcPr>
            <w:tcW w:w="2008" w:type="dxa"/>
          </w:tcPr>
          <w:p w14:paraId="1185D9E7" w14:textId="77777777" w:rsidR="00501898" w:rsidRPr="0076075D" w:rsidRDefault="00136181">
            <w:pPr>
              <w:spacing w:before="0"/>
              <w:ind w:left="0"/>
              <w:jc w:val="both"/>
              <w:rPr>
                <w:sz w:val="22"/>
                <w:szCs w:val="22"/>
              </w:rPr>
            </w:pPr>
            <w:r w:rsidRPr="0076075D">
              <w:rPr>
                <w:sz w:val="22"/>
                <w:szCs w:val="22"/>
              </w:rPr>
              <w:t>fileType</w:t>
            </w:r>
          </w:p>
        </w:tc>
        <w:tc>
          <w:tcPr>
            <w:tcW w:w="2516" w:type="dxa"/>
          </w:tcPr>
          <w:p w14:paraId="57051E00" w14:textId="77777777" w:rsidR="00501898" w:rsidRPr="0076075D" w:rsidRDefault="00136181">
            <w:pPr>
              <w:spacing w:before="0"/>
              <w:ind w:left="0"/>
              <w:jc w:val="both"/>
              <w:rPr>
                <w:sz w:val="22"/>
                <w:szCs w:val="22"/>
              </w:rPr>
            </w:pPr>
            <w:r w:rsidRPr="0076075D">
              <w:rPr>
                <w:sz w:val="22"/>
                <w:szCs w:val="22"/>
              </w:rPr>
              <w:t>Required : false</w:t>
            </w:r>
          </w:p>
          <w:p w14:paraId="7A5CD0D8" w14:textId="77777777" w:rsidR="00501898" w:rsidRPr="0076075D" w:rsidRDefault="00136181">
            <w:pPr>
              <w:spacing w:before="0"/>
              <w:ind w:left="0"/>
              <w:jc w:val="both"/>
              <w:rPr>
                <w:sz w:val="22"/>
                <w:szCs w:val="22"/>
              </w:rPr>
            </w:pPr>
            <w:r w:rsidRPr="0076075D">
              <w:rPr>
                <w:sz w:val="22"/>
                <w:szCs w:val="22"/>
              </w:rPr>
              <w:t>DataType: String</w:t>
            </w:r>
          </w:p>
          <w:p w14:paraId="55C4EF6B" w14:textId="77777777" w:rsidR="00501898" w:rsidRPr="0076075D" w:rsidRDefault="00136181">
            <w:pPr>
              <w:spacing w:before="0"/>
              <w:ind w:left="0"/>
              <w:jc w:val="both"/>
              <w:rPr>
                <w:sz w:val="22"/>
                <w:szCs w:val="22"/>
              </w:rPr>
            </w:pPr>
            <w:r w:rsidRPr="0076075D">
              <w:rPr>
                <w:sz w:val="22"/>
                <w:szCs w:val="22"/>
              </w:rPr>
              <w:t>Minlength : 3</w:t>
            </w:r>
          </w:p>
          <w:p w14:paraId="7F21CCEF" w14:textId="77777777" w:rsidR="00501898" w:rsidRPr="0076075D" w:rsidRDefault="00136181">
            <w:pPr>
              <w:spacing w:before="0"/>
              <w:ind w:left="0"/>
              <w:jc w:val="both"/>
              <w:rPr>
                <w:sz w:val="22"/>
                <w:szCs w:val="22"/>
              </w:rPr>
            </w:pPr>
            <w:r w:rsidRPr="0076075D">
              <w:rPr>
                <w:sz w:val="22"/>
                <w:szCs w:val="22"/>
              </w:rPr>
              <w:t>Maxlength : 3</w:t>
            </w:r>
          </w:p>
          <w:p w14:paraId="4EBFF0B3" w14:textId="77777777" w:rsidR="00501898" w:rsidRPr="0076075D" w:rsidRDefault="00136181">
            <w:pPr>
              <w:spacing w:before="0"/>
              <w:ind w:left="0"/>
              <w:jc w:val="both"/>
              <w:rPr>
                <w:sz w:val="22"/>
                <w:szCs w:val="22"/>
              </w:rPr>
            </w:pPr>
            <w:r w:rsidRPr="0076075D">
              <w:rPr>
                <w:sz w:val="22"/>
                <w:szCs w:val="22"/>
              </w:rPr>
              <w:t>Format : N/A</w:t>
            </w:r>
          </w:p>
        </w:tc>
        <w:tc>
          <w:tcPr>
            <w:tcW w:w="4831" w:type="dxa"/>
          </w:tcPr>
          <w:p w14:paraId="3481D0E1" w14:textId="77777777" w:rsidR="00501898" w:rsidRPr="0076075D" w:rsidRDefault="00136181">
            <w:pPr>
              <w:spacing w:before="0"/>
              <w:ind w:left="0"/>
              <w:jc w:val="both"/>
              <w:rPr>
                <w:sz w:val="22"/>
                <w:szCs w:val="22"/>
              </w:rPr>
            </w:pPr>
            <w:r w:rsidRPr="0076075D">
              <w:rPr>
                <w:sz w:val="22"/>
                <w:szCs w:val="22"/>
              </w:rPr>
              <w:t xml:space="preserve">Loại file muốn tải về, các định dạng được phép </w:t>
            </w:r>
          </w:p>
          <w:p w14:paraId="73371702" w14:textId="77777777" w:rsidR="00501898" w:rsidRPr="0076075D" w:rsidRDefault="00136181">
            <w:pPr>
              <w:spacing w:before="0"/>
              <w:ind w:left="0"/>
              <w:jc w:val="both"/>
              <w:rPr>
                <w:sz w:val="22"/>
                <w:szCs w:val="22"/>
              </w:rPr>
            </w:pPr>
            <w:r w:rsidRPr="0076075D">
              <w:rPr>
                <w:sz w:val="22"/>
                <w:szCs w:val="22"/>
              </w:rPr>
              <w:t>ZIP, PDF</w:t>
            </w:r>
          </w:p>
          <w:p w14:paraId="237AAEAD" w14:textId="77777777" w:rsidR="00501898" w:rsidRPr="0076075D" w:rsidRDefault="00501898">
            <w:pPr>
              <w:spacing w:before="0"/>
              <w:ind w:left="0"/>
              <w:jc w:val="both"/>
              <w:rPr>
                <w:sz w:val="22"/>
                <w:szCs w:val="22"/>
              </w:rPr>
            </w:pPr>
          </w:p>
        </w:tc>
      </w:tr>
      <w:tr w:rsidR="00501898" w:rsidRPr="0076075D" w14:paraId="12733B83" w14:textId="77777777">
        <w:trPr>
          <w:trHeight w:val="806"/>
        </w:trPr>
        <w:tc>
          <w:tcPr>
            <w:tcW w:w="2008" w:type="dxa"/>
          </w:tcPr>
          <w:p w14:paraId="747336C5" w14:textId="77777777" w:rsidR="00501898" w:rsidRPr="0076075D" w:rsidRDefault="00136181">
            <w:pPr>
              <w:spacing w:before="0"/>
              <w:ind w:left="0"/>
              <w:jc w:val="both"/>
              <w:rPr>
                <w:sz w:val="22"/>
                <w:szCs w:val="22"/>
              </w:rPr>
            </w:pPr>
            <w:r w:rsidRPr="0076075D">
              <w:rPr>
                <w:sz w:val="22"/>
                <w:szCs w:val="22"/>
              </w:rPr>
              <w:t>paid</w:t>
            </w:r>
          </w:p>
        </w:tc>
        <w:tc>
          <w:tcPr>
            <w:tcW w:w="2516" w:type="dxa"/>
          </w:tcPr>
          <w:p w14:paraId="03090F64" w14:textId="77777777" w:rsidR="00501898" w:rsidRPr="0076075D" w:rsidRDefault="00136181">
            <w:pPr>
              <w:spacing w:before="0"/>
              <w:ind w:left="0"/>
              <w:jc w:val="both"/>
              <w:rPr>
                <w:sz w:val="22"/>
                <w:szCs w:val="22"/>
              </w:rPr>
            </w:pPr>
            <w:r w:rsidRPr="0076075D">
              <w:rPr>
                <w:sz w:val="22"/>
                <w:szCs w:val="22"/>
              </w:rPr>
              <w:t>Required : false</w:t>
            </w:r>
          </w:p>
          <w:p w14:paraId="0DA0317E" w14:textId="77777777" w:rsidR="00501898" w:rsidRPr="0076075D" w:rsidRDefault="00136181">
            <w:pPr>
              <w:spacing w:before="0"/>
              <w:ind w:left="0"/>
              <w:jc w:val="both"/>
              <w:rPr>
                <w:sz w:val="22"/>
                <w:szCs w:val="22"/>
              </w:rPr>
            </w:pPr>
            <w:r w:rsidRPr="0076075D">
              <w:rPr>
                <w:sz w:val="22"/>
                <w:szCs w:val="22"/>
              </w:rPr>
              <w:t>DataType: boolean</w:t>
            </w:r>
          </w:p>
          <w:p w14:paraId="55977129" w14:textId="77777777" w:rsidR="00501898" w:rsidRPr="0076075D" w:rsidRDefault="00136181">
            <w:pPr>
              <w:spacing w:before="0"/>
              <w:ind w:left="0"/>
              <w:jc w:val="both"/>
              <w:rPr>
                <w:sz w:val="22"/>
                <w:szCs w:val="22"/>
              </w:rPr>
            </w:pPr>
            <w:r w:rsidRPr="0076075D">
              <w:rPr>
                <w:sz w:val="22"/>
                <w:szCs w:val="22"/>
              </w:rPr>
              <w:t xml:space="preserve">Minlength : </w:t>
            </w:r>
          </w:p>
          <w:p w14:paraId="2DDD2031" w14:textId="77777777" w:rsidR="00501898" w:rsidRPr="0076075D" w:rsidRDefault="00136181">
            <w:pPr>
              <w:spacing w:before="0"/>
              <w:ind w:left="0"/>
              <w:jc w:val="both"/>
              <w:rPr>
                <w:sz w:val="22"/>
                <w:szCs w:val="22"/>
              </w:rPr>
            </w:pPr>
            <w:r w:rsidRPr="0076075D">
              <w:rPr>
                <w:sz w:val="22"/>
                <w:szCs w:val="22"/>
              </w:rPr>
              <w:t xml:space="preserve">Maxlength : </w:t>
            </w:r>
          </w:p>
          <w:p w14:paraId="1728B9AA" w14:textId="77777777" w:rsidR="00501898" w:rsidRPr="0076075D" w:rsidRDefault="00136181">
            <w:pPr>
              <w:spacing w:before="0"/>
              <w:ind w:left="0"/>
              <w:jc w:val="both"/>
              <w:rPr>
                <w:sz w:val="22"/>
                <w:szCs w:val="22"/>
              </w:rPr>
            </w:pPr>
            <w:r w:rsidRPr="0076075D">
              <w:rPr>
                <w:sz w:val="22"/>
                <w:szCs w:val="22"/>
              </w:rPr>
              <w:t>Format : N/A</w:t>
            </w:r>
          </w:p>
        </w:tc>
        <w:tc>
          <w:tcPr>
            <w:tcW w:w="4831" w:type="dxa"/>
          </w:tcPr>
          <w:p w14:paraId="10677BA3" w14:textId="77777777" w:rsidR="00501898" w:rsidRPr="0076075D" w:rsidRDefault="00136181">
            <w:pPr>
              <w:spacing w:before="0"/>
              <w:ind w:left="0"/>
              <w:jc w:val="both"/>
              <w:rPr>
                <w:sz w:val="22"/>
                <w:szCs w:val="22"/>
              </w:rPr>
            </w:pPr>
            <w:r w:rsidRPr="0076075D">
              <w:rPr>
                <w:sz w:val="22"/>
                <w:szCs w:val="22"/>
              </w:rPr>
              <w:t>true – Đã thanh toán</w:t>
            </w:r>
          </w:p>
          <w:p w14:paraId="6CFEDDA0" w14:textId="77777777" w:rsidR="00501898" w:rsidRPr="0076075D" w:rsidRDefault="00136181">
            <w:pPr>
              <w:spacing w:before="0"/>
              <w:ind w:left="0"/>
              <w:jc w:val="both"/>
              <w:rPr>
                <w:sz w:val="22"/>
                <w:szCs w:val="22"/>
              </w:rPr>
            </w:pPr>
            <w:r w:rsidRPr="0076075D">
              <w:rPr>
                <w:sz w:val="22"/>
                <w:szCs w:val="22"/>
              </w:rPr>
              <w:t>false – Chưa thanh toán</w:t>
            </w:r>
          </w:p>
          <w:p w14:paraId="088932EC" w14:textId="77777777" w:rsidR="00501898" w:rsidRPr="0076075D" w:rsidRDefault="00501898">
            <w:pPr>
              <w:spacing w:before="0"/>
              <w:ind w:left="0"/>
              <w:jc w:val="both"/>
              <w:rPr>
                <w:sz w:val="22"/>
                <w:szCs w:val="22"/>
              </w:rPr>
            </w:pPr>
          </w:p>
        </w:tc>
      </w:tr>
      <w:tr w:rsidR="00501898" w:rsidRPr="0076075D" w14:paraId="2DF83A03" w14:textId="77777777">
        <w:trPr>
          <w:trHeight w:val="806"/>
        </w:trPr>
        <w:tc>
          <w:tcPr>
            <w:tcW w:w="2008" w:type="dxa"/>
          </w:tcPr>
          <w:p w14:paraId="69BED7C5" w14:textId="77777777" w:rsidR="00501898" w:rsidRPr="0076075D" w:rsidRDefault="00136181">
            <w:pPr>
              <w:ind w:left="0"/>
              <w:jc w:val="both"/>
              <w:rPr>
                <w:sz w:val="22"/>
                <w:szCs w:val="22"/>
              </w:rPr>
            </w:pPr>
            <w:r w:rsidRPr="0076075D">
              <w:rPr>
                <w:sz w:val="22"/>
                <w:szCs w:val="22"/>
              </w:rPr>
              <w:t>startDate</w:t>
            </w:r>
          </w:p>
        </w:tc>
        <w:tc>
          <w:tcPr>
            <w:tcW w:w="2516" w:type="dxa"/>
          </w:tcPr>
          <w:p w14:paraId="59688FD5" w14:textId="77777777" w:rsidR="00501898" w:rsidRPr="0076075D" w:rsidRDefault="00136181">
            <w:pPr>
              <w:spacing w:before="0"/>
              <w:ind w:left="0"/>
              <w:jc w:val="both"/>
              <w:rPr>
                <w:sz w:val="22"/>
                <w:szCs w:val="22"/>
                <w:lang w:val="vi-VN"/>
              </w:rPr>
            </w:pPr>
            <w:r w:rsidRPr="0076075D">
              <w:rPr>
                <w:sz w:val="22"/>
                <w:szCs w:val="22"/>
              </w:rPr>
              <w:t xml:space="preserve">Required : </w:t>
            </w:r>
            <w:r w:rsidRPr="0076075D">
              <w:rPr>
                <w:sz w:val="22"/>
                <w:szCs w:val="22"/>
                <w:lang w:val="vi-VN"/>
              </w:rPr>
              <w:t>false</w:t>
            </w:r>
          </w:p>
          <w:p w14:paraId="1B62D478" w14:textId="77777777" w:rsidR="00501898" w:rsidRPr="0076075D" w:rsidRDefault="00136181">
            <w:pPr>
              <w:spacing w:before="0"/>
              <w:ind w:left="0"/>
              <w:jc w:val="both"/>
              <w:rPr>
                <w:sz w:val="22"/>
                <w:szCs w:val="22"/>
              </w:rPr>
            </w:pPr>
            <w:r w:rsidRPr="0076075D">
              <w:rPr>
                <w:sz w:val="22"/>
                <w:szCs w:val="22"/>
              </w:rPr>
              <w:t>DataType: Date</w:t>
            </w:r>
          </w:p>
          <w:p w14:paraId="397DBD43" w14:textId="77777777" w:rsidR="00501898" w:rsidRPr="0076075D" w:rsidRDefault="00136181">
            <w:pPr>
              <w:spacing w:before="0"/>
              <w:ind w:left="0"/>
              <w:jc w:val="both"/>
              <w:rPr>
                <w:sz w:val="22"/>
                <w:szCs w:val="22"/>
              </w:rPr>
            </w:pPr>
            <w:r w:rsidRPr="0076075D">
              <w:rPr>
                <w:sz w:val="22"/>
                <w:szCs w:val="22"/>
              </w:rPr>
              <w:t xml:space="preserve">Minlength : </w:t>
            </w:r>
          </w:p>
          <w:p w14:paraId="27D279A0" w14:textId="77777777" w:rsidR="00501898" w:rsidRPr="0076075D" w:rsidRDefault="00136181">
            <w:pPr>
              <w:spacing w:before="0"/>
              <w:ind w:left="0"/>
              <w:jc w:val="both"/>
              <w:rPr>
                <w:sz w:val="22"/>
                <w:szCs w:val="22"/>
              </w:rPr>
            </w:pPr>
            <w:r w:rsidRPr="0076075D">
              <w:rPr>
                <w:sz w:val="22"/>
                <w:szCs w:val="22"/>
              </w:rPr>
              <w:t>Maxlength : 50</w:t>
            </w:r>
          </w:p>
          <w:p w14:paraId="5090B123" w14:textId="77777777" w:rsidR="00501898" w:rsidRPr="0076075D" w:rsidRDefault="00136181">
            <w:pPr>
              <w:spacing w:before="0"/>
              <w:ind w:left="0"/>
              <w:jc w:val="both"/>
              <w:rPr>
                <w:sz w:val="22"/>
                <w:szCs w:val="22"/>
              </w:rPr>
            </w:pPr>
            <w:r w:rsidRPr="0076075D">
              <w:rPr>
                <w:sz w:val="22"/>
                <w:szCs w:val="22"/>
              </w:rPr>
              <w:t>Format :</w:t>
            </w:r>
          </w:p>
        </w:tc>
        <w:tc>
          <w:tcPr>
            <w:tcW w:w="4831" w:type="dxa"/>
          </w:tcPr>
          <w:p w14:paraId="59E86687" w14:textId="77777777" w:rsidR="00501898" w:rsidRPr="0076075D" w:rsidRDefault="00136181">
            <w:pPr>
              <w:ind w:left="0"/>
              <w:jc w:val="both"/>
              <w:rPr>
                <w:sz w:val="22"/>
                <w:szCs w:val="22"/>
              </w:rPr>
            </w:pPr>
            <w:r w:rsidRPr="0076075D">
              <w:rPr>
                <w:sz w:val="22"/>
                <w:szCs w:val="22"/>
                <w:lang w:val="vi-VN"/>
              </w:rPr>
              <w:t xml:space="preserve">Ngày lập </w:t>
            </w:r>
            <w:r w:rsidRPr="0076075D">
              <w:rPr>
                <w:sz w:val="22"/>
                <w:szCs w:val="22"/>
              </w:rPr>
              <w:t>từ ngày</w:t>
            </w:r>
          </w:p>
          <w:p w14:paraId="43B22894" w14:textId="77777777" w:rsidR="00501898" w:rsidRPr="0076075D" w:rsidRDefault="00136181">
            <w:pPr>
              <w:ind w:left="0"/>
              <w:jc w:val="both"/>
              <w:rPr>
                <w:sz w:val="22"/>
                <w:szCs w:val="22"/>
              </w:rPr>
            </w:pPr>
            <w:r w:rsidRPr="0076075D">
              <w:rPr>
                <w:sz w:val="22"/>
                <w:szCs w:val="22"/>
              </w:rPr>
              <w:t>Định dạng "2019-05-12"</w:t>
            </w:r>
          </w:p>
          <w:p w14:paraId="24CB7FF2" w14:textId="77777777" w:rsidR="00501898" w:rsidRPr="0076075D" w:rsidRDefault="00501898">
            <w:pPr>
              <w:ind w:left="0"/>
              <w:jc w:val="both"/>
              <w:rPr>
                <w:sz w:val="22"/>
                <w:szCs w:val="22"/>
              </w:rPr>
            </w:pPr>
          </w:p>
        </w:tc>
      </w:tr>
      <w:tr w:rsidR="00501898" w:rsidRPr="0076075D" w14:paraId="4E801BD8" w14:textId="77777777">
        <w:trPr>
          <w:trHeight w:val="806"/>
        </w:trPr>
        <w:tc>
          <w:tcPr>
            <w:tcW w:w="2008" w:type="dxa"/>
          </w:tcPr>
          <w:p w14:paraId="26D6496D" w14:textId="77777777" w:rsidR="00501898" w:rsidRPr="0076075D" w:rsidRDefault="00136181">
            <w:pPr>
              <w:ind w:left="0"/>
              <w:jc w:val="both"/>
              <w:rPr>
                <w:sz w:val="22"/>
                <w:szCs w:val="22"/>
              </w:rPr>
            </w:pPr>
            <w:r w:rsidRPr="0076075D">
              <w:rPr>
                <w:sz w:val="22"/>
                <w:szCs w:val="22"/>
              </w:rPr>
              <w:lastRenderedPageBreak/>
              <w:t>endDate</w:t>
            </w:r>
          </w:p>
        </w:tc>
        <w:tc>
          <w:tcPr>
            <w:tcW w:w="2516" w:type="dxa"/>
          </w:tcPr>
          <w:p w14:paraId="05CBA741" w14:textId="77777777" w:rsidR="00501898" w:rsidRPr="0076075D" w:rsidRDefault="00136181">
            <w:pPr>
              <w:spacing w:before="0"/>
              <w:ind w:left="0"/>
              <w:jc w:val="both"/>
              <w:rPr>
                <w:sz w:val="22"/>
                <w:szCs w:val="22"/>
              </w:rPr>
            </w:pPr>
            <w:r w:rsidRPr="0076075D">
              <w:rPr>
                <w:sz w:val="22"/>
                <w:szCs w:val="22"/>
              </w:rPr>
              <w:t xml:space="preserve">Required : </w:t>
            </w:r>
            <w:r w:rsidRPr="0076075D">
              <w:rPr>
                <w:sz w:val="22"/>
                <w:szCs w:val="22"/>
                <w:lang w:val="vi-VN"/>
              </w:rPr>
              <w:t>false</w:t>
            </w:r>
          </w:p>
          <w:p w14:paraId="70DC151E" w14:textId="77777777" w:rsidR="00501898" w:rsidRPr="0076075D" w:rsidRDefault="00136181">
            <w:pPr>
              <w:spacing w:before="0"/>
              <w:ind w:left="0"/>
              <w:jc w:val="both"/>
              <w:rPr>
                <w:sz w:val="22"/>
                <w:szCs w:val="22"/>
              </w:rPr>
            </w:pPr>
            <w:r w:rsidRPr="0076075D">
              <w:rPr>
                <w:sz w:val="22"/>
                <w:szCs w:val="22"/>
              </w:rPr>
              <w:t>DataType: Date</w:t>
            </w:r>
          </w:p>
          <w:p w14:paraId="46231C0E" w14:textId="77777777" w:rsidR="00501898" w:rsidRPr="0076075D" w:rsidRDefault="00136181">
            <w:pPr>
              <w:spacing w:before="0"/>
              <w:ind w:left="0"/>
              <w:jc w:val="both"/>
              <w:rPr>
                <w:sz w:val="22"/>
                <w:szCs w:val="22"/>
              </w:rPr>
            </w:pPr>
            <w:r w:rsidRPr="0076075D">
              <w:rPr>
                <w:sz w:val="22"/>
                <w:szCs w:val="22"/>
              </w:rPr>
              <w:t xml:space="preserve">Minlength : </w:t>
            </w:r>
          </w:p>
          <w:p w14:paraId="4BF81E2D" w14:textId="77777777" w:rsidR="00501898" w:rsidRPr="0076075D" w:rsidRDefault="00136181">
            <w:pPr>
              <w:spacing w:before="0"/>
              <w:ind w:left="0"/>
              <w:jc w:val="both"/>
              <w:rPr>
                <w:sz w:val="22"/>
                <w:szCs w:val="22"/>
              </w:rPr>
            </w:pPr>
            <w:r w:rsidRPr="0076075D">
              <w:rPr>
                <w:sz w:val="22"/>
                <w:szCs w:val="22"/>
              </w:rPr>
              <w:t>Maxlength : 50</w:t>
            </w:r>
          </w:p>
          <w:p w14:paraId="08AA7D11" w14:textId="77777777" w:rsidR="00501898" w:rsidRPr="0076075D" w:rsidRDefault="00136181">
            <w:pPr>
              <w:spacing w:before="0"/>
              <w:ind w:left="0"/>
              <w:jc w:val="both"/>
              <w:rPr>
                <w:sz w:val="22"/>
                <w:szCs w:val="22"/>
              </w:rPr>
            </w:pPr>
            <w:r w:rsidRPr="0076075D">
              <w:rPr>
                <w:sz w:val="22"/>
                <w:szCs w:val="22"/>
              </w:rPr>
              <w:t>Format :</w:t>
            </w:r>
          </w:p>
        </w:tc>
        <w:tc>
          <w:tcPr>
            <w:tcW w:w="4831" w:type="dxa"/>
          </w:tcPr>
          <w:p w14:paraId="0F8CAB0D" w14:textId="77777777" w:rsidR="00501898" w:rsidRPr="0076075D" w:rsidRDefault="00136181">
            <w:pPr>
              <w:ind w:left="0"/>
              <w:jc w:val="both"/>
              <w:rPr>
                <w:sz w:val="22"/>
                <w:szCs w:val="22"/>
              </w:rPr>
            </w:pPr>
            <w:r w:rsidRPr="0076075D">
              <w:rPr>
                <w:sz w:val="22"/>
                <w:szCs w:val="22"/>
                <w:lang w:val="vi-VN"/>
              </w:rPr>
              <w:t>Ngày lập đến</w:t>
            </w:r>
            <w:r w:rsidRPr="0076075D">
              <w:rPr>
                <w:sz w:val="22"/>
                <w:szCs w:val="22"/>
              </w:rPr>
              <w:t xml:space="preserve"> ngày</w:t>
            </w:r>
          </w:p>
          <w:p w14:paraId="228ADC34" w14:textId="77777777" w:rsidR="00501898" w:rsidRPr="0076075D" w:rsidRDefault="00136181">
            <w:pPr>
              <w:ind w:left="0"/>
              <w:jc w:val="both"/>
              <w:rPr>
                <w:sz w:val="22"/>
                <w:szCs w:val="22"/>
              </w:rPr>
            </w:pPr>
            <w:r w:rsidRPr="0076075D">
              <w:rPr>
                <w:sz w:val="22"/>
                <w:szCs w:val="22"/>
              </w:rPr>
              <w:t>Định dạng "2019-05-12"</w:t>
            </w:r>
          </w:p>
          <w:p w14:paraId="442E7F7F" w14:textId="77777777" w:rsidR="00501898" w:rsidRPr="0076075D" w:rsidRDefault="00136181">
            <w:pPr>
              <w:ind w:left="0"/>
              <w:jc w:val="both"/>
              <w:rPr>
                <w:sz w:val="22"/>
                <w:szCs w:val="22"/>
                <w:lang w:val="vi-VN"/>
              </w:rPr>
            </w:pPr>
            <w:r w:rsidRPr="0076075D">
              <w:rPr>
                <w:sz w:val="22"/>
                <w:szCs w:val="22"/>
                <w:lang w:val="vi-VN"/>
              </w:rPr>
              <w:t>Lưu ý: Khoảng thời gian lập tối đa 3 tháng</w:t>
            </w:r>
          </w:p>
          <w:p w14:paraId="46DE055A" w14:textId="77777777" w:rsidR="00501898" w:rsidRPr="0076075D" w:rsidRDefault="00136181">
            <w:pPr>
              <w:ind w:left="0"/>
              <w:jc w:val="both"/>
              <w:rPr>
                <w:sz w:val="22"/>
                <w:szCs w:val="22"/>
                <w:lang w:val="vi-VN"/>
              </w:rPr>
            </w:pPr>
            <w:r w:rsidRPr="0076075D">
              <w:rPr>
                <w:sz w:val="22"/>
                <w:szCs w:val="22"/>
                <w:lang w:val="vi-VN"/>
              </w:rPr>
              <w:t>(endDate – startDate) &lt;= 3 tháng</w:t>
            </w:r>
          </w:p>
        </w:tc>
      </w:tr>
    </w:tbl>
    <w:p w14:paraId="23B9189E" w14:textId="77777777" w:rsidR="00501898" w:rsidRPr="0076075D" w:rsidRDefault="00136181">
      <w:pPr>
        <w:jc w:val="both"/>
        <w:rPr>
          <w:sz w:val="22"/>
          <w:szCs w:val="22"/>
        </w:rPr>
      </w:pPr>
      <w:r w:rsidRPr="0076075D">
        <w:rPr>
          <w:sz w:val="22"/>
          <w:szCs w:val="22"/>
        </w:rPr>
        <w:t>Vị dụ mẫu và các trường dữ liệu:</w:t>
      </w:r>
    </w:p>
    <w:p w14:paraId="0EF23580" w14:textId="77777777" w:rsidR="00501898" w:rsidRPr="0076075D" w:rsidRDefault="00136181">
      <w:pPr>
        <w:pStyle w:val="NormalIndent"/>
        <w:numPr>
          <w:ilvl w:val="0"/>
          <w:numId w:val="17"/>
        </w:numPr>
        <w:rPr>
          <w:sz w:val="22"/>
          <w:szCs w:val="22"/>
        </w:rPr>
      </w:pPr>
      <w:r w:rsidRPr="0076075D">
        <w:rPr>
          <w:sz w:val="22"/>
          <w:szCs w:val="22"/>
        </w:rPr>
        <w:t>JSON:</w:t>
      </w:r>
    </w:p>
    <w:p w14:paraId="7CFB29A4" w14:textId="77777777" w:rsidR="00501898" w:rsidRPr="0076075D" w:rsidRDefault="00136181">
      <w:pPr>
        <w:shd w:val="clear" w:color="auto" w:fill="C6D9F1"/>
        <w:ind w:left="720"/>
        <w:jc w:val="both"/>
        <w:rPr>
          <w:color w:val="800000"/>
          <w:sz w:val="22"/>
          <w:szCs w:val="22"/>
        </w:rPr>
      </w:pPr>
      <w:r w:rsidRPr="0076075D">
        <w:rPr>
          <w:color w:val="800000"/>
          <w:sz w:val="22"/>
          <w:szCs w:val="22"/>
        </w:rPr>
        <w:t>{</w:t>
      </w:r>
    </w:p>
    <w:p w14:paraId="4A7976FB" w14:textId="77777777" w:rsidR="00501898" w:rsidRPr="0076075D" w:rsidRDefault="00136181">
      <w:pPr>
        <w:shd w:val="clear" w:color="auto" w:fill="C6D9F1"/>
        <w:ind w:left="720"/>
        <w:jc w:val="both"/>
        <w:rPr>
          <w:color w:val="800000"/>
          <w:sz w:val="22"/>
          <w:szCs w:val="22"/>
        </w:rPr>
      </w:pPr>
      <w:r w:rsidRPr="0076075D">
        <w:rPr>
          <w:color w:val="800000"/>
          <w:sz w:val="22"/>
          <w:szCs w:val="22"/>
        </w:rPr>
        <w:t>"supplierTaxCode":"0100109106-712",</w:t>
      </w:r>
    </w:p>
    <w:p w14:paraId="30D66582" w14:textId="77777777" w:rsidR="00501898" w:rsidRPr="0076075D" w:rsidRDefault="00136181">
      <w:pPr>
        <w:shd w:val="clear" w:color="auto" w:fill="C6D9F1"/>
        <w:ind w:left="720"/>
        <w:jc w:val="both"/>
        <w:rPr>
          <w:color w:val="800000"/>
          <w:sz w:val="22"/>
          <w:szCs w:val="22"/>
        </w:rPr>
      </w:pPr>
      <w:r w:rsidRPr="0076075D">
        <w:rPr>
          <w:color w:val="800000"/>
          <w:sz w:val="22"/>
          <w:szCs w:val="22"/>
        </w:rPr>
        <w:t>"invoiceNo":"AA/20E0000166",</w:t>
      </w:r>
    </w:p>
    <w:p w14:paraId="2C00FC67" w14:textId="77777777" w:rsidR="00501898" w:rsidRPr="0076075D" w:rsidRDefault="00136181">
      <w:pPr>
        <w:shd w:val="clear" w:color="auto" w:fill="C6D9F1"/>
        <w:ind w:left="720"/>
        <w:jc w:val="both"/>
        <w:rPr>
          <w:color w:val="800000"/>
          <w:sz w:val="22"/>
          <w:szCs w:val="22"/>
        </w:rPr>
      </w:pPr>
      <w:r w:rsidRPr="0076075D">
        <w:rPr>
          <w:color w:val="800000"/>
          <w:sz w:val="22"/>
          <w:szCs w:val="22"/>
        </w:rPr>
        <w:t>"templateCode":"01GTKT0/002",</w:t>
      </w:r>
    </w:p>
    <w:p w14:paraId="3CDFBC88" w14:textId="77777777" w:rsidR="00501898" w:rsidRPr="0076075D" w:rsidRDefault="00136181">
      <w:pPr>
        <w:shd w:val="clear" w:color="auto" w:fill="C6D9F1"/>
        <w:ind w:left="720"/>
        <w:jc w:val="both"/>
        <w:rPr>
          <w:color w:val="800000"/>
          <w:sz w:val="22"/>
          <w:szCs w:val="22"/>
        </w:rPr>
      </w:pPr>
      <w:r w:rsidRPr="0076075D">
        <w:rPr>
          <w:color w:val="800000"/>
          <w:sz w:val="22"/>
          <w:szCs w:val="22"/>
        </w:rPr>
        <w:t>"fileType":"ZIP"</w:t>
      </w:r>
    </w:p>
    <w:p w14:paraId="6E508153" w14:textId="77777777" w:rsidR="00501898" w:rsidRPr="0076075D" w:rsidRDefault="00136181">
      <w:pPr>
        <w:shd w:val="clear" w:color="auto" w:fill="C6D9F1"/>
        <w:ind w:left="720"/>
        <w:jc w:val="both"/>
        <w:rPr>
          <w:color w:val="800000"/>
          <w:sz w:val="22"/>
          <w:szCs w:val="22"/>
        </w:rPr>
      </w:pPr>
      <w:r w:rsidRPr="0076075D">
        <w:rPr>
          <w:color w:val="800000"/>
          <w:sz w:val="22"/>
          <w:szCs w:val="22"/>
        </w:rPr>
        <w:t>}</w:t>
      </w:r>
    </w:p>
    <w:p w14:paraId="217E37C7" w14:textId="77777777" w:rsidR="00501898" w:rsidRPr="0076075D" w:rsidRDefault="00136181">
      <w:pPr>
        <w:numPr>
          <w:ilvl w:val="0"/>
          <w:numId w:val="21"/>
        </w:numPr>
        <w:jc w:val="both"/>
        <w:rPr>
          <w:b/>
          <w:color w:val="0000FF"/>
          <w:sz w:val="22"/>
          <w:szCs w:val="22"/>
        </w:rPr>
      </w:pPr>
      <w:r w:rsidRPr="0076075D">
        <w:rPr>
          <w:b/>
          <w:color w:val="0000FF"/>
          <w:sz w:val="22"/>
          <w:szCs w:val="22"/>
        </w:rPr>
        <w:t>Đầu ra:</w:t>
      </w:r>
    </w:p>
    <w:p w14:paraId="022E930E" w14:textId="77777777" w:rsidR="00501898" w:rsidRPr="0076075D" w:rsidRDefault="00136181">
      <w:pPr>
        <w:ind w:left="904"/>
        <w:jc w:val="both"/>
        <w:rPr>
          <w:sz w:val="22"/>
          <w:szCs w:val="22"/>
        </w:rPr>
      </w:pPr>
      <w:r w:rsidRPr="0076075D">
        <w:rPr>
          <w:sz w:val="22"/>
          <w:szCs w:val="22"/>
        </w:rPr>
        <w:t>Đối tượng Response với HTTPStatus và output Entity.</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527"/>
      </w:tblGrid>
      <w:tr w:rsidR="00501898" w:rsidRPr="0076075D" w14:paraId="38CB2FED" w14:textId="77777777">
        <w:trPr>
          <w:jc w:val="center"/>
        </w:trPr>
        <w:tc>
          <w:tcPr>
            <w:tcW w:w="2533" w:type="dxa"/>
            <w:shd w:val="clear" w:color="auto" w:fill="D9D9D9"/>
          </w:tcPr>
          <w:p w14:paraId="4FCC37AF"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6251" w:type="dxa"/>
            <w:shd w:val="clear" w:color="auto" w:fill="D9D9D9"/>
          </w:tcPr>
          <w:p w14:paraId="688105DF"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51A1FF6B" w14:textId="77777777">
        <w:trPr>
          <w:jc w:val="center"/>
        </w:trPr>
        <w:tc>
          <w:tcPr>
            <w:tcW w:w="2533" w:type="dxa"/>
          </w:tcPr>
          <w:p w14:paraId="65FA70DC"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53C898FD" w14:textId="77777777" w:rsidR="00501898" w:rsidRPr="0076075D" w:rsidRDefault="00136181">
            <w:pPr>
              <w:spacing w:before="0"/>
              <w:ind w:left="0"/>
              <w:jc w:val="both"/>
              <w:rPr>
                <w:sz w:val="22"/>
                <w:szCs w:val="22"/>
              </w:rPr>
            </w:pPr>
            <w:r w:rsidRPr="0076075D">
              <w:rPr>
                <w:sz w:val="22"/>
                <w:szCs w:val="22"/>
              </w:rPr>
              <w:t>Mã lỗi (giá trị là null không có lỗi gì xảy ra)</w:t>
            </w:r>
          </w:p>
        </w:tc>
      </w:tr>
      <w:tr w:rsidR="00501898" w:rsidRPr="0076075D" w14:paraId="1BE0804A" w14:textId="77777777">
        <w:trPr>
          <w:jc w:val="center"/>
        </w:trPr>
        <w:tc>
          <w:tcPr>
            <w:tcW w:w="2533" w:type="dxa"/>
          </w:tcPr>
          <w:p w14:paraId="4ED0A016"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349A3B44" w14:textId="77777777" w:rsidR="00501898" w:rsidRPr="0076075D" w:rsidRDefault="00136181">
            <w:pPr>
              <w:spacing w:before="0"/>
              <w:ind w:left="0"/>
              <w:jc w:val="both"/>
              <w:rPr>
                <w:sz w:val="22"/>
                <w:szCs w:val="22"/>
              </w:rPr>
            </w:pPr>
            <w:r w:rsidRPr="0076075D">
              <w:rPr>
                <w:sz w:val="22"/>
                <w:szCs w:val="22"/>
              </w:rPr>
              <w:t>Mô tả lỗi (giá trị là null không có lỗi gì xảy ra)</w:t>
            </w:r>
          </w:p>
        </w:tc>
      </w:tr>
      <w:tr w:rsidR="00501898" w:rsidRPr="0076075D" w14:paraId="1AE96591" w14:textId="77777777">
        <w:trPr>
          <w:jc w:val="center"/>
        </w:trPr>
        <w:tc>
          <w:tcPr>
            <w:tcW w:w="2533" w:type="dxa"/>
          </w:tcPr>
          <w:p w14:paraId="0EA64F88" w14:textId="77777777" w:rsidR="00501898" w:rsidRPr="0076075D" w:rsidRDefault="00136181">
            <w:pPr>
              <w:spacing w:before="0"/>
              <w:ind w:left="0"/>
              <w:jc w:val="both"/>
              <w:rPr>
                <w:sz w:val="22"/>
                <w:szCs w:val="22"/>
              </w:rPr>
            </w:pPr>
            <w:r w:rsidRPr="0076075D">
              <w:rPr>
                <w:sz w:val="22"/>
                <w:szCs w:val="22"/>
              </w:rPr>
              <w:t>fileName</w:t>
            </w:r>
          </w:p>
        </w:tc>
        <w:tc>
          <w:tcPr>
            <w:tcW w:w="6251" w:type="dxa"/>
          </w:tcPr>
          <w:p w14:paraId="1D45D42C" w14:textId="77777777" w:rsidR="00501898" w:rsidRPr="0076075D" w:rsidRDefault="00136181">
            <w:pPr>
              <w:spacing w:before="0"/>
              <w:ind w:left="0"/>
              <w:jc w:val="both"/>
              <w:rPr>
                <w:sz w:val="22"/>
                <w:szCs w:val="22"/>
              </w:rPr>
            </w:pPr>
            <w:r w:rsidRPr="0076075D">
              <w:rPr>
                <w:sz w:val="22"/>
                <w:szCs w:val="22"/>
              </w:rPr>
              <w:t>Tên file tải về</w:t>
            </w:r>
          </w:p>
        </w:tc>
      </w:tr>
      <w:tr w:rsidR="00501898" w:rsidRPr="0076075D" w14:paraId="0268D814" w14:textId="77777777">
        <w:trPr>
          <w:jc w:val="center"/>
        </w:trPr>
        <w:tc>
          <w:tcPr>
            <w:tcW w:w="2533" w:type="dxa"/>
          </w:tcPr>
          <w:p w14:paraId="06EA2D64" w14:textId="77777777" w:rsidR="00501898" w:rsidRPr="0076075D" w:rsidRDefault="00136181">
            <w:pPr>
              <w:spacing w:before="0"/>
              <w:ind w:left="0"/>
              <w:jc w:val="both"/>
              <w:rPr>
                <w:sz w:val="22"/>
                <w:szCs w:val="22"/>
              </w:rPr>
            </w:pPr>
            <w:r w:rsidRPr="0076075D">
              <w:rPr>
                <w:sz w:val="22"/>
                <w:szCs w:val="22"/>
              </w:rPr>
              <w:t>fileToBytes</w:t>
            </w:r>
          </w:p>
        </w:tc>
        <w:tc>
          <w:tcPr>
            <w:tcW w:w="6251" w:type="dxa"/>
          </w:tcPr>
          <w:p w14:paraId="60DC1444" w14:textId="77777777" w:rsidR="00501898" w:rsidRPr="0076075D" w:rsidRDefault="00136181">
            <w:pPr>
              <w:spacing w:before="0"/>
              <w:ind w:left="0"/>
              <w:jc w:val="both"/>
              <w:rPr>
                <w:sz w:val="22"/>
                <w:szCs w:val="22"/>
              </w:rPr>
            </w:pPr>
            <w:r w:rsidRPr="0076075D">
              <w:rPr>
                <w:sz w:val="22"/>
                <w:szCs w:val="22"/>
              </w:rPr>
              <w:t>Nội dung file được chuyển thành kiểu byte</w:t>
            </w:r>
          </w:p>
          <w:p w14:paraId="760264B8" w14:textId="77777777" w:rsidR="00501898" w:rsidRPr="0076075D" w:rsidRDefault="00136181">
            <w:pPr>
              <w:ind w:left="0"/>
              <w:jc w:val="both"/>
              <w:rPr>
                <w:color w:val="000000"/>
                <w:sz w:val="22"/>
                <w:szCs w:val="22"/>
              </w:rPr>
            </w:pPr>
            <w:r w:rsidRPr="0076075D">
              <w:rPr>
                <w:color w:val="000000"/>
                <w:sz w:val="22"/>
                <w:szCs w:val="22"/>
              </w:rPr>
              <w:t>Mảng bytes file hóa đơn, chuyển mảng bytes này ra file sẽ được file chứa các thông tin của hóa đơn, Vị dụ file .zip bao gồm file .xml, .xsl, ảnh logo, watermark, qrcode</w:t>
            </w:r>
          </w:p>
          <w:p w14:paraId="54DED5E3" w14:textId="77777777" w:rsidR="00501898" w:rsidRPr="0076075D" w:rsidRDefault="00136181">
            <w:pPr>
              <w:ind w:left="0"/>
              <w:jc w:val="both"/>
              <w:rPr>
                <w:color w:val="000000"/>
                <w:sz w:val="22"/>
                <w:szCs w:val="22"/>
              </w:rPr>
            </w:pPr>
            <w:r w:rsidRPr="0076075D">
              <w:rPr>
                <w:color w:val="000000"/>
                <w:sz w:val="22"/>
                <w:szCs w:val="22"/>
              </w:rPr>
              <w:t>Code chuyển ra file Java</w:t>
            </w:r>
          </w:p>
          <w:p w14:paraId="03C046CD" w14:textId="77777777" w:rsidR="00501898" w:rsidRPr="0076075D" w:rsidRDefault="00136181">
            <w:pPr>
              <w:spacing w:before="0"/>
              <w:ind w:left="0"/>
              <w:jc w:val="both"/>
              <w:rPr>
                <w:sz w:val="22"/>
                <w:szCs w:val="22"/>
              </w:rPr>
            </w:pPr>
            <w:r w:rsidRPr="0076075D">
              <w:rPr>
                <w:b/>
                <w:bCs/>
                <w:snapToGrid/>
                <w:color w:val="8000FF"/>
                <w:sz w:val="22"/>
                <w:szCs w:val="22"/>
              </w:rPr>
              <w:t>FileUtils.writeByteArrayToFile(newFile("D:/viettel/fileName.zip"), output.getFileToBytes());</w:t>
            </w:r>
          </w:p>
        </w:tc>
      </w:tr>
    </w:tbl>
    <w:p w14:paraId="0B363430" w14:textId="77777777" w:rsidR="00501898" w:rsidRPr="0076075D" w:rsidRDefault="00501898">
      <w:pPr>
        <w:rPr>
          <w:sz w:val="22"/>
          <w:szCs w:val="22"/>
        </w:rPr>
      </w:pPr>
    </w:p>
    <w:p w14:paraId="397CBC67" w14:textId="77777777" w:rsidR="00501898" w:rsidRPr="0076075D" w:rsidRDefault="00136181">
      <w:pPr>
        <w:pStyle w:val="StyleHeading2l2H2h21TimesNewRoman14pt"/>
        <w:rPr>
          <w:sz w:val="22"/>
          <w:szCs w:val="22"/>
        </w:rPr>
      </w:pPr>
      <w:r w:rsidRPr="0076075D">
        <w:rPr>
          <w:sz w:val="22"/>
          <w:szCs w:val="22"/>
        </w:rPr>
        <w:t xml:space="preserve"> </w:t>
      </w:r>
      <w:bookmarkStart w:id="34" w:name="_Toc115266186"/>
      <w:r w:rsidRPr="0076075D">
        <w:rPr>
          <w:sz w:val="22"/>
          <w:szCs w:val="22"/>
        </w:rPr>
        <w:t>Lấy file hóa đơn có mã số bí mật</w:t>
      </w:r>
      <w:bookmarkEnd w:id="34"/>
    </w:p>
    <w:p w14:paraId="01549746" w14:textId="77777777" w:rsidR="00501898" w:rsidRPr="0076075D" w:rsidRDefault="00136181">
      <w:pPr>
        <w:pStyle w:val="NormalIndent"/>
        <w:ind w:firstLine="720"/>
        <w:rPr>
          <w:sz w:val="22"/>
          <w:szCs w:val="22"/>
        </w:rPr>
      </w:pPr>
      <w:r w:rsidRPr="0076075D">
        <w:rPr>
          <w:sz w:val="22"/>
          <w:szCs w:val="22"/>
        </w:rPr>
        <w:t>Cho phép lấy file hóa đơn được phát hành thành công có kiểm tra mã số bí mật.</w:t>
      </w:r>
    </w:p>
    <w:p w14:paraId="253C1726" w14:textId="77777777" w:rsidR="00501898" w:rsidRPr="0076075D" w:rsidRDefault="00136181">
      <w:pPr>
        <w:pStyle w:val="NormalIndent"/>
        <w:ind w:firstLine="720"/>
        <w:rPr>
          <w:b/>
          <w:sz w:val="22"/>
          <w:szCs w:val="22"/>
        </w:rPr>
      </w:pPr>
      <w:r w:rsidRPr="0076075D">
        <w:rPr>
          <w:b/>
          <w:sz w:val="22"/>
          <w:szCs w:val="22"/>
        </w:rPr>
        <w:t xml:space="preserve">Lưu ý: </w:t>
      </w:r>
    </w:p>
    <w:p w14:paraId="0D50C18F" w14:textId="77777777" w:rsidR="00501898" w:rsidRPr="0076075D" w:rsidRDefault="00136181">
      <w:pPr>
        <w:pStyle w:val="NormalIndent"/>
        <w:numPr>
          <w:ilvl w:val="0"/>
          <w:numId w:val="24"/>
        </w:numPr>
        <w:rPr>
          <w:sz w:val="22"/>
          <w:szCs w:val="22"/>
        </w:rPr>
      </w:pPr>
      <w:r w:rsidRPr="0076075D">
        <w:rPr>
          <w:sz w:val="22"/>
          <w:szCs w:val="22"/>
        </w:rPr>
        <w:t xml:space="preserve">Hệ thống hóa đơn điện tử chạy theo cơ chế bất đồng bộ, vì vậy hệ thống đẩy hóa đơn lên cơ sở dữ liệu </w:t>
      </w:r>
      <w:r w:rsidRPr="0076075D">
        <w:rPr>
          <w:sz w:val="22"/>
          <w:szCs w:val="22"/>
        </w:rPr>
        <w:lastRenderedPageBreak/>
        <w:t>sau khi nhận request phát hành hóa đơn khoảng 1s. Vì vậy, khi tích hợp, request lấy file hóa đơn nên được thực hiện sau từ 2-5 giây sau khi phát hành hóa đơn.</w:t>
      </w:r>
    </w:p>
    <w:p w14:paraId="6E1E4521" w14:textId="77777777" w:rsidR="00501898" w:rsidRPr="0076075D" w:rsidRDefault="00136181">
      <w:pPr>
        <w:pStyle w:val="NormalIndent"/>
        <w:numPr>
          <w:ilvl w:val="0"/>
          <w:numId w:val="24"/>
        </w:numPr>
        <w:rPr>
          <w:sz w:val="22"/>
          <w:szCs w:val="22"/>
        </w:rPr>
      </w:pPr>
      <w:r w:rsidRPr="0076075D">
        <w:rPr>
          <w:sz w:val="22"/>
          <w:szCs w:val="22"/>
        </w:rPr>
        <w:t>Hệ thống chỉ lấy lên những hóa đơn có trạng thái khả dụng (state = 1).</w:t>
      </w:r>
    </w:p>
    <w:p w14:paraId="1A4EF1B3"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619B0EB5" w14:textId="77777777" w:rsidR="00501898" w:rsidRPr="0076075D" w:rsidRDefault="00136181">
      <w:pPr>
        <w:numPr>
          <w:ilvl w:val="0"/>
          <w:numId w:val="17"/>
        </w:numPr>
        <w:snapToGrid w:val="0"/>
        <w:jc w:val="both"/>
        <w:rPr>
          <w:sz w:val="22"/>
          <w:szCs w:val="22"/>
        </w:rPr>
      </w:pPr>
      <w:r w:rsidRPr="0076075D">
        <w:rPr>
          <w:sz w:val="22"/>
          <w:szCs w:val="22"/>
        </w:rPr>
        <w:t>Action (POST): InvoiceAPI/InvoiceUtilsWS/getInvoiceFilePortal</w:t>
      </w:r>
    </w:p>
    <w:p w14:paraId="149015D1" w14:textId="77777777" w:rsidR="00501898" w:rsidRPr="0076075D" w:rsidRDefault="00136181">
      <w:pPr>
        <w:numPr>
          <w:ilvl w:val="0"/>
          <w:numId w:val="17"/>
        </w:numPr>
        <w:jc w:val="both"/>
        <w:rPr>
          <w:sz w:val="22"/>
          <w:szCs w:val="22"/>
          <w:lang w:val="fr-FR"/>
        </w:rPr>
      </w:pPr>
      <w:r w:rsidRPr="0076075D">
        <w:rPr>
          <w:sz w:val="22"/>
          <w:szCs w:val="22"/>
        </w:rPr>
        <w:t>Headers:</w:t>
      </w:r>
    </w:p>
    <w:p w14:paraId="76A1A127" w14:textId="77777777" w:rsidR="00501898" w:rsidRPr="0076075D" w:rsidRDefault="00136181">
      <w:pPr>
        <w:ind w:left="720"/>
        <w:jc w:val="both"/>
        <w:rPr>
          <w:sz w:val="22"/>
          <w:szCs w:val="22"/>
          <w:lang w:val="fr-FR"/>
        </w:rPr>
      </w:pPr>
      <w:r w:rsidRPr="0076075D">
        <w:rPr>
          <w:sz w:val="22"/>
          <w:szCs w:val="22"/>
          <w:lang w:val="fr-FR"/>
        </w:rPr>
        <w:t xml:space="preserve"> + Cookie: giá trị access_token hoặc Authorization: username/pass như đăng nhập trên web  hoặc Authorization: username/pass như đăng nhập trên web</w:t>
      </w:r>
    </w:p>
    <w:p w14:paraId="31B05825" w14:textId="77777777" w:rsidR="00501898" w:rsidRPr="0076075D" w:rsidRDefault="00136181">
      <w:pPr>
        <w:ind w:left="720"/>
        <w:jc w:val="both"/>
        <w:rPr>
          <w:sz w:val="22"/>
          <w:szCs w:val="22"/>
          <w:lang w:val="fr-FR"/>
        </w:rPr>
      </w:pPr>
      <w:r w:rsidRPr="0076075D">
        <w:rPr>
          <w:sz w:val="22"/>
          <w:szCs w:val="22"/>
          <w:lang w:val="fr-FR"/>
        </w:rPr>
        <w:t xml:space="preserve"> + Content-Type : application/x-www-form-urlencoded</w:t>
      </w:r>
    </w:p>
    <w:p w14:paraId="55324A66" w14:textId="77777777" w:rsidR="00501898" w:rsidRPr="0076075D" w:rsidRDefault="00501898">
      <w:pPr>
        <w:snapToGrid w:val="0"/>
        <w:ind w:left="0"/>
        <w:jc w:val="both"/>
        <w:rPr>
          <w:sz w:val="22"/>
          <w:szCs w:val="22"/>
          <w:lang w:val="fr-FR"/>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2520"/>
        <w:gridCol w:w="5580"/>
      </w:tblGrid>
      <w:tr w:rsidR="00501898" w:rsidRPr="0076075D" w14:paraId="78A66D7D" w14:textId="77777777">
        <w:trPr>
          <w:trHeight w:val="530"/>
        </w:trPr>
        <w:tc>
          <w:tcPr>
            <w:tcW w:w="1710" w:type="dxa"/>
            <w:shd w:val="clear" w:color="auto" w:fill="D9D9D9"/>
          </w:tcPr>
          <w:p w14:paraId="055D056C"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520" w:type="dxa"/>
            <w:shd w:val="clear" w:color="auto" w:fill="D9D9D9"/>
          </w:tcPr>
          <w:p w14:paraId="5CA5B5F5"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5580" w:type="dxa"/>
            <w:shd w:val="clear" w:color="auto" w:fill="D9D9D9"/>
          </w:tcPr>
          <w:p w14:paraId="5C425AE8"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7399998F" w14:textId="77777777">
        <w:tc>
          <w:tcPr>
            <w:tcW w:w="1710" w:type="dxa"/>
          </w:tcPr>
          <w:p w14:paraId="23C3543D" w14:textId="77777777" w:rsidR="00501898" w:rsidRPr="0076075D" w:rsidRDefault="00136181">
            <w:pPr>
              <w:spacing w:before="0"/>
              <w:ind w:left="0"/>
              <w:jc w:val="both"/>
              <w:rPr>
                <w:sz w:val="22"/>
                <w:szCs w:val="22"/>
              </w:rPr>
            </w:pPr>
            <w:r w:rsidRPr="0076075D">
              <w:rPr>
                <w:sz w:val="22"/>
                <w:szCs w:val="22"/>
              </w:rPr>
              <w:t>supplierTaxCode</w:t>
            </w:r>
          </w:p>
        </w:tc>
        <w:tc>
          <w:tcPr>
            <w:tcW w:w="2520" w:type="dxa"/>
          </w:tcPr>
          <w:p w14:paraId="17837D82" w14:textId="77777777" w:rsidR="00501898" w:rsidRPr="0076075D" w:rsidRDefault="00136181">
            <w:pPr>
              <w:spacing w:before="0"/>
              <w:ind w:left="0"/>
              <w:jc w:val="both"/>
              <w:rPr>
                <w:sz w:val="22"/>
                <w:szCs w:val="22"/>
              </w:rPr>
            </w:pPr>
            <w:r w:rsidRPr="0076075D">
              <w:rPr>
                <w:sz w:val="22"/>
                <w:szCs w:val="22"/>
              </w:rPr>
              <w:t>Required: true</w:t>
            </w:r>
          </w:p>
          <w:p w14:paraId="2A72936F" w14:textId="77777777" w:rsidR="00501898" w:rsidRPr="0076075D" w:rsidRDefault="00136181">
            <w:pPr>
              <w:spacing w:before="0"/>
              <w:ind w:left="0"/>
              <w:jc w:val="both"/>
              <w:rPr>
                <w:sz w:val="22"/>
                <w:szCs w:val="22"/>
              </w:rPr>
            </w:pPr>
            <w:r w:rsidRPr="0076075D">
              <w:rPr>
                <w:sz w:val="22"/>
                <w:szCs w:val="22"/>
              </w:rPr>
              <w:t>DataType: String</w:t>
            </w:r>
          </w:p>
          <w:p w14:paraId="088ECD70" w14:textId="77777777" w:rsidR="00501898" w:rsidRPr="0076075D" w:rsidRDefault="00136181">
            <w:pPr>
              <w:spacing w:before="0"/>
              <w:ind w:left="0"/>
              <w:jc w:val="both"/>
              <w:rPr>
                <w:sz w:val="22"/>
                <w:szCs w:val="22"/>
              </w:rPr>
            </w:pPr>
            <w:r w:rsidRPr="0076075D">
              <w:rPr>
                <w:sz w:val="22"/>
                <w:szCs w:val="22"/>
              </w:rPr>
              <w:t xml:space="preserve">Minlength: </w:t>
            </w:r>
          </w:p>
          <w:p w14:paraId="696BF96F" w14:textId="77777777" w:rsidR="00501898" w:rsidRPr="0076075D" w:rsidRDefault="00136181">
            <w:pPr>
              <w:spacing w:before="0"/>
              <w:ind w:left="0"/>
              <w:jc w:val="both"/>
              <w:rPr>
                <w:sz w:val="22"/>
                <w:szCs w:val="22"/>
              </w:rPr>
            </w:pPr>
            <w:r w:rsidRPr="0076075D">
              <w:rPr>
                <w:sz w:val="22"/>
                <w:szCs w:val="22"/>
              </w:rPr>
              <w:t>Maxlength: 20</w:t>
            </w:r>
          </w:p>
          <w:p w14:paraId="6E4CF68E" w14:textId="77777777" w:rsidR="00501898" w:rsidRPr="0076075D" w:rsidRDefault="00136181">
            <w:pPr>
              <w:spacing w:before="0"/>
              <w:ind w:left="0"/>
              <w:jc w:val="both"/>
              <w:rPr>
                <w:sz w:val="22"/>
                <w:szCs w:val="22"/>
              </w:rPr>
            </w:pPr>
            <w:r w:rsidRPr="0076075D">
              <w:rPr>
                <w:sz w:val="22"/>
                <w:szCs w:val="22"/>
              </w:rPr>
              <w:t>Format: [0-9-]+</w:t>
            </w:r>
          </w:p>
        </w:tc>
        <w:tc>
          <w:tcPr>
            <w:tcW w:w="5580" w:type="dxa"/>
          </w:tcPr>
          <w:p w14:paraId="199BA09F"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026DB122" w14:textId="77777777" w:rsidR="00501898" w:rsidRPr="0076075D" w:rsidRDefault="00136181">
            <w:pPr>
              <w:spacing w:before="0"/>
              <w:ind w:left="0"/>
              <w:jc w:val="both"/>
              <w:rPr>
                <w:sz w:val="22"/>
                <w:szCs w:val="22"/>
              </w:rPr>
            </w:pPr>
            <w:r w:rsidRPr="0076075D">
              <w:rPr>
                <w:sz w:val="22"/>
                <w:szCs w:val="22"/>
              </w:rPr>
              <w:t xml:space="preserve">Mẫu 1: 0312770607 </w:t>
            </w:r>
          </w:p>
          <w:p w14:paraId="45310FC3" w14:textId="77777777" w:rsidR="00501898" w:rsidRPr="0076075D" w:rsidRDefault="00136181">
            <w:pPr>
              <w:spacing w:before="0"/>
              <w:ind w:left="0"/>
              <w:jc w:val="both"/>
              <w:rPr>
                <w:sz w:val="22"/>
                <w:szCs w:val="22"/>
              </w:rPr>
            </w:pPr>
            <w:r w:rsidRPr="0076075D">
              <w:rPr>
                <w:sz w:val="22"/>
                <w:szCs w:val="22"/>
              </w:rPr>
              <w:t>Mẫu 2: 0312770607-001</w:t>
            </w:r>
          </w:p>
          <w:p w14:paraId="06367E58" w14:textId="77777777" w:rsidR="00501898" w:rsidRPr="0076075D" w:rsidRDefault="00501898">
            <w:pPr>
              <w:spacing w:before="0"/>
              <w:ind w:left="0"/>
              <w:jc w:val="both"/>
              <w:rPr>
                <w:sz w:val="22"/>
                <w:szCs w:val="22"/>
              </w:rPr>
            </w:pPr>
          </w:p>
        </w:tc>
      </w:tr>
      <w:tr w:rsidR="00501898" w:rsidRPr="0076075D" w14:paraId="1F2BE885" w14:textId="77777777">
        <w:tc>
          <w:tcPr>
            <w:tcW w:w="1710" w:type="dxa"/>
          </w:tcPr>
          <w:p w14:paraId="66A4E780" w14:textId="77777777" w:rsidR="00501898" w:rsidRPr="0076075D" w:rsidRDefault="00136181">
            <w:pPr>
              <w:spacing w:before="0"/>
              <w:ind w:left="0"/>
              <w:jc w:val="both"/>
              <w:rPr>
                <w:sz w:val="22"/>
                <w:szCs w:val="22"/>
              </w:rPr>
            </w:pPr>
            <w:r w:rsidRPr="0076075D">
              <w:rPr>
                <w:sz w:val="22"/>
                <w:szCs w:val="22"/>
              </w:rPr>
              <w:t>templateCode</w:t>
            </w:r>
          </w:p>
        </w:tc>
        <w:tc>
          <w:tcPr>
            <w:tcW w:w="2520" w:type="dxa"/>
          </w:tcPr>
          <w:p w14:paraId="5F5210B6" w14:textId="77777777" w:rsidR="00501898" w:rsidRPr="0076075D" w:rsidRDefault="00136181">
            <w:pPr>
              <w:spacing w:before="0"/>
              <w:ind w:left="0"/>
              <w:jc w:val="both"/>
              <w:rPr>
                <w:sz w:val="22"/>
                <w:szCs w:val="22"/>
              </w:rPr>
            </w:pPr>
            <w:r w:rsidRPr="0076075D">
              <w:rPr>
                <w:sz w:val="22"/>
                <w:szCs w:val="22"/>
              </w:rPr>
              <w:t>Required : true</w:t>
            </w:r>
          </w:p>
          <w:p w14:paraId="6A57EF94" w14:textId="77777777" w:rsidR="00501898" w:rsidRPr="0076075D" w:rsidRDefault="00136181">
            <w:pPr>
              <w:spacing w:before="0"/>
              <w:ind w:left="0"/>
              <w:jc w:val="both"/>
              <w:rPr>
                <w:sz w:val="22"/>
                <w:szCs w:val="22"/>
              </w:rPr>
            </w:pPr>
            <w:r w:rsidRPr="0076075D">
              <w:rPr>
                <w:sz w:val="22"/>
                <w:szCs w:val="22"/>
              </w:rPr>
              <w:t>DataType: String</w:t>
            </w:r>
          </w:p>
          <w:p w14:paraId="4A8EFC52" w14:textId="77777777" w:rsidR="00501898" w:rsidRPr="0076075D" w:rsidRDefault="00136181">
            <w:pPr>
              <w:spacing w:before="0"/>
              <w:ind w:left="0"/>
              <w:jc w:val="both"/>
              <w:rPr>
                <w:sz w:val="22"/>
                <w:szCs w:val="22"/>
              </w:rPr>
            </w:pPr>
            <w:r w:rsidRPr="0076075D">
              <w:rPr>
                <w:sz w:val="22"/>
                <w:szCs w:val="22"/>
              </w:rPr>
              <w:t xml:space="preserve">Minlength : </w:t>
            </w:r>
          </w:p>
          <w:p w14:paraId="6A72C3C8" w14:textId="77777777" w:rsidR="00501898" w:rsidRPr="0076075D" w:rsidRDefault="00136181">
            <w:pPr>
              <w:spacing w:before="0"/>
              <w:ind w:left="0"/>
              <w:jc w:val="both"/>
              <w:rPr>
                <w:sz w:val="22"/>
                <w:szCs w:val="22"/>
              </w:rPr>
            </w:pPr>
            <w:r w:rsidRPr="0076075D">
              <w:rPr>
                <w:sz w:val="22"/>
                <w:szCs w:val="22"/>
              </w:rPr>
              <w:t>Maxlength : 20</w:t>
            </w:r>
          </w:p>
          <w:p w14:paraId="4FCDC25F" w14:textId="77777777" w:rsidR="00501898" w:rsidRPr="0076075D" w:rsidRDefault="00136181">
            <w:pPr>
              <w:spacing w:before="0"/>
              <w:ind w:left="0"/>
              <w:jc w:val="both"/>
              <w:rPr>
                <w:sz w:val="22"/>
                <w:szCs w:val="22"/>
              </w:rPr>
            </w:pPr>
            <w:r w:rsidRPr="0076075D">
              <w:rPr>
                <w:sz w:val="22"/>
                <w:szCs w:val="22"/>
              </w:rPr>
              <w:t xml:space="preserve">Format : </w:t>
            </w:r>
          </w:p>
        </w:tc>
        <w:tc>
          <w:tcPr>
            <w:tcW w:w="5580" w:type="dxa"/>
          </w:tcPr>
          <w:p w14:paraId="23A693E0" w14:textId="77777777" w:rsidR="00501898" w:rsidRPr="0076075D" w:rsidRDefault="00136181">
            <w:pPr>
              <w:spacing w:before="0"/>
              <w:ind w:left="0"/>
              <w:jc w:val="both"/>
              <w:rPr>
                <w:sz w:val="22"/>
                <w:szCs w:val="22"/>
              </w:rPr>
            </w:pPr>
            <w:r w:rsidRPr="0076075D">
              <w:rPr>
                <w:sz w:val="22"/>
                <w:szCs w:val="22"/>
              </w:rPr>
              <w:t>Mã mẫu hóa đơn</w:t>
            </w:r>
          </w:p>
          <w:p w14:paraId="4883B84A" w14:textId="77777777" w:rsidR="00501898" w:rsidRPr="0076075D" w:rsidRDefault="00136181">
            <w:pPr>
              <w:spacing w:before="0"/>
              <w:ind w:left="0"/>
              <w:jc w:val="both"/>
              <w:rPr>
                <w:sz w:val="22"/>
                <w:szCs w:val="22"/>
              </w:rPr>
            </w:pPr>
            <w:r w:rsidRPr="0076075D">
              <w:rPr>
                <w:sz w:val="22"/>
                <w:szCs w:val="22"/>
              </w:rPr>
              <w:t xml:space="preserve">VD: </w:t>
            </w:r>
          </w:p>
          <w:p w14:paraId="0041C667" w14:textId="77777777" w:rsidR="00501898" w:rsidRPr="0076075D" w:rsidRDefault="00136181">
            <w:pPr>
              <w:spacing w:before="0"/>
              <w:ind w:left="0"/>
              <w:jc w:val="both"/>
              <w:rPr>
                <w:sz w:val="22"/>
                <w:szCs w:val="22"/>
              </w:rPr>
            </w:pPr>
            <w:r w:rsidRPr="0076075D">
              <w:rPr>
                <w:sz w:val="22"/>
                <w:szCs w:val="22"/>
              </w:rPr>
              <w:t>01GTKT0/001</w:t>
            </w:r>
          </w:p>
          <w:p w14:paraId="766516E3" w14:textId="77777777" w:rsidR="00501898" w:rsidRPr="0076075D" w:rsidRDefault="00136181">
            <w:pPr>
              <w:spacing w:before="0"/>
              <w:ind w:left="41"/>
              <w:jc w:val="both"/>
              <w:rPr>
                <w:sz w:val="22"/>
                <w:szCs w:val="22"/>
              </w:rPr>
            </w:pPr>
            <w:r w:rsidRPr="0076075D">
              <w:rPr>
                <w:sz w:val="22"/>
                <w:szCs w:val="22"/>
              </w:rPr>
              <w:t>1/001</w:t>
            </w:r>
          </w:p>
        </w:tc>
      </w:tr>
      <w:tr w:rsidR="00501898" w:rsidRPr="0076075D" w14:paraId="1F1D11A4" w14:textId="77777777">
        <w:tc>
          <w:tcPr>
            <w:tcW w:w="1710" w:type="dxa"/>
          </w:tcPr>
          <w:p w14:paraId="72840750" w14:textId="77777777" w:rsidR="00501898" w:rsidRPr="0076075D" w:rsidRDefault="00136181">
            <w:pPr>
              <w:spacing w:before="0"/>
              <w:ind w:left="0"/>
              <w:jc w:val="both"/>
              <w:rPr>
                <w:sz w:val="22"/>
                <w:szCs w:val="22"/>
              </w:rPr>
            </w:pPr>
            <w:r w:rsidRPr="0076075D">
              <w:rPr>
                <w:sz w:val="22"/>
                <w:szCs w:val="22"/>
              </w:rPr>
              <w:t>invoiceNo</w:t>
            </w:r>
          </w:p>
        </w:tc>
        <w:tc>
          <w:tcPr>
            <w:tcW w:w="2520" w:type="dxa"/>
          </w:tcPr>
          <w:p w14:paraId="4E196F77" w14:textId="77777777" w:rsidR="00501898" w:rsidRPr="0076075D" w:rsidRDefault="00136181">
            <w:pPr>
              <w:spacing w:before="0"/>
              <w:ind w:left="0"/>
              <w:jc w:val="both"/>
              <w:rPr>
                <w:sz w:val="22"/>
                <w:szCs w:val="22"/>
              </w:rPr>
            </w:pPr>
            <w:r w:rsidRPr="0076075D">
              <w:rPr>
                <w:sz w:val="22"/>
                <w:szCs w:val="22"/>
              </w:rPr>
              <w:t>Required: true</w:t>
            </w:r>
          </w:p>
          <w:p w14:paraId="40D5F52F" w14:textId="77777777" w:rsidR="00501898" w:rsidRPr="0076075D" w:rsidRDefault="00136181">
            <w:pPr>
              <w:spacing w:before="0"/>
              <w:ind w:left="0"/>
              <w:jc w:val="both"/>
              <w:rPr>
                <w:sz w:val="22"/>
                <w:szCs w:val="22"/>
              </w:rPr>
            </w:pPr>
            <w:r w:rsidRPr="0076075D">
              <w:rPr>
                <w:sz w:val="22"/>
                <w:szCs w:val="22"/>
              </w:rPr>
              <w:t>DataType: String</w:t>
            </w:r>
          </w:p>
          <w:p w14:paraId="6B2BD474" w14:textId="77777777" w:rsidR="00501898" w:rsidRPr="0076075D" w:rsidRDefault="00136181">
            <w:pPr>
              <w:spacing w:before="0"/>
              <w:ind w:left="0"/>
              <w:jc w:val="both"/>
              <w:rPr>
                <w:sz w:val="22"/>
                <w:szCs w:val="22"/>
              </w:rPr>
            </w:pPr>
            <w:r w:rsidRPr="0076075D">
              <w:rPr>
                <w:sz w:val="22"/>
                <w:szCs w:val="22"/>
              </w:rPr>
              <w:t>Minlength: 7</w:t>
            </w:r>
          </w:p>
          <w:p w14:paraId="0B8251D1" w14:textId="77777777" w:rsidR="00501898" w:rsidRPr="0076075D" w:rsidRDefault="00136181">
            <w:pPr>
              <w:spacing w:before="0"/>
              <w:ind w:left="0"/>
              <w:jc w:val="both"/>
              <w:rPr>
                <w:sz w:val="22"/>
                <w:szCs w:val="22"/>
              </w:rPr>
            </w:pPr>
            <w:r w:rsidRPr="0076075D">
              <w:rPr>
                <w:sz w:val="22"/>
                <w:szCs w:val="22"/>
              </w:rPr>
              <w:t>Maxlength: 35</w:t>
            </w:r>
          </w:p>
          <w:p w14:paraId="21897327" w14:textId="77777777" w:rsidR="00501898" w:rsidRPr="0076075D" w:rsidRDefault="00136181">
            <w:pPr>
              <w:spacing w:before="0"/>
              <w:ind w:left="0"/>
              <w:jc w:val="both"/>
              <w:rPr>
                <w:color w:val="000000"/>
                <w:sz w:val="22"/>
                <w:szCs w:val="22"/>
              </w:rPr>
            </w:pPr>
            <w:r w:rsidRPr="0076075D">
              <w:rPr>
                <w:sz w:val="22"/>
                <w:szCs w:val="22"/>
              </w:rPr>
              <w:t>Format:  [a-zA-Z0-9]*$</w:t>
            </w:r>
          </w:p>
        </w:tc>
        <w:tc>
          <w:tcPr>
            <w:tcW w:w="5580" w:type="dxa"/>
          </w:tcPr>
          <w:p w14:paraId="311369CC" w14:textId="77777777" w:rsidR="00501898" w:rsidRPr="0076075D" w:rsidRDefault="00136181">
            <w:pPr>
              <w:spacing w:before="0"/>
              <w:ind w:left="41"/>
              <w:jc w:val="both"/>
              <w:rPr>
                <w:sz w:val="22"/>
                <w:szCs w:val="22"/>
              </w:rPr>
            </w:pPr>
            <w:r w:rsidRPr="0076075D">
              <w:rPr>
                <w:sz w:val="22"/>
                <w:szCs w:val="22"/>
              </w:rPr>
              <w:t>Là</w:t>
            </w:r>
            <w:r w:rsidRPr="0076075D">
              <w:rPr>
                <w:sz w:val="22"/>
                <w:szCs w:val="22"/>
                <w:lang w:val="en"/>
              </w:rPr>
              <w:t xml:space="preserve"> số hóa đơn =</w:t>
            </w:r>
            <w:r w:rsidRPr="0076075D">
              <w:rPr>
                <w:sz w:val="22"/>
                <w:szCs w:val="22"/>
              </w:rPr>
              <w:t xml:space="preserve"> ký hiệu hóa đơn + số</w:t>
            </w:r>
            <w:r w:rsidRPr="0076075D">
              <w:rPr>
                <w:sz w:val="22"/>
                <w:szCs w:val="22"/>
                <w:lang w:val="en"/>
              </w:rPr>
              <w:t xml:space="preserve"> thứ tự</w:t>
            </w:r>
            <w:r w:rsidRPr="0076075D">
              <w:rPr>
                <w:sz w:val="22"/>
                <w:szCs w:val="22"/>
              </w:rPr>
              <w:t xml:space="preserve"> hóa đơn vd: AA/20E0000001, tuân theo chuẩn của cục thuế</w:t>
            </w:r>
          </w:p>
          <w:p w14:paraId="50CE8DA7" w14:textId="77777777" w:rsidR="00501898" w:rsidRPr="0076075D" w:rsidRDefault="00501898">
            <w:pPr>
              <w:spacing w:before="0"/>
              <w:ind w:left="41"/>
              <w:jc w:val="both"/>
              <w:rPr>
                <w:sz w:val="22"/>
                <w:szCs w:val="22"/>
              </w:rPr>
            </w:pPr>
          </w:p>
        </w:tc>
      </w:tr>
      <w:tr w:rsidR="00501898" w:rsidRPr="0076075D" w14:paraId="2AA9C9F9" w14:textId="77777777">
        <w:tc>
          <w:tcPr>
            <w:tcW w:w="1710" w:type="dxa"/>
          </w:tcPr>
          <w:p w14:paraId="393A8F7A" w14:textId="77777777" w:rsidR="00501898" w:rsidRPr="0076075D" w:rsidRDefault="00136181">
            <w:pPr>
              <w:spacing w:before="0"/>
              <w:ind w:left="0"/>
              <w:jc w:val="both"/>
              <w:rPr>
                <w:sz w:val="22"/>
                <w:szCs w:val="22"/>
              </w:rPr>
            </w:pPr>
            <w:r w:rsidRPr="0076075D">
              <w:rPr>
                <w:sz w:val="22"/>
                <w:szCs w:val="22"/>
              </w:rPr>
              <w:t>buyerIdNo</w:t>
            </w:r>
          </w:p>
        </w:tc>
        <w:tc>
          <w:tcPr>
            <w:tcW w:w="2520" w:type="dxa"/>
          </w:tcPr>
          <w:p w14:paraId="169F1F6D" w14:textId="77777777" w:rsidR="00501898" w:rsidRPr="0076075D" w:rsidRDefault="00136181">
            <w:pPr>
              <w:spacing w:before="0"/>
              <w:ind w:left="0"/>
              <w:jc w:val="both"/>
              <w:rPr>
                <w:sz w:val="22"/>
                <w:szCs w:val="22"/>
              </w:rPr>
            </w:pPr>
            <w:r w:rsidRPr="0076075D">
              <w:rPr>
                <w:sz w:val="22"/>
                <w:szCs w:val="22"/>
              </w:rPr>
              <w:t>Required: false</w:t>
            </w:r>
          </w:p>
          <w:p w14:paraId="718565D9" w14:textId="77777777" w:rsidR="00501898" w:rsidRPr="0076075D" w:rsidRDefault="00136181">
            <w:pPr>
              <w:spacing w:before="0"/>
              <w:ind w:left="0"/>
              <w:jc w:val="both"/>
              <w:rPr>
                <w:sz w:val="22"/>
                <w:szCs w:val="22"/>
              </w:rPr>
            </w:pPr>
            <w:r w:rsidRPr="0076075D">
              <w:rPr>
                <w:sz w:val="22"/>
                <w:szCs w:val="22"/>
              </w:rPr>
              <w:t>DataType: String</w:t>
            </w:r>
          </w:p>
          <w:p w14:paraId="25A11A17" w14:textId="77777777" w:rsidR="00501898" w:rsidRPr="0076075D" w:rsidRDefault="00136181">
            <w:pPr>
              <w:spacing w:before="0"/>
              <w:ind w:left="0"/>
              <w:jc w:val="both"/>
              <w:rPr>
                <w:sz w:val="22"/>
                <w:szCs w:val="22"/>
              </w:rPr>
            </w:pPr>
            <w:r w:rsidRPr="0076075D">
              <w:rPr>
                <w:sz w:val="22"/>
                <w:szCs w:val="22"/>
              </w:rPr>
              <w:t xml:space="preserve">Minlength: </w:t>
            </w:r>
          </w:p>
          <w:p w14:paraId="30729955" w14:textId="77777777" w:rsidR="00501898" w:rsidRPr="0076075D" w:rsidRDefault="00136181">
            <w:pPr>
              <w:spacing w:before="0"/>
              <w:ind w:left="0"/>
              <w:jc w:val="both"/>
              <w:rPr>
                <w:sz w:val="22"/>
                <w:szCs w:val="22"/>
              </w:rPr>
            </w:pPr>
            <w:r w:rsidRPr="0076075D">
              <w:rPr>
                <w:sz w:val="22"/>
                <w:szCs w:val="22"/>
              </w:rPr>
              <w:t>Maxlength: 100</w:t>
            </w:r>
          </w:p>
          <w:p w14:paraId="37711577" w14:textId="77777777" w:rsidR="00501898" w:rsidRPr="0076075D" w:rsidRDefault="00136181">
            <w:pPr>
              <w:spacing w:before="0"/>
              <w:ind w:left="0"/>
              <w:jc w:val="both"/>
              <w:rPr>
                <w:sz w:val="22"/>
                <w:szCs w:val="22"/>
              </w:rPr>
            </w:pPr>
            <w:r w:rsidRPr="0076075D">
              <w:rPr>
                <w:sz w:val="22"/>
                <w:szCs w:val="22"/>
              </w:rPr>
              <w:t>Format:</w:t>
            </w:r>
          </w:p>
        </w:tc>
        <w:tc>
          <w:tcPr>
            <w:tcW w:w="5580" w:type="dxa"/>
          </w:tcPr>
          <w:p w14:paraId="085149EE" w14:textId="77777777" w:rsidR="00501898" w:rsidRPr="0076075D" w:rsidRDefault="00136181">
            <w:pPr>
              <w:spacing w:before="0"/>
              <w:ind w:left="41"/>
              <w:jc w:val="both"/>
              <w:rPr>
                <w:sz w:val="22"/>
                <w:szCs w:val="22"/>
              </w:rPr>
            </w:pPr>
            <w:r w:rsidRPr="0076075D">
              <w:rPr>
                <w:sz w:val="22"/>
                <w:szCs w:val="22"/>
              </w:rPr>
              <w:t>Số giấy tờ của người mua</w:t>
            </w:r>
          </w:p>
          <w:p w14:paraId="318DDED1" w14:textId="77777777" w:rsidR="00501898" w:rsidRPr="0076075D" w:rsidRDefault="00501898">
            <w:pPr>
              <w:spacing w:before="0"/>
              <w:ind w:left="41"/>
              <w:jc w:val="both"/>
              <w:rPr>
                <w:sz w:val="22"/>
                <w:szCs w:val="22"/>
              </w:rPr>
            </w:pPr>
          </w:p>
        </w:tc>
      </w:tr>
      <w:tr w:rsidR="00501898" w:rsidRPr="0076075D" w14:paraId="42DEF71B" w14:textId="77777777">
        <w:tc>
          <w:tcPr>
            <w:tcW w:w="1710" w:type="dxa"/>
          </w:tcPr>
          <w:p w14:paraId="4EB62B53" w14:textId="77777777" w:rsidR="00501898" w:rsidRPr="0076075D" w:rsidRDefault="00136181">
            <w:pPr>
              <w:spacing w:before="0"/>
              <w:ind w:left="0"/>
              <w:jc w:val="both"/>
              <w:rPr>
                <w:sz w:val="22"/>
                <w:szCs w:val="22"/>
              </w:rPr>
            </w:pPr>
            <w:bookmarkStart w:id="35" w:name="OLE_LINK20"/>
            <w:bookmarkStart w:id="36" w:name="OLE_LINK21"/>
            <w:r w:rsidRPr="0076075D">
              <w:rPr>
                <w:sz w:val="22"/>
                <w:szCs w:val="22"/>
              </w:rPr>
              <w:t>reservationCode</w:t>
            </w:r>
            <w:bookmarkEnd w:id="35"/>
            <w:bookmarkEnd w:id="36"/>
          </w:p>
        </w:tc>
        <w:tc>
          <w:tcPr>
            <w:tcW w:w="2520" w:type="dxa"/>
          </w:tcPr>
          <w:p w14:paraId="3DA8EF23" w14:textId="77777777" w:rsidR="00501898" w:rsidRPr="0076075D" w:rsidRDefault="00136181">
            <w:pPr>
              <w:spacing w:before="0"/>
              <w:ind w:left="0"/>
              <w:jc w:val="both"/>
              <w:rPr>
                <w:sz w:val="22"/>
                <w:szCs w:val="22"/>
              </w:rPr>
            </w:pPr>
            <w:r w:rsidRPr="0076075D">
              <w:rPr>
                <w:sz w:val="22"/>
                <w:szCs w:val="22"/>
              </w:rPr>
              <w:t>Required: true</w:t>
            </w:r>
          </w:p>
          <w:p w14:paraId="14EADF58" w14:textId="77777777" w:rsidR="00501898" w:rsidRPr="0076075D" w:rsidRDefault="00136181">
            <w:pPr>
              <w:spacing w:before="0"/>
              <w:ind w:left="0"/>
              <w:jc w:val="both"/>
              <w:rPr>
                <w:sz w:val="22"/>
                <w:szCs w:val="22"/>
              </w:rPr>
            </w:pPr>
            <w:r w:rsidRPr="0076075D">
              <w:rPr>
                <w:sz w:val="22"/>
                <w:szCs w:val="22"/>
              </w:rPr>
              <w:t>DataType: String</w:t>
            </w:r>
          </w:p>
          <w:p w14:paraId="1186ED57" w14:textId="77777777" w:rsidR="00501898" w:rsidRPr="0076075D" w:rsidRDefault="00136181">
            <w:pPr>
              <w:spacing w:before="0"/>
              <w:ind w:left="0"/>
              <w:jc w:val="both"/>
              <w:rPr>
                <w:sz w:val="22"/>
                <w:szCs w:val="22"/>
              </w:rPr>
            </w:pPr>
            <w:r w:rsidRPr="0076075D">
              <w:rPr>
                <w:sz w:val="22"/>
                <w:szCs w:val="22"/>
              </w:rPr>
              <w:t xml:space="preserve">Minlength: </w:t>
            </w:r>
          </w:p>
          <w:p w14:paraId="004BE931" w14:textId="77777777" w:rsidR="00501898" w:rsidRPr="0076075D" w:rsidRDefault="00136181">
            <w:pPr>
              <w:spacing w:before="0"/>
              <w:ind w:left="0"/>
              <w:jc w:val="both"/>
              <w:rPr>
                <w:sz w:val="22"/>
                <w:szCs w:val="22"/>
              </w:rPr>
            </w:pPr>
            <w:r w:rsidRPr="0076075D">
              <w:rPr>
                <w:sz w:val="22"/>
                <w:szCs w:val="22"/>
              </w:rPr>
              <w:lastRenderedPageBreak/>
              <w:t>Maxlength: 100</w:t>
            </w:r>
          </w:p>
          <w:p w14:paraId="7B3DB452" w14:textId="77777777" w:rsidR="00501898" w:rsidRPr="0076075D" w:rsidRDefault="00136181">
            <w:pPr>
              <w:spacing w:before="0"/>
              <w:ind w:left="0"/>
              <w:jc w:val="both"/>
              <w:rPr>
                <w:sz w:val="22"/>
                <w:szCs w:val="22"/>
              </w:rPr>
            </w:pPr>
            <w:r w:rsidRPr="0076075D">
              <w:rPr>
                <w:sz w:val="22"/>
                <w:szCs w:val="22"/>
              </w:rPr>
              <w:t>Format:</w:t>
            </w:r>
          </w:p>
        </w:tc>
        <w:tc>
          <w:tcPr>
            <w:tcW w:w="5580" w:type="dxa"/>
          </w:tcPr>
          <w:p w14:paraId="093B9E7D" w14:textId="77777777" w:rsidR="00501898" w:rsidRPr="0076075D" w:rsidRDefault="00136181">
            <w:pPr>
              <w:spacing w:before="0"/>
              <w:ind w:left="41"/>
              <w:jc w:val="both"/>
              <w:rPr>
                <w:sz w:val="22"/>
                <w:szCs w:val="22"/>
              </w:rPr>
            </w:pPr>
            <w:r w:rsidRPr="0076075D">
              <w:rPr>
                <w:sz w:val="22"/>
                <w:szCs w:val="22"/>
              </w:rPr>
              <w:lastRenderedPageBreak/>
              <w:t>Mã số bí mật</w:t>
            </w:r>
          </w:p>
          <w:p w14:paraId="4F3BC41A" w14:textId="77777777" w:rsidR="00501898" w:rsidRPr="0076075D" w:rsidRDefault="00501898">
            <w:pPr>
              <w:spacing w:before="0"/>
              <w:ind w:left="41"/>
              <w:jc w:val="both"/>
              <w:rPr>
                <w:sz w:val="22"/>
                <w:szCs w:val="22"/>
              </w:rPr>
            </w:pPr>
          </w:p>
        </w:tc>
      </w:tr>
      <w:tr w:rsidR="00501898" w:rsidRPr="0076075D" w14:paraId="135FC22E" w14:textId="77777777">
        <w:tc>
          <w:tcPr>
            <w:tcW w:w="1710" w:type="dxa"/>
          </w:tcPr>
          <w:p w14:paraId="7EBAA298" w14:textId="77777777" w:rsidR="00501898" w:rsidRPr="0076075D" w:rsidRDefault="00136181">
            <w:pPr>
              <w:spacing w:before="0"/>
              <w:ind w:left="0"/>
              <w:jc w:val="both"/>
              <w:rPr>
                <w:sz w:val="22"/>
                <w:szCs w:val="22"/>
              </w:rPr>
            </w:pPr>
            <w:r w:rsidRPr="0076075D">
              <w:rPr>
                <w:sz w:val="22"/>
                <w:szCs w:val="22"/>
              </w:rPr>
              <w:t>fileType</w:t>
            </w:r>
          </w:p>
        </w:tc>
        <w:tc>
          <w:tcPr>
            <w:tcW w:w="2520" w:type="dxa"/>
          </w:tcPr>
          <w:p w14:paraId="58FC8E9D" w14:textId="77777777" w:rsidR="00501898" w:rsidRPr="0076075D" w:rsidRDefault="00136181">
            <w:pPr>
              <w:spacing w:before="0"/>
              <w:ind w:left="0"/>
              <w:jc w:val="both"/>
              <w:rPr>
                <w:sz w:val="22"/>
                <w:szCs w:val="22"/>
              </w:rPr>
            </w:pPr>
            <w:r w:rsidRPr="0076075D">
              <w:rPr>
                <w:sz w:val="22"/>
                <w:szCs w:val="22"/>
              </w:rPr>
              <w:t>Required: true</w:t>
            </w:r>
          </w:p>
          <w:p w14:paraId="6BF7FE5D" w14:textId="77777777" w:rsidR="00501898" w:rsidRPr="0076075D" w:rsidRDefault="00136181">
            <w:pPr>
              <w:spacing w:before="0"/>
              <w:ind w:left="0"/>
              <w:jc w:val="both"/>
              <w:rPr>
                <w:sz w:val="22"/>
                <w:szCs w:val="22"/>
              </w:rPr>
            </w:pPr>
            <w:r w:rsidRPr="0076075D">
              <w:rPr>
                <w:sz w:val="22"/>
                <w:szCs w:val="22"/>
              </w:rPr>
              <w:t>DataType: String</w:t>
            </w:r>
          </w:p>
          <w:p w14:paraId="23E6341E" w14:textId="77777777" w:rsidR="00501898" w:rsidRPr="0076075D" w:rsidRDefault="00136181">
            <w:pPr>
              <w:spacing w:before="0"/>
              <w:ind w:left="0"/>
              <w:jc w:val="both"/>
              <w:rPr>
                <w:sz w:val="22"/>
                <w:szCs w:val="22"/>
              </w:rPr>
            </w:pPr>
            <w:r w:rsidRPr="0076075D">
              <w:rPr>
                <w:sz w:val="22"/>
                <w:szCs w:val="22"/>
              </w:rPr>
              <w:t xml:space="preserve">Minlength: </w:t>
            </w:r>
          </w:p>
          <w:p w14:paraId="516A1FF7" w14:textId="77777777" w:rsidR="00501898" w:rsidRPr="0076075D" w:rsidRDefault="00136181">
            <w:pPr>
              <w:spacing w:before="0"/>
              <w:ind w:left="0"/>
              <w:jc w:val="both"/>
              <w:rPr>
                <w:sz w:val="22"/>
                <w:szCs w:val="22"/>
              </w:rPr>
            </w:pPr>
            <w:r w:rsidRPr="0076075D">
              <w:rPr>
                <w:sz w:val="22"/>
                <w:szCs w:val="22"/>
              </w:rPr>
              <w:t>Maxlength: 100</w:t>
            </w:r>
          </w:p>
          <w:p w14:paraId="6F5921FE" w14:textId="77777777" w:rsidR="00501898" w:rsidRPr="0076075D" w:rsidRDefault="00136181">
            <w:pPr>
              <w:spacing w:before="0"/>
              <w:ind w:left="0"/>
              <w:jc w:val="both"/>
              <w:rPr>
                <w:sz w:val="22"/>
                <w:szCs w:val="22"/>
              </w:rPr>
            </w:pPr>
            <w:r w:rsidRPr="0076075D">
              <w:rPr>
                <w:sz w:val="22"/>
                <w:szCs w:val="22"/>
              </w:rPr>
              <w:t xml:space="preserve">Format: </w:t>
            </w:r>
          </w:p>
        </w:tc>
        <w:tc>
          <w:tcPr>
            <w:tcW w:w="5580" w:type="dxa"/>
          </w:tcPr>
          <w:p w14:paraId="4979F041" w14:textId="77777777" w:rsidR="00501898" w:rsidRPr="0076075D" w:rsidRDefault="00136181">
            <w:pPr>
              <w:spacing w:before="0"/>
              <w:ind w:left="41"/>
              <w:jc w:val="both"/>
              <w:rPr>
                <w:sz w:val="22"/>
                <w:szCs w:val="22"/>
              </w:rPr>
            </w:pPr>
            <w:r w:rsidRPr="0076075D">
              <w:rPr>
                <w:sz w:val="22"/>
                <w:szCs w:val="22"/>
              </w:rPr>
              <w:t>Loại file: zip</w:t>
            </w:r>
          </w:p>
          <w:p w14:paraId="6602C581" w14:textId="77777777" w:rsidR="00501898" w:rsidRPr="0076075D" w:rsidRDefault="00501898">
            <w:pPr>
              <w:spacing w:before="0"/>
              <w:ind w:left="41"/>
              <w:jc w:val="both"/>
              <w:rPr>
                <w:sz w:val="22"/>
                <w:szCs w:val="22"/>
              </w:rPr>
            </w:pPr>
          </w:p>
        </w:tc>
      </w:tr>
      <w:tr w:rsidR="00501898" w:rsidRPr="0076075D" w14:paraId="3B9A6A98" w14:textId="77777777">
        <w:tc>
          <w:tcPr>
            <w:tcW w:w="1710" w:type="dxa"/>
          </w:tcPr>
          <w:p w14:paraId="5BA909CB" w14:textId="77777777" w:rsidR="00501898" w:rsidRPr="0076075D" w:rsidRDefault="00136181">
            <w:pPr>
              <w:spacing w:before="0"/>
              <w:ind w:left="0"/>
              <w:jc w:val="both"/>
              <w:rPr>
                <w:sz w:val="22"/>
                <w:szCs w:val="22"/>
              </w:rPr>
            </w:pPr>
            <w:r w:rsidRPr="0076075D">
              <w:rPr>
                <w:sz w:val="22"/>
                <w:szCs w:val="22"/>
              </w:rPr>
              <w:t>strIssueDate</w:t>
            </w:r>
          </w:p>
        </w:tc>
        <w:tc>
          <w:tcPr>
            <w:tcW w:w="2520" w:type="dxa"/>
          </w:tcPr>
          <w:p w14:paraId="7EE99B97" w14:textId="77777777" w:rsidR="00501898" w:rsidRPr="0076075D" w:rsidRDefault="00136181">
            <w:pPr>
              <w:spacing w:before="0"/>
              <w:ind w:left="0"/>
              <w:jc w:val="both"/>
              <w:rPr>
                <w:sz w:val="22"/>
                <w:szCs w:val="22"/>
              </w:rPr>
            </w:pPr>
            <w:r w:rsidRPr="0076075D">
              <w:rPr>
                <w:sz w:val="22"/>
                <w:szCs w:val="22"/>
              </w:rPr>
              <w:t>Required: true</w:t>
            </w:r>
          </w:p>
          <w:p w14:paraId="6302F0CE" w14:textId="77777777" w:rsidR="00501898" w:rsidRPr="0076075D" w:rsidRDefault="00136181">
            <w:pPr>
              <w:spacing w:before="0"/>
              <w:ind w:left="0"/>
              <w:jc w:val="both"/>
              <w:rPr>
                <w:sz w:val="22"/>
                <w:szCs w:val="22"/>
              </w:rPr>
            </w:pPr>
            <w:r w:rsidRPr="0076075D">
              <w:rPr>
                <w:sz w:val="22"/>
                <w:szCs w:val="22"/>
              </w:rPr>
              <w:t xml:space="preserve">DataType: </w:t>
            </w:r>
            <w:r w:rsidRPr="0076075D">
              <w:rPr>
                <w:sz w:val="22"/>
                <w:szCs w:val="22"/>
                <w:lang w:val="vi-VN"/>
              </w:rPr>
              <w:t>milisecond since epoch</w:t>
            </w:r>
          </w:p>
          <w:p w14:paraId="02DCFFE8" w14:textId="77777777" w:rsidR="00501898" w:rsidRPr="0076075D" w:rsidRDefault="00136181">
            <w:pPr>
              <w:spacing w:before="0"/>
              <w:ind w:left="0"/>
              <w:jc w:val="both"/>
              <w:rPr>
                <w:sz w:val="22"/>
                <w:szCs w:val="22"/>
              </w:rPr>
            </w:pPr>
            <w:r w:rsidRPr="0076075D">
              <w:rPr>
                <w:sz w:val="22"/>
                <w:szCs w:val="22"/>
              </w:rPr>
              <w:t xml:space="preserve">Minlength: </w:t>
            </w:r>
          </w:p>
          <w:p w14:paraId="73521E6D" w14:textId="77777777" w:rsidR="00501898" w:rsidRPr="0076075D" w:rsidRDefault="00136181">
            <w:pPr>
              <w:spacing w:before="0"/>
              <w:ind w:left="0"/>
              <w:jc w:val="both"/>
              <w:rPr>
                <w:sz w:val="22"/>
                <w:szCs w:val="22"/>
              </w:rPr>
            </w:pPr>
            <w:r w:rsidRPr="0076075D">
              <w:rPr>
                <w:sz w:val="22"/>
                <w:szCs w:val="22"/>
              </w:rPr>
              <w:t xml:space="preserve">Maxlength: </w:t>
            </w:r>
          </w:p>
          <w:p w14:paraId="30662FD1" w14:textId="77777777" w:rsidR="00501898" w:rsidRPr="0076075D" w:rsidRDefault="00136181">
            <w:pPr>
              <w:spacing w:before="0"/>
              <w:ind w:left="0"/>
              <w:jc w:val="both"/>
              <w:rPr>
                <w:sz w:val="22"/>
                <w:szCs w:val="22"/>
              </w:rPr>
            </w:pPr>
            <w:r w:rsidRPr="0076075D">
              <w:rPr>
                <w:sz w:val="22"/>
                <w:szCs w:val="22"/>
              </w:rPr>
              <w:t xml:space="preserve">Format: Tiêu chuẩn </w:t>
            </w:r>
            <w:r w:rsidRPr="0076075D">
              <w:rPr>
                <w:sz w:val="22"/>
                <w:szCs w:val="22"/>
                <w:lang w:val="en"/>
              </w:rPr>
              <w:t>5</w:t>
            </w:r>
            <w:r w:rsidRPr="0076075D">
              <w:rPr>
                <w:sz w:val="22"/>
                <w:szCs w:val="22"/>
              </w:rPr>
              <w:t>.1</w:t>
            </w:r>
          </w:p>
        </w:tc>
        <w:tc>
          <w:tcPr>
            <w:tcW w:w="5580" w:type="dxa"/>
          </w:tcPr>
          <w:p w14:paraId="5B4524D7" w14:textId="77777777" w:rsidR="00501898" w:rsidRPr="0076075D" w:rsidRDefault="00136181">
            <w:pPr>
              <w:spacing w:before="0"/>
              <w:ind w:left="41"/>
              <w:jc w:val="both"/>
              <w:rPr>
                <w:sz w:val="22"/>
                <w:szCs w:val="22"/>
              </w:rPr>
            </w:pPr>
            <w:r w:rsidRPr="0076075D">
              <w:rPr>
                <w:sz w:val="22"/>
                <w:szCs w:val="22"/>
              </w:rPr>
              <w:t>Ngày phát hành hóa đơn</w:t>
            </w:r>
          </w:p>
          <w:p w14:paraId="06A323A0" w14:textId="77777777" w:rsidR="00501898" w:rsidRPr="0076075D" w:rsidRDefault="00501898">
            <w:pPr>
              <w:spacing w:before="0"/>
              <w:ind w:left="41"/>
              <w:jc w:val="both"/>
              <w:rPr>
                <w:sz w:val="22"/>
                <w:szCs w:val="22"/>
              </w:rPr>
            </w:pPr>
          </w:p>
        </w:tc>
      </w:tr>
      <w:tr w:rsidR="00501898" w:rsidRPr="0076075D" w14:paraId="6DF08CA4" w14:textId="77777777">
        <w:tc>
          <w:tcPr>
            <w:tcW w:w="1710" w:type="dxa"/>
          </w:tcPr>
          <w:p w14:paraId="2DF82F46" w14:textId="77777777" w:rsidR="00501898" w:rsidRPr="0076075D" w:rsidRDefault="00136181">
            <w:pPr>
              <w:ind w:left="0"/>
              <w:jc w:val="both"/>
              <w:rPr>
                <w:sz w:val="22"/>
                <w:szCs w:val="22"/>
              </w:rPr>
            </w:pPr>
            <w:r w:rsidRPr="0076075D">
              <w:rPr>
                <w:sz w:val="22"/>
                <w:szCs w:val="22"/>
              </w:rPr>
              <w:t>startDate</w:t>
            </w:r>
          </w:p>
        </w:tc>
        <w:tc>
          <w:tcPr>
            <w:tcW w:w="2520" w:type="dxa"/>
          </w:tcPr>
          <w:p w14:paraId="253A530B" w14:textId="77777777" w:rsidR="00501898" w:rsidRPr="0076075D" w:rsidRDefault="00136181">
            <w:pPr>
              <w:spacing w:before="0"/>
              <w:ind w:left="0"/>
              <w:jc w:val="both"/>
              <w:rPr>
                <w:sz w:val="22"/>
                <w:szCs w:val="22"/>
                <w:lang w:val="vi-VN"/>
              </w:rPr>
            </w:pPr>
            <w:r w:rsidRPr="0076075D">
              <w:rPr>
                <w:sz w:val="22"/>
                <w:szCs w:val="22"/>
              </w:rPr>
              <w:t xml:space="preserve">Required : </w:t>
            </w:r>
            <w:r w:rsidRPr="0076075D">
              <w:rPr>
                <w:sz w:val="22"/>
                <w:szCs w:val="22"/>
                <w:lang w:val="vi-VN"/>
              </w:rPr>
              <w:t>false</w:t>
            </w:r>
          </w:p>
          <w:p w14:paraId="499092D4" w14:textId="77777777" w:rsidR="00501898" w:rsidRPr="0076075D" w:rsidRDefault="00136181">
            <w:pPr>
              <w:spacing w:before="0"/>
              <w:ind w:left="0"/>
              <w:jc w:val="both"/>
              <w:rPr>
                <w:sz w:val="22"/>
                <w:szCs w:val="22"/>
              </w:rPr>
            </w:pPr>
            <w:r w:rsidRPr="0076075D">
              <w:rPr>
                <w:sz w:val="22"/>
                <w:szCs w:val="22"/>
              </w:rPr>
              <w:t>DataType: Date</w:t>
            </w:r>
          </w:p>
          <w:p w14:paraId="4A5DB3F2" w14:textId="77777777" w:rsidR="00501898" w:rsidRPr="0076075D" w:rsidRDefault="00136181">
            <w:pPr>
              <w:spacing w:before="0"/>
              <w:ind w:left="0"/>
              <w:jc w:val="both"/>
              <w:rPr>
                <w:sz w:val="22"/>
                <w:szCs w:val="22"/>
              </w:rPr>
            </w:pPr>
            <w:r w:rsidRPr="0076075D">
              <w:rPr>
                <w:sz w:val="22"/>
                <w:szCs w:val="22"/>
              </w:rPr>
              <w:t xml:space="preserve">Minlength : </w:t>
            </w:r>
          </w:p>
          <w:p w14:paraId="07CD1818" w14:textId="77777777" w:rsidR="00501898" w:rsidRPr="0076075D" w:rsidRDefault="00136181">
            <w:pPr>
              <w:spacing w:before="0"/>
              <w:ind w:left="0"/>
              <w:jc w:val="both"/>
              <w:rPr>
                <w:sz w:val="22"/>
                <w:szCs w:val="22"/>
              </w:rPr>
            </w:pPr>
            <w:r w:rsidRPr="0076075D">
              <w:rPr>
                <w:sz w:val="22"/>
                <w:szCs w:val="22"/>
              </w:rPr>
              <w:t>Maxlength : 50</w:t>
            </w:r>
          </w:p>
          <w:p w14:paraId="622207A4" w14:textId="77777777" w:rsidR="00501898" w:rsidRPr="0076075D" w:rsidRDefault="00136181">
            <w:pPr>
              <w:spacing w:before="0"/>
              <w:ind w:left="0"/>
              <w:jc w:val="both"/>
              <w:rPr>
                <w:sz w:val="22"/>
                <w:szCs w:val="22"/>
              </w:rPr>
            </w:pPr>
            <w:r w:rsidRPr="0076075D">
              <w:rPr>
                <w:sz w:val="22"/>
                <w:szCs w:val="22"/>
              </w:rPr>
              <w:t>Format :</w:t>
            </w:r>
          </w:p>
        </w:tc>
        <w:tc>
          <w:tcPr>
            <w:tcW w:w="5580" w:type="dxa"/>
          </w:tcPr>
          <w:p w14:paraId="4E8BFDE3" w14:textId="77777777" w:rsidR="00501898" w:rsidRPr="0076075D" w:rsidRDefault="00136181">
            <w:pPr>
              <w:ind w:left="0"/>
              <w:jc w:val="both"/>
              <w:rPr>
                <w:sz w:val="22"/>
                <w:szCs w:val="22"/>
              </w:rPr>
            </w:pPr>
            <w:r w:rsidRPr="0076075D">
              <w:rPr>
                <w:sz w:val="22"/>
                <w:szCs w:val="22"/>
                <w:lang w:val="vi-VN"/>
              </w:rPr>
              <w:t xml:space="preserve">Ngày lập </w:t>
            </w:r>
            <w:r w:rsidRPr="0076075D">
              <w:rPr>
                <w:sz w:val="22"/>
                <w:szCs w:val="22"/>
              </w:rPr>
              <w:t>từ ngày</w:t>
            </w:r>
          </w:p>
          <w:p w14:paraId="6B97C91A" w14:textId="77777777" w:rsidR="00501898" w:rsidRPr="0076075D" w:rsidRDefault="00136181">
            <w:pPr>
              <w:ind w:left="0"/>
              <w:jc w:val="both"/>
              <w:rPr>
                <w:sz w:val="22"/>
                <w:szCs w:val="22"/>
              </w:rPr>
            </w:pPr>
            <w:r w:rsidRPr="0076075D">
              <w:rPr>
                <w:sz w:val="22"/>
                <w:szCs w:val="22"/>
              </w:rPr>
              <w:t>Định dạng "2019-05-12"</w:t>
            </w:r>
          </w:p>
          <w:p w14:paraId="390AC9E8" w14:textId="77777777" w:rsidR="00501898" w:rsidRPr="0076075D" w:rsidRDefault="00501898">
            <w:pPr>
              <w:ind w:left="0"/>
              <w:jc w:val="both"/>
              <w:rPr>
                <w:sz w:val="22"/>
                <w:szCs w:val="22"/>
              </w:rPr>
            </w:pPr>
          </w:p>
        </w:tc>
      </w:tr>
      <w:tr w:rsidR="00501898" w:rsidRPr="0076075D" w14:paraId="6ECB1199" w14:textId="77777777">
        <w:tc>
          <w:tcPr>
            <w:tcW w:w="1710" w:type="dxa"/>
          </w:tcPr>
          <w:p w14:paraId="405054BB" w14:textId="77777777" w:rsidR="00501898" w:rsidRPr="0076075D" w:rsidRDefault="00136181">
            <w:pPr>
              <w:ind w:left="0"/>
              <w:jc w:val="both"/>
              <w:rPr>
                <w:sz w:val="22"/>
                <w:szCs w:val="22"/>
              </w:rPr>
            </w:pPr>
            <w:r w:rsidRPr="0076075D">
              <w:rPr>
                <w:sz w:val="22"/>
                <w:szCs w:val="22"/>
              </w:rPr>
              <w:t>endDate</w:t>
            </w:r>
          </w:p>
        </w:tc>
        <w:tc>
          <w:tcPr>
            <w:tcW w:w="2520" w:type="dxa"/>
          </w:tcPr>
          <w:p w14:paraId="64CF6C2A" w14:textId="77777777" w:rsidR="00501898" w:rsidRPr="0076075D" w:rsidRDefault="00136181">
            <w:pPr>
              <w:spacing w:before="0"/>
              <w:ind w:left="0"/>
              <w:jc w:val="both"/>
              <w:rPr>
                <w:sz w:val="22"/>
                <w:szCs w:val="22"/>
              </w:rPr>
            </w:pPr>
            <w:r w:rsidRPr="0076075D">
              <w:rPr>
                <w:sz w:val="22"/>
                <w:szCs w:val="22"/>
              </w:rPr>
              <w:t xml:space="preserve">Required : </w:t>
            </w:r>
            <w:r w:rsidRPr="0076075D">
              <w:rPr>
                <w:sz w:val="22"/>
                <w:szCs w:val="22"/>
                <w:lang w:val="vi-VN"/>
              </w:rPr>
              <w:t>false</w:t>
            </w:r>
          </w:p>
          <w:p w14:paraId="0475661F" w14:textId="77777777" w:rsidR="00501898" w:rsidRPr="0076075D" w:rsidRDefault="00136181">
            <w:pPr>
              <w:spacing w:before="0"/>
              <w:ind w:left="0"/>
              <w:jc w:val="both"/>
              <w:rPr>
                <w:sz w:val="22"/>
                <w:szCs w:val="22"/>
              </w:rPr>
            </w:pPr>
            <w:r w:rsidRPr="0076075D">
              <w:rPr>
                <w:sz w:val="22"/>
                <w:szCs w:val="22"/>
              </w:rPr>
              <w:t>DataType: Date</w:t>
            </w:r>
          </w:p>
          <w:p w14:paraId="26DB6517" w14:textId="77777777" w:rsidR="00501898" w:rsidRPr="0076075D" w:rsidRDefault="00136181">
            <w:pPr>
              <w:spacing w:before="0"/>
              <w:ind w:left="0"/>
              <w:jc w:val="both"/>
              <w:rPr>
                <w:sz w:val="22"/>
                <w:szCs w:val="22"/>
              </w:rPr>
            </w:pPr>
            <w:r w:rsidRPr="0076075D">
              <w:rPr>
                <w:sz w:val="22"/>
                <w:szCs w:val="22"/>
              </w:rPr>
              <w:t xml:space="preserve">Minlength : </w:t>
            </w:r>
          </w:p>
          <w:p w14:paraId="49C1F52D" w14:textId="77777777" w:rsidR="00501898" w:rsidRPr="0076075D" w:rsidRDefault="00136181">
            <w:pPr>
              <w:spacing w:before="0"/>
              <w:ind w:left="0"/>
              <w:jc w:val="both"/>
              <w:rPr>
                <w:sz w:val="22"/>
                <w:szCs w:val="22"/>
              </w:rPr>
            </w:pPr>
            <w:r w:rsidRPr="0076075D">
              <w:rPr>
                <w:sz w:val="22"/>
                <w:szCs w:val="22"/>
              </w:rPr>
              <w:t>Maxlength : 50</w:t>
            </w:r>
          </w:p>
          <w:p w14:paraId="30E7A6AD" w14:textId="77777777" w:rsidR="00501898" w:rsidRPr="0076075D" w:rsidRDefault="00136181">
            <w:pPr>
              <w:spacing w:before="0"/>
              <w:ind w:left="0"/>
              <w:jc w:val="both"/>
              <w:rPr>
                <w:sz w:val="22"/>
                <w:szCs w:val="22"/>
              </w:rPr>
            </w:pPr>
            <w:r w:rsidRPr="0076075D">
              <w:rPr>
                <w:sz w:val="22"/>
                <w:szCs w:val="22"/>
              </w:rPr>
              <w:t>Format :</w:t>
            </w:r>
          </w:p>
        </w:tc>
        <w:tc>
          <w:tcPr>
            <w:tcW w:w="5580" w:type="dxa"/>
          </w:tcPr>
          <w:p w14:paraId="41F200D5" w14:textId="77777777" w:rsidR="00501898" w:rsidRPr="0076075D" w:rsidRDefault="00136181">
            <w:pPr>
              <w:ind w:left="0"/>
              <w:jc w:val="both"/>
              <w:rPr>
                <w:sz w:val="22"/>
                <w:szCs w:val="22"/>
              </w:rPr>
            </w:pPr>
            <w:r w:rsidRPr="0076075D">
              <w:rPr>
                <w:sz w:val="22"/>
                <w:szCs w:val="22"/>
                <w:lang w:val="vi-VN"/>
              </w:rPr>
              <w:t>Ngày lập đến</w:t>
            </w:r>
            <w:r w:rsidRPr="0076075D">
              <w:rPr>
                <w:sz w:val="22"/>
                <w:szCs w:val="22"/>
              </w:rPr>
              <w:t xml:space="preserve"> ngày</w:t>
            </w:r>
          </w:p>
          <w:p w14:paraId="7C16B7E1" w14:textId="77777777" w:rsidR="00501898" w:rsidRPr="0076075D" w:rsidRDefault="00136181">
            <w:pPr>
              <w:ind w:left="0"/>
              <w:jc w:val="both"/>
              <w:rPr>
                <w:sz w:val="22"/>
                <w:szCs w:val="22"/>
              </w:rPr>
            </w:pPr>
            <w:r w:rsidRPr="0076075D">
              <w:rPr>
                <w:sz w:val="22"/>
                <w:szCs w:val="22"/>
              </w:rPr>
              <w:t>Định dạng "2019-05-12"</w:t>
            </w:r>
          </w:p>
          <w:p w14:paraId="0E991E0A" w14:textId="77777777" w:rsidR="00501898" w:rsidRPr="0076075D" w:rsidRDefault="00136181">
            <w:pPr>
              <w:ind w:left="0"/>
              <w:jc w:val="both"/>
              <w:rPr>
                <w:sz w:val="22"/>
                <w:szCs w:val="22"/>
                <w:lang w:val="vi-VN"/>
              </w:rPr>
            </w:pPr>
            <w:r w:rsidRPr="0076075D">
              <w:rPr>
                <w:sz w:val="22"/>
                <w:szCs w:val="22"/>
                <w:lang w:val="vi-VN"/>
              </w:rPr>
              <w:t>Lưu ý: Khoảng thời gian lập tối đa 3 tháng</w:t>
            </w:r>
          </w:p>
          <w:p w14:paraId="23221D4E" w14:textId="77777777" w:rsidR="00501898" w:rsidRPr="0076075D" w:rsidRDefault="00136181">
            <w:pPr>
              <w:ind w:left="0"/>
              <w:jc w:val="both"/>
              <w:rPr>
                <w:sz w:val="22"/>
                <w:szCs w:val="22"/>
              </w:rPr>
            </w:pPr>
            <w:r w:rsidRPr="0076075D">
              <w:rPr>
                <w:sz w:val="22"/>
                <w:szCs w:val="22"/>
                <w:lang w:val="vi-VN"/>
              </w:rPr>
              <w:t>(endDate – startDate) &lt;= 3 tháng</w:t>
            </w:r>
          </w:p>
        </w:tc>
      </w:tr>
    </w:tbl>
    <w:p w14:paraId="7F6F19BB" w14:textId="77777777" w:rsidR="00501898" w:rsidRPr="0076075D" w:rsidRDefault="00136181">
      <w:pPr>
        <w:ind w:left="904"/>
        <w:jc w:val="both"/>
        <w:rPr>
          <w:sz w:val="22"/>
          <w:szCs w:val="22"/>
          <w:lang w:val="en"/>
        </w:rPr>
      </w:pPr>
      <w:r w:rsidRPr="0076075D">
        <w:rPr>
          <w:sz w:val="22"/>
          <w:szCs w:val="22"/>
          <w:lang w:val="en"/>
        </w:rPr>
        <w:t>VD:</w:t>
      </w:r>
    </w:p>
    <w:p w14:paraId="643B2493" w14:textId="77777777" w:rsidR="00501898" w:rsidRPr="0076075D" w:rsidRDefault="00136181">
      <w:pPr>
        <w:ind w:left="904"/>
        <w:jc w:val="both"/>
        <w:rPr>
          <w:sz w:val="22"/>
          <w:szCs w:val="22"/>
        </w:rPr>
      </w:pPr>
      <w:r w:rsidRPr="0076075D">
        <w:rPr>
          <w:noProof/>
          <w:sz w:val="22"/>
          <w:szCs w:val="22"/>
        </w:rPr>
        <w:lastRenderedPageBreak/>
        <w:drawing>
          <wp:inline distT="0" distB="0" distL="114300" distR="114300" wp14:anchorId="4EF1C5E3" wp14:editId="2C4177B3">
            <wp:extent cx="6300470" cy="3136900"/>
            <wp:effectExtent l="0" t="0" r="5080" b="6350"/>
            <wp:docPr id="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3"/>
                    <pic:cNvPicPr>
                      <a:picLocks noChangeAspect="1"/>
                    </pic:cNvPicPr>
                  </pic:nvPicPr>
                  <pic:blipFill>
                    <a:blip r:embed="rId62"/>
                    <a:stretch>
                      <a:fillRect/>
                    </a:stretch>
                  </pic:blipFill>
                  <pic:spPr>
                    <a:xfrm>
                      <a:off x="0" y="0"/>
                      <a:ext cx="6300470" cy="3136900"/>
                    </a:xfrm>
                    <a:prstGeom prst="rect">
                      <a:avLst/>
                    </a:prstGeom>
                    <a:noFill/>
                    <a:ln>
                      <a:noFill/>
                    </a:ln>
                  </pic:spPr>
                </pic:pic>
              </a:graphicData>
            </a:graphic>
          </wp:inline>
        </w:drawing>
      </w:r>
    </w:p>
    <w:p w14:paraId="4BF70F2B" w14:textId="77777777" w:rsidR="00501898" w:rsidRPr="0076075D" w:rsidRDefault="00501898">
      <w:pPr>
        <w:ind w:left="904"/>
        <w:jc w:val="both"/>
        <w:rPr>
          <w:sz w:val="22"/>
          <w:szCs w:val="22"/>
        </w:rPr>
      </w:pPr>
    </w:p>
    <w:p w14:paraId="600DB072" w14:textId="77777777" w:rsidR="00501898" w:rsidRPr="0076075D" w:rsidRDefault="00136181">
      <w:pPr>
        <w:ind w:left="904"/>
        <w:jc w:val="both"/>
        <w:rPr>
          <w:b/>
          <w:color w:val="0000FF"/>
          <w:sz w:val="22"/>
          <w:szCs w:val="22"/>
        </w:rPr>
      </w:pPr>
      <w:r w:rsidRPr="0076075D">
        <w:rPr>
          <w:b/>
          <w:color w:val="0000FF"/>
          <w:sz w:val="22"/>
          <w:szCs w:val="22"/>
        </w:rPr>
        <w:t>Đầu ra:</w:t>
      </w:r>
    </w:p>
    <w:p w14:paraId="0836FEBA" w14:textId="77777777" w:rsidR="00501898" w:rsidRPr="0076075D" w:rsidRDefault="00136181">
      <w:pPr>
        <w:ind w:left="0"/>
        <w:jc w:val="both"/>
        <w:rPr>
          <w:color w:val="000000"/>
          <w:sz w:val="22"/>
          <w:szCs w:val="22"/>
        </w:rPr>
      </w:pPr>
      <w:r w:rsidRPr="0076075D">
        <w:rPr>
          <w:sz w:val="22"/>
          <w:szCs w:val="22"/>
        </w:rPr>
        <w:t>Đối tượng Response mô tả trạng thái lỗi Webservice trả về và đối tượng dữ</w:t>
      </w:r>
      <w:r w:rsidRPr="0076075D">
        <w:rPr>
          <w:color w:val="000000"/>
          <w:sz w:val="22"/>
          <w:szCs w:val="22"/>
        </w:rPr>
        <w:t xml:space="preserve"> liệu Webservice trả về:</w:t>
      </w:r>
    </w:p>
    <w:p w14:paraId="40D6DBF8" w14:textId="77777777" w:rsidR="00501898" w:rsidRPr="0076075D" w:rsidRDefault="00136181">
      <w:pPr>
        <w:numPr>
          <w:ilvl w:val="0"/>
          <w:numId w:val="17"/>
        </w:numPr>
        <w:jc w:val="both"/>
        <w:rPr>
          <w:color w:val="000000"/>
          <w:sz w:val="22"/>
          <w:szCs w:val="22"/>
        </w:rPr>
      </w:pPr>
      <w:r w:rsidRPr="0076075D">
        <w:rPr>
          <w:color w:val="000000"/>
          <w:sz w:val="22"/>
          <w:szCs w:val="22"/>
          <w:lang w:val="en"/>
        </w:rPr>
        <w:t>Ví dụ</w:t>
      </w:r>
      <w:r w:rsidRPr="0076075D">
        <w:rPr>
          <w:color w:val="000000"/>
          <w:sz w:val="22"/>
          <w:szCs w:val="22"/>
        </w:rPr>
        <w:t>: kết quả trả về với dạng FormParam</w:t>
      </w:r>
    </w:p>
    <w:p w14:paraId="0DC18DFE" w14:textId="77777777" w:rsidR="00501898" w:rsidRPr="0076075D" w:rsidRDefault="00136181">
      <w:pPr>
        <w:ind w:left="142"/>
        <w:jc w:val="both"/>
        <w:rPr>
          <w:color w:val="505050"/>
          <w:sz w:val="22"/>
          <w:szCs w:val="22"/>
          <w:shd w:val="clear" w:color="auto" w:fill="FAFAFA"/>
        </w:rPr>
      </w:pPr>
      <w:r w:rsidRPr="0076075D">
        <w:rPr>
          <w:noProof/>
          <w:color w:val="505050"/>
          <w:sz w:val="22"/>
          <w:szCs w:val="22"/>
          <w:shd w:val="clear" w:color="auto" w:fill="FAFAFA"/>
        </w:rPr>
        <w:drawing>
          <wp:inline distT="0" distB="0" distL="114300" distR="114300" wp14:anchorId="6699C685" wp14:editId="3461DADF">
            <wp:extent cx="6214745" cy="2690495"/>
            <wp:effectExtent l="0" t="0" r="14605" b="14605"/>
            <wp:docPr id="1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4"/>
                    <pic:cNvPicPr>
                      <a:picLocks noChangeAspect="1"/>
                    </pic:cNvPicPr>
                  </pic:nvPicPr>
                  <pic:blipFill>
                    <a:blip r:embed="rId63"/>
                    <a:stretch>
                      <a:fillRect/>
                    </a:stretch>
                  </pic:blipFill>
                  <pic:spPr>
                    <a:xfrm>
                      <a:off x="0" y="0"/>
                      <a:ext cx="6214745" cy="2690495"/>
                    </a:xfrm>
                    <a:prstGeom prst="rect">
                      <a:avLst/>
                    </a:prstGeom>
                    <a:noFill/>
                    <a:ln>
                      <a:noFill/>
                    </a:ln>
                  </pic:spPr>
                </pic:pic>
              </a:graphicData>
            </a:graphic>
          </wp:inline>
        </w:drawing>
      </w:r>
    </w:p>
    <w:p w14:paraId="5570F508" w14:textId="77777777" w:rsidR="00501898" w:rsidRPr="0076075D" w:rsidRDefault="00136181">
      <w:pPr>
        <w:snapToGrid w:val="0"/>
        <w:ind w:left="0"/>
        <w:jc w:val="both"/>
        <w:rPr>
          <w:b/>
          <w:sz w:val="22"/>
          <w:szCs w:val="22"/>
        </w:rPr>
      </w:pPr>
      <w:r w:rsidRPr="0076075D">
        <w:rPr>
          <w:b/>
          <w:sz w:val="22"/>
          <w:szCs w:val="22"/>
        </w:rPr>
        <w:t>Mô tả</w:t>
      </w:r>
    </w:p>
    <w:tbl>
      <w:tblPr>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8138"/>
      </w:tblGrid>
      <w:tr w:rsidR="00501898" w:rsidRPr="0076075D" w14:paraId="4563E677" w14:textId="77777777">
        <w:trPr>
          <w:trHeight w:val="256"/>
        </w:trPr>
        <w:tc>
          <w:tcPr>
            <w:tcW w:w="1630" w:type="dxa"/>
            <w:shd w:val="clear" w:color="auto" w:fill="D9D9D9"/>
          </w:tcPr>
          <w:p w14:paraId="697510BD"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8138" w:type="dxa"/>
            <w:shd w:val="clear" w:color="auto" w:fill="D9D9D9"/>
          </w:tcPr>
          <w:p w14:paraId="4B1024E3"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1B9E6717" w14:textId="77777777">
        <w:tc>
          <w:tcPr>
            <w:tcW w:w="1630" w:type="dxa"/>
          </w:tcPr>
          <w:p w14:paraId="248D4071" w14:textId="77777777" w:rsidR="00501898" w:rsidRPr="0076075D" w:rsidRDefault="00136181">
            <w:pPr>
              <w:spacing w:before="0"/>
              <w:ind w:left="0"/>
              <w:jc w:val="both"/>
              <w:rPr>
                <w:sz w:val="22"/>
                <w:szCs w:val="22"/>
              </w:rPr>
            </w:pPr>
            <w:r w:rsidRPr="0076075D">
              <w:rPr>
                <w:sz w:val="22"/>
                <w:szCs w:val="22"/>
              </w:rPr>
              <w:t>errorCode</w:t>
            </w:r>
          </w:p>
        </w:tc>
        <w:tc>
          <w:tcPr>
            <w:tcW w:w="8138" w:type="dxa"/>
          </w:tcPr>
          <w:p w14:paraId="59EE0764" w14:textId="77777777" w:rsidR="00501898" w:rsidRPr="0076075D" w:rsidRDefault="00136181">
            <w:pPr>
              <w:spacing w:before="0"/>
              <w:ind w:left="0"/>
              <w:jc w:val="both"/>
              <w:rPr>
                <w:sz w:val="22"/>
                <w:szCs w:val="22"/>
              </w:rPr>
            </w:pPr>
            <w:r w:rsidRPr="0076075D">
              <w:rPr>
                <w:sz w:val="22"/>
                <w:szCs w:val="22"/>
              </w:rPr>
              <w:t>Mã lỗi (giá trị là null nếu lấy hóa đơn thành công)</w:t>
            </w:r>
          </w:p>
        </w:tc>
      </w:tr>
      <w:tr w:rsidR="00501898" w:rsidRPr="0076075D" w14:paraId="3B2C7976" w14:textId="77777777">
        <w:tc>
          <w:tcPr>
            <w:tcW w:w="1630" w:type="dxa"/>
          </w:tcPr>
          <w:p w14:paraId="26E59614" w14:textId="77777777" w:rsidR="00501898" w:rsidRPr="0076075D" w:rsidRDefault="00136181">
            <w:pPr>
              <w:spacing w:before="0"/>
              <w:ind w:left="0"/>
              <w:jc w:val="both"/>
              <w:rPr>
                <w:sz w:val="22"/>
                <w:szCs w:val="22"/>
              </w:rPr>
            </w:pPr>
            <w:r w:rsidRPr="0076075D">
              <w:rPr>
                <w:sz w:val="22"/>
                <w:szCs w:val="22"/>
              </w:rPr>
              <w:t>description</w:t>
            </w:r>
          </w:p>
        </w:tc>
        <w:tc>
          <w:tcPr>
            <w:tcW w:w="8138" w:type="dxa"/>
          </w:tcPr>
          <w:p w14:paraId="50BB43FF" w14:textId="77777777" w:rsidR="00501898" w:rsidRPr="0076075D" w:rsidRDefault="00136181">
            <w:pPr>
              <w:spacing w:before="0"/>
              <w:ind w:left="0"/>
              <w:jc w:val="both"/>
              <w:rPr>
                <w:sz w:val="22"/>
                <w:szCs w:val="22"/>
              </w:rPr>
            </w:pPr>
            <w:r w:rsidRPr="0076075D">
              <w:rPr>
                <w:sz w:val="22"/>
                <w:szCs w:val="22"/>
              </w:rPr>
              <w:t>Mô tả lỗi (giá trị là null nếu lấy hóa đơn thành công)</w:t>
            </w:r>
          </w:p>
        </w:tc>
      </w:tr>
      <w:tr w:rsidR="00501898" w:rsidRPr="0076075D" w14:paraId="7040127E" w14:textId="77777777">
        <w:tc>
          <w:tcPr>
            <w:tcW w:w="1630" w:type="dxa"/>
          </w:tcPr>
          <w:p w14:paraId="343C65F4" w14:textId="77777777" w:rsidR="00501898" w:rsidRPr="0076075D" w:rsidRDefault="00136181">
            <w:pPr>
              <w:spacing w:before="0"/>
              <w:ind w:left="0"/>
              <w:jc w:val="both"/>
              <w:rPr>
                <w:sz w:val="22"/>
                <w:szCs w:val="22"/>
              </w:rPr>
            </w:pPr>
            <w:r w:rsidRPr="0076075D">
              <w:rPr>
                <w:sz w:val="22"/>
                <w:szCs w:val="22"/>
              </w:rPr>
              <w:t>fileToBytes</w:t>
            </w:r>
          </w:p>
        </w:tc>
        <w:tc>
          <w:tcPr>
            <w:tcW w:w="8138" w:type="dxa"/>
          </w:tcPr>
          <w:p w14:paraId="0C20236D" w14:textId="77777777" w:rsidR="00501898" w:rsidRPr="0076075D" w:rsidRDefault="00136181">
            <w:pPr>
              <w:ind w:left="0"/>
              <w:jc w:val="both"/>
              <w:rPr>
                <w:color w:val="000000"/>
                <w:sz w:val="22"/>
                <w:szCs w:val="22"/>
              </w:rPr>
            </w:pPr>
            <w:r w:rsidRPr="0076075D">
              <w:rPr>
                <w:color w:val="000000"/>
                <w:sz w:val="22"/>
                <w:szCs w:val="22"/>
              </w:rPr>
              <w:t xml:space="preserve">Mảng bytes file hóa đơn, chuyển mảng bytes này ra file sẽ được file chứa các thông tin của </w:t>
            </w:r>
            <w:r w:rsidRPr="0076075D">
              <w:rPr>
                <w:color w:val="000000"/>
                <w:sz w:val="22"/>
                <w:szCs w:val="22"/>
              </w:rPr>
              <w:lastRenderedPageBreak/>
              <w:t>hóa đơn, Vị dụ file .zip bao gồm file .xml, .xsl, ảnh logo, watermark, qrcode</w:t>
            </w:r>
          </w:p>
          <w:p w14:paraId="47FBC1A6" w14:textId="77777777" w:rsidR="00501898" w:rsidRPr="0076075D" w:rsidRDefault="00136181">
            <w:pPr>
              <w:ind w:left="0"/>
              <w:jc w:val="both"/>
              <w:rPr>
                <w:color w:val="000000"/>
                <w:sz w:val="22"/>
                <w:szCs w:val="22"/>
              </w:rPr>
            </w:pPr>
            <w:r w:rsidRPr="0076075D">
              <w:rPr>
                <w:color w:val="000000"/>
                <w:sz w:val="22"/>
                <w:szCs w:val="22"/>
              </w:rPr>
              <w:t>Code chuyển ra file Java</w:t>
            </w:r>
          </w:p>
          <w:p w14:paraId="2040C7DC" w14:textId="77777777" w:rsidR="00501898" w:rsidRPr="0076075D" w:rsidRDefault="00136181">
            <w:pPr>
              <w:ind w:left="0"/>
              <w:jc w:val="both"/>
              <w:rPr>
                <w:color w:val="000000"/>
                <w:sz w:val="22"/>
                <w:szCs w:val="22"/>
              </w:rPr>
            </w:pPr>
            <w:r w:rsidRPr="0076075D">
              <w:rPr>
                <w:b/>
                <w:bCs/>
                <w:snapToGrid/>
                <w:color w:val="8000FF"/>
                <w:sz w:val="22"/>
                <w:szCs w:val="22"/>
              </w:rPr>
              <w:t>FileUtils.writeByteArrayToFile(newFile("D:/viettel/fileName.zip"), output.getFileToBytes());</w:t>
            </w:r>
          </w:p>
        </w:tc>
      </w:tr>
      <w:tr w:rsidR="00501898" w:rsidRPr="0076075D" w14:paraId="32CB1780" w14:textId="77777777">
        <w:tc>
          <w:tcPr>
            <w:tcW w:w="1630" w:type="dxa"/>
          </w:tcPr>
          <w:p w14:paraId="6512683A" w14:textId="77777777" w:rsidR="00501898" w:rsidRPr="0076075D" w:rsidRDefault="00136181">
            <w:pPr>
              <w:spacing w:before="0"/>
              <w:ind w:left="0"/>
              <w:jc w:val="both"/>
              <w:rPr>
                <w:sz w:val="22"/>
                <w:szCs w:val="22"/>
              </w:rPr>
            </w:pPr>
            <w:r w:rsidRPr="0076075D">
              <w:rPr>
                <w:sz w:val="22"/>
                <w:szCs w:val="22"/>
              </w:rPr>
              <w:lastRenderedPageBreak/>
              <w:t>paymentStatus</w:t>
            </w:r>
          </w:p>
        </w:tc>
        <w:tc>
          <w:tcPr>
            <w:tcW w:w="8138" w:type="dxa"/>
          </w:tcPr>
          <w:p w14:paraId="0E356E09" w14:textId="77777777" w:rsidR="00501898" w:rsidRPr="0076075D" w:rsidRDefault="00136181">
            <w:pPr>
              <w:spacing w:before="0"/>
              <w:ind w:left="0"/>
              <w:jc w:val="both"/>
              <w:rPr>
                <w:sz w:val="22"/>
                <w:szCs w:val="22"/>
              </w:rPr>
            </w:pPr>
            <w:r w:rsidRPr="0076075D">
              <w:rPr>
                <w:sz w:val="22"/>
                <w:szCs w:val="22"/>
              </w:rPr>
              <w:t xml:space="preserve">Trạng thái thanh toán </w:t>
            </w:r>
          </w:p>
        </w:tc>
      </w:tr>
      <w:tr w:rsidR="00501898" w:rsidRPr="0076075D" w14:paraId="3749497F" w14:textId="77777777">
        <w:tc>
          <w:tcPr>
            <w:tcW w:w="1630" w:type="dxa"/>
          </w:tcPr>
          <w:p w14:paraId="3451673D" w14:textId="77777777" w:rsidR="00501898" w:rsidRPr="0076075D" w:rsidRDefault="00136181">
            <w:pPr>
              <w:spacing w:before="0"/>
              <w:ind w:left="0"/>
              <w:jc w:val="both"/>
              <w:rPr>
                <w:sz w:val="22"/>
                <w:szCs w:val="22"/>
              </w:rPr>
            </w:pPr>
            <w:r w:rsidRPr="0076075D">
              <w:rPr>
                <w:sz w:val="22"/>
                <w:szCs w:val="22"/>
              </w:rPr>
              <w:t>fileName</w:t>
            </w:r>
          </w:p>
        </w:tc>
        <w:tc>
          <w:tcPr>
            <w:tcW w:w="8138" w:type="dxa"/>
          </w:tcPr>
          <w:p w14:paraId="31F24B8E" w14:textId="77777777" w:rsidR="00501898" w:rsidRPr="0076075D" w:rsidRDefault="00136181">
            <w:pPr>
              <w:spacing w:before="0"/>
              <w:ind w:left="0"/>
              <w:jc w:val="both"/>
              <w:rPr>
                <w:sz w:val="22"/>
                <w:szCs w:val="22"/>
              </w:rPr>
            </w:pPr>
            <w:r w:rsidRPr="0076075D">
              <w:rPr>
                <w:sz w:val="22"/>
                <w:szCs w:val="22"/>
              </w:rPr>
              <w:t>Tên file</w:t>
            </w:r>
          </w:p>
        </w:tc>
      </w:tr>
    </w:tbl>
    <w:p w14:paraId="11956ED9" w14:textId="77777777" w:rsidR="00501898" w:rsidRPr="0076075D" w:rsidRDefault="00136181">
      <w:pPr>
        <w:ind w:left="0"/>
        <w:rPr>
          <w:sz w:val="22"/>
          <w:szCs w:val="22"/>
        </w:rPr>
      </w:pPr>
      <w:r w:rsidRPr="0076075D">
        <w:rPr>
          <w:sz w:val="22"/>
          <w:szCs w:val="22"/>
        </w:rPr>
        <w:t xml:space="preserve">   </w:t>
      </w:r>
    </w:p>
    <w:p w14:paraId="2CCA28EA" w14:textId="77777777" w:rsidR="00501898" w:rsidRPr="0076075D" w:rsidRDefault="00136181">
      <w:pPr>
        <w:pStyle w:val="StyleHeading2l2H2h21TimesNewRoman14pt"/>
        <w:rPr>
          <w:sz w:val="22"/>
          <w:szCs w:val="22"/>
        </w:rPr>
      </w:pPr>
      <w:bookmarkStart w:id="37" w:name="_Toc115266187"/>
      <w:r w:rsidRPr="0076075D">
        <w:rPr>
          <w:sz w:val="22"/>
          <w:szCs w:val="22"/>
        </w:rPr>
        <w:t xml:space="preserve"> Lấy file hóa đơn chuyển đổi (pdf)</w:t>
      </w:r>
      <w:bookmarkEnd w:id="37"/>
    </w:p>
    <w:p w14:paraId="629067AE" w14:textId="77777777" w:rsidR="00501898" w:rsidRPr="0076075D" w:rsidRDefault="00136181">
      <w:pPr>
        <w:pStyle w:val="NormalIndent"/>
        <w:rPr>
          <w:sz w:val="22"/>
          <w:szCs w:val="22"/>
        </w:rPr>
      </w:pPr>
      <w:r w:rsidRPr="0076075D">
        <w:rPr>
          <w:sz w:val="22"/>
          <w:szCs w:val="22"/>
        </w:rPr>
        <w:t>Cho phép hệ thống tích hợp lấy file hóa đơn chuyển đổi của hóa đơn điện tử. Trong trường hợp hóa đơn đã được chuyển đổi trước đó, SInvoice sẽ cho tải lại file cũ mà không tạo ra file mới (Điều kiện phải cùng exchangeUser như lần chuyển đổi đầu tiên)</w:t>
      </w:r>
    </w:p>
    <w:p w14:paraId="58E673C6" w14:textId="77777777" w:rsidR="00501898" w:rsidRPr="0076075D" w:rsidRDefault="00501898">
      <w:pPr>
        <w:pStyle w:val="NormalIndent"/>
        <w:rPr>
          <w:sz w:val="22"/>
          <w:szCs w:val="22"/>
        </w:rPr>
      </w:pPr>
    </w:p>
    <w:p w14:paraId="1BF44C8C" w14:textId="77777777" w:rsidR="00501898" w:rsidRPr="0076075D" w:rsidRDefault="00136181">
      <w:pPr>
        <w:pStyle w:val="NormalIndent"/>
        <w:rPr>
          <w:b/>
          <w:sz w:val="22"/>
          <w:szCs w:val="22"/>
        </w:rPr>
      </w:pPr>
      <w:r w:rsidRPr="0076075D">
        <w:rPr>
          <w:b/>
          <w:sz w:val="22"/>
          <w:szCs w:val="22"/>
        </w:rPr>
        <w:t xml:space="preserve">Lưu ý: </w:t>
      </w:r>
    </w:p>
    <w:p w14:paraId="062953A1" w14:textId="77777777" w:rsidR="00501898" w:rsidRPr="0076075D" w:rsidRDefault="00136181">
      <w:pPr>
        <w:pStyle w:val="NormalIndent"/>
        <w:numPr>
          <w:ilvl w:val="0"/>
          <w:numId w:val="24"/>
        </w:numPr>
        <w:rPr>
          <w:sz w:val="22"/>
          <w:szCs w:val="22"/>
        </w:rPr>
      </w:pPr>
      <w:r w:rsidRPr="0076075D">
        <w:rPr>
          <w:sz w:val="22"/>
          <w:szCs w:val="22"/>
        </w:rPr>
        <w:t>Hệ thống hóa đơn điện tử chạy theo cơ chế bất đồng bộ, vì vậy hệ thống đẩy hóa đơn lên cơ sở dữ liệu sau khi nhận request phát hành hóa đơn khoảng 1s. Vì vậy, khi tích hợp, request lấy file hóa đơn nên được thực hiện sau từ 2-5 giây sau khi phát hành hóa đơn.</w:t>
      </w:r>
    </w:p>
    <w:p w14:paraId="7A7A06E0" w14:textId="77777777" w:rsidR="00501898" w:rsidRPr="0076075D" w:rsidRDefault="00136181">
      <w:pPr>
        <w:pStyle w:val="NormalIndent"/>
        <w:numPr>
          <w:ilvl w:val="0"/>
          <w:numId w:val="24"/>
        </w:numPr>
        <w:rPr>
          <w:sz w:val="22"/>
          <w:szCs w:val="22"/>
        </w:rPr>
      </w:pPr>
      <w:r w:rsidRPr="0076075D">
        <w:rPr>
          <w:sz w:val="22"/>
          <w:szCs w:val="22"/>
        </w:rPr>
        <w:t>Hệ thống chỉ lấy lên những hóa đơn có trạng thái khả dụng (state = 1).</w:t>
      </w:r>
    </w:p>
    <w:p w14:paraId="3666B2D7"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1CE7B880"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i/>
          <w:color w:val="00B050"/>
          <w:sz w:val="22"/>
          <w:szCs w:val="22"/>
        </w:rPr>
        <w:t>InvoiceAPI/InvoiceWS/createExchangeInvoiceFile</w:t>
      </w:r>
    </w:p>
    <w:p w14:paraId="009DCA8A" w14:textId="77777777" w:rsidR="00501898" w:rsidRPr="0076075D" w:rsidRDefault="00136181">
      <w:pPr>
        <w:numPr>
          <w:ilvl w:val="0"/>
          <w:numId w:val="17"/>
        </w:numPr>
        <w:jc w:val="both"/>
        <w:rPr>
          <w:sz w:val="22"/>
          <w:szCs w:val="22"/>
        </w:rPr>
      </w:pPr>
      <w:r w:rsidRPr="0076075D">
        <w:rPr>
          <w:sz w:val="22"/>
          <w:szCs w:val="22"/>
        </w:rPr>
        <w:t>Headers:</w:t>
      </w:r>
    </w:p>
    <w:p w14:paraId="406FC0E9" w14:textId="77777777" w:rsidR="00501898" w:rsidRPr="0076075D" w:rsidRDefault="00136181">
      <w:pPr>
        <w:snapToGrid w:val="0"/>
        <w:ind w:firstLine="176"/>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1A488E01" w14:textId="77777777" w:rsidR="00501898" w:rsidRPr="0076075D" w:rsidRDefault="00136181">
      <w:pPr>
        <w:snapToGrid w:val="0"/>
        <w:ind w:firstLine="176"/>
        <w:jc w:val="both"/>
        <w:rPr>
          <w:sz w:val="22"/>
          <w:szCs w:val="22"/>
          <w:lang w:val="fr-FR"/>
        </w:rPr>
      </w:pPr>
      <w:r w:rsidRPr="0076075D">
        <w:rPr>
          <w:sz w:val="22"/>
          <w:szCs w:val="22"/>
          <w:lang w:val="fr-FR"/>
        </w:rPr>
        <w:t>+ Content-Type : application/x-www-form-urlencoded</w:t>
      </w:r>
    </w:p>
    <w:p w14:paraId="6C7C75C2" w14:textId="77777777" w:rsidR="00501898" w:rsidRPr="0076075D" w:rsidRDefault="00501898">
      <w:pPr>
        <w:snapToGrid w:val="0"/>
        <w:ind w:left="0"/>
        <w:jc w:val="both"/>
        <w:rPr>
          <w:sz w:val="22"/>
          <w:szCs w:val="22"/>
          <w:lang w:val="fr-FR"/>
        </w:rPr>
      </w:pP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2454"/>
        <w:gridCol w:w="5153"/>
      </w:tblGrid>
      <w:tr w:rsidR="00501898" w:rsidRPr="0076075D" w14:paraId="4B36DE23" w14:textId="77777777">
        <w:trPr>
          <w:trHeight w:val="530"/>
        </w:trPr>
        <w:tc>
          <w:tcPr>
            <w:tcW w:w="1890" w:type="dxa"/>
            <w:shd w:val="clear" w:color="auto" w:fill="D9D9D9"/>
          </w:tcPr>
          <w:p w14:paraId="7DBE728F"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454" w:type="dxa"/>
            <w:shd w:val="clear" w:color="auto" w:fill="D9D9D9"/>
          </w:tcPr>
          <w:p w14:paraId="0E3DC520"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5153" w:type="dxa"/>
            <w:shd w:val="clear" w:color="auto" w:fill="D9D9D9"/>
          </w:tcPr>
          <w:p w14:paraId="72C002C3"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5810CAC8" w14:textId="77777777">
        <w:tc>
          <w:tcPr>
            <w:tcW w:w="1890" w:type="dxa"/>
          </w:tcPr>
          <w:p w14:paraId="12F4C2C1" w14:textId="77777777" w:rsidR="00501898" w:rsidRPr="0076075D" w:rsidRDefault="00136181">
            <w:pPr>
              <w:spacing w:before="0"/>
              <w:ind w:left="0"/>
              <w:jc w:val="both"/>
              <w:rPr>
                <w:sz w:val="22"/>
                <w:szCs w:val="22"/>
              </w:rPr>
            </w:pPr>
            <w:r w:rsidRPr="0076075D">
              <w:rPr>
                <w:sz w:val="22"/>
                <w:szCs w:val="22"/>
              </w:rPr>
              <w:t>supplierTaxCode</w:t>
            </w:r>
          </w:p>
        </w:tc>
        <w:tc>
          <w:tcPr>
            <w:tcW w:w="2454" w:type="dxa"/>
          </w:tcPr>
          <w:p w14:paraId="52E01804" w14:textId="77777777" w:rsidR="00501898" w:rsidRPr="0076075D" w:rsidRDefault="00136181">
            <w:pPr>
              <w:spacing w:before="0"/>
              <w:ind w:left="0"/>
              <w:jc w:val="both"/>
              <w:rPr>
                <w:sz w:val="22"/>
                <w:szCs w:val="22"/>
              </w:rPr>
            </w:pPr>
            <w:r w:rsidRPr="0076075D">
              <w:rPr>
                <w:sz w:val="22"/>
                <w:szCs w:val="22"/>
              </w:rPr>
              <w:t>Required : true</w:t>
            </w:r>
          </w:p>
          <w:p w14:paraId="7A062A3D" w14:textId="77777777" w:rsidR="00501898" w:rsidRPr="0076075D" w:rsidRDefault="00136181">
            <w:pPr>
              <w:spacing w:before="0"/>
              <w:ind w:left="0"/>
              <w:jc w:val="both"/>
              <w:rPr>
                <w:sz w:val="22"/>
                <w:szCs w:val="22"/>
              </w:rPr>
            </w:pPr>
            <w:r w:rsidRPr="0076075D">
              <w:rPr>
                <w:sz w:val="22"/>
                <w:szCs w:val="22"/>
              </w:rPr>
              <w:t>DataType: String</w:t>
            </w:r>
          </w:p>
          <w:p w14:paraId="598F6FBA" w14:textId="77777777" w:rsidR="00501898" w:rsidRPr="0076075D" w:rsidRDefault="00136181">
            <w:pPr>
              <w:spacing w:before="0"/>
              <w:ind w:left="0"/>
              <w:jc w:val="both"/>
              <w:rPr>
                <w:sz w:val="22"/>
                <w:szCs w:val="22"/>
              </w:rPr>
            </w:pPr>
            <w:r w:rsidRPr="0076075D">
              <w:rPr>
                <w:sz w:val="22"/>
                <w:szCs w:val="22"/>
              </w:rPr>
              <w:t xml:space="preserve">Minlength : </w:t>
            </w:r>
          </w:p>
          <w:p w14:paraId="6EBE1F4A" w14:textId="77777777" w:rsidR="00501898" w:rsidRPr="0076075D" w:rsidRDefault="00136181">
            <w:pPr>
              <w:spacing w:before="0"/>
              <w:ind w:left="0"/>
              <w:jc w:val="both"/>
              <w:rPr>
                <w:sz w:val="22"/>
                <w:szCs w:val="22"/>
              </w:rPr>
            </w:pPr>
            <w:r w:rsidRPr="0076075D">
              <w:rPr>
                <w:sz w:val="22"/>
                <w:szCs w:val="22"/>
              </w:rPr>
              <w:t>Maxlength : 20</w:t>
            </w:r>
          </w:p>
          <w:p w14:paraId="0EC3493B" w14:textId="77777777" w:rsidR="00501898" w:rsidRPr="0076075D" w:rsidRDefault="00136181">
            <w:pPr>
              <w:spacing w:before="0"/>
              <w:ind w:left="0"/>
              <w:jc w:val="both"/>
              <w:rPr>
                <w:sz w:val="22"/>
                <w:szCs w:val="22"/>
              </w:rPr>
            </w:pPr>
            <w:r w:rsidRPr="0076075D">
              <w:rPr>
                <w:sz w:val="22"/>
                <w:szCs w:val="22"/>
              </w:rPr>
              <w:t>Format : [0-9-]+</w:t>
            </w:r>
          </w:p>
        </w:tc>
        <w:tc>
          <w:tcPr>
            <w:tcW w:w="5153" w:type="dxa"/>
          </w:tcPr>
          <w:p w14:paraId="74DD0CE9" w14:textId="77777777" w:rsidR="00501898" w:rsidRPr="0076075D" w:rsidRDefault="00136181">
            <w:pPr>
              <w:spacing w:before="0"/>
              <w:ind w:left="41"/>
              <w:jc w:val="both"/>
              <w:rPr>
                <w:sz w:val="22"/>
                <w:szCs w:val="22"/>
              </w:rPr>
            </w:pPr>
            <w:r w:rsidRPr="0076075D">
              <w:rPr>
                <w:sz w:val="22"/>
                <w:szCs w:val="22"/>
              </w:rPr>
              <w:t>Mã số thuế bên bán</w:t>
            </w:r>
          </w:p>
          <w:p w14:paraId="5F45347D" w14:textId="77777777" w:rsidR="00501898" w:rsidRPr="0076075D" w:rsidRDefault="00136181">
            <w:pPr>
              <w:spacing w:before="0"/>
              <w:ind w:left="41"/>
              <w:jc w:val="both"/>
              <w:rPr>
                <w:sz w:val="22"/>
                <w:szCs w:val="22"/>
              </w:rPr>
            </w:pPr>
            <w:r w:rsidRPr="0076075D">
              <w:rPr>
                <w:sz w:val="22"/>
                <w:szCs w:val="22"/>
              </w:rPr>
              <w:t>Mã mẫu hóa đơn, tuân thủ theo quy định ký hiệu mẫu hóa đơn của Thông tư hướng dẫn thi hành nghị định số 51/2010/NĐ-CP</w:t>
            </w:r>
          </w:p>
          <w:p w14:paraId="7CFB8456" w14:textId="77777777" w:rsidR="00501898" w:rsidRPr="0076075D" w:rsidRDefault="00501898">
            <w:pPr>
              <w:spacing w:before="0"/>
              <w:ind w:left="41"/>
              <w:jc w:val="both"/>
              <w:rPr>
                <w:sz w:val="22"/>
                <w:szCs w:val="22"/>
              </w:rPr>
            </w:pPr>
          </w:p>
        </w:tc>
      </w:tr>
      <w:tr w:rsidR="00501898" w:rsidRPr="0076075D" w14:paraId="6C490697" w14:textId="77777777">
        <w:tc>
          <w:tcPr>
            <w:tcW w:w="1890" w:type="dxa"/>
          </w:tcPr>
          <w:p w14:paraId="17403818" w14:textId="77777777" w:rsidR="00501898" w:rsidRPr="0076075D" w:rsidRDefault="00136181">
            <w:pPr>
              <w:spacing w:before="0"/>
              <w:ind w:left="0"/>
              <w:jc w:val="both"/>
              <w:rPr>
                <w:sz w:val="22"/>
                <w:szCs w:val="22"/>
              </w:rPr>
            </w:pPr>
            <w:r w:rsidRPr="0076075D">
              <w:rPr>
                <w:sz w:val="22"/>
                <w:szCs w:val="22"/>
              </w:rPr>
              <w:t>invoiceNo</w:t>
            </w:r>
          </w:p>
        </w:tc>
        <w:tc>
          <w:tcPr>
            <w:tcW w:w="2454" w:type="dxa"/>
          </w:tcPr>
          <w:p w14:paraId="15B4B79B" w14:textId="77777777" w:rsidR="00501898" w:rsidRPr="0076075D" w:rsidRDefault="00136181">
            <w:pPr>
              <w:spacing w:before="0"/>
              <w:ind w:left="0"/>
              <w:jc w:val="both"/>
              <w:rPr>
                <w:sz w:val="22"/>
                <w:szCs w:val="22"/>
              </w:rPr>
            </w:pPr>
            <w:r w:rsidRPr="0076075D">
              <w:rPr>
                <w:sz w:val="22"/>
                <w:szCs w:val="22"/>
              </w:rPr>
              <w:t>Required : true</w:t>
            </w:r>
          </w:p>
          <w:p w14:paraId="50F46257" w14:textId="77777777" w:rsidR="00501898" w:rsidRPr="0076075D" w:rsidRDefault="00136181">
            <w:pPr>
              <w:spacing w:before="0"/>
              <w:ind w:left="0"/>
              <w:jc w:val="both"/>
              <w:rPr>
                <w:sz w:val="22"/>
                <w:szCs w:val="22"/>
              </w:rPr>
            </w:pPr>
            <w:r w:rsidRPr="0076075D">
              <w:rPr>
                <w:sz w:val="22"/>
                <w:szCs w:val="22"/>
              </w:rPr>
              <w:lastRenderedPageBreak/>
              <w:t>DataType: String</w:t>
            </w:r>
          </w:p>
          <w:p w14:paraId="4A6D83D0" w14:textId="77777777" w:rsidR="00501898" w:rsidRPr="0076075D" w:rsidRDefault="00136181">
            <w:pPr>
              <w:spacing w:before="0"/>
              <w:ind w:left="0"/>
              <w:jc w:val="both"/>
              <w:rPr>
                <w:sz w:val="22"/>
                <w:szCs w:val="22"/>
              </w:rPr>
            </w:pPr>
            <w:r w:rsidRPr="0076075D">
              <w:rPr>
                <w:sz w:val="22"/>
                <w:szCs w:val="22"/>
              </w:rPr>
              <w:t>Minlength : 7</w:t>
            </w:r>
          </w:p>
          <w:p w14:paraId="6666A517" w14:textId="77777777" w:rsidR="00501898" w:rsidRPr="0076075D" w:rsidRDefault="00136181">
            <w:pPr>
              <w:spacing w:before="0"/>
              <w:ind w:left="0"/>
              <w:jc w:val="both"/>
              <w:rPr>
                <w:sz w:val="22"/>
                <w:szCs w:val="22"/>
              </w:rPr>
            </w:pPr>
            <w:r w:rsidRPr="0076075D">
              <w:rPr>
                <w:sz w:val="22"/>
                <w:szCs w:val="22"/>
              </w:rPr>
              <w:t>Maxlength : 35</w:t>
            </w:r>
          </w:p>
          <w:p w14:paraId="0AD85E17" w14:textId="77777777" w:rsidR="00501898" w:rsidRPr="0076075D" w:rsidRDefault="00136181">
            <w:pPr>
              <w:spacing w:before="0"/>
              <w:ind w:left="0"/>
              <w:jc w:val="both"/>
              <w:rPr>
                <w:sz w:val="22"/>
                <w:szCs w:val="22"/>
              </w:rPr>
            </w:pPr>
            <w:r w:rsidRPr="0076075D">
              <w:rPr>
                <w:sz w:val="22"/>
                <w:szCs w:val="22"/>
              </w:rPr>
              <w:t>Format :  [a-zA-Z0-9]*$</w:t>
            </w:r>
          </w:p>
        </w:tc>
        <w:tc>
          <w:tcPr>
            <w:tcW w:w="5153" w:type="dxa"/>
          </w:tcPr>
          <w:p w14:paraId="299E6010" w14:textId="77777777" w:rsidR="00501898" w:rsidRPr="0076075D" w:rsidRDefault="00136181">
            <w:pPr>
              <w:spacing w:before="0"/>
              <w:ind w:left="41"/>
              <w:jc w:val="both"/>
              <w:rPr>
                <w:sz w:val="22"/>
                <w:szCs w:val="22"/>
              </w:rPr>
            </w:pPr>
            <w:r w:rsidRPr="0076075D">
              <w:rPr>
                <w:sz w:val="22"/>
                <w:szCs w:val="22"/>
              </w:rPr>
              <w:lastRenderedPageBreak/>
              <w:t>Là ký hiệu hóa đơn + số hóa đơn vd : AA/20E0000001</w:t>
            </w:r>
          </w:p>
          <w:p w14:paraId="3BD81922" w14:textId="77777777" w:rsidR="00501898" w:rsidRPr="0076075D" w:rsidRDefault="00501898">
            <w:pPr>
              <w:spacing w:before="0"/>
              <w:ind w:left="41"/>
              <w:jc w:val="both"/>
              <w:rPr>
                <w:sz w:val="22"/>
                <w:szCs w:val="22"/>
              </w:rPr>
            </w:pPr>
          </w:p>
        </w:tc>
      </w:tr>
      <w:tr w:rsidR="00501898" w:rsidRPr="0076075D" w14:paraId="7E27E5B7" w14:textId="77777777">
        <w:tc>
          <w:tcPr>
            <w:tcW w:w="1890" w:type="dxa"/>
          </w:tcPr>
          <w:p w14:paraId="488EB582" w14:textId="77777777" w:rsidR="00501898" w:rsidRPr="0076075D" w:rsidRDefault="00136181">
            <w:pPr>
              <w:spacing w:before="0"/>
              <w:ind w:left="0"/>
              <w:jc w:val="both"/>
              <w:rPr>
                <w:sz w:val="22"/>
                <w:szCs w:val="22"/>
              </w:rPr>
            </w:pPr>
            <w:r w:rsidRPr="0076075D">
              <w:rPr>
                <w:sz w:val="22"/>
                <w:szCs w:val="22"/>
              </w:rPr>
              <w:lastRenderedPageBreak/>
              <w:t>strIssueDate</w:t>
            </w:r>
          </w:p>
        </w:tc>
        <w:tc>
          <w:tcPr>
            <w:tcW w:w="2454" w:type="dxa"/>
          </w:tcPr>
          <w:p w14:paraId="25D6105F" w14:textId="77777777" w:rsidR="00501898" w:rsidRPr="0076075D" w:rsidRDefault="00136181">
            <w:pPr>
              <w:spacing w:before="0"/>
              <w:ind w:left="0"/>
              <w:jc w:val="both"/>
              <w:rPr>
                <w:sz w:val="22"/>
                <w:szCs w:val="22"/>
              </w:rPr>
            </w:pPr>
            <w:r w:rsidRPr="0076075D">
              <w:rPr>
                <w:sz w:val="22"/>
                <w:szCs w:val="22"/>
              </w:rPr>
              <w:t>Required : true</w:t>
            </w:r>
          </w:p>
          <w:p w14:paraId="203EE5AE" w14:textId="77777777" w:rsidR="00501898" w:rsidRPr="0076075D" w:rsidRDefault="00136181">
            <w:pPr>
              <w:spacing w:before="0"/>
              <w:ind w:left="0"/>
              <w:jc w:val="both"/>
              <w:rPr>
                <w:sz w:val="22"/>
                <w:szCs w:val="22"/>
                <w:lang w:val="vi-VN"/>
              </w:rPr>
            </w:pPr>
            <w:r w:rsidRPr="0076075D">
              <w:rPr>
                <w:sz w:val="22"/>
                <w:szCs w:val="22"/>
              </w:rPr>
              <w:t>DataType:</w:t>
            </w:r>
            <w:r w:rsidRPr="0076075D">
              <w:rPr>
                <w:sz w:val="22"/>
                <w:szCs w:val="22"/>
                <w:lang w:val="vi-VN"/>
              </w:rPr>
              <w:t xml:space="preserve"> milisecond</w:t>
            </w:r>
          </w:p>
          <w:p w14:paraId="27FDFD88" w14:textId="77777777" w:rsidR="00501898" w:rsidRPr="0076075D" w:rsidRDefault="00136181">
            <w:pPr>
              <w:spacing w:before="0"/>
              <w:ind w:left="0"/>
              <w:jc w:val="both"/>
              <w:rPr>
                <w:sz w:val="22"/>
                <w:szCs w:val="22"/>
              </w:rPr>
            </w:pPr>
            <w:r w:rsidRPr="0076075D">
              <w:rPr>
                <w:sz w:val="22"/>
                <w:szCs w:val="22"/>
              </w:rPr>
              <w:t xml:space="preserve">Minlength : </w:t>
            </w:r>
          </w:p>
          <w:p w14:paraId="55F42285" w14:textId="77777777" w:rsidR="00501898" w:rsidRPr="0076075D" w:rsidRDefault="00136181">
            <w:pPr>
              <w:spacing w:before="0"/>
              <w:ind w:left="0"/>
              <w:jc w:val="both"/>
              <w:rPr>
                <w:sz w:val="22"/>
                <w:szCs w:val="22"/>
              </w:rPr>
            </w:pPr>
            <w:r w:rsidRPr="0076075D">
              <w:rPr>
                <w:sz w:val="22"/>
                <w:szCs w:val="22"/>
              </w:rPr>
              <w:t xml:space="preserve">Maxlength : </w:t>
            </w:r>
          </w:p>
          <w:p w14:paraId="11DD3989" w14:textId="77777777" w:rsidR="00501898" w:rsidRPr="0076075D" w:rsidRDefault="00136181">
            <w:pPr>
              <w:spacing w:before="0"/>
              <w:ind w:left="0"/>
              <w:jc w:val="both"/>
              <w:rPr>
                <w:sz w:val="22"/>
                <w:szCs w:val="22"/>
                <w:lang w:val="en"/>
              </w:rPr>
            </w:pPr>
            <w:r w:rsidRPr="0076075D">
              <w:rPr>
                <w:sz w:val="22"/>
                <w:szCs w:val="22"/>
              </w:rPr>
              <w:t xml:space="preserve">Format: </w:t>
            </w:r>
            <w:r w:rsidRPr="0076075D">
              <w:rPr>
                <w:sz w:val="22"/>
                <w:szCs w:val="22"/>
                <w:lang w:val="en"/>
              </w:rPr>
              <w:t>Tiêu chuẩn 5.1</w:t>
            </w:r>
          </w:p>
        </w:tc>
        <w:tc>
          <w:tcPr>
            <w:tcW w:w="5153" w:type="dxa"/>
          </w:tcPr>
          <w:p w14:paraId="6EF501DA" w14:textId="77777777" w:rsidR="00501898" w:rsidRPr="0076075D" w:rsidRDefault="00136181">
            <w:pPr>
              <w:spacing w:before="0"/>
              <w:ind w:left="41"/>
              <w:jc w:val="both"/>
              <w:rPr>
                <w:sz w:val="22"/>
                <w:szCs w:val="22"/>
              </w:rPr>
            </w:pPr>
            <w:r w:rsidRPr="0076075D">
              <w:rPr>
                <w:sz w:val="22"/>
                <w:szCs w:val="22"/>
              </w:rPr>
              <w:t>Ngày phát hành hóa đơn</w:t>
            </w:r>
          </w:p>
          <w:p w14:paraId="4854F42B" w14:textId="77777777" w:rsidR="00501898" w:rsidRPr="0076075D" w:rsidRDefault="00501898">
            <w:pPr>
              <w:spacing w:before="0"/>
              <w:ind w:left="41"/>
              <w:jc w:val="both"/>
              <w:rPr>
                <w:sz w:val="22"/>
                <w:szCs w:val="22"/>
              </w:rPr>
            </w:pPr>
          </w:p>
        </w:tc>
      </w:tr>
      <w:tr w:rsidR="00501898" w:rsidRPr="0076075D" w14:paraId="22101BCA" w14:textId="77777777">
        <w:tc>
          <w:tcPr>
            <w:tcW w:w="1890" w:type="dxa"/>
          </w:tcPr>
          <w:p w14:paraId="5BA4A45A" w14:textId="77777777" w:rsidR="00501898" w:rsidRPr="0076075D" w:rsidRDefault="00136181">
            <w:pPr>
              <w:spacing w:before="0"/>
              <w:ind w:left="0"/>
              <w:jc w:val="both"/>
              <w:rPr>
                <w:sz w:val="22"/>
                <w:szCs w:val="22"/>
              </w:rPr>
            </w:pPr>
            <w:bookmarkStart w:id="38" w:name="OLE_LINK36"/>
            <w:bookmarkStart w:id="39" w:name="OLE_LINK37"/>
            <w:r w:rsidRPr="0076075D">
              <w:rPr>
                <w:sz w:val="22"/>
                <w:szCs w:val="22"/>
              </w:rPr>
              <w:t>exchangeUser</w:t>
            </w:r>
            <w:bookmarkEnd w:id="38"/>
            <w:bookmarkEnd w:id="39"/>
          </w:p>
        </w:tc>
        <w:tc>
          <w:tcPr>
            <w:tcW w:w="2454" w:type="dxa"/>
          </w:tcPr>
          <w:p w14:paraId="5641E8BC" w14:textId="77777777" w:rsidR="00501898" w:rsidRPr="0076075D" w:rsidRDefault="00136181">
            <w:pPr>
              <w:spacing w:before="0"/>
              <w:ind w:left="0"/>
              <w:jc w:val="both"/>
              <w:rPr>
                <w:sz w:val="22"/>
                <w:szCs w:val="22"/>
              </w:rPr>
            </w:pPr>
            <w:r w:rsidRPr="0076075D">
              <w:rPr>
                <w:sz w:val="22"/>
                <w:szCs w:val="22"/>
              </w:rPr>
              <w:t>Required : true</w:t>
            </w:r>
          </w:p>
          <w:p w14:paraId="398A5E8C" w14:textId="77777777" w:rsidR="00501898" w:rsidRPr="0076075D" w:rsidRDefault="00136181">
            <w:pPr>
              <w:spacing w:before="0"/>
              <w:ind w:left="0"/>
              <w:jc w:val="both"/>
              <w:rPr>
                <w:sz w:val="22"/>
                <w:szCs w:val="22"/>
              </w:rPr>
            </w:pPr>
            <w:r w:rsidRPr="0076075D">
              <w:rPr>
                <w:sz w:val="22"/>
                <w:szCs w:val="22"/>
              </w:rPr>
              <w:t>DataType: String</w:t>
            </w:r>
          </w:p>
          <w:p w14:paraId="0C59EA11" w14:textId="77777777" w:rsidR="00501898" w:rsidRPr="0076075D" w:rsidRDefault="00136181">
            <w:pPr>
              <w:spacing w:before="0"/>
              <w:ind w:left="0"/>
              <w:jc w:val="both"/>
              <w:rPr>
                <w:sz w:val="22"/>
                <w:szCs w:val="22"/>
              </w:rPr>
            </w:pPr>
            <w:r w:rsidRPr="0076075D">
              <w:rPr>
                <w:sz w:val="22"/>
                <w:szCs w:val="22"/>
              </w:rPr>
              <w:t xml:space="preserve">Minlength : </w:t>
            </w:r>
          </w:p>
          <w:p w14:paraId="70755368" w14:textId="77777777" w:rsidR="00501898" w:rsidRPr="0076075D" w:rsidRDefault="00136181">
            <w:pPr>
              <w:spacing w:before="0"/>
              <w:ind w:left="0"/>
              <w:jc w:val="both"/>
              <w:rPr>
                <w:sz w:val="22"/>
                <w:szCs w:val="22"/>
              </w:rPr>
            </w:pPr>
            <w:r w:rsidRPr="0076075D">
              <w:rPr>
                <w:sz w:val="22"/>
                <w:szCs w:val="22"/>
              </w:rPr>
              <w:t>Maxlength : 100</w:t>
            </w:r>
          </w:p>
        </w:tc>
        <w:tc>
          <w:tcPr>
            <w:tcW w:w="5153" w:type="dxa"/>
          </w:tcPr>
          <w:p w14:paraId="600DB6B0" w14:textId="77777777" w:rsidR="00501898" w:rsidRPr="0076075D" w:rsidRDefault="00136181">
            <w:pPr>
              <w:spacing w:before="0"/>
              <w:ind w:left="41"/>
              <w:jc w:val="both"/>
              <w:rPr>
                <w:sz w:val="22"/>
                <w:szCs w:val="22"/>
              </w:rPr>
            </w:pPr>
            <w:r w:rsidRPr="0076075D">
              <w:rPr>
                <w:sz w:val="22"/>
                <w:szCs w:val="22"/>
              </w:rPr>
              <w:t xml:space="preserve">Tên người chuyển đổi (Cần thực hiện encode giá trị: Tham khảo: </w:t>
            </w:r>
            <w:hyperlink r:id="rId64" w:history="1">
              <w:r w:rsidRPr="0076075D">
                <w:rPr>
                  <w:rStyle w:val="Hyperlink"/>
                  <w:sz w:val="22"/>
                  <w:szCs w:val="22"/>
                </w:rPr>
                <w:t>https://www.urlencoder.org/</w:t>
              </w:r>
            </w:hyperlink>
            <w:r w:rsidRPr="0076075D">
              <w:rPr>
                <w:sz w:val="22"/>
                <w:szCs w:val="22"/>
              </w:rPr>
              <w:t>)</w:t>
            </w:r>
          </w:p>
          <w:p w14:paraId="09266C29" w14:textId="77777777" w:rsidR="00501898" w:rsidRPr="0076075D" w:rsidRDefault="00501898">
            <w:pPr>
              <w:spacing w:before="0"/>
              <w:ind w:left="41"/>
              <w:jc w:val="both"/>
              <w:rPr>
                <w:sz w:val="22"/>
                <w:szCs w:val="22"/>
              </w:rPr>
            </w:pPr>
          </w:p>
        </w:tc>
      </w:tr>
      <w:tr w:rsidR="00501898" w:rsidRPr="0076075D" w14:paraId="311BA873" w14:textId="77777777">
        <w:tc>
          <w:tcPr>
            <w:tcW w:w="1890" w:type="dxa"/>
          </w:tcPr>
          <w:p w14:paraId="5F06E561" w14:textId="77777777" w:rsidR="00501898" w:rsidRPr="0076075D" w:rsidRDefault="00136181">
            <w:pPr>
              <w:ind w:left="0"/>
              <w:jc w:val="both"/>
              <w:rPr>
                <w:sz w:val="22"/>
                <w:szCs w:val="22"/>
              </w:rPr>
            </w:pPr>
            <w:r w:rsidRPr="0076075D">
              <w:rPr>
                <w:sz w:val="22"/>
                <w:szCs w:val="22"/>
              </w:rPr>
              <w:t>startDate</w:t>
            </w:r>
          </w:p>
        </w:tc>
        <w:tc>
          <w:tcPr>
            <w:tcW w:w="2454" w:type="dxa"/>
          </w:tcPr>
          <w:p w14:paraId="269AA1A4" w14:textId="77777777" w:rsidR="00501898" w:rsidRPr="0076075D" w:rsidRDefault="00136181">
            <w:pPr>
              <w:spacing w:before="0"/>
              <w:ind w:left="0"/>
              <w:jc w:val="both"/>
              <w:rPr>
                <w:sz w:val="22"/>
                <w:szCs w:val="22"/>
                <w:lang w:val="vi-VN"/>
              </w:rPr>
            </w:pPr>
            <w:r w:rsidRPr="0076075D">
              <w:rPr>
                <w:sz w:val="22"/>
                <w:szCs w:val="22"/>
              </w:rPr>
              <w:t xml:space="preserve">Required : </w:t>
            </w:r>
            <w:r w:rsidRPr="0076075D">
              <w:rPr>
                <w:sz w:val="22"/>
                <w:szCs w:val="22"/>
                <w:lang w:val="vi-VN"/>
              </w:rPr>
              <w:t>false</w:t>
            </w:r>
          </w:p>
          <w:p w14:paraId="1537DD88" w14:textId="77777777" w:rsidR="00501898" w:rsidRPr="0076075D" w:rsidRDefault="00136181">
            <w:pPr>
              <w:spacing w:before="0"/>
              <w:ind w:left="0"/>
              <w:jc w:val="both"/>
              <w:rPr>
                <w:sz w:val="22"/>
                <w:szCs w:val="22"/>
              </w:rPr>
            </w:pPr>
            <w:r w:rsidRPr="0076075D">
              <w:rPr>
                <w:sz w:val="22"/>
                <w:szCs w:val="22"/>
              </w:rPr>
              <w:t>DataType: Date</w:t>
            </w:r>
          </w:p>
          <w:p w14:paraId="1B3A72CA" w14:textId="77777777" w:rsidR="00501898" w:rsidRPr="0076075D" w:rsidRDefault="00136181">
            <w:pPr>
              <w:spacing w:before="0"/>
              <w:ind w:left="0"/>
              <w:jc w:val="both"/>
              <w:rPr>
                <w:sz w:val="22"/>
                <w:szCs w:val="22"/>
              </w:rPr>
            </w:pPr>
            <w:r w:rsidRPr="0076075D">
              <w:rPr>
                <w:sz w:val="22"/>
                <w:szCs w:val="22"/>
              </w:rPr>
              <w:t xml:space="preserve">Minlength : </w:t>
            </w:r>
          </w:p>
          <w:p w14:paraId="2C5274B1" w14:textId="77777777" w:rsidR="00501898" w:rsidRPr="0076075D" w:rsidRDefault="00136181">
            <w:pPr>
              <w:spacing w:before="0"/>
              <w:ind w:left="0"/>
              <w:jc w:val="both"/>
              <w:rPr>
                <w:sz w:val="22"/>
                <w:szCs w:val="22"/>
              </w:rPr>
            </w:pPr>
            <w:r w:rsidRPr="0076075D">
              <w:rPr>
                <w:sz w:val="22"/>
                <w:szCs w:val="22"/>
              </w:rPr>
              <w:t>Maxlength : 50</w:t>
            </w:r>
          </w:p>
          <w:p w14:paraId="725384D0" w14:textId="77777777" w:rsidR="00501898" w:rsidRPr="0076075D" w:rsidRDefault="00136181">
            <w:pPr>
              <w:spacing w:before="0"/>
              <w:ind w:left="0"/>
              <w:jc w:val="both"/>
              <w:rPr>
                <w:sz w:val="22"/>
                <w:szCs w:val="22"/>
              </w:rPr>
            </w:pPr>
            <w:r w:rsidRPr="0076075D">
              <w:rPr>
                <w:sz w:val="22"/>
                <w:szCs w:val="22"/>
              </w:rPr>
              <w:t>Format :</w:t>
            </w:r>
          </w:p>
        </w:tc>
        <w:tc>
          <w:tcPr>
            <w:tcW w:w="5153" w:type="dxa"/>
          </w:tcPr>
          <w:p w14:paraId="091B0997" w14:textId="77777777" w:rsidR="00501898" w:rsidRPr="0076075D" w:rsidRDefault="00136181">
            <w:pPr>
              <w:ind w:left="0"/>
              <w:jc w:val="both"/>
              <w:rPr>
                <w:sz w:val="22"/>
                <w:szCs w:val="22"/>
              </w:rPr>
            </w:pPr>
            <w:r w:rsidRPr="0076075D">
              <w:rPr>
                <w:sz w:val="22"/>
                <w:szCs w:val="22"/>
                <w:lang w:val="vi-VN"/>
              </w:rPr>
              <w:t xml:space="preserve">Ngày lập </w:t>
            </w:r>
            <w:r w:rsidRPr="0076075D">
              <w:rPr>
                <w:sz w:val="22"/>
                <w:szCs w:val="22"/>
              </w:rPr>
              <w:t>từ ngày</w:t>
            </w:r>
          </w:p>
          <w:p w14:paraId="6D4B9A3A" w14:textId="77777777" w:rsidR="00501898" w:rsidRPr="0076075D" w:rsidRDefault="00136181">
            <w:pPr>
              <w:ind w:left="0"/>
              <w:jc w:val="both"/>
              <w:rPr>
                <w:sz w:val="22"/>
                <w:szCs w:val="22"/>
              </w:rPr>
            </w:pPr>
            <w:r w:rsidRPr="0076075D">
              <w:rPr>
                <w:sz w:val="22"/>
                <w:szCs w:val="22"/>
              </w:rPr>
              <w:t>Định dạng "2019-05-12"</w:t>
            </w:r>
          </w:p>
          <w:p w14:paraId="0868A201" w14:textId="77777777" w:rsidR="00501898" w:rsidRPr="0076075D" w:rsidRDefault="00501898">
            <w:pPr>
              <w:ind w:left="0"/>
              <w:jc w:val="both"/>
              <w:rPr>
                <w:sz w:val="22"/>
                <w:szCs w:val="22"/>
              </w:rPr>
            </w:pPr>
          </w:p>
        </w:tc>
      </w:tr>
      <w:tr w:rsidR="00501898" w:rsidRPr="0076075D" w14:paraId="02D7C244" w14:textId="77777777">
        <w:tc>
          <w:tcPr>
            <w:tcW w:w="1890" w:type="dxa"/>
          </w:tcPr>
          <w:p w14:paraId="0D1A2470" w14:textId="77777777" w:rsidR="00501898" w:rsidRPr="0076075D" w:rsidRDefault="00136181">
            <w:pPr>
              <w:ind w:left="0"/>
              <w:jc w:val="both"/>
              <w:rPr>
                <w:sz w:val="22"/>
                <w:szCs w:val="22"/>
              </w:rPr>
            </w:pPr>
            <w:r w:rsidRPr="0076075D">
              <w:rPr>
                <w:sz w:val="22"/>
                <w:szCs w:val="22"/>
              </w:rPr>
              <w:t>endDate</w:t>
            </w:r>
          </w:p>
        </w:tc>
        <w:tc>
          <w:tcPr>
            <w:tcW w:w="2454" w:type="dxa"/>
          </w:tcPr>
          <w:p w14:paraId="3EF49C4D" w14:textId="77777777" w:rsidR="00501898" w:rsidRPr="0076075D" w:rsidRDefault="00136181">
            <w:pPr>
              <w:spacing w:before="0"/>
              <w:ind w:left="0"/>
              <w:jc w:val="both"/>
              <w:rPr>
                <w:sz w:val="22"/>
                <w:szCs w:val="22"/>
              </w:rPr>
            </w:pPr>
            <w:r w:rsidRPr="0076075D">
              <w:rPr>
                <w:sz w:val="22"/>
                <w:szCs w:val="22"/>
              </w:rPr>
              <w:t xml:space="preserve">Required : </w:t>
            </w:r>
            <w:r w:rsidRPr="0076075D">
              <w:rPr>
                <w:sz w:val="22"/>
                <w:szCs w:val="22"/>
                <w:lang w:val="vi-VN"/>
              </w:rPr>
              <w:t>false</w:t>
            </w:r>
          </w:p>
          <w:p w14:paraId="491D17FB" w14:textId="77777777" w:rsidR="00501898" w:rsidRPr="0076075D" w:rsidRDefault="00136181">
            <w:pPr>
              <w:spacing w:before="0"/>
              <w:ind w:left="0"/>
              <w:jc w:val="both"/>
              <w:rPr>
                <w:sz w:val="22"/>
                <w:szCs w:val="22"/>
              </w:rPr>
            </w:pPr>
            <w:r w:rsidRPr="0076075D">
              <w:rPr>
                <w:sz w:val="22"/>
                <w:szCs w:val="22"/>
              </w:rPr>
              <w:t>DataType: Date</w:t>
            </w:r>
          </w:p>
          <w:p w14:paraId="7C2DC222" w14:textId="77777777" w:rsidR="00501898" w:rsidRPr="0076075D" w:rsidRDefault="00136181">
            <w:pPr>
              <w:spacing w:before="0"/>
              <w:ind w:left="0"/>
              <w:jc w:val="both"/>
              <w:rPr>
                <w:sz w:val="22"/>
                <w:szCs w:val="22"/>
              </w:rPr>
            </w:pPr>
            <w:r w:rsidRPr="0076075D">
              <w:rPr>
                <w:sz w:val="22"/>
                <w:szCs w:val="22"/>
              </w:rPr>
              <w:t xml:space="preserve">Minlength : </w:t>
            </w:r>
          </w:p>
          <w:p w14:paraId="027D9D46" w14:textId="77777777" w:rsidR="00501898" w:rsidRPr="0076075D" w:rsidRDefault="00136181">
            <w:pPr>
              <w:spacing w:before="0"/>
              <w:ind w:left="0"/>
              <w:jc w:val="both"/>
              <w:rPr>
                <w:sz w:val="22"/>
                <w:szCs w:val="22"/>
              </w:rPr>
            </w:pPr>
            <w:r w:rsidRPr="0076075D">
              <w:rPr>
                <w:sz w:val="22"/>
                <w:szCs w:val="22"/>
              </w:rPr>
              <w:t>Maxlength : 50</w:t>
            </w:r>
          </w:p>
          <w:p w14:paraId="280730EA" w14:textId="77777777" w:rsidR="00501898" w:rsidRPr="0076075D" w:rsidRDefault="00136181">
            <w:pPr>
              <w:spacing w:before="0"/>
              <w:ind w:left="0"/>
              <w:jc w:val="both"/>
              <w:rPr>
                <w:sz w:val="22"/>
                <w:szCs w:val="22"/>
              </w:rPr>
            </w:pPr>
            <w:r w:rsidRPr="0076075D">
              <w:rPr>
                <w:sz w:val="22"/>
                <w:szCs w:val="22"/>
              </w:rPr>
              <w:t>Format :</w:t>
            </w:r>
          </w:p>
        </w:tc>
        <w:tc>
          <w:tcPr>
            <w:tcW w:w="5153" w:type="dxa"/>
          </w:tcPr>
          <w:p w14:paraId="36EC5A7A" w14:textId="77777777" w:rsidR="00501898" w:rsidRPr="0076075D" w:rsidRDefault="00136181">
            <w:pPr>
              <w:ind w:left="0"/>
              <w:jc w:val="both"/>
              <w:rPr>
                <w:sz w:val="22"/>
                <w:szCs w:val="22"/>
              </w:rPr>
            </w:pPr>
            <w:r w:rsidRPr="0076075D">
              <w:rPr>
                <w:sz w:val="22"/>
                <w:szCs w:val="22"/>
                <w:lang w:val="vi-VN"/>
              </w:rPr>
              <w:t>Ngày lập đến</w:t>
            </w:r>
            <w:r w:rsidRPr="0076075D">
              <w:rPr>
                <w:sz w:val="22"/>
                <w:szCs w:val="22"/>
              </w:rPr>
              <w:t xml:space="preserve"> ngày</w:t>
            </w:r>
          </w:p>
          <w:p w14:paraId="2457C028" w14:textId="77777777" w:rsidR="00501898" w:rsidRPr="0076075D" w:rsidRDefault="00136181">
            <w:pPr>
              <w:ind w:left="0"/>
              <w:jc w:val="both"/>
              <w:rPr>
                <w:sz w:val="22"/>
                <w:szCs w:val="22"/>
              </w:rPr>
            </w:pPr>
            <w:r w:rsidRPr="0076075D">
              <w:rPr>
                <w:sz w:val="22"/>
                <w:szCs w:val="22"/>
              </w:rPr>
              <w:t>Định dạng "2019-05-12"</w:t>
            </w:r>
          </w:p>
          <w:p w14:paraId="55737D18" w14:textId="77777777" w:rsidR="00501898" w:rsidRPr="0076075D" w:rsidRDefault="00136181">
            <w:pPr>
              <w:ind w:left="0"/>
              <w:jc w:val="both"/>
              <w:rPr>
                <w:sz w:val="22"/>
                <w:szCs w:val="22"/>
                <w:lang w:val="vi-VN"/>
              </w:rPr>
            </w:pPr>
            <w:r w:rsidRPr="0076075D">
              <w:rPr>
                <w:sz w:val="22"/>
                <w:szCs w:val="22"/>
                <w:lang w:val="vi-VN"/>
              </w:rPr>
              <w:t>Lưu ý: Khoảng thời gian lập tối đa 3 tháng</w:t>
            </w:r>
          </w:p>
          <w:p w14:paraId="4A92F542" w14:textId="77777777" w:rsidR="00501898" w:rsidRPr="0076075D" w:rsidRDefault="00136181">
            <w:pPr>
              <w:ind w:left="0"/>
              <w:jc w:val="both"/>
              <w:rPr>
                <w:sz w:val="22"/>
                <w:szCs w:val="22"/>
              </w:rPr>
            </w:pPr>
            <w:r w:rsidRPr="0076075D">
              <w:rPr>
                <w:sz w:val="22"/>
                <w:szCs w:val="22"/>
                <w:lang w:val="vi-VN"/>
              </w:rPr>
              <w:t>(endDate – startDate) &lt;= 3 tháng</w:t>
            </w:r>
          </w:p>
        </w:tc>
      </w:tr>
    </w:tbl>
    <w:p w14:paraId="2A4463A6" w14:textId="77777777" w:rsidR="00501898" w:rsidRPr="0076075D" w:rsidRDefault="00501898">
      <w:pPr>
        <w:snapToGrid w:val="0"/>
        <w:ind w:left="0"/>
        <w:jc w:val="both"/>
        <w:rPr>
          <w:sz w:val="22"/>
          <w:szCs w:val="22"/>
        </w:rPr>
      </w:pPr>
    </w:p>
    <w:p w14:paraId="1CAFB2F2" w14:textId="77777777" w:rsidR="00501898" w:rsidRPr="0076075D" w:rsidRDefault="00136181">
      <w:pPr>
        <w:numPr>
          <w:ilvl w:val="0"/>
          <w:numId w:val="17"/>
        </w:numPr>
        <w:snapToGrid w:val="0"/>
        <w:jc w:val="both"/>
        <w:rPr>
          <w:sz w:val="22"/>
          <w:szCs w:val="22"/>
        </w:rPr>
      </w:pPr>
      <w:r w:rsidRPr="0076075D">
        <w:rPr>
          <w:sz w:val="22"/>
          <w:szCs w:val="22"/>
        </w:rPr>
        <w:t>Data: định dạng FormParam của các tham số truyền vào.</w:t>
      </w:r>
    </w:p>
    <w:p w14:paraId="1B70BE04" w14:textId="77777777" w:rsidR="00501898" w:rsidRPr="0076075D" w:rsidRDefault="00136181">
      <w:pPr>
        <w:snapToGrid w:val="0"/>
        <w:ind w:left="360"/>
        <w:jc w:val="both"/>
        <w:rPr>
          <w:sz w:val="22"/>
          <w:szCs w:val="22"/>
        </w:rPr>
      </w:pPr>
      <w:r w:rsidRPr="0076075D">
        <w:rPr>
          <w:noProof/>
          <w:sz w:val="22"/>
          <w:szCs w:val="22"/>
        </w:rPr>
        <w:drawing>
          <wp:inline distT="0" distB="0" distL="114300" distR="114300" wp14:anchorId="29166ED6" wp14:editId="5CA6C8B4">
            <wp:extent cx="6299200" cy="1771015"/>
            <wp:effectExtent l="0" t="0" r="6350" b="635"/>
            <wp:docPr id="1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5"/>
                    <pic:cNvPicPr>
                      <a:picLocks noChangeAspect="1"/>
                    </pic:cNvPicPr>
                  </pic:nvPicPr>
                  <pic:blipFill>
                    <a:blip r:embed="rId65"/>
                    <a:stretch>
                      <a:fillRect/>
                    </a:stretch>
                  </pic:blipFill>
                  <pic:spPr>
                    <a:xfrm>
                      <a:off x="0" y="0"/>
                      <a:ext cx="6299200" cy="1771015"/>
                    </a:xfrm>
                    <a:prstGeom prst="rect">
                      <a:avLst/>
                    </a:prstGeom>
                    <a:noFill/>
                    <a:ln>
                      <a:noFill/>
                    </a:ln>
                  </pic:spPr>
                </pic:pic>
              </a:graphicData>
            </a:graphic>
          </wp:inline>
        </w:drawing>
      </w:r>
    </w:p>
    <w:p w14:paraId="4F365999" w14:textId="77777777" w:rsidR="00501898" w:rsidRPr="0076075D" w:rsidRDefault="00136181">
      <w:pPr>
        <w:numPr>
          <w:ilvl w:val="0"/>
          <w:numId w:val="21"/>
        </w:numPr>
        <w:jc w:val="both"/>
        <w:rPr>
          <w:b/>
          <w:color w:val="0000FF"/>
          <w:sz w:val="22"/>
          <w:szCs w:val="22"/>
        </w:rPr>
      </w:pPr>
      <w:r w:rsidRPr="0076075D">
        <w:rPr>
          <w:b/>
          <w:color w:val="0000FF"/>
          <w:sz w:val="22"/>
          <w:szCs w:val="22"/>
        </w:rPr>
        <w:t>Đầu ra:</w:t>
      </w:r>
    </w:p>
    <w:p w14:paraId="73181A9F" w14:textId="77777777" w:rsidR="00501898" w:rsidRPr="0076075D" w:rsidRDefault="00136181">
      <w:pPr>
        <w:ind w:left="0"/>
        <w:jc w:val="both"/>
        <w:rPr>
          <w:color w:val="000000"/>
          <w:sz w:val="22"/>
          <w:szCs w:val="22"/>
        </w:rPr>
      </w:pPr>
      <w:r w:rsidRPr="0076075D">
        <w:rPr>
          <w:sz w:val="22"/>
          <w:szCs w:val="22"/>
        </w:rPr>
        <w:t>Đối tượng Response mô tả trạng thái lỗi Webservice trả về và đối tượng dữ</w:t>
      </w:r>
      <w:r w:rsidRPr="0076075D">
        <w:rPr>
          <w:color w:val="000000"/>
          <w:sz w:val="22"/>
          <w:szCs w:val="22"/>
        </w:rPr>
        <w:t xml:space="preserve"> liệu Webservice trả về:</w:t>
      </w:r>
    </w:p>
    <w:p w14:paraId="7EC23002" w14:textId="77777777" w:rsidR="00501898" w:rsidRPr="0076075D" w:rsidRDefault="00136181">
      <w:pPr>
        <w:snapToGrid w:val="0"/>
        <w:ind w:left="0"/>
        <w:jc w:val="both"/>
        <w:rPr>
          <w:b/>
          <w:sz w:val="22"/>
          <w:szCs w:val="22"/>
        </w:rPr>
      </w:pPr>
      <w:r w:rsidRPr="0076075D">
        <w:rPr>
          <w:b/>
          <w:sz w:val="22"/>
          <w:szCs w:val="22"/>
        </w:rPr>
        <w:lastRenderedPageBreak/>
        <w:t>Mô tả</w:t>
      </w:r>
    </w:p>
    <w:tbl>
      <w:tblPr>
        <w:tblW w:w="9615"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8138"/>
      </w:tblGrid>
      <w:tr w:rsidR="00501898" w:rsidRPr="0076075D" w14:paraId="6B6E79BD" w14:textId="77777777">
        <w:tc>
          <w:tcPr>
            <w:tcW w:w="1477" w:type="dxa"/>
            <w:shd w:val="clear" w:color="auto" w:fill="D9D9D9"/>
          </w:tcPr>
          <w:p w14:paraId="7AB8AC71"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8138" w:type="dxa"/>
            <w:shd w:val="clear" w:color="auto" w:fill="D9D9D9"/>
          </w:tcPr>
          <w:p w14:paraId="19BC64A9"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4EF70D3C" w14:textId="77777777">
        <w:tc>
          <w:tcPr>
            <w:tcW w:w="1477" w:type="dxa"/>
          </w:tcPr>
          <w:p w14:paraId="08413968" w14:textId="77777777" w:rsidR="00501898" w:rsidRPr="0076075D" w:rsidRDefault="00136181">
            <w:pPr>
              <w:spacing w:before="0"/>
              <w:ind w:left="0"/>
              <w:jc w:val="both"/>
              <w:rPr>
                <w:sz w:val="22"/>
                <w:szCs w:val="22"/>
              </w:rPr>
            </w:pPr>
            <w:r w:rsidRPr="0076075D">
              <w:rPr>
                <w:sz w:val="22"/>
                <w:szCs w:val="22"/>
              </w:rPr>
              <w:t>errorCode</w:t>
            </w:r>
          </w:p>
        </w:tc>
        <w:tc>
          <w:tcPr>
            <w:tcW w:w="8138" w:type="dxa"/>
          </w:tcPr>
          <w:p w14:paraId="4943F411" w14:textId="77777777" w:rsidR="00501898" w:rsidRPr="0076075D" w:rsidRDefault="00136181">
            <w:pPr>
              <w:spacing w:before="0"/>
              <w:ind w:left="0"/>
              <w:jc w:val="both"/>
              <w:rPr>
                <w:sz w:val="22"/>
                <w:szCs w:val="22"/>
              </w:rPr>
            </w:pPr>
            <w:r w:rsidRPr="0076075D">
              <w:rPr>
                <w:sz w:val="22"/>
                <w:szCs w:val="22"/>
              </w:rPr>
              <w:t>Mã lỗi (giá trị là null nếu lấy hóa đơn thành công)</w:t>
            </w:r>
          </w:p>
        </w:tc>
      </w:tr>
      <w:tr w:rsidR="00501898" w:rsidRPr="0076075D" w14:paraId="5FF10665" w14:textId="77777777">
        <w:tc>
          <w:tcPr>
            <w:tcW w:w="1477" w:type="dxa"/>
          </w:tcPr>
          <w:p w14:paraId="76C3A790" w14:textId="77777777" w:rsidR="00501898" w:rsidRPr="0076075D" w:rsidRDefault="00136181">
            <w:pPr>
              <w:spacing w:before="0"/>
              <w:ind w:left="0"/>
              <w:jc w:val="both"/>
              <w:rPr>
                <w:sz w:val="22"/>
                <w:szCs w:val="22"/>
              </w:rPr>
            </w:pPr>
            <w:r w:rsidRPr="0076075D">
              <w:rPr>
                <w:sz w:val="22"/>
                <w:szCs w:val="22"/>
              </w:rPr>
              <w:t>description</w:t>
            </w:r>
          </w:p>
        </w:tc>
        <w:tc>
          <w:tcPr>
            <w:tcW w:w="8138" w:type="dxa"/>
          </w:tcPr>
          <w:p w14:paraId="4B002750" w14:textId="77777777" w:rsidR="00501898" w:rsidRPr="0076075D" w:rsidRDefault="00136181">
            <w:pPr>
              <w:spacing w:before="0"/>
              <w:ind w:left="0"/>
              <w:jc w:val="both"/>
              <w:rPr>
                <w:sz w:val="22"/>
                <w:szCs w:val="22"/>
              </w:rPr>
            </w:pPr>
            <w:r w:rsidRPr="0076075D">
              <w:rPr>
                <w:sz w:val="22"/>
                <w:szCs w:val="22"/>
              </w:rPr>
              <w:t>Mô tả lỗi (giá trị là null nếu lấy hóa đơn thành công)</w:t>
            </w:r>
          </w:p>
        </w:tc>
      </w:tr>
      <w:tr w:rsidR="00501898" w:rsidRPr="0076075D" w14:paraId="16DA0A40" w14:textId="77777777">
        <w:tc>
          <w:tcPr>
            <w:tcW w:w="1477" w:type="dxa"/>
          </w:tcPr>
          <w:p w14:paraId="3C8F44D5" w14:textId="77777777" w:rsidR="00501898" w:rsidRPr="0076075D" w:rsidRDefault="00136181">
            <w:pPr>
              <w:ind w:left="0"/>
              <w:jc w:val="both"/>
              <w:rPr>
                <w:color w:val="000000"/>
                <w:sz w:val="22"/>
                <w:szCs w:val="22"/>
              </w:rPr>
            </w:pPr>
            <w:r w:rsidRPr="0076075D">
              <w:rPr>
                <w:color w:val="000000"/>
                <w:sz w:val="22"/>
                <w:szCs w:val="22"/>
              </w:rPr>
              <w:t>fileToBytes</w:t>
            </w:r>
          </w:p>
        </w:tc>
        <w:tc>
          <w:tcPr>
            <w:tcW w:w="8138" w:type="dxa"/>
          </w:tcPr>
          <w:p w14:paraId="5F5067AF" w14:textId="77777777" w:rsidR="00501898" w:rsidRPr="0076075D" w:rsidRDefault="00136181">
            <w:pPr>
              <w:ind w:left="0"/>
              <w:jc w:val="both"/>
              <w:rPr>
                <w:color w:val="000000"/>
                <w:sz w:val="22"/>
                <w:szCs w:val="22"/>
              </w:rPr>
            </w:pPr>
            <w:r w:rsidRPr="0076075D">
              <w:rPr>
                <w:color w:val="000000"/>
                <w:sz w:val="22"/>
                <w:szCs w:val="22"/>
              </w:rPr>
              <w:t xml:space="preserve">Mảng bytes file hóa đơn, chuyển mảng bytes này ra file sẽ được file pdf hóa đơn chuyển đổi </w:t>
            </w:r>
          </w:p>
          <w:p w14:paraId="2AA68948" w14:textId="77777777" w:rsidR="00501898" w:rsidRPr="0076075D" w:rsidRDefault="00136181">
            <w:pPr>
              <w:ind w:left="0"/>
              <w:jc w:val="both"/>
              <w:rPr>
                <w:color w:val="000000"/>
                <w:sz w:val="22"/>
                <w:szCs w:val="22"/>
              </w:rPr>
            </w:pPr>
            <w:r w:rsidRPr="0076075D">
              <w:rPr>
                <w:color w:val="000000"/>
                <w:sz w:val="22"/>
                <w:szCs w:val="22"/>
              </w:rPr>
              <w:t>Code chuyển ra file Java</w:t>
            </w:r>
          </w:p>
          <w:p w14:paraId="51ED476D" w14:textId="77777777" w:rsidR="00501898" w:rsidRPr="0076075D" w:rsidRDefault="00136181">
            <w:pPr>
              <w:shd w:val="clear" w:color="auto" w:fill="C6D9F1"/>
              <w:ind w:left="0"/>
              <w:jc w:val="both"/>
              <w:rPr>
                <w:color w:val="000000"/>
                <w:sz w:val="22"/>
                <w:szCs w:val="22"/>
              </w:rPr>
            </w:pPr>
            <w:r w:rsidRPr="0076075D">
              <w:rPr>
                <w:b/>
                <w:bCs/>
                <w:snapToGrid/>
                <w:color w:val="8000FF"/>
                <w:sz w:val="22"/>
                <w:szCs w:val="22"/>
              </w:rPr>
              <w:t>FileUtils.writeByteArrayToFile(newFile("D:/viettel/fileName.pdf"), output.getFileToBytes());</w:t>
            </w:r>
          </w:p>
        </w:tc>
      </w:tr>
      <w:tr w:rsidR="00501898" w:rsidRPr="0076075D" w14:paraId="764CBA92" w14:textId="77777777">
        <w:tc>
          <w:tcPr>
            <w:tcW w:w="1477" w:type="dxa"/>
          </w:tcPr>
          <w:p w14:paraId="45C7F112" w14:textId="77777777" w:rsidR="00501898" w:rsidRPr="0076075D" w:rsidRDefault="00136181">
            <w:pPr>
              <w:spacing w:before="0"/>
              <w:ind w:left="0"/>
              <w:jc w:val="both"/>
              <w:rPr>
                <w:sz w:val="22"/>
                <w:szCs w:val="22"/>
              </w:rPr>
            </w:pPr>
            <w:r w:rsidRPr="0076075D">
              <w:rPr>
                <w:sz w:val="22"/>
                <w:szCs w:val="22"/>
              </w:rPr>
              <w:t>fileName</w:t>
            </w:r>
          </w:p>
        </w:tc>
        <w:tc>
          <w:tcPr>
            <w:tcW w:w="8138" w:type="dxa"/>
          </w:tcPr>
          <w:p w14:paraId="227825BE" w14:textId="77777777" w:rsidR="00501898" w:rsidRPr="0076075D" w:rsidRDefault="00136181">
            <w:pPr>
              <w:spacing w:before="0"/>
              <w:ind w:left="0"/>
              <w:jc w:val="both"/>
              <w:rPr>
                <w:sz w:val="22"/>
                <w:szCs w:val="22"/>
                <w:lang w:val="fr-FR"/>
              </w:rPr>
            </w:pPr>
            <w:r w:rsidRPr="0076075D">
              <w:rPr>
                <w:sz w:val="22"/>
                <w:szCs w:val="22"/>
                <w:lang w:val="fr-FR"/>
              </w:rPr>
              <w:t>Tên của file hóa đơn</w:t>
            </w:r>
          </w:p>
        </w:tc>
      </w:tr>
    </w:tbl>
    <w:p w14:paraId="789E56FE" w14:textId="77777777" w:rsidR="00501898" w:rsidRPr="0076075D" w:rsidRDefault="00501898">
      <w:pPr>
        <w:snapToGrid w:val="0"/>
        <w:ind w:left="1800"/>
        <w:jc w:val="both"/>
        <w:rPr>
          <w:sz w:val="22"/>
          <w:szCs w:val="22"/>
        </w:rPr>
      </w:pPr>
    </w:p>
    <w:p w14:paraId="6D7C3419" w14:textId="77777777" w:rsidR="00501898" w:rsidRPr="0076075D" w:rsidRDefault="00501898">
      <w:pPr>
        <w:snapToGrid w:val="0"/>
        <w:ind w:left="1800"/>
        <w:jc w:val="both"/>
        <w:rPr>
          <w:sz w:val="22"/>
          <w:szCs w:val="22"/>
        </w:rPr>
      </w:pPr>
    </w:p>
    <w:p w14:paraId="50E79D97" w14:textId="77777777" w:rsidR="00501898" w:rsidRPr="0076075D" w:rsidRDefault="00501898">
      <w:pPr>
        <w:snapToGrid w:val="0"/>
        <w:ind w:left="1800"/>
        <w:jc w:val="both"/>
        <w:rPr>
          <w:sz w:val="22"/>
          <w:szCs w:val="22"/>
        </w:rPr>
      </w:pPr>
    </w:p>
    <w:p w14:paraId="60958318" w14:textId="77777777" w:rsidR="00501898" w:rsidRPr="0076075D" w:rsidRDefault="00501898">
      <w:pPr>
        <w:snapToGrid w:val="0"/>
        <w:ind w:left="1800"/>
        <w:jc w:val="both"/>
        <w:rPr>
          <w:sz w:val="22"/>
          <w:szCs w:val="22"/>
        </w:rPr>
      </w:pPr>
    </w:p>
    <w:p w14:paraId="62D3165E" w14:textId="77777777" w:rsidR="00501898" w:rsidRPr="0076075D" w:rsidRDefault="00501898">
      <w:pPr>
        <w:snapToGrid w:val="0"/>
        <w:ind w:left="1800"/>
        <w:jc w:val="both"/>
        <w:rPr>
          <w:sz w:val="22"/>
          <w:szCs w:val="22"/>
        </w:rPr>
      </w:pPr>
    </w:p>
    <w:p w14:paraId="570E0E81" w14:textId="77777777" w:rsidR="00501898" w:rsidRPr="0076075D" w:rsidRDefault="00501898">
      <w:pPr>
        <w:snapToGrid w:val="0"/>
        <w:ind w:left="1800"/>
        <w:jc w:val="both"/>
        <w:rPr>
          <w:sz w:val="22"/>
          <w:szCs w:val="22"/>
        </w:rPr>
      </w:pPr>
    </w:p>
    <w:p w14:paraId="514F5C74" w14:textId="77777777" w:rsidR="00501898" w:rsidRPr="0076075D" w:rsidRDefault="00501898">
      <w:pPr>
        <w:snapToGrid w:val="0"/>
        <w:ind w:left="1800"/>
        <w:jc w:val="both"/>
        <w:rPr>
          <w:sz w:val="22"/>
          <w:szCs w:val="22"/>
        </w:rPr>
      </w:pPr>
    </w:p>
    <w:p w14:paraId="6C9AB610" w14:textId="77777777" w:rsidR="00501898" w:rsidRPr="0076075D" w:rsidRDefault="00501898">
      <w:pPr>
        <w:snapToGrid w:val="0"/>
        <w:ind w:left="1800"/>
        <w:jc w:val="both"/>
        <w:rPr>
          <w:sz w:val="22"/>
          <w:szCs w:val="22"/>
        </w:rPr>
      </w:pPr>
    </w:p>
    <w:p w14:paraId="0647818C" w14:textId="77777777" w:rsidR="00501898" w:rsidRPr="0076075D" w:rsidRDefault="00501898">
      <w:pPr>
        <w:snapToGrid w:val="0"/>
        <w:ind w:left="1800"/>
        <w:jc w:val="both"/>
        <w:rPr>
          <w:sz w:val="22"/>
          <w:szCs w:val="22"/>
        </w:rPr>
      </w:pPr>
    </w:p>
    <w:p w14:paraId="0041838C" w14:textId="77777777" w:rsidR="00501898" w:rsidRPr="0076075D" w:rsidRDefault="00501898">
      <w:pPr>
        <w:snapToGrid w:val="0"/>
        <w:ind w:left="1800"/>
        <w:jc w:val="both"/>
        <w:rPr>
          <w:sz w:val="22"/>
          <w:szCs w:val="22"/>
        </w:rPr>
      </w:pPr>
    </w:p>
    <w:p w14:paraId="6C60415D" w14:textId="77777777" w:rsidR="00501898" w:rsidRPr="0076075D" w:rsidRDefault="00136181">
      <w:pPr>
        <w:snapToGrid w:val="0"/>
        <w:ind w:left="1800"/>
        <w:jc w:val="both"/>
        <w:rPr>
          <w:sz w:val="22"/>
          <w:szCs w:val="22"/>
        </w:rPr>
      </w:pPr>
      <w:r w:rsidRPr="0076075D">
        <w:rPr>
          <w:sz w:val="22"/>
          <w:szCs w:val="22"/>
        </w:rPr>
        <w:t>Hình ảnh Response trả về</w:t>
      </w:r>
    </w:p>
    <w:p w14:paraId="43B86CC5" w14:textId="77777777" w:rsidR="00501898" w:rsidRPr="0076075D" w:rsidRDefault="00136181">
      <w:pPr>
        <w:snapToGrid w:val="0"/>
        <w:ind w:left="0"/>
        <w:jc w:val="both"/>
        <w:rPr>
          <w:sz w:val="22"/>
          <w:szCs w:val="22"/>
        </w:rPr>
      </w:pPr>
      <w:r w:rsidRPr="0076075D">
        <w:rPr>
          <w:noProof/>
          <w:sz w:val="22"/>
          <w:szCs w:val="22"/>
        </w:rPr>
        <w:lastRenderedPageBreak/>
        <w:drawing>
          <wp:inline distT="0" distB="0" distL="114300" distR="114300" wp14:anchorId="056E8DBE" wp14:editId="7D405829">
            <wp:extent cx="6291580" cy="3256915"/>
            <wp:effectExtent l="0" t="0" r="13970" b="635"/>
            <wp:docPr id="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6"/>
                    <pic:cNvPicPr>
                      <a:picLocks noChangeAspect="1"/>
                    </pic:cNvPicPr>
                  </pic:nvPicPr>
                  <pic:blipFill>
                    <a:blip r:embed="rId66"/>
                    <a:stretch>
                      <a:fillRect/>
                    </a:stretch>
                  </pic:blipFill>
                  <pic:spPr>
                    <a:xfrm>
                      <a:off x="0" y="0"/>
                      <a:ext cx="6291580" cy="3256915"/>
                    </a:xfrm>
                    <a:prstGeom prst="rect">
                      <a:avLst/>
                    </a:prstGeom>
                    <a:noFill/>
                    <a:ln>
                      <a:noFill/>
                    </a:ln>
                  </pic:spPr>
                </pic:pic>
              </a:graphicData>
            </a:graphic>
          </wp:inline>
        </w:drawing>
      </w:r>
    </w:p>
    <w:p w14:paraId="15319DA8" w14:textId="77777777" w:rsidR="00501898" w:rsidRPr="0076075D" w:rsidRDefault="00136181">
      <w:pPr>
        <w:pStyle w:val="StyleHeading2l2H2h21TimesNewRoman14pt"/>
        <w:rPr>
          <w:sz w:val="22"/>
          <w:szCs w:val="22"/>
        </w:rPr>
      </w:pPr>
      <w:bookmarkStart w:id="40" w:name="_Toc464136612"/>
      <w:bookmarkStart w:id="41" w:name="_Toc115266189"/>
      <w:r w:rsidRPr="0076075D">
        <w:rPr>
          <w:sz w:val="22"/>
          <w:szCs w:val="22"/>
        </w:rPr>
        <w:t>Tra cứu hóa đơn</w:t>
      </w:r>
      <w:bookmarkEnd w:id="40"/>
      <w:bookmarkEnd w:id="41"/>
    </w:p>
    <w:p w14:paraId="2B79F293" w14:textId="77777777" w:rsidR="00501898" w:rsidRPr="0076075D" w:rsidRDefault="00136181">
      <w:pPr>
        <w:jc w:val="both"/>
        <w:rPr>
          <w:sz w:val="22"/>
          <w:szCs w:val="22"/>
        </w:rPr>
      </w:pPr>
      <w:r w:rsidRPr="0076075D">
        <w:rPr>
          <w:sz w:val="22"/>
          <w:szCs w:val="22"/>
        </w:rPr>
        <w:t>Trường hợp doanh nghiệp có trang webportal để tra cứu hóa đơn thì có thể kết nối đến webservice Hóa đơn điện tử của Viettel để tra cứu hóa đơn theo các điều kiện.</w:t>
      </w:r>
    </w:p>
    <w:p w14:paraId="005BC241" w14:textId="77777777" w:rsidR="00501898" w:rsidRPr="0076075D" w:rsidRDefault="00136181">
      <w:pPr>
        <w:jc w:val="both"/>
        <w:rPr>
          <w:sz w:val="22"/>
          <w:szCs w:val="22"/>
        </w:rPr>
      </w:pPr>
      <w:r w:rsidRPr="0076075D">
        <w:rPr>
          <w:sz w:val="22"/>
          <w:szCs w:val="22"/>
        </w:rPr>
        <w:t xml:space="preserve">Vị dụ khách hàng của doanh nghiệp có thể tra cứu được các hóa đơn của mình theo khoảng thời gian. </w:t>
      </w:r>
    </w:p>
    <w:p w14:paraId="5B37EAB7"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0B3443AE"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color w:val="00B050"/>
          <w:sz w:val="22"/>
          <w:szCs w:val="22"/>
        </w:rPr>
        <w:t>InvoiceAPI/InvoiceUtilsWS/getInvoices/{supplierTaxCode}</w:t>
      </w:r>
    </w:p>
    <w:p w14:paraId="6F1519DD" w14:textId="77777777" w:rsidR="00501898" w:rsidRPr="0076075D" w:rsidRDefault="00136181">
      <w:pPr>
        <w:numPr>
          <w:ilvl w:val="0"/>
          <w:numId w:val="17"/>
        </w:numPr>
        <w:jc w:val="both"/>
        <w:rPr>
          <w:sz w:val="22"/>
          <w:szCs w:val="22"/>
        </w:rPr>
      </w:pPr>
      <w:r w:rsidRPr="0076075D">
        <w:rPr>
          <w:sz w:val="22"/>
          <w:szCs w:val="22"/>
        </w:rPr>
        <w:t>Headers:</w:t>
      </w:r>
    </w:p>
    <w:p w14:paraId="178E2135" w14:textId="77777777" w:rsidR="00501898" w:rsidRPr="0076075D" w:rsidRDefault="00136181">
      <w:pPr>
        <w:snapToGrid w:val="0"/>
        <w:ind w:firstLine="176"/>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429CB3B6" w14:textId="77777777" w:rsidR="00501898" w:rsidRPr="0076075D" w:rsidRDefault="00136181">
      <w:pPr>
        <w:snapToGrid w:val="0"/>
        <w:ind w:firstLine="176"/>
        <w:jc w:val="both"/>
        <w:rPr>
          <w:sz w:val="22"/>
          <w:szCs w:val="22"/>
          <w:lang w:val="fr-FR"/>
        </w:rPr>
      </w:pPr>
      <w:r w:rsidRPr="0076075D">
        <w:rPr>
          <w:sz w:val="22"/>
          <w:szCs w:val="22"/>
          <w:lang w:val="fr-FR"/>
        </w:rPr>
        <w:t xml:space="preserve">+ Content-Type : application/json </w:t>
      </w:r>
    </w:p>
    <w:tbl>
      <w:tblPr>
        <w:tblW w:w="90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2488"/>
        <w:gridCol w:w="4635"/>
      </w:tblGrid>
      <w:tr w:rsidR="00501898" w:rsidRPr="0076075D" w14:paraId="5AF07DEC" w14:textId="77777777">
        <w:trPr>
          <w:trHeight w:val="530"/>
          <w:jc w:val="center"/>
        </w:trPr>
        <w:tc>
          <w:tcPr>
            <w:tcW w:w="1943" w:type="dxa"/>
            <w:shd w:val="clear" w:color="auto" w:fill="D9D9D9"/>
          </w:tcPr>
          <w:p w14:paraId="10A73592"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488" w:type="dxa"/>
            <w:shd w:val="clear" w:color="auto" w:fill="D9D9D9"/>
          </w:tcPr>
          <w:p w14:paraId="79BEDD74"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635" w:type="dxa"/>
            <w:shd w:val="clear" w:color="auto" w:fill="D9D9D9"/>
          </w:tcPr>
          <w:p w14:paraId="2A42ACEB"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347F6A9B" w14:textId="77777777">
        <w:trPr>
          <w:jc w:val="center"/>
        </w:trPr>
        <w:tc>
          <w:tcPr>
            <w:tcW w:w="1943" w:type="dxa"/>
          </w:tcPr>
          <w:p w14:paraId="571BBCAC" w14:textId="77777777" w:rsidR="00501898" w:rsidRPr="0076075D" w:rsidRDefault="00136181">
            <w:pPr>
              <w:spacing w:before="0"/>
              <w:ind w:left="0"/>
              <w:jc w:val="both"/>
              <w:rPr>
                <w:sz w:val="22"/>
                <w:szCs w:val="22"/>
              </w:rPr>
            </w:pPr>
            <w:r w:rsidRPr="0076075D">
              <w:rPr>
                <w:sz w:val="22"/>
                <w:szCs w:val="22"/>
              </w:rPr>
              <w:t>supplierTaxCode</w:t>
            </w:r>
          </w:p>
        </w:tc>
        <w:tc>
          <w:tcPr>
            <w:tcW w:w="2488" w:type="dxa"/>
          </w:tcPr>
          <w:p w14:paraId="5E21E893" w14:textId="77777777" w:rsidR="00501898" w:rsidRPr="0076075D" w:rsidRDefault="00136181">
            <w:pPr>
              <w:spacing w:before="0"/>
              <w:ind w:left="0"/>
              <w:jc w:val="both"/>
              <w:rPr>
                <w:sz w:val="22"/>
                <w:szCs w:val="22"/>
              </w:rPr>
            </w:pPr>
            <w:r w:rsidRPr="0076075D">
              <w:rPr>
                <w:sz w:val="22"/>
                <w:szCs w:val="22"/>
              </w:rPr>
              <w:t xml:space="preserve">Required : </w:t>
            </w:r>
            <w:r w:rsidRPr="0076075D">
              <w:rPr>
                <w:sz w:val="22"/>
                <w:szCs w:val="22"/>
                <w:lang w:val="vi-VN"/>
              </w:rPr>
              <w:t>false</w:t>
            </w:r>
          </w:p>
          <w:p w14:paraId="55E4444A" w14:textId="77777777" w:rsidR="00501898" w:rsidRPr="0076075D" w:rsidRDefault="00136181">
            <w:pPr>
              <w:spacing w:before="0"/>
              <w:ind w:left="0"/>
              <w:jc w:val="both"/>
              <w:rPr>
                <w:sz w:val="22"/>
                <w:szCs w:val="22"/>
              </w:rPr>
            </w:pPr>
            <w:r w:rsidRPr="0076075D">
              <w:rPr>
                <w:sz w:val="22"/>
                <w:szCs w:val="22"/>
              </w:rPr>
              <w:t>DataType: String</w:t>
            </w:r>
          </w:p>
          <w:p w14:paraId="311CB283" w14:textId="77777777" w:rsidR="00501898" w:rsidRPr="0076075D" w:rsidRDefault="00136181">
            <w:pPr>
              <w:spacing w:before="0"/>
              <w:ind w:left="0"/>
              <w:jc w:val="both"/>
              <w:rPr>
                <w:sz w:val="22"/>
                <w:szCs w:val="22"/>
              </w:rPr>
            </w:pPr>
            <w:r w:rsidRPr="0076075D">
              <w:rPr>
                <w:sz w:val="22"/>
                <w:szCs w:val="22"/>
              </w:rPr>
              <w:t xml:space="preserve">Minlength : </w:t>
            </w:r>
          </w:p>
          <w:p w14:paraId="34F90715" w14:textId="77777777" w:rsidR="00501898" w:rsidRPr="0076075D" w:rsidRDefault="00136181">
            <w:pPr>
              <w:spacing w:before="0"/>
              <w:ind w:left="0"/>
              <w:jc w:val="both"/>
              <w:rPr>
                <w:sz w:val="22"/>
                <w:szCs w:val="22"/>
              </w:rPr>
            </w:pPr>
            <w:r w:rsidRPr="0076075D">
              <w:rPr>
                <w:sz w:val="22"/>
                <w:szCs w:val="22"/>
              </w:rPr>
              <w:t>Maxlength : 20</w:t>
            </w:r>
          </w:p>
          <w:p w14:paraId="50919302" w14:textId="77777777" w:rsidR="00501898" w:rsidRPr="0076075D" w:rsidRDefault="00136181">
            <w:pPr>
              <w:spacing w:before="0"/>
              <w:ind w:left="0"/>
              <w:jc w:val="both"/>
              <w:rPr>
                <w:sz w:val="22"/>
                <w:szCs w:val="22"/>
              </w:rPr>
            </w:pPr>
            <w:r w:rsidRPr="0076075D">
              <w:rPr>
                <w:sz w:val="22"/>
                <w:szCs w:val="22"/>
              </w:rPr>
              <w:t>Format : [0-9-]+</w:t>
            </w:r>
          </w:p>
        </w:tc>
        <w:tc>
          <w:tcPr>
            <w:tcW w:w="4635" w:type="dxa"/>
          </w:tcPr>
          <w:p w14:paraId="7BC1A085"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4E3804A1" w14:textId="77777777" w:rsidR="00501898" w:rsidRPr="0076075D" w:rsidRDefault="00136181">
            <w:pPr>
              <w:spacing w:before="0"/>
              <w:ind w:left="0"/>
              <w:jc w:val="both"/>
              <w:rPr>
                <w:sz w:val="22"/>
                <w:szCs w:val="22"/>
              </w:rPr>
            </w:pPr>
            <w:r w:rsidRPr="0076075D">
              <w:rPr>
                <w:sz w:val="22"/>
                <w:szCs w:val="22"/>
              </w:rPr>
              <w:t xml:space="preserve">Mẫu 1: 0312770607 </w:t>
            </w:r>
          </w:p>
          <w:p w14:paraId="56166722" w14:textId="77777777" w:rsidR="00501898" w:rsidRPr="0076075D" w:rsidRDefault="00136181">
            <w:pPr>
              <w:spacing w:before="0"/>
              <w:ind w:left="0"/>
              <w:jc w:val="both"/>
              <w:rPr>
                <w:sz w:val="22"/>
                <w:szCs w:val="22"/>
              </w:rPr>
            </w:pPr>
            <w:r w:rsidRPr="0076075D">
              <w:rPr>
                <w:sz w:val="22"/>
                <w:szCs w:val="22"/>
              </w:rPr>
              <w:t>Mẫu 2: 0312770607-001</w:t>
            </w:r>
          </w:p>
        </w:tc>
      </w:tr>
      <w:tr w:rsidR="00501898" w:rsidRPr="0076075D" w14:paraId="33E4B1C1" w14:textId="77777777">
        <w:trPr>
          <w:jc w:val="center"/>
        </w:trPr>
        <w:tc>
          <w:tcPr>
            <w:tcW w:w="1943" w:type="dxa"/>
          </w:tcPr>
          <w:p w14:paraId="17297B53" w14:textId="77777777" w:rsidR="00501898" w:rsidRPr="0076075D" w:rsidRDefault="00136181">
            <w:pPr>
              <w:spacing w:before="0"/>
              <w:ind w:left="0"/>
              <w:jc w:val="both"/>
              <w:rPr>
                <w:sz w:val="22"/>
                <w:szCs w:val="22"/>
              </w:rPr>
            </w:pPr>
            <w:r w:rsidRPr="0076075D">
              <w:rPr>
                <w:sz w:val="22"/>
                <w:szCs w:val="22"/>
              </w:rPr>
              <w:t>GetInvoiceInput</w:t>
            </w:r>
          </w:p>
        </w:tc>
        <w:tc>
          <w:tcPr>
            <w:tcW w:w="2488" w:type="dxa"/>
          </w:tcPr>
          <w:p w14:paraId="2D6CEFC7" w14:textId="77777777" w:rsidR="00501898" w:rsidRPr="0076075D" w:rsidRDefault="00136181">
            <w:pPr>
              <w:spacing w:before="0"/>
              <w:ind w:left="0"/>
              <w:jc w:val="both"/>
              <w:rPr>
                <w:sz w:val="22"/>
                <w:szCs w:val="22"/>
              </w:rPr>
            </w:pPr>
            <w:r w:rsidRPr="0076075D">
              <w:rPr>
                <w:sz w:val="22"/>
                <w:szCs w:val="22"/>
              </w:rPr>
              <w:t>Object</w:t>
            </w:r>
          </w:p>
        </w:tc>
        <w:tc>
          <w:tcPr>
            <w:tcW w:w="4635" w:type="dxa"/>
          </w:tcPr>
          <w:p w14:paraId="473769DA" w14:textId="77777777" w:rsidR="00501898" w:rsidRPr="0076075D" w:rsidRDefault="00136181">
            <w:pPr>
              <w:spacing w:before="0"/>
              <w:ind w:left="0"/>
              <w:jc w:val="both"/>
              <w:rPr>
                <w:sz w:val="22"/>
                <w:szCs w:val="22"/>
              </w:rPr>
            </w:pPr>
            <w:r w:rsidRPr="0076075D">
              <w:rPr>
                <w:sz w:val="22"/>
                <w:szCs w:val="22"/>
              </w:rPr>
              <w:t>Đối tượng gồm các trường dữ liệu tham số</w:t>
            </w:r>
          </w:p>
        </w:tc>
      </w:tr>
    </w:tbl>
    <w:p w14:paraId="6783FF9E" w14:textId="77777777" w:rsidR="00501898" w:rsidRPr="0076075D" w:rsidRDefault="00501898">
      <w:pPr>
        <w:snapToGrid w:val="0"/>
        <w:ind w:left="720"/>
        <w:jc w:val="both"/>
        <w:rPr>
          <w:sz w:val="22"/>
          <w:szCs w:val="22"/>
        </w:rPr>
      </w:pPr>
    </w:p>
    <w:p w14:paraId="4DF24DAE" w14:textId="77777777" w:rsidR="00501898" w:rsidRPr="0076075D" w:rsidRDefault="00136181">
      <w:pPr>
        <w:numPr>
          <w:ilvl w:val="0"/>
          <w:numId w:val="17"/>
        </w:numPr>
        <w:snapToGrid w:val="0"/>
        <w:jc w:val="both"/>
        <w:rPr>
          <w:sz w:val="22"/>
          <w:szCs w:val="22"/>
        </w:rPr>
      </w:pPr>
      <w:r w:rsidRPr="0076075D">
        <w:rPr>
          <w:sz w:val="22"/>
          <w:szCs w:val="22"/>
        </w:rPr>
        <w:t>Data: JSON</w:t>
      </w:r>
    </w:p>
    <w:p w14:paraId="639ADAA9" w14:textId="77777777" w:rsidR="00501898" w:rsidRPr="0076075D" w:rsidRDefault="00136181">
      <w:pPr>
        <w:numPr>
          <w:ilvl w:val="1"/>
          <w:numId w:val="21"/>
        </w:numPr>
        <w:snapToGrid w:val="0"/>
        <w:jc w:val="both"/>
        <w:rPr>
          <w:sz w:val="22"/>
          <w:szCs w:val="22"/>
        </w:rPr>
      </w:pPr>
      <w:r w:rsidRPr="0076075D">
        <w:rPr>
          <w:sz w:val="22"/>
          <w:szCs w:val="22"/>
        </w:rPr>
        <w:lastRenderedPageBreak/>
        <w:t>Các tham số của đối tượng GetInvoiceInput</w:t>
      </w:r>
    </w:p>
    <w:tbl>
      <w:tblPr>
        <w:tblW w:w="8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614"/>
        <w:gridCol w:w="4225"/>
      </w:tblGrid>
      <w:tr w:rsidR="00501898" w:rsidRPr="0076075D" w14:paraId="54F97A39" w14:textId="77777777">
        <w:trPr>
          <w:trHeight w:val="377"/>
          <w:jc w:val="center"/>
        </w:trPr>
        <w:tc>
          <w:tcPr>
            <w:tcW w:w="2127" w:type="dxa"/>
            <w:shd w:val="clear" w:color="auto" w:fill="D9D9D9"/>
          </w:tcPr>
          <w:p w14:paraId="46C3660D" w14:textId="77777777" w:rsidR="00501898" w:rsidRPr="0076075D" w:rsidRDefault="00136181">
            <w:pPr>
              <w:ind w:left="0"/>
              <w:jc w:val="center"/>
              <w:rPr>
                <w:b/>
                <w:sz w:val="22"/>
                <w:szCs w:val="22"/>
              </w:rPr>
            </w:pPr>
            <w:r w:rsidRPr="0076075D">
              <w:rPr>
                <w:b/>
                <w:sz w:val="22"/>
                <w:szCs w:val="22"/>
              </w:rPr>
              <w:t>Tên tham số</w:t>
            </w:r>
          </w:p>
        </w:tc>
        <w:tc>
          <w:tcPr>
            <w:tcW w:w="2614" w:type="dxa"/>
            <w:shd w:val="clear" w:color="auto" w:fill="D9D9D9"/>
          </w:tcPr>
          <w:p w14:paraId="512EE6B3" w14:textId="77777777" w:rsidR="00501898" w:rsidRPr="0076075D" w:rsidRDefault="00136181">
            <w:pPr>
              <w:ind w:left="0"/>
              <w:rPr>
                <w:b/>
                <w:sz w:val="22"/>
                <w:szCs w:val="22"/>
              </w:rPr>
            </w:pPr>
            <w:r w:rsidRPr="0076075D">
              <w:rPr>
                <w:b/>
                <w:bCs/>
                <w:color w:val="000000"/>
                <w:sz w:val="22"/>
                <w:szCs w:val="22"/>
              </w:rPr>
              <w:t>Kiểu dữ liệu, ràng buộc</w:t>
            </w:r>
          </w:p>
        </w:tc>
        <w:tc>
          <w:tcPr>
            <w:tcW w:w="4225" w:type="dxa"/>
            <w:shd w:val="clear" w:color="auto" w:fill="D9D9D9"/>
          </w:tcPr>
          <w:p w14:paraId="0F554309" w14:textId="77777777" w:rsidR="00501898" w:rsidRPr="0076075D" w:rsidRDefault="00136181">
            <w:pPr>
              <w:ind w:left="0"/>
              <w:jc w:val="center"/>
              <w:rPr>
                <w:b/>
                <w:sz w:val="22"/>
                <w:szCs w:val="22"/>
              </w:rPr>
            </w:pPr>
            <w:r w:rsidRPr="0076075D">
              <w:rPr>
                <w:b/>
                <w:sz w:val="22"/>
                <w:szCs w:val="22"/>
              </w:rPr>
              <w:t>Mô tả</w:t>
            </w:r>
          </w:p>
        </w:tc>
      </w:tr>
      <w:tr w:rsidR="00501898" w:rsidRPr="0076075D" w14:paraId="6B3F32B5" w14:textId="77777777">
        <w:trPr>
          <w:trHeight w:val="448"/>
          <w:jc w:val="center"/>
        </w:trPr>
        <w:tc>
          <w:tcPr>
            <w:tcW w:w="2127" w:type="dxa"/>
          </w:tcPr>
          <w:p w14:paraId="01D2C144" w14:textId="77777777" w:rsidR="00501898" w:rsidRPr="0076075D" w:rsidRDefault="00136181">
            <w:pPr>
              <w:ind w:left="0"/>
              <w:jc w:val="both"/>
              <w:rPr>
                <w:sz w:val="22"/>
                <w:szCs w:val="22"/>
              </w:rPr>
            </w:pPr>
            <w:r w:rsidRPr="0076075D">
              <w:rPr>
                <w:sz w:val="22"/>
                <w:szCs w:val="22"/>
              </w:rPr>
              <w:t>invoiceNo</w:t>
            </w:r>
          </w:p>
        </w:tc>
        <w:tc>
          <w:tcPr>
            <w:tcW w:w="2614" w:type="dxa"/>
          </w:tcPr>
          <w:p w14:paraId="0D4CF80B" w14:textId="77777777" w:rsidR="00501898" w:rsidRPr="0076075D" w:rsidRDefault="00136181">
            <w:pPr>
              <w:spacing w:before="0"/>
              <w:ind w:left="0"/>
              <w:jc w:val="both"/>
              <w:rPr>
                <w:sz w:val="22"/>
                <w:szCs w:val="22"/>
              </w:rPr>
            </w:pPr>
            <w:r w:rsidRPr="0076075D">
              <w:rPr>
                <w:sz w:val="22"/>
                <w:szCs w:val="22"/>
              </w:rPr>
              <w:t>Required : false</w:t>
            </w:r>
          </w:p>
          <w:p w14:paraId="5CD46329" w14:textId="77777777" w:rsidR="00501898" w:rsidRPr="0076075D" w:rsidRDefault="00136181">
            <w:pPr>
              <w:spacing w:before="0"/>
              <w:ind w:left="0"/>
              <w:jc w:val="both"/>
              <w:rPr>
                <w:sz w:val="22"/>
                <w:szCs w:val="22"/>
              </w:rPr>
            </w:pPr>
            <w:r w:rsidRPr="0076075D">
              <w:rPr>
                <w:sz w:val="22"/>
                <w:szCs w:val="22"/>
              </w:rPr>
              <w:t>DataType: String</w:t>
            </w:r>
          </w:p>
          <w:p w14:paraId="5AED1053" w14:textId="77777777" w:rsidR="00501898" w:rsidRPr="0076075D" w:rsidRDefault="00136181">
            <w:pPr>
              <w:spacing w:before="0"/>
              <w:ind w:left="0"/>
              <w:jc w:val="both"/>
              <w:rPr>
                <w:sz w:val="22"/>
                <w:szCs w:val="22"/>
              </w:rPr>
            </w:pPr>
            <w:r w:rsidRPr="0076075D">
              <w:rPr>
                <w:sz w:val="22"/>
                <w:szCs w:val="22"/>
              </w:rPr>
              <w:t>Minlength : 7</w:t>
            </w:r>
          </w:p>
          <w:p w14:paraId="5398150C" w14:textId="77777777" w:rsidR="00501898" w:rsidRPr="0076075D" w:rsidRDefault="00136181">
            <w:pPr>
              <w:spacing w:before="0"/>
              <w:ind w:left="0"/>
              <w:jc w:val="both"/>
              <w:rPr>
                <w:sz w:val="22"/>
                <w:szCs w:val="22"/>
              </w:rPr>
            </w:pPr>
            <w:r w:rsidRPr="0076075D">
              <w:rPr>
                <w:sz w:val="22"/>
                <w:szCs w:val="22"/>
              </w:rPr>
              <w:t>Maxlength : 35</w:t>
            </w:r>
          </w:p>
          <w:p w14:paraId="0C6C3F7C" w14:textId="77777777" w:rsidR="00501898" w:rsidRPr="0076075D" w:rsidRDefault="00136181">
            <w:pPr>
              <w:spacing w:before="0"/>
              <w:ind w:left="0"/>
              <w:jc w:val="both"/>
              <w:rPr>
                <w:color w:val="000000"/>
                <w:sz w:val="22"/>
                <w:szCs w:val="22"/>
              </w:rPr>
            </w:pPr>
            <w:r w:rsidRPr="0076075D">
              <w:rPr>
                <w:sz w:val="22"/>
                <w:szCs w:val="22"/>
              </w:rPr>
              <w:t>Format :  [a-zA-Z0-9]*$</w:t>
            </w:r>
          </w:p>
        </w:tc>
        <w:tc>
          <w:tcPr>
            <w:tcW w:w="4225" w:type="dxa"/>
          </w:tcPr>
          <w:p w14:paraId="2FCC2E85" w14:textId="77777777" w:rsidR="00501898" w:rsidRPr="0076075D" w:rsidRDefault="00136181">
            <w:pPr>
              <w:ind w:left="0"/>
              <w:jc w:val="both"/>
              <w:rPr>
                <w:sz w:val="22"/>
                <w:szCs w:val="22"/>
              </w:rPr>
            </w:pPr>
            <w:r w:rsidRPr="0076075D">
              <w:rPr>
                <w:sz w:val="22"/>
                <w:szCs w:val="22"/>
              </w:rPr>
              <w:t>Là ký hiệu hóa đơn + số hóa đơn vd : AA/20E0000001</w:t>
            </w:r>
          </w:p>
          <w:p w14:paraId="4721802E" w14:textId="77777777" w:rsidR="00501898" w:rsidRPr="0076075D" w:rsidRDefault="00501898">
            <w:pPr>
              <w:ind w:left="0"/>
              <w:jc w:val="both"/>
              <w:rPr>
                <w:sz w:val="22"/>
                <w:szCs w:val="22"/>
              </w:rPr>
            </w:pPr>
          </w:p>
        </w:tc>
      </w:tr>
      <w:tr w:rsidR="00501898" w:rsidRPr="0076075D" w14:paraId="691D7753" w14:textId="77777777">
        <w:trPr>
          <w:trHeight w:val="461"/>
          <w:jc w:val="center"/>
        </w:trPr>
        <w:tc>
          <w:tcPr>
            <w:tcW w:w="2127" w:type="dxa"/>
          </w:tcPr>
          <w:p w14:paraId="72894D53" w14:textId="77777777" w:rsidR="00501898" w:rsidRPr="0076075D" w:rsidRDefault="00136181">
            <w:pPr>
              <w:ind w:left="0"/>
              <w:jc w:val="both"/>
              <w:rPr>
                <w:sz w:val="22"/>
                <w:szCs w:val="22"/>
              </w:rPr>
            </w:pPr>
            <w:r w:rsidRPr="0076075D">
              <w:rPr>
                <w:sz w:val="22"/>
                <w:szCs w:val="22"/>
              </w:rPr>
              <w:t>startDate</w:t>
            </w:r>
          </w:p>
        </w:tc>
        <w:tc>
          <w:tcPr>
            <w:tcW w:w="2614" w:type="dxa"/>
          </w:tcPr>
          <w:p w14:paraId="186867DC" w14:textId="77777777" w:rsidR="00501898" w:rsidRPr="0076075D" w:rsidRDefault="00136181">
            <w:pPr>
              <w:spacing w:before="0"/>
              <w:ind w:left="0"/>
              <w:jc w:val="both"/>
              <w:rPr>
                <w:sz w:val="22"/>
                <w:szCs w:val="22"/>
              </w:rPr>
            </w:pPr>
            <w:r w:rsidRPr="0076075D">
              <w:rPr>
                <w:sz w:val="22"/>
                <w:szCs w:val="22"/>
              </w:rPr>
              <w:t>Required : true</w:t>
            </w:r>
          </w:p>
          <w:p w14:paraId="78651C64" w14:textId="77777777" w:rsidR="00501898" w:rsidRPr="0076075D" w:rsidRDefault="00136181">
            <w:pPr>
              <w:spacing w:before="0"/>
              <w:ind w:left="0"/>
              <w:jc w:val="both"/>
              <w:rPr>
                <w:sz w:val="22"/>
                <w:szCs w:val="22"/>
              </w:rPr>
            </w:pPr>
            <w:r w:rsidRPr="0076075D">
              <w:rPr>
                <w:sz w:val="22"/>
                <w:szCs w:val="22"/>
              </w:rPr>
              <w:t>DataType: Date</w:t>
            </w:r>
          </w:p>
          <w:p w14:paraId="59FF0E61" w14:textId="77777777" w:rsidR="00501898" w:rsidRPr="0076075D" w:rsidRDefault="00136181">
            <w:pPr>
              <w:spacing w:before="0"/>
              <w:ind w:left="0"/>
              <w:jc w:val="both"/>
              <w:rPr>
                <w:sz w:val="22"/>
                <w:szCs w:val="22"/>
              </w:rPr>
            </w:pPr>
            <w:r w:rsidRPr="0076075D">
              <w:rPr>
                <w:sz w:val="22"/>
                <w:szCs w:val="22"/>
              </w:rPr>
              <w:t xml:space="preserve">Minlength : </w:t>
            </w:r>
          </w:p>
          <w:p w14:paraId="28D7885D" w14:textId="77777777" w:rsidR="00501898" w:rsidRPr="0076075D" w:rsidRDefault="00136181">
            <w:pPr>
              <w:spacing w:before="0"/>
              <w:ind w:left="0"/>
              <w:jc w:val="both"/>
              <w:rPr>
                <w:sz w:val="22"/>
                <w:szCs w:val="22"/>
              </w:rPr>
            </w:pPr>
            <w:r w:rsidRPr="0076075D">
              <w:rPr>
                <w:sz w:val="22"/>
                <w:szCs w:val="22"/>
              </w:rPr>
              <w:t>Maxlength : 50</w:t>
            </w:r>
          </w:p>
          <w:p w14:paraId="6F972B8D" w14:textId="77777777" w:rsidR="00501898" w:rsidRPr="0076075D" w:rsidRDefault="00136181">
            <w:pPr>
              <w:spacing w:before="0"/>
              <w:ind w:left="0"/>
              <w:jc w:val="both"/>
              <w:rPr>
                <w:sz w:val="22"/>
                <w:szCs w:val="22"/>
              </w:rPr>
            </w:pPr>
            <w:r w:rsidRPr="0076075D">
              <w:rPr>
                <w:sz w:val="22"/>
                <w:szCs w:val="22"/>
              </w:rPr>
              <w:t>Format :</w:t>
            </w:r>
          </w:p>
        </w:tc>
        <w:tc>
          <w:tcPr>
            <w:tcW w:w="4225" w:type="dxa"/>
          </w:tcPr>
          <w:p w14:paraId="156EC346" w14:textId="77777777" w:rsidR="00501898" w:rsidRPr="0076075D" w:rsidRDefault="00136181">
            <w:pPr>
              <w:ind w:left="0"/>
              <w:jc w:val="both"/>
              <w:rPr>
                <w:sz w:val="22"/>
                <w:szCs w:val="22"/>
              </w:rPr>
            </w:pPr>
            <w:r w:rsidRPr="0076075D">
              <w:rPr>
                <w:sz w:val="22"/>
                <w:szCs w:val="22"/>
                <w:lang w:val="vi-VN"/>
              </w:rPr>
              <w:t xml:space="preserve">Ngày lập </w:t>
            </w:r>
            <w:r w:rsidRPr="0076075D">
              <w:rPr>
                <w:sz w:val="22"/>
                <w:szCs w:val="22"/>
              </w:rPr>
              <w:t>từ ngày</w:t>
            </w:r>
          </w:p>
          <w:p w14:paraId="5546226E" w14:textId="77777777" w:rsidR="00501898" w:rsidRPr="0076075D" w:rsidRDefault="00136181">
            <w:pPr>
              <w:ind w:left="0"/>
              <w:jc w:val="both"/>
              <w:rPr>
                <w:sz w:val="22"/>
                <w:szCs w:val="22"/>
              </w:rPr>
            </w:pPr>
            <w:r w:rsidRPr="0076075D">
              <w:rPr>
                <w:sz w:val="22"/>
                <w:szCs w:val="22"/>
              </w:rPr>
              <w:t>Định dạng "2019-05-12"</w:t>
            </w:r>
          </w:p>
          <w:p w14:paraId="7EA3B32B" w14:textId="77777777" w:rsidR="00501898" w:rsidRPr="0076075D" w:rsidRDefault="00501898">
            <w:pPr>
              <w:ind w:left="0"/>
              <w:jc w:val="both"/>
              <w:rPr>
                <w:sz w:val="22"/>
                <w:szCs w:val="22"/>
              </w:rPr>
            </w:pPr>
          </w:p>
        </w:tc>
      </w:tr>
      <w:tr w:rsidR="00501898" w:rsidRPr="0076075D" w14:paraId="07D164A0" w14:textId="77777777">
        <w:trPr>
          <w:trHeight w:val="806"/>
          <w:jc w:val="center"/>
        </w:trPr>
        <w:tc>
          <w:tcPr>
            <w:tcW w:w="2127" w:type="dxa"/>
          </w:tcPr>
          <w:p w14:paraId="2A778AFD" w14:textId="77777777" w:rsidR="00501898" w:rsidRPr="0076075D" w:rsidRDefault="00136181">
            <w:pPr>
              <w:ind w:left="0"/>
              <w:jc w:val="both"/>
              <w:rPr>
                <w:sz w:val="22"/>
                <w:szCs w:val="22"/>
              </w:rPr>
            </w:pPr>
            <w:r w:rsidRPr="0076075D">
              <w:rPr>
                <w:sz w:val="22"/>
                <w:szCs w:val="22"/>
              </w:rPr>
              <w:t>endDate</w:t>
            </w:r>
          </w:p>
        </w:tc>
        <w:tc>
          <w:tcPr>
            <w:tcW w:w="2614" w:type="dxa"/>
          </w:tcPr>
          <w:p w14:paraId="471BCB99" w14:textId="77777777" w:rsidR="00501898" w:rsidRPr="0076075D" w:rsidRDefault="00136181">
            <w:pPr>
              <w:spacing w:before="0"/>
              <w:ind w:left="0"/>
              <w:jc w:val="both"/>
              <w:rPr>
                <w:sz w:val="22"/>
                <w:szCs w:val="22"/>
              </w:rPr>
            </w:pPr>
            <w:r w:rsidRPr="0076075D">
              <w:rPr>
                <w:sz w:val="22"/>
                <w:szCs w:val="22"/>
              </w:rPr>
              <w:t>Required : true</w:t>
            </w:r>
          </w:p>
          <w:p w14:paraId="105E958F" w14:textId="77777777" w:rsidR="00501898" w:rsidRPr="0076075D" w:rsidRDefault="00136181">
            <w:pPr>
              <w:spacing w:before="0"/>
              <w:ind w:left="0"/>
              <w:jc w:val="both"/>
              <w:rPr>
                <w:sz w:val="22"/>
                <w:szCs w:val="22"/>
              </w:rPr>
            </w:pPr>
            <w:r w:rsidRPr="0076075D">
              <w:rPr>
                <w:sz w:val="22"/>
                <w:szCs w:val="22"/>
              </w:rPr>
              <w:t>DataType: Date</w:t>
            </w:r>
          </w:p>
          <w:p w14:paraId="179C54C9" w14:textId="77777777" w:rsidR="00501898" w:rsidRPr="0076075D" w:rsidRDefault="00136181">
            <w:pPr>
              <w:spacing w:before="0"/>
              <w:ind w:left="0"/>
              <w:jc w:val="both"/>
              <w:rPr>
                <w:sz w:val="22"/>
                <w:szCs w:val="22"/>
              </w:rPr>
            </w:pPr>
            <w:r w:rsidRPr="0076075D">
              <w:rPr>
                <w:sz w:val="22"/>
                <w:szCs w:val="22"/>
              </w:rPr>
              <w:t xml:space="preserve">Minlength : </w:t>
            </w:r>
          </w:p>
          <w:p w14:paraId="636D6195" w14:textId="77777777" w:rsidR="00501898" w:rsidRPr="0076075D" w:rsidRDefault="00136181">
            <w:pPr>
              <w:spacing w:before="0"/>
              <w:ind w:left="0"/>
              <w:jc w:val="both"/>
              <w:rPr>
                <w:sz w:val="22"/>
                <w:szCs w:val="22"/>
              </w:rPr>
            </w:pPr>
            <w:r w:rsidRPr="0076075D">
              <w:rPr>
                <w:sz w:val="22"/>
                <w:szCs w:val="22"/>
              </w:rPr>
              <w:t>Maxlength : 50</w:t>
            </w:r>
          </w:p>
          <w:p w14:paraId="764584AA" w14:textId="77777777" w:rsidR="00501898" w:rsidRPr="0076075D" w:rsidRDefault="00136181">
            <w:pPr>
              <w:spacing w:before="0"/>
              <w:ind w:left="0"/>
              <w:jc w:val="both"/>
              <w:rPr>
                <w:sz w:val="22"/>
                <w:szCs w:val="22"/>
              </w:rPr>
            </w:pPr>
            <w:r w:rsidRPr="0076075D">
              <w:rPr>
                <w:sz w:val="22"/>
                <w:szCs w:val="22"/>
              </w:rPr>
              <w:t>Format :</w:t>
            </w:r>
          </w:p>
        </w:tc>
        <w:tc>
          <w:tcPr>
            <w:tcW w:w="4225" w:type="dxa"/>
          </w:tcPr>
          <w:p w14:paraId="63FF7168" w14:textId="77777777" w:rsidR="00501898" w:rsidRPr="0076075D" w:rsidRDefault="00136181">
            <w:pPr>
              <w:ind w:left="0"/>
              <w:jc w:val="both"/>
              <w:rPr>
                <w:sz w:val="22"/>
                <w:szCs w:val="22"/>
              </w:rPr>
            </w:pPr>
            <w:r w:rsidRPr="0076075D">
              <w:rPr>
                <w:sz w:val="22"/>
                <w:szCs w:val="22"/>
                <w:lang w:val="vi-VN"/>
              </w:rPr>
              <w:t>Ngày lập đến</w:t>
            </w:r>
            <w:r w:rsidRPr="0076075D">
              <w:rPr>
                <w:sz w:val="22"/>
                <w:szCs w:val="22"/>
              </w:rPr>
              <w:t xml:space="preserve"> ngày</w:t>
            </w:r>
          </w:p>
          <w:p w14:paraId="59AE822A" w14:textId="77777777" w:rsidR="00501898" w:rsidRPr="0076075D" w:rsidRDefault="00136181">
            <w:pPr>
              <w:ind w:left="0"/>
              <w:jc w:val="both"/>
              <w:rPr>
                <w:sz w:val="22"/>
                <w:szCs w:val="22"/>
              </w:rPr>
            </w:pPr>
            <w:r w:rsidRPr="0076075D">
              <w:rPr>
                <w:sz w:val="22"/>
                <w:szCs w:val="22"/>
              </w:rPr>
              <w:t>Định dạng "2019-05-12"</w:t>
            </w:r>
          </w:p>
          <w:p w14:paraId="16C467DE" w14:textId="77777777" w:rsidR="00501898" w:rsidRPr="0076075D" w:rsidRDefault="00501898">
            <w:pPr>
              <w:ind w:left="0"/>
              <w:jc w:val="both"/>
              <w:rPr>
                <w:sz w:val="22"/>
                <w:szCs w:val="22"/>
              </w:rPr>
            </w:pPr>
          </w:p>
        </w:tc>
      </w:tr>
      <w:tr w:rsidR="00501898" w:rsidRPr="0076075D" w14:paraId="1D9F4716" w14:textId="77777777">
        <w:trPr>
          <w:trHeight w:val="806"/>
          <w:jc w:val="center"/>
        </w:trPr>
        <w:tc>
          <w:tcPr>
            <w:tcW w:w="2127" w:type="dxa"/>
          </w:tcPr>
          <w:p w14:paraId="070E11B7" w14:textId="77777777" w:rsidR="00501898" w:rsidRPr="0076075D" w:rsidRDefault="00136181">
            <w:pPr>
              <w:ind w:left="0"/>
              <w:jc w:val="both"/>
              <w:rPr>
                <w:sz w:val="22"/>
                <w:szCs w:val="22"/>
              </w:rPr>
            </w:pPr>
            <w:r w:rsidRPr="0076075D">
              <w:rPr>
                <w:sz w:val="22"/>
                <w:szCs w:val="22"/>
              </w:rPr>
              <w:t>invoiceType</w:t>
            </w:r>
          </w:p>
        </w:tc>
        <w:tc>
          <w:tcPr>
            <w:tcW w:w="2614" w:type="dxa"/>
          </w:tcPr>
          <w:p w14:paraId="41CA46D0" w14:textId="77777777" w:rsidR="00501898" w:rsidRPr="0076075D" w:rsidRDefault="00136181">
            <w:pPr>
              <w:spacing w:before="0"/>
              <w:ind w:left="0"/>
              <w:jc w:val="both"/>
              <w:rPr>
                <w:sz w:val="22"/>
                <w:szCs w:val="22"/>
              </w:rPr>
            </w:pPr>
            <w:r w:rsidRPr="0076075D">
              <w:rPr>
                <w:sz w:val="22"/>
                <w:szCs w:val="22"/>
              </w:rPr>
              <w:t>Required : false</w:t>
            </w:r>
          </w:p>
          <w:p w14:paraId="080B6F49" w14:textId="77777777" w:rsidR="00501898" w:rsidRPr="0076075D" w:rsidRDefault="00136181">
            <w:pPr>
              <w:spacing w:before="0"/>
              <w:ind w:left="0"/>
              <w:jc w:val="both"/>
              <w:rPr>
                <w:sz w:val="22"/>
                <w:szCs w:val="22"/>
              </w:rPr>
            </w:pPr>
            <w:r w:rsidRPr="0076075D">
              <w:rPr>
                <w:sz w:val="22"/>
                <w:szCs w:val="22"/>
              </w:rPr>
              <w:t>DataType: String</w:t>
            </w:r>
          </w:p>
          <w:p w14:paraId="39B8EF34" w14:textId="77777777" w:rsidR="00501898" w:rsidRPr="0076075D" w:rsidRDefault="00136181">
            <w:pPr>
              <w:spacing w:before="0"/>
              <w:ind w:left="0"/>
              <w:jc w:val="both"/>
              <w:rPr>
                <w:sz w:val="22"/>
                <w:szCs w:val="22"/>
              </w:rPr>
            </w:pPr>
            <w:r w:rsidRPr="0076075D">
              <w:rPr>
                <w:sz w:val="22"/>
                <w:szCs w:val="22"/>
              </w:rPr>
              <w:t xml:space="preserve">Minlength : </w:t>
            </w:r>
          </w:p>
          <w:p w14:paraId="06BD73C3" w14:textId="77777777" w:rsidR="00501898" w:rsidRPr="0076075D" w:rsidRDefault="00136181">
            <w:pPr>
              <w:spacing w:before="0"/>
              <w:ind w:left="0"/>
              <w:jc w:val="both"/>
              <w:rPr>
                <w:sz w:val="22"/>
                <w:szCs w:val="22"/>
              </w:rPr>
            </w:pPr>
            <w:r w:rsidRPr="0076075D">
              <w:rPr>
                <w:sz w:val="22"/>
                <w:szCs w:val="22"/>
              </w:rPr>
              <w:t xml:space="preserve">Maxlength : </w:t>
            </w:r>
          </w:p>
          <w:p w14:paraId="2D0EB976" w14:textId="77777777" w:rsidR="00501898" w:rsidRPr="0076075D" w:rsidRDefault="00136181">
            <w:pPr>
              <w:spacing w:before="0"/>
              <w:ind w:left="0"/>
              <w:jc w:val="both"/>
              <w:rPr>
                <w:sz w:val="22"/>
                <w:szCs w:val="22"/>
              </w:rPr>
            </w:pPr>
            <w:r w:rsidRPr="0076075D">
              <w:rPr>
                <w:sz w:val="22"/>
                <w:szCs w:val="22"/>
              </w:rPr>
              <w:t xml:space="preserve">Format : </w:t>
            </w:r>
          </w:p>
        </w:tc>
        <w:tc>
          <w:tcPr>
            <w:tcW w:w="4225" w:type="dxa"/>
          </w:tcPr>
          <w:p w14:paraId="28EDB17F" w14:textId="77777777" w:rsidR="00501898" w:rsidRPr="0076075D" w:rsidRDefault="00136181">
            <w:pPr>
              <w:ind w:left="0"/>
              <w:jc w:val="both"/>
              <w:rPr>
                <w:sz w:val="22"/>
                <w:szCs w:val="22"/>
              </w:rPr>
            </w:pPr>
            <w:r w:rsidRPr="0076075D">
              <w:rPr>
                <w:sz w:val="22"/>
                <w:szCs w:val="22"/>
              </w:rPr>
              <w:t>Loại hóa đơn, là một trong các giá trị</w:t>
            </w:r>
          </w:p>
          <w:p w14:paraId="41BF0F82" w14:textId="77777777" w:rsidR="00501898" w:rsidRPr="0076075D" w:rsidRDefault="00136181">
            <w:pPr>
              <w:ind w:left="0"/>
              <w:rPr>
                <w:sz w:val="22"/>
                <w:szCs w:val="22"/>
              </w:rPr>
            </w:pPr>
            <w:r w:rsidRPr="0076075D">
              <w:rPr>
                <w:sz w:val="22"/>
                <w:szCs w:val="22"/>
              </w:rPr>
              <w:t>Thông tư 32: 01GTKT, 02GTTT, 03XKNB,  04HGDL, 07KPTQ</w:t>
            </w:r>
          </w:p>
          <w:p w14:paraId="59C2B4CF" w14:textId="77777777" w:rsidR="00501898" w:rsidRPr="0076075D" w:rsidRDefault="00136181">
            <w:pPr>
              <w:ind w:left="0"/>
              <w:rPr>
                <w:sz w:val="22"/>
                <w:szCs w:val="22"/>
              </w:rPr>
            </w:pPr>
            <w:r w:rsidRPr="0076075D">
              <w:rPr>
                <w:sz w:val="22"/>
                <w:szCs w:val="22"/>
              </w:rPr>
              <w:t xml:space="preserve">Thông tư </w:t>
            </w:r>
            <w:r w:rsidRPr="0076075D">
              <w:rPr>
                <w:sz w:val="22"/>
                <w:szCs w:val="22"/>
                <w:lang w:val="en"/>
              </w:rPr>
              <w:t>78</w:t>
            </w:r>
            <w:r w:rsidRPr="0076075D">
              <w:rPr>
                <w:sz w:val="22"/>
                <w:szCs w:val="22"/>
              </w:rPr>
              <w:t>: 1, 2, 3, 4</w:t>
            </w:r>
            <w:r w:rsidRPr="0076075D">
              <w:rPr>
                <w:sz w:val="22"/>
                <w:szCs w:val="22"/>
                <w:lang w:val="vi-VN"/>
              </w:rPr>
              <w:t>, 5, 6</w:t>
            </w:r>
          </w:p>
        </w:tc>
      </w:tr>
      <w:tr w:rsidR="00501898" w:rsidRPr="0076075D" w14:paraId="56836B52" w14:textId="77777777">
        <w:trPr>
          <w:trHeight w:val="806"/>
          <w:jc w:val="center"/>
        </w:trPr>
        <w:tc>
          <w:tcPr>
            <w:tcW w:w="2127" w:type="dxa"/>
          </w:tcPr>
          <w:p w14:paraId="0276E153" w14:textId="77777777" w:rsidR="00501898" w:rsidRPr="0076075D" w:rsidRDefault="00136181">
            <w:pPr>
              <w:ind w:left="0"/>
              <w:jc w:val="both"/>
              <w:rPr>
                <w:sz w:val="22"/>
                <w:szCs w:val="22"/>
              </w:rPr>
            </w:pPr>
            <w:r w:rsidRPr="0076075D">
              <w:rPr>
                <w:sz w:val="22"/>
                <w:szCs w:val="22"/>
              </w:rPr>
              <w:t>rowPerPage</w:t>
            </w:r>
          </w:p>
        </w:tc>
        <w:tc>
          <w:tcPr>
            <w:tcW w:w="2614" w:type="dxa"/>
          </w:tcPr>
          <w:p w14:paraId="25AEE7D3" w14:textId="77777777" w:rsidR="00501898" w:rsidRPr="0076075D" w:rsidRDefault="00136181">
            <w:pPr>
              <w:spacing w:before="0"/>
              <w:ind w:left="0"/>
              <w:jc w:val="both"/>
              <w:rPr>
                <w:sz w:val="22"/>
                <w:szCs w:val="22"/>
              </w:rPr>
            </w:pPr>
            <w:r w:rsidRPr="0076075D">
              <w:rPr>
                <w:sz w:val="22"/>
                <w:szCs w:val="22"/>
              </w:rPr>
              <w:t>Required : true</w:t>
            </w:r>
          </w:p>
          <w:p w14:paraId="420045BF" w14:textId="77777777" w:rsidR="00501898" w:rsidRPr="0076075D" w:rsidRDefault="00136181">
            <w:pPr>
              <w:spacing w:before="0"/>
              <w:ind w:left="0"/>
              <w:jc w:val="both"/>
              <w:rPr>
                <w:sz w:val="22"/>
                <w:szCs w:val="22"/>
              </w:rPr>
            </w:pPr>
            <w:r w:rsidRPr="0076075D">
              <w:rPr>
                <w:sz w:val="22"/>
                <w:szCs w:val="22"/>
              </w:rPr>
              <w:t>DataType: Number</w:t>
            </w:r>
          </w:p>
          <w:p w14:paraId="1F8094CB" w14:textId="77777777" w:rsidR="00501898" w:rsidRPr="0076075D" w:rsidRDefault="00136181">
            <w:pPr>
              <w:spacing w:before="0"/>
              <w:ind w:left="0"/>
              <w:jc w:val="both"/>
              <w:rPr>
                <w:sz w:val="22"/>
                <w:szCs w:val="22"/>
              </w:rPr>
            </w:pPr>
            <w:r w:rsidRPr="0076075D">
              <w:rPr>
                <w:sz w:val="22"/>
                <w:szCs w:val="22"/>
              </w:rPr>
              <w:t>Min : 1</w:t>
            </w:r>
          </w:p>
          <w:p w14:paraId="22D8F282" w14:textId="77777777" w:rsidR="00501898" w:rsidRPr="0076075D" w:rsidRDefault="00136181">
            <w:pPr>
              <w:spacing w:before="0"/>
              <w:ind w:left="0"/>
              <w:jc w:val="both"/>
              <w:rPr>
                <w:sz w:val="22"/>
                <w:szCs w:val="22"/>
              </w:rPr>
            </w:pPr>
            <w:r w:rsidRPr="0076075D">
              <w:rPr>
                <w:sz w:val="22"/>
                <w:szCs w:val="22"/>
              </w:rPr>
              <w:t xml:space="preserve">Max: </w:t>
            </w:r>
          </w:p>
        </w:tc>
        <w:tc>
          <w:tcPr>
            <w:tcW w:w="4225" w:type="dxa"/>
          </w:tcPr>
          <w:p w14:paraId="77DC38FE" w14:textId="77777777" w:rsidR="00501898" w:rsidRPr="0076075D" w:rsidRDefault="00136181">
            <w:pPr>
              <w:ind w:left="0"/>
              <w:jc w:val="both"/>
              <w:rPr>
                <w:sz w:val="22"/>
                <w:szCs w:val="22"/>
              </w:rPr>
            </w:pPr>
            <w:r w:rsidRPr="0076075D">
              <w:rPr>
                <w:sz w:val="22"/>
                <w:szCs w:val="22"/>
              </w:rPr>
              <w:t xml:space="preserve">Số dòng trên một trang </w:t>
            </w:r>
          </w:p>
        </w:tc>
      </w:tr>
      <w:tr w:rsidR="00501898" w:rsidRPr="0076075D" w14:paraId="57F08ABD" w14:textId="77777777">
        <w:trPr>
          <w:trHeight w:val="806"/>
          <w:jc w:val="center"/>
        </w:trPr>
        <w:tc>
          <w:tcPr>
            <w:tcW w:w="2127" w:type="dxa"/>
          </w:tcPr>
          <w:p w14:paraId="0AB91D28" w14:textId="77777777" w:rsidR="00501898" w:rsidRPr="0076075D" w:rsidRDefault="00136181">
            <w:pPr>
              <w:ind w:left="0"/>
              <w:jc w:val="both"/>
              <w:rPr>
                <w:sz w:val="22"/>
                <w:szCs w:val="22"/>
              </w:rPr>
            </w:pPr>
            <w:r w:rsidRPr="0076075D">
              <w:rPr>
                <w:sz w:val="22"/>
                <w:szCs w:val="22"/>
              </w:rPr>
              <w:t>pageNum</w:t>
            </w:r>
          </w:p>
        </w:tc>
        <w:tc>
          <w:tcPr>
            <w:tcW w:w="2614" w:type="dxa"/>
          </w:tcPr>
          <w:p w14:paraId="7AA03E60" w14:textId="77777777" w:rsidR="00501898" w:rsidRPr="0076075D" w:rsidRDefault="00136181">
            <w:pPr>
              <w:spacing w:before="0"/>
              <w:ind w:left="0"/>
              <w:jc w:val="both"/>
              <w:rPr>
                <w:sz w:val="22"/>
                <w:szCs w:val="22"/>
              </w:rPr>
            </w:pPr>
            <w:r w:rsidRPr="0076075D">
              <w:rPr>
                <w:sz w:val="22"/>
                <w:szCs w:val="22"/>
              </w:rPr>
              <w:t>Required : true</w:t>
            </w:r>
          </w:p>
          <w:p w14:paraId="7085E793" w14:textId="77777777" w:rsidR="00501898" w:rsidRPr="0076075D" w:rsidRDefault="00136181">
            <w:pPr>
              <w:spacing w:before="0"/>
              <w:ind w:left="0"/>
              <w:jc w:val="both"/>
              <w:rPr>
                <w:sz w:val="22"/>
                <w:szCs w:val="22"/>
              </w:rPr>
            </w:pPr>
            <w:r w:rsidRPr="0076075D">
              <w:rPr>
                <w:sz w:val="22"/>
                <w:szCs w:val="22"/>
              </w:rPr>
              <w:t>DataType: Number</w:t>
            </w:r>
          </w:p>
          <w:p w14:paraId="5C11F899" w14:textId="77777777" w:rsidR="00501898" w:rsidRPr="0076075D" w:rsidRDefault="00136181">
            <w:pPr>
              <w:spacing w:before="0"/>
              <w:ind w:left="0"/>
              <w:jc w:val="both"/>
              <w:rPr>
                <w:sz w:val="22"/>
                <w:szCs w:val="22"/>
              </w:rPr>
            </w:pPr>
            <w:r w:rsidRPr="0076075D">
              <w:rPr>
                <w:sz w:val="22"/>
                <w:szCs w:val="22"/>
              </w:rPr>
              <w:t>Min : 0</w:t>
            </w:r>
          </w:p>
          <w:p w14:paraId="387AEBB6" w14:textId="77777777" w:rsidR="00501898" w:rsidRPr="0076075D" w:rsidRDefault="00136181">
            <w:pPr>
              <w:spacing w:before="0"/>
              <w:ind w:left="0"/>
              <w:jc w:val="both"/>
              <w:rPr>
                <w:sz w:val="22"/>
                <w:szCs w:val="22"/>
              </w:rPr>
            </w:pPr>
            <w:r w:rsidRPr="0076075D">
              <w:rPr>
                <w:sz w:val="22"/>
                <w:szCs w:val="22"/>
              </w:rPr>
              <w:t>Max</w:t>
            </w:r>
          </w:p>
        </w:tc>
        <w:tc>
          <w:tcPr>
            <w:tcW w:w="4225" w:type="dxa"/>
          </w:tcPr>
          <w:p w14:paraId="5EB16EB2" w14:textId="77777777" w:rsidR="00501898" w:rsidRPr="0076075D" w:rsidRDefault="00136181">
            <w:pPr>
              <w:ind w:left="0"/>
              <w:jc w:val="both"/>
              <w:rPr>
                <w:sz w:val="22"/>
                <w:szCs w:val="22"/>
              </w:rPr>
            </w:pPr>
            <w:r w:rsidRPr="0076075D">
              <w:rPr>
                <w:sz w:val="22"/>
                <w:szCs w:val="22"/>
              </w:rPr>
              <w:t>Chỉ số trang</w:t>
            </w:r>
          </w:p>
        </w:tc>
      </w:tr>
      <w:tr w:rsidR="00501898" w:rsidRPr="0076075D" w14:paraId="2593EF84" w14:textId="77777777">
        <w:trPr>
          <w:trHeight w:val="806"/>
          <w:jc w:val="center"/>
        </w:trPr>
        <w:tc>
          <w:tcPr>
            <w:tcW w:w="2127" w:type="dxa"/>
          </w:tcPr>
          <w:p w14:paraId="420759F7" w14:textId="77777777" w:rsidR="00501898" w:rsidRPr="0076075D" w:rsidRDefault="00136181">
            <w:pPr>
              <w:ind w:left="0"/>
              <w:jc w:val="both"/>
              <w:rPr>
                <w:color w:val="000000"/>
                <w:sz w:val="22"/>
                <w:szCs w:val="22"/>
              </w:rPr>
            </w:pPr>
            <w:r w:rsidRPr="0076075D">
              <w:rPr>
                <w:color w:val="000000"/>
                <w:sz w:val="22"/>
                <w:szCs w:val="22"/>
              </w:rPr>
              <w:t>buyerTaxCode</w:t>
            </w:r>
          </w:p>
        </w:tc>
        <w:tc>
          <w:tcPr>
            <w:tcW w:w="2614" w:type="dxa"/>
          </w:tcPr>
          <w:p w14:paraId="2F132263" w14:textId="77777777" w:rsidR="00501898" w:rsidRPr="0076075D" w:rsidRDefault="00136181">
            <w:pPr>
              <w:spacing w:before="0"/>
              <w:ind w:left="0"/>
              <w:jc w:val="both"/>
              <w:rPr>
                <w:color w:val="000000"/>
                <w:sz w:val="22"/>
                <w:szCs w:val="22"/>
              </w:rPr>
            </w:pPr>
            <w:r w:rsidRPr="0076075D">
              <w:rPr>
                <w:color w:val="000000"/>
                <w:sz w:val="22"/>
                <w:szCs w:val="22"/>
              </w:rPr>
              <w:t>Required : false</w:t>
            </w:r>
          </w:p>
          <w:p w14:paraId="0C1AF8A6" w14:textId="77777777" w:rsidR="00501898" w:rsidRPr="0076075D" w:rsidRDefault="00136181">
            <w:pPr>
              <w:spacing w:before="0"/>
              <w:ind w:left="0"/>
              <w:jc w:val="both"/>
              <w:rPr>
                <w:color w:val="000000"/>
                <w:sz w:val="22"/>
                <w:szCs w:val="22"/>
              </w:rPr>
            </w:pPr>
            <w:r w:rsidRPr="0076075D">
              <w:rPr>
                <w:color w:val="000000"/>
                <w:sz w:val="22"/>
                <w:szCs w:val="22"/>
              </w:rPr>
              <w:t>DataType: String</w:t>
            </w:r>
          </w:p>
          <w:p w14:paraId="01C1B321" w14:textId="77777777" w:rsidR="00501898" w:rsidRPr="0076075D" w:rsidRDefault="00136181">
            <w:pPr>
              <w:spacing w:before="0"/>
              <w:ind w:left="0"/>
              <w:jc w:val="both"/>
              <w:rPr>
                <w:color w:val="000000"/>
                <w:sz w:val="22"/>
                <w:szCs w:val="22"/>
              </w:rPr>
            </w:pPr>
            <w:r w:rsidRPr="0076075D">
              <w:rPr>
                <w:color w:val="000000"/>
                <w:sz w:val="22"/>
                <w:szCs w:val="22"/>
              </w:rPr>
              <w:t xml:space="preserve">Minlength : </w:t>
            </w:r>
          </w:p>
          <w:p w14:paraId="7F019CA7" w14:textId="77777777" w:rsidR="00501898" w:rsidRPr="0076075D" w:rsidRDefault="00136181">
            <w:pPr>
              <w:spacing w:before="0"/>
              <w:ind w:left="0"/>
              <w:jc w:val="both"/>
              <w:rPr>
                <w:color w:val="000000"/>
                <w:sz w:val="22"/>
                <w:szCs w:val="22"/>
              </w:rPr>
            </w:pPr>
            <w:r w:rsidRPr="0076075D">
              <w:rPr>
                <w:color w:val="000000"/>
                <w:sz w:val="22"/>
                <w:szCs w:val="22"/>
              </w:rPr>
              <w:t>Maxlength : 20</w:t>
            </w:r>
          </w:p>
        </w:tc>
        <w:tc>
          <w:tcPr>
            <w:tcW w:w="4225" w:type="dxa"/>
          </w:tcPr>
          <w:p w14:paraId="7BE39E30" w14:textId="77777777" w:rsidR="00501898" w:rsidRPr="0076075D" w:rsidRDefault="00136181">
            <w:pPr>
              <w:ind w:left="0"/>
              <w:jc w:val="both"/>
              <w:rPr>
                <w:color w:val="000000"/>
                <w:sz w:val="22"/>
                <w:szCs w:val="22"/>
              </w:rPr>
            </w:pPr>
            <w:r w:rsidRPr="0076075D">
              <w:rPr>
                <w:color w:val="000000"/>
                <w:sz w:val="22"/>
                <w:szCs w:val="22"/>
              </w:rPr>
              <w:t>Mã số thuế của khách hàng</w:t>
            </w:r>
          </w:p>
          <w:p w14:paraId="6638A161" w14:textId="77777777" w:rsidR="00501898" w:rsidRPr="0076075D" w:rsidRDefault="00501898">
            <w:pPr>
              <w:ind w:left="0"/>
              <w:jc w:val="both"/>
              <w:rPr>
                <w:color w:val="000000"/>
                <w:sz w:val="22"/>
                <w:szCs w:val="22"/>
              </w:rPr>
            </w:pPr>
          </w:p>
        </w:tc>
      </w:tr>
      <w:tr w:rsidR="00501898" w:rsidRPr="0076075D" w14:paraId="626ACA04" w14:textId="77777777">
        <w:trPr>
          <w:trHeight w:val="806"/>
          <w:jc w:val="center"/>
        </w:trPr>
        <w:tc>
          <w:tcPr>
            <w:tcW w:w="2127" w:type="dxa"/>
          </w:tcPr>
          <w:p w14:paraId="3758564C" w14:textId="77777777" w:rsidR="00501898" w:rsidRPr="0076075D" w:rsidRDefault="00136181">
            <w:pPr>
              <w:ind w:left="0"/>
              <w:jc w:val="both"/>
              <w:rPr>
                <w:color w:val="000000"/>
                <w:sz w:val="22"/>
                <w:szCs w:val="22"/>
              </w:rPr>
            </w:pPr>
            <w:r w:rsidRPr="0076075D">
              <w:rPr>
                <w:color w:val="000000"/>
                <w:sz w:val="22"/>
                <w:szCs w:val="22"/>
              </w:rPr>
              <w:t>buyerIdNo</w:t>
            </w:r>
          </w:p>
        </w:tc>
        <w:tc>
          <w:tcPr>
            <w:tcW w:w="2614" w:type="dxa"/>
          </w:tcPr>
          <w:p w14:paraId="52F3760D" w14:textId="77777777" w:rsidR="00501898" w:rsidRPr="0076075D" w:rsidRDefault="00136181">
            <w:pPr>
              <w:spacing w:before="0"/>
              <w:ind w:left="0"/>
              <w:jc w:val="both"/>
              <w:rPr>
                <w:color w:val="000000"/>
                <w:sz w:val="22"/>
                <w:szCs w:val="22"/>
              </w:rPr>
            </w:pPr>
            <w:r w:rsidRPr="0076075D">
              <w:rPr>
                <w:color w:val="000000"/>
                <w:sz w:val="22"/>
                <w:szCs w:val="22"/>
              </w:rPr>
              <w:t>Required : false</w:t>
            </w:r>
          </w:p>
          <w:p w14:paraId="6104C5C2" w14:textId="77777777" w:rsidR="00501898" w:rsidRPr="0076075D" w:rsidRDefault="00136181">
            <w:pPr>
              <w:spacing w:before="0"/>
              <w:ind w:left="0"/>
              <w:jc w:val="both"/>
              <w:rPr>
                <w:color w:val="000000"/>
                <w:sz w:val="22"/>
                <w:szCs w:val="22"/>
              </w:rPr>
            </w:pPr>
            <w:r w:rsidRPr="0076075D">
              <w:rPr>
                <w:color w:val="000000"/>
                <w:sz w:val="22"/>
                <w:szCs w:val="22"/>
              </w:rPr>
              <w:t>DataType: String</w:t>
            </w:r>
          </w:p>
        </w:tc>
        <w:tc>
          <w:tcPr>
            <w:tcW w:w="4225" w:type="dxa"/>
          </w:tcPr>
          <w:p w14:paraId="0F23990B" w14:textId="77777777" w:rsidR="00501898" w:rsidRPr="0076075D" w:rsidRDefault="00136181">
            <w:pPr>
              <w:ind w:left="0"/>
              <w:jc w:val="both"/>
              <w:rPr>
                <w:color w:val="000000"/>
                <w:sz w:val="22"/>
                <w:szCs w:val="22"/>
              </w:rPr>
            </w:pPr>
            <w:r w:rsidRPr="0076075D">
              <w:rPr>
                <w:color w:val="000000"/>
                <w:sz w:val="22"/>
                <w:szCs w:val="22"/>
              </w:rPr>
              <w:t>Số giấy tờ của khách hang</w:t>
            </w:r>
          </w:p>
          <w:p w14:paraId="63B2EE3F" w14:textId="77777777" w:rsidR="00501898" w:rsidRPr="0076075D" w:rsidRDefault="00501898">
            <w:pPr>
              <w:ind w:left="0"/>
              <w:jc w:val="both"/>
              <w:rPr>
                <w:color w:val="000000"/>
                <w:sz w:val="22"/>
                <w:szCs w:val="22"/>
              </w:rPr>
            </w:pPr>
          </w:p>
        </w:tc>
      </w:tr>
      <w:tr w:rsidR="00501898" w:rsidRPr="0076075D" w14:paraId="39743855" w14:textId="77777777">
        <w:trPr>
          <w:trHeight w:val="806"/>
          <w:jc w:val="center"/>
        </w:trPr>
        <w:tc>
          <w:tcPr>
            <w:tcW w:w="2127" w:type="dxa"/>
          </w:tcPr>
          <w:p w14:paraId="35D4E135" w14:textId="77777777" w:rsidR="00501898" w:rsidRPr="0076075D" w:rsidRDefault="00136181">
            <w:pPr>
              <w:ind w:left="0"/>
              <w:jc w:val="both"/>
              <w:rPr>
                <w:sz w:val="22"/>
                <w:szCs w:val="22"/>
              </w:rPr>
            </w:pPr>
            <w:r w:rsidRPr="0076075D">
              <w:rPr>
                <w:sz w:val="22"/>
                <w:szCs w:val="22"/>
              </w:rPr>
              <w:lastRenderedPageBreak/>
              <w:t>templateCode</w:t>
            </w:r>
          </w:p>
        </w:tc>
        <w:tc>
          <w:tcPr>
            <w:tcW w:w="2614" w:type="dxa"/>
          </w:tcPr>
          <w:p w14:paraId="42D07B5B" w14:textId="77777777" w:rsidR="00501898" w:rsidRPr="0076075D" w:rsidRDefault="00136181">
            <w:pPr>
              <w:spacing w:before="0"/>
              <w:ind w:left="0"/>
              <w:jc w:val="both"/>
              <w:rPr>
                <w:sz w:val="22"/>
                <w:szCs w:val="22"/>
              </w:rPr>
            </w:pPr>
            <w:r w:rsidRPr="0076075D">
              <w:rPr>
                <w:sz w:val="22"/>
                <w:szCs w:val="22"/>
              </w:rPr>
              <w:t>Required : false</w:t>
            </w:r>
          </w:p>
          <w:p w14:paraId="53192860" w14:textId="77777777" w:rsidR="00501898" w:rsidRPr="0076075D" w:rsidRDefault="00136181">
            <w:pPr>
              <w:spacing w:before="0"/>
              <w:ind w:left="0"/>
              <w:jc w:val="both"/>
              <w:rPr>
                <w:sz w:val="22"/>
                <w:szCs w:val="22"/>
              </w:rPr>
            </w:pPr>
            <w:r w:rsidRPr="0076075D">
              <w:rPr>
                <w:sz w:val="22"/>
                <w:szCs w:val="22"/>
              </w:rPr>
              <w:t>DataType: String</w:t>
            </w:r>
          </w:p>
          <w:p w14:paraId="072ECE4F" w14:textId="77777777" w:rsidR="00501898" w:rsidRPr="0076075D" w:rsidRDefault="00136181">
            <w:pPr>
              <w:spacing w:before="0"/>
              <w:ind w:left="0"/>
              <w:jc w:val="both"/>
              <w:rPr>
                <w:sz w:val="22"/>
                <w:szCs w:val="22"/>
              </w:rPr>
            </w:pPr>
            <w:r w:rsidRPr="0076075D">
              <w:rPr>
                <w:sz w:val="22"/>
                <w:szCs w:val="22"/>
              </w:rPr>
              <w:t xml:space="preserve">Minlength : </w:t>
            </w:r>
          </w:p>
          <w:p w14:paraId="29AD619A" w14:textId="77777777" w:rsidR="00501898" w:rsidRPr="0076075D" w:rsidRDefault="00136181">
            <w:pPr>
              <w:spacing w:before="0"/>
              <w:ind w:left="0"/>
              <w:jc w:val="both"/>
              <w:rPr>
                <w:sz w:val="22"/>
                <w:szCs w:val="22"/>
              </w:rPr>
            </w:pPr>
            <w:r w:rsidRPr="0076075D">
              <w:rPr>
                <w:sz w:val="22"/>
                <w:szCs w:val="22"/>
              </w:rPr>
              <w:t xml:space="preserve">Maxlength : </w:t>
            </w:r>
          </w:p>
        </w:tc>
        <w:tc>
          <w:tcPr>
            <w:tcW w:w="4225" w:type="dxa"/>
          </w:tcPr>
          <w:p w14:paraId="7B860D8F" w14:textId="77777777" w:rsidR="00501898" w:rsidRPr="0076075D" w:rsidRDefault="00136181">
            <w:pPr>
              <w:ind w:left="0"/>
              <w:jc w:val="both"/>
              <w:rPr>
                <w:sz w:val="22"/>
                <w:szCs w:val="22"/>
              </w:rPr>
            </w:pPr>
            <w:r w:rsidRPr="0076075D">
              <w:rPr>
                <w:sz w:val="22"/>
                <w:szCs w:val="22"/>
              </w:rPr>
              <w:t>Mã mẫu hóa đơn.</w:t>
            </w:r>
          </w:p>
          <w:p w14:paraId="60C32520" w14:textId="77777777" w:rsidR="00501898" w:rsidRPr="0076075D" w:rsidRDefault="00501898">
            <w:pPr>
              <w:ind w:left="0"/>
              <w:jc w:val="both"/>
              <w:rPr>
                <w:sz w:val="22"/>
                <w:szCs w:val="22"/>
              </w:rPr>
            </w:pPr>
          </w:p>
        </w:tc>
      </w:tr>
      <w:tr w:rsidR="00501898" w:rsidRPr="0076075D" w14:paraId="4895FBAB" w14:textId="77777777">
        <w:trPr>
          <w:trHeight w:val="806"/>
          <w:jc w:val="center"/>
        </w:trPr>
        <w:tc>
          <w:tcPr>
            <w:tcW w:w="2127" w:type="dxa"/>
          </w:tcPr>
          <w:p w14:paraId="3AA1EA73" w14:textId="77777777" w:rsidR="00501898" w:rsidRPr="0076075D" w:rsidRDefault="00136181">
            <w:pPr>
              <w:ind w:left="0"/>
              <w:jc w:val="both"/>
              <w:rPr>
                <w:sz w:val="22"/>
                <w:szCs w:val="22"/>
              </w:rPr>
            </w:pPr>
            <w:r w:rsidRPr="0076075D">
              <w:rPr>
                <w:sz w:val="22"/>
                <w:szCs w:val="22"/>
              </w:rPr>
              <w:t>invoiceSeri</w:t>
            </w:r>
          </w:p>
        </w:tc>
        <w:tc>
          <w:tcPr>
            <w:tcW w:w="2614" w:type="dxa"/>
          </w:tcPr>
          <w:p w14:paraId="70AC01E2" w14:textId="77777777" w:rsidR="00501898" w:rsidRPr="0076075D" w:rsidRDefault="00136181">
            <w:pPr>
              <w:spacing w:before="0"/>
              <w:ind w:left="0"/>
              <w:jc w:val="both"/>
              <w:rPr>
                <w:sz w:val="22"/>
                <w:szCs w:val="22"/>
              </w:rPr>
            </w:pPr>
            <w:r w:rsidRPr="0076075D">
              <w:rPr>
                <w:sz w:val="22"/>
                <w:szCs w:val="22"/>
              </w:rPr>
              <w:t>Required : false</w:t>
            </w:r>
          </w:p>
          <w:p w14:paraId="11D13F94" w14:textId="77777777" w:rsidR="00501898" w:rsidRPr="0076075D" w:rsidRDefault="00136181">
            <w:pPr>
              <w:spacing w:before="0"/>
              <w:ind w:left="0"/>
              <w:jc w:val="both"/>
              <w:rPr>
                <w:sz w:val="22"/>
                <w:szCs w:val="22"/>
              </w:rPr>
            </w:pPr>
            <w:r w:rsidRPr="0076075D">
              <w:rPr>
                <w:sz w:val="22"/>
                <w:szCs w:val="22"/>
              </w:rPr>
              <w:t>DataType: String</w:t>
            </w:r>
          </w:p>
          <w:p w14:paraId="2380C9A3" w14:textId="77777777" w:rsidR="00501898" w:rsidRPr="0076075D" w:rsidRDefault="00136181">
            <w:pPr>
              <w:spacing w:before="0"/>
              <w:ind w:left="0"/>
              <w:jc w:val="both"/>
              <w:rPr>
                <w:sz w:val="22"/>
                <w:szCs w:val="22"/>
              </w:rPr>
            </w:pPr>
            <w:r w:rsidRPr="0076075D">
              <w:rPr>
                <w:sz w:val="22"/>
                <w:szCs w:val="22"/>
              </w:rPr>
              <w:t xml:space="preserve">Minlength : </w:t>
            </w:r>
          </w:p>
          <w:p w14:paraId="1EC446E3" w14:textId="77777777" w:rsidR="00501898" w:rsidRPr="0076075D" w:rsidRDefault="00136181">
            <w:pPr>
              <w:spacing w:before="0"/>
              <w:ind w:left="0"/>
              <w:jc w:val="both"/>
              <w:rPr>
                <w:sz w:val="22"/>
                <w:szCs w:val="22"/>
              </w:rPr>
            </w:pPr>
            <w:r w:rsidRPr="0076075D">
              <w:rPr>
                <w:sz w:val="22"/>
                <w:szCs w:val="22"/>
              </w:rPr>
              <w:t>Maxlength : 25</w:t>
            </w:r>
          </w:p>
          <w:p w14:paraId="6AE02FAE" w14:textId="77777777" w:rsidR="00501898" w:rsidRPr="0076075D" w:rsidRDefault="00136181">
            <w:pPr>
              <w:spacing w:before="0"/>
              <w:ind w:left="0"/>
              <w:jc w:val="both"/>
              <w:rPr>
                <w:color w:val="000000"/>
                <w:sz w:val="22"/>
                <w:szCs w:val="22"/>
              </w:rPr>
            </w:pPr>
            <w:r w:rsidRPr="0076075D">
              <w:rPr>
                <w:sz w:val="22"/>
                <w:szCs w:val="22"/>
              </w:rPr>
              <w:t>Format : [a-zA-Z0-9]*$</w:t>
            </w:r>
          </w:p>
        </w:tc>
        <w:tc>
          <w:tcPr>
            <w:tcW w:w="4225" w:type="dxa"/>
          </w:tcPr>
          <w:p w14:paraId="35920F69" w14:textId="77777777" w:rsidR="00501898" w:rsidRPr="0076075D" w:rsidRDefault="00136181">
            <w:pPr>
              <w:ind w:left="0"/>
              <w:jc w:val="both"/>
              <w:rPr>
                <w:sz w:val="22"/>
                <w:szCs w:val="22"/>
              </w:rPr>
            </w:pPr>
            <w:r w:rsidRPr="0076075D">
              <w:rPr>
                <w:sz w:val="22"/>
                <w:szCs w:val="22"/>
                <w:lang w:val="vi-VN"/>
              </w:rPr>
              <w:t>Ký hiệu</w:t>
            </w:r>
            <w:r w:rsidRPr="0076075D">
              <w:rPr>
                <w:sz w:val="22"/>
                <w:szCs w:val="22"/>
              </w:rPr>
              <w:t xml:space="preserve"> hóa đơn</w:t>
            </w:r>
          </w:p>
          <w:p w14:paraId="3F6609E2" w14:textId="77777777" w:rsidR="00501898" w:rsidRPr="0076075D" w:rsidRDefault="00501898">
            <w:pPr>
              <w:ind w:left="0"/>
              <w:jc w:val="both"/>
              <w:rPr>
                <w:sz w:val="22"/>
                <w:szCs w:val="22"/>
              </w:rPr>
            </w:pPr>
          </w:p>
        </w:tc>
      </w:tr>
      <w:tr w:rsidR="00501898" w:rsidRPr="0076075D" w14:paraId="189A5937" w14:textId="77777777">
        <w:trPr>
          <w:trHeight w:val="806"/>
          <w:jc w:val="center"/>
        </w:trPr>
        <w:tc>
          <w:tcPr>
            <w:tcW w:w="2127" w:type="dxa"/>
          </w:tcPr>
          <w:p w14:paraId="3CE49D6C" w14:textId="77777777" w:rsidR="00501898" w:rsidRPr="0076075D" w:rsidRDefault="00136181">
            <w:pPr>
              <w:ind w:left="0"/>
              <w:jc w:val="both"/>
              <w:rPr>
                <w:sz w:val="22"/>
                <w:szCs w:val="22"/>
              </w:rPr>
            </w:pPr>
            <w:r w:rsidRPr="0076075D">
              <w:rPr>
                <w:sz w:val="22"/>
                <w:szCs w:val="22"/>
              </w:rPr>
              <w:t>getAll</w:t>
            </w:r>
          </w:p>
        </w:tc>
        <w:tc>
          <w:tcPr>
            <w:tcW w:w="2614" w:type="dxa"/>
          </w:tcPr>
          <w:p w14:paraId="29780AF5" w14:textId="77777777" w:rsidR="00501898" w:rsidRPr="0076075D" w:rsidRDefault="00136181">
            <w:pPr>
              <w:spacing w:before="0"/>
              <w:ind w:left="0"/>
              <w:jc w:val="both"/>
              <w:rPr>
                <w:sz w:val="22"/>
                <w:szCs w:val="22"/>
              </w:rPr>
            </w:pPr>
            <w:r w:rsidRPr="0076075D">
              <w:rPr>
                <w:sz w:val="22"/>
                <w:szCs w:val="22"/>
              </w:rPr>
              <w:t>Required : false</w:t>
            </w:r>
          </w:p>
          <w:p w14:paraId="7D4920DB" w14:textId="77777777" w:rsidR="00501898" w:rsidRPr="0076075D" w:rsidRDefault="00136181">
            <w:pPr>
              <w:spacing w:before="0"/>
              <w:ind w:left="0"/>
              <w:jc w:val="both"/>
              <w:rPr>
                <w:sz w:val="22"/>
                <w:szCs w:val="22"/>
              </w:rPr>
            </w:pPr>
            <w:r w:rsidRPr="0076075D">
              <w:rPr>
                <w:sz w:val="22"/>
                <w:szCs w:val="22"/>
              </w:rPr>
              <w:t>DataType: Boolean</w:t>
            </w:r>
          </w:p>
          <w:p w14:paraId="797E792D" w14:textId="77777777" w:rsidR="00501898" w:rsidRPr="0076075D" w:rsidRDefault="00136181">
            <w:pPr>
              <w:spacing w:before="0"/>
              <w:ind w:left="0"/>
              <w:jc w:val="both"/>
              <w:rPr>
                <w:sz w:val="22"/>
                <w:szCs w:val="22"/>
              </w:rPr>
            </w:pPr>
            <w:r w:rsidRPr="0076075D">
              <w:rPr>
                <w:sz w:val="22"/>
                <w:szCs w:val="22"/>
              </w:rPr>
              <w:t xml:space="preserve">Minlength: </w:t>
            </w:r>
          </w:p>
          <w:p w14:paraId="03FBAADD" w14:textId="77777777" w:rsidR="00501898" w:rsidRPr="0076075D" w:rsidRDefault="00136181">
            <w:pPr>
              <w:spacing w:before="0"/>
              <w:ind w:left="0"/>
              <w:jc w:val="both"/>
              <w:rPr>
                <w:sz w:val="22"/>
                <w:szCs w:val="22"/>
              </w:rPr>
            </w:pPr>
            <w:r w:rsidRPr="0076075D">
              <w:rPr>
                <w:sz w:val="22"/>
                <w:szCs w:val="22"/>
              </w:rPr>
              <w:t xml:space="preserve">Maxlength: </w:t>
            </w:r>
          </w:p>
          <w:p w14:paraId="68D688F8" w14:textId="77777777" w:rsidR="00501898" w:rsidRPr="0076075D" w:rsidRDefault="00136181">
            <w:pPr>
              <w:spacing w:before="0"/>
              <w:ind w:left="0"/>
              <w:jc w:val="both"/>
              <w:rPr>
                <w:sz w:val="22"/>
                <w:szCs w:val="22"/>
              </w:rPr>
            </w:pPr>
            <w:r w:rsidRPr="0076075D">
              <w:rPr>
                <w:sz w:val="22"/>
                <w:szCs w:val="22"/>
              </w:rPr>
              <w:t>Format : true/false</w:t>
            </w:r>
          </w:p>
        </w:tc>
        <w:tc>
          <w:tcPr>
            <w:tcW w:w="4225" w:type="dxa"/>
          </w:tcPr>
          <w:p w14:paraId="09518423" w14:textId="77777777" w:rsidR="00501898" w:rsidRPr="0076075D" w:rsidRDefault="00136181">
            <w:pPr>
              <w:ind w:left="0"/>
              <w:jc w:val="both"/>
              <w:rPr>
                <w:sz w:val="22"/>
                <w:szCs w:val="22"/>
              </w:rPr>
            </w:pPr>
            <w:r w:rsidRPr="0076075D">
              <w:rPr>
                <w:sz w:val="22"/>
                <w:szCs w:val="22"/>
              </w:rPr>
              <w:t>Cho phép tra cứu thông tin hóa đơn của toàn doanh nghiệp đối với user của công ty mẹ.</w:t>
            </w:r>
          </w:p>
          <w:p w14:paraId="1746F7BA" w14:textId="77777777" w:rsidR="00501898" w:rsidRPr="0076075D" w:rsidRDefault="00136181">
            <w:pPr>
              <w:ind w:left="0"/>
              <w:jc w:val="both"/>
              <w:rPr>
                <w:sz w:val="22"/>
                <w:szCs w:val="22"/>
                <w:lang w:val="fr-FR"/>
              </w:rPr>
            </w:pPr>
            <w:r w:rsidRPr="0076075D">
              <w:rPr>
                <w:sz w:val="22"/>
                <w:szCs w:val="22"/>
                <w:lang w:val="fr-FR"/>
              </w:rPr>
              <w:t>Các giá trị là true/false</w:t>
            </w:r>
          </w:p>
        </w:tc>
      </w:tr>
      <w:tr w:rsidR="00501898" w:rsidRPr="0076075D" w14:paraId="3E24D998" w14:textId="77777777">
        <w:trPr>
          <w:trHeight w:val="806"/>
          <w:jc w:val="center"/>
        </w:trPr>
        <w:tc>
          <w:tcPr>
            <w:tcW w:w="2127" w:type="dxa"/>
          </w:tcPr>
          <w:p w14:paraId="745D40C2" w14:textId="77777777" w:rsidR="00501898" w:rsidRPr="0076075D" w:rsidRDefault="00136181">
            <w:pPr>
              <w:ind w:left="0"/>
              <w:jc w:val="both"/>
              <w:rPr>
                <w:sz w:val="22"/>
                <w:szCs w:val="22"/>
              </w:rPr>
            </w:pPr>
            <w:r w:rsidRPr="0076075D">
              <w:rPr>
                <w:sz w:val="22"/>
                <w:szCs w:val="22"/>
              </w:rPr>
              <w:t>issueStartDate</w:t>
            </w:r>
          </w:p>
        </w:tc>
        <w:tc>
          <w:tcPr>
            <w:tcW w:w="2614" w:type="dxa"/>
          </w:tcPr>
          <w:p w14:paraId="388A5201" w14:textId="77777777" w:rsidR="00501898" w:rsidRPr="0076075D" w:rsidRDefault="00136181">
            <w:pPr>
              <w:spacing w:before="0"/>
              <w:ind w:left="0"/>
              <w:jc w:val="both"/>
              <w:rPr>
                <w:sz w:val="22"/>
                <w:szCs w:val="22"/>
              </w:rPr>
            </w:pPr>
            <w:r w:rsidRPr="0076075D">
              <w:rPr>
                <w:sz w:val="22"/>
                <w:szCs w:val="22"/>
              </w:rPr>
              <w:t>Required: false</w:t>
            </w:r>
          </w:p>
          <w:p w14:paraId="2D78D033" w14:textId="77777777" w:rsidR="00501898" w:rsidRPr="0076075D" w:rsidRDefault="00136181">
            <w:pPr>
              <w:spacing w:before="0"/>
              <w:ind w:left="0"/>
              <w:jc w:val="both"/>
              <w:rPr>
                <w:sz w:val="22"/>
                <w:szCs w:val="22"/>
              </w:rPr>
            </w:pPr>
            <w:r w:rsidRPr="0076075D">
              <w:rPr>
                <w:sz w:val="22"/>
                <w:szCs w:val="22"/>
              </w:rPr>
              <w:t>DataType: Date</w:t>
            </w:r>
          </w:p>
          <w:p w14:paraId="0ED7F438" w14:textId="77777777" w:rsidR="00501898" w:rsidRPr="0076075D" w:rsidRDefault="00136181">
            <w:pPr>
              <w:spacing w:before="0"/>
              <w:ind w:left="0"/>
              <w:jc w:val="both"/>
              <w:rPr>
                <w:sz w:val="22"/>
                <w:szCs w:val="22"/>
              </w:rPr>
            </w:pPr>
            <w:r w:rsidRPr="0076075D">
              <w:rPr>
                <w:sz w:val="22"/>
                <w:szCs w:val="22"/>
              </w:rPr>
              <w:t xml:space="preserve">Minlength: </w:t>
            </w:r>
          </w:p>
          <w:p w14:paraId="0DC0CAF5" w14:textId="77777777" w:rsidR="00501898" w:rsidRPr="0076075D" w:rsidRDefault="00136181">
            <w:pPr>
              <w:spacing w:before="0"/>
              <w:ind w:left="0"/>
              <w:jc w:val="both"/>
              <w:rPr>
                <w:sz w:val="22"/>
                <w:szCs w:val="22"/>
              </w:rPr>
            </w:pPr>
            <w:r w:rsidRPr="0076075D">
              <w:rPr>
                <w:sz w:val="22"/>
                <w:szCs w:val="22"/>
              </w:rPr>
              <w:t>Maxlength: 50</w:t>
            </w:r>
          </w:p>
          <w:p w14:paraId="3836DED6" w14:textId="77777777" w:rsidR="00501898" w:rsidRPr="0076075D" w:rsidRDefault="00136181">
            <w:pPr>
              <w:spacing w:before="0"/>
              <w:ind w:left="0"/>
              <w:jc w:val="both"/>
              <w:rPr>
                <w:sz w:val="22"/>
                <w:szCs w:val="22"/>
              </w:rPr>
            </w:pPr>
            <w:r w:rsidRPr="0076075D">
              <w:rPr>
                <w:sz w:val="22"/>
                <w:szCs w:val="22"/>
              </w:rPr>
              <w:t>Format:</w:t>
            </w:r>
          </w:p>
        </w:tc>
        <w:tc>
          <w:tcPr>
            <w:tcW w:w="4225" w:type="dxa"/>
          </w:tcPr>
          <w:p w14:paraId="2C0F9CAC" w14:textId="77777777" w:rsidR="00501898" w:rsidRPr="0076075D" w:rsidRDefault="00136181">
            <w:pPr>
              <w:ind w:left="0"/>
              <w:jc w:val="both"/>
              <w:rPr>
                <w:sz w:val="22"/>
                <w:szCs w:val="22"/>
              </w:rPr>
            </w:pPr>
            <w:r w:rsidRPr="0076075D">
              <w:rPr>
                <w:sz w:val="22"/>
                <w:szCs w:val="22"/>
              </w:rPr>
              <w:t>Ngày phát hành từ ngày</w:t>
            </w:r>
          </w:p>
          <w:p w14:paraId="6DFA3FA8" w14:textId="77777777" w:rsidR="00501898" w:rsidRPr="0076075D" w:rsidRDefault="00136181">
            <w:pPr>
              <w:ind w:left="0"/>
              <w:jc w:val="both"/>
              <w:rPr>
                <w:sz w:val="22"/>
                <w:szCs w:val="22"/>
              </w:rPr>
            </w:pPr>
            <w:r w:rsidRPr="0076075D">
              <w:rPr>
                <w:sz w:val="22"/>
                <w:szCs w:val="22"/>
              </w:rPr>
              <w:t>Định dạng "2019-05-12"</w:t>
            </w:r>
          </w:p>
          <w:p w14:paraId="346913AE" w14:textId="77777777" w:rsidR="00501898" w:rsidRPr="0076075D" w:rsidRDefault="00501898">
            <w:pPr>
              <w:ind w:left="0"/>
              <w:jc w:val="both"/>
              <w:rPr>
                <w:sz w:val="22"/>
                <w:szCs w:val="22"/>
              </w:rPr>
            </w:pPr>
          </w:p>
        </w:tc>
      </w:tr>
      <w:tr w:rsidR="00501898" w:rsidRPr="0076075D" w14:paraId="5696559F" w14:textId="77777777">
        <w:trPr>
          <w:trHeight w:val="806"/>
          <w:jc w:val="center"/>
        </w:trPr>
        <w:tc>
          <w:tcPr>
            <w:tcW w:w="2127" w:type="dxa"/>
          </w:tcPr>
          <w:p w14:paraId="26BC7ED4" w14:textId="77777777" w:rsidR="00501898" w:rsidRPr="0076075D" w:rsidRDefault="00136181">
            <w:pPr>
              <w:ind w:left="0"/>
              <w:jc w:val="both"/>
              <w:rPr>
                <w:sz w:val="22"/>
                <w:szCs w:val="22"/>
              </w:rPr>
            </w:pPr>
            <w:r w:rsidRPr="0076075D">
              <w:rPr>
                <w:sz w:val="22"/>
                <w:szCs w:val="22"/>
              </w:rPr>
              <w:t>issueEndDate</w:t>
            </w:r>
          </w:p>
        </w:tc>
        <w:tc>
          <w:tcPr>
            <w:tcW w:w="2614" w:type="dxa"/>
          </w:tcPr>
          <w:p w14:paraId="285A3FFE" w14:textId="77777777" w:rsidR="00501898" w:rsidRPr="0076075D" w:rsidRDefault="00136181">
            <w:pPr>
              <w:spacing w:before="0"/>
              <w:ind w:left="0"/>
              <w:jc w:val="both"/>
              <w:rPr>
                <w:sz w:val="22"/>
                <w:szCs w:val="22"/>
              </w:rPr>
            </w:pPr>
            <w:r w:rsidRPr="0076075D">
              <w:rPr>
                <w:sz w:val="22"/>
                <w:szCs w:val="22"/>
              </w:rPr>
              <w:t>Required: false</w:t>
            </w:r>
          </w:p>
          <w:p w14:paraId="2955B6DC" w14:textId="77777777" w:rsidR="00501898" w:rsidRPr="0076075D" w:rsidRDefault="00136181">
            <w:pPr>
              <w:spacing w:before="0"/>
              <w:ind w:left="0"/>
              <w:jc w:val="both"/>
              <w:rPr>
                <w:sz w:val="22"/>
                <w:szCs w:val="22"/>
              </w:rPr>
            </w:pPr>
            <w:r w:rsidRPr="0076075D">
              <w:rPr>
                <w:sz w:val="22"/>
                <w:szCs w:val="22"/>
              </w:rPr>
              <w:t>DataType: Date</w:t>
            </w:r>
          </w:p>
          <w:p w14:paraId="5854E99E" w14:textId="77777777" w:rsidR="00501898" w:rsidRPr="0076075D" w:rsidRDefault="00136181">
            <w:pPr>
              <w:spacing w:before="0"/>
              <w:ind w:left="0"/>
              <w:jc w:val="both"/>
              <w:rPr>
                <w:sz w:val="22"/>
                <w:szCs w:val="22"/>
              </w:rPr>
            </w:pPr>
            <w:r w:rsidRPr="0076075D">
              <w:rPr>
                <w:sz w:val="22"/>
                <w:szCs w:val="22"/>
              </w:rPr>
              <w:t xml:space="preserve">Minlength: </w:t>
            </w:r>
          </w:p>
          <w:p w14:paraId="4C93281E" w14:textId="77777777" w:rsidR="00501898" w:rsidRPr="0076075D" w:rsidRDefault="00136181">
            <w:pPr>
              <w:spacing w:before="0"/>
              <w:ind w:left="0"/>
              <w:jc w:val="both"/>
              <w:rPr>
                <w:sz w:val="22"/>
                <w:szCs w:val="22"/>
              </w:rPr>
            </w:pPr>
            <w:r w:rsidRPr="0076075D">
              <w:rPr>
                <w:sz w:val="22"/>
                <w:szCs w:val="22"/>
              </w:rPr>
              <w:t>Maxlength: 50</w:t>
            </w:r>
          </w:p>
          <w:p w14:paraId="4476D8F2" w14:textId="77777777" w:rsidR="00501898" w:rsidRPr="0076075D" w:rsidRDefault="00136181">
            <w:pPr>
              <w:spacing w:before="0"/>
              <w:ind w:left="0"/>
              <w:jc w:val="both"/>
              <w:rPr>
                <w:sz w:val="22"/>
                <w:szCs w:val="22"/>
              </w:rPr>
            </w:pPr>
            <w:r w:rsidRPr="0076075D">
              <w:rPr>
                <w:sz w:val="22"/>
                <w:szCs w:val="22"/>
              </w:rPr>
              <w:t>Format:</w:t>
            </w:r>
          </w:p>
        </w:tc>
        <w:tc>
          <w:tcPr>
            <w:tcW w:w="4225" w:type="dxa"/>
          </w:tcPr>
          <w:p w14:paraId="1E6D91C9" w14:textId="77777777" w:rsidR="00501898" w:rsidRPr="0076075D" w:rsidRDefault="00136181">
            <w:pPr>
              <w:ind w:left="0"/>
              <w:jc w:val="both"/>
              <w:rPr>
                <w:sz w:val="22"/>
                <w:szCs w:val="22"/>
              </w:rPr>
            </w:pPr>
            <w:r w:rsidRPr="0076075D">
              <w:rPr>
                <w:sz w:val="22"/>
                <w:szCs w:val="22"/>
              </w:rPr>
              <w:t>Ngày phát hành đến ngày</w:t>
            </w:r>
          </w:p>
          <w:p w14:paraId="6C7E85A3" w14:textId="77777777" w:rsidR="00501898" w:rsidRPr="0076075D" w:rsidRDefault="00136181">
            <w:pPr>
              <w:ind w:left="0"/>
              <w:jc w:val="both"/>
              <w:rPr>
                <w:sz w:val="22"/>
                <w:szCs w:val="22"/>
              </w:rPr>
            </w:pPr>
            <w:r w:rsidRPr="0076075D">
              <w:rPr>
                <w:sz w:val="22"/>
                <w:szCs w:val="22"/>
              </w:rPr>
              <w:t>Định dạng "2019-05-12"</w:t>
            </w:r>
          </w:p>
          <w:p w14:paraId="4CD9B234" w14:textId="77777777" w:rsidR="00501898" w:rsidRPr="0076075D" w:rsidRDefault="00501898">
            <w:pPr>
              <w:ind w:left="0"/>
              <w:jc w:val="both"/>
              <w:rPr>
                <w:sz w:val="22"/>
                <w:szCs w:val="22"/>
              </w:rPr>
            </w:pPr>
          </w:p>
        </w:tc>
      </w:tr>
      <w:tr w:rsidR="00501898" w:rsidRPr="0076075D" w14:paraId="7D21A24D" w14:textId="77777777">
        <w:trPr>
          <w:trHeight w:val="806"/>
          <w:jc w:val="center"/>
        </w:trPr>
        <w:tc>
          <w:tcPr>
            <w:tcW w:w="2127" w:type="dxa"/>
          </w:tcPr>
          <w:p w14:paraId="605FA1B5" w14:textId="77777777" w:rsidR="00501898" w:rsidRPr="0076075D" w:rsidRDefault="00136181">
            <w:pPr>
              <w:spacing w:before="0"/>
              <w:ind w:left="0"/>
              <w:jc w:val="both"/>
              <w:rPr>
                <w:sz w:val="22"/>
                <w:szCs w:val="22"/>
              </w:rPr>
            </w:pPr>
            <w:r w:rsidRPr="0076075D">
              <w:rPr>
                <w:sz w:val="22"/>
                <w:szCs w:val="22"/>
              </w:rPr>
              <w:t>adjustmentType</w:t>
            </w:r>
          </w:p>
        </w:tc>
        <w:tc>
          <w:tcPr>
            <w:tcW w:w="2614" w:type="dxa"/>
          </w:tcPr>
          <w:p w14:paraId="4FCB7AA3" w14:textId="77777777" w:rsidR="00501898" w:rsidRPr="0076075D" w:rsidRDefault="00136181">
            <w:pPr>
              <w:spacing w:before="0"/>
              <w:ind w:left="0"/>
              <w:jc w:val="both"/>
              <w:rPr>
                <w:sz w:val="22"/>
                <w:szCs w:val="22"/>
              </w:rPr>
            </w:pPr>
            <w:r w:rsidRPr="0076075D">
              <w:rPr>
                <w:sz w:val="22"/>
                <w:szCs w:val="22"/>
              </w:rPr>
              <w:t>Required: false</w:t>
            </w:r>
          </w:p>
          <w:p w14:paraId="4C2CAFE8" w14:textId="77777777" w:rsidR="00501898" w:rsidRPr="0076075D" w:rsidRDefault="00136181">
            <w:pPr>
              <w:spacing w:before="0"/>
              <w:ind w:left="0"/>
              <w:jc w:val="both"/>
              <w:rPr>
                <w:sz w:val="22"/>
                <w:szCs w:val="22"/>
              </w:rPr>
            </w:pPr>
            <w:r w:rsidRPr="0076075D">
              <w:rPr>
                <w:sz w:val="22"/>
                <w:szCs w:val="22"/>
              </w:rPr>
              <w:t>DataType: String</w:t>
            </w:r>
          </w:p>
          <w:p w14:paraId="69653850" w14:textId="77777777" w:rsidR="00501898" w:rsidRPr="0076075D" w:rsidRDefault="00136181">
            <w:pPr>
              <w:spacing w:before="0"/>
              <w:ind w:left="0"/>
              <w:jc w:val="both"/>
              <w:rPr>
                <w:sz w:val="22"/>
                <w:szCs w:val="22"/>
              </w:rPr>
            </w:pPr>
            <w:r w:rsidRPr="0076075D">
              <w:rPr>
                <w:sz w:val="22"/>
                <w:szCs w:val="22"/>
              </w:rPr>
              <w:t xml:space="preserve">Minlength: </w:t>
            </w:r>
          </w:p>
          <w:p w14:paraId="6B2E3784" w14:textId="77777777" w:rsidR="00501898" w:rsidRPr="0076075D" w:rsidRDefault="00136181">
            <w:pPr>
              <w:spacing w:before="0"/>
              <w:ind w:left="0"/>
              <w:jc w:val="both"/>
              <w:rPr>
                <w:sz w:val="22"/>
                <w:szCs w:val="22"/>
              </w:rPr>
            </w:pPr>
            <w:r w:rsidRPr="0076075D">
              <w:rPr>
                <w:sz w:val="22"/>
                <w:szCs w:val="22"/>
              </w:rPr>
              <w:t>Maxlength: 1</w:t>
            </w:r>
          </w:p>
          <w:p w14:paraId="6714B6B7" w14:textId="77777777" w:rsidR="00501898" w:rsidRPr="0076075D" w:rsidRDefault="00136181">
            <w:pPr>
              <w:spacing w:before="0"/>
              <w:ind w:left="0"/>
              <w:jc w:val="both"/>
              <w:rPr>
                <w:sz w:val="22"/>
                <w:szCs w:val="22"/>
              </w:rPr>
            </w:pPr>
            <w:r w:rsidRPr="0076075D">
              <w:rPr>
                <w:sz w:val="22"/>
                <w:szCs w:val="22"/>
              </w:rPr>
              <w:t>Format:</w:t>
            </w:r>
          </w:p>
        </w:tc>
        <w:tc>
          <w:tcPr>
            <w:tcW w:w="4225" w:type="dxa"/>
          </w:tcPr>
          <w:p w14:paraId="20B27CC0" w14:textId="77777777" w:rsidR="00501898" w:rsidRPr="0076075D" w:rsidRDefault="00136181">
            <w:pPr>
              <w:spacing w:before="0"/>
              <w:ind w:left="0"/>
              <w:jc w:val="both"/>
              <w:rPr>
                <w:sz w:val="22"/>
                <w:szCs w:val="22"/>
              </w:rPr>
            </w:pPr>
            <w:r w:rsidRPr="0076075D">
              <w:rPr>
                <w:sz w:val="22"/>
                <w:szCs w:val="22"/>
              </w:rPr>
              <w:t xml:space="preserve">Trạng thái điều chỉnh hóa đơn: </w:t>
            </w:r>
          </w:p>
          <w:p w14:paraId="7A68854C" w14:textId="77777777" w:rsidR="00501898" w:rsidRPr="0076075D" w:rsidRDefault="00136181">
            <w:pPr>
              <w:spacing w:before="0"/>
              <w:ind w:left="0"/>
              <w:jc w:val="both"/>
              <w:rPr>
                <w:sz w:val="22"/>
                <w:szCs w:val="22"/>
                <w:lang w:val="vi-VN"/>
              </w:rPr>
            </w:pPr>
            <w:r w:rsidRPr="0076075D">
              <w:rPr>
                <w:sz w:val="22"/>
                <w:szCs w:val="22"/>
              </w:rPr>
              <w:t xml:space="preserve">1: Hóa đơn gốc </w:t>
            </w:r>
            <w:r w:rsidRPr="0076075D">
              <w:rPr>
                <w:sz w:val="22"/>
                <w:szCs w:val="22"/>
                <w:lang w:val="vi-VN"/>
              </w:rPr>
              <w:t>(hóa đơn đã phát hành, hóa đơn bị điều chỉnh, hóa đơn bị thay thế)</w:t>
            </w:r>
          </w:p>
          <w:p w14:paraId="16CEB39E" w14:textId="77777777" w:rsidR="00501898" w:rsidRPr="0076075D" w:rsidRDefault="00136181">
            <w:pPr>
              <w:spacing w:before="0"/>
              <w:ind w:left="0"/>
              <w:jc w:val="both"/>
              <w:rPr>
                <w:sz w:val="22"/>
                <w:szCs w:val="22"/>
                <w:lang w:val="vi-VN"/>
              </w:rPr>
            </w:pPr>
            <w:r w:rsidRPr="0076075D">
              <w:rPr>
                <w:sz w:val="22"/>
                <w:szCs w:val="22"/>
                <w:lang w:val="vi-VN"/>
              </w:rPr>
              <w:t xml:space="preserve">3: Hóa đơn thay thế </w:t>
            </w:r>
          </w:p>
          <w:p w14:paraId="12CD6362" w14:textId="77777777" w:rsidR="00501898" w:rsidRPr="0076075D" w:rsidRDefault="00136181">
            <w:pPr>
              <w:spacing w:before="0"/>
              <w:ind w:left="0"/>
              <w:jc w:val="both"/>
              <w:rPr>
                <w:sz w:val="22"/>
                <w:szCs w:val="22"/>
                <w:lang w:val="vi-VN"/>
              </w:rPr>
            </w:pPr>
            <w:r w:rsidRPr="0076075D">
              <w:rPr>
                <w:sz w:val="22"/>
                <w:szCs w:val="22"/>
                <w:lang w:val="vi-VN"/>
              </w:rPr>
              <w:t>5: Hóa đơn điều chỉnh thông tin</w:t>
            </w:r>
          </w:p>
          <w:p w14:paraId="6C6A55CE" w14:textId="77777777" w:rsidR="00501898" w:rsidRPr="0076075D" w:rsidRDefault="00136181">
            <w:pPr>
              <w:spacing w:before="0"/>
              <w:ind w:left="0"/>
              <w:jc w:val="both"/>
              <w:rPr>
                <w:sz w:val="22"/>
                <w:szCs w:val="22"/>
                <w:lang w:val="vi-VN"/>
              </w:rPr>
            </w:pPr>
            <w:r w:rsidRPr="0076075D">
              <w:rPr>
                <w:sz w:val="22"/>
                <w:szCs w:val="22"/>
                <w:lang w:val="vi-VN"/>
              </w:rPr>
              <w:t>7: Hóa đơn xóa bỏ</w:t>
            </w:r>
          </w:p>
          <w:p w14:paraId="466AAA4F" w14:textId="77777777" w:rsidR="00501898" w:rsidRPr="0076075D" w:rsidRDefault="00136181">
            <w:pPr>
              <w:spacing w:before="0"/>
              <w:ind w:left="0"/>
              <w:jc w:val="both"/>
              <w:rPr>
                <w:sz w:val="22"/>
                <w:szCs w:val="22"/>
                <w:lang w:val="vi-VN"/>
              </w:rPr>
            </w:pPr>
            <w:r w:rsidRPr="0076075D">
              <w:rPr>
                <w:sz w:val="22"/>
                <w:szCs w:val="22"/>
                <w:lang w:val="vi-VN"/>
              </w:rPr>
              <w:t>9: Hóa đơn điều chỉnh tiền</w:t>
            </w:r>
          </w:p>
          <w:p w14:paraId="1F6A963C" w14:textId="77777777" w:rsidR="002506D4" w:rsidRPr="0076075D" w:rsidRDefault="002506D4" w:rsidP="002506D4">
            <w:pPr>
              <w:spacing w:before="0"/>
              <w:ind w:left="0"/>
              <w:jc w:val="both"/>
              <w:rPr>
                <w:sz w:val="22"/>
                <w:szCs w:val="22"/>
              </w:rPr>
            </w:pPr>
            <w:r w:rsidRPr="0076075D">
              <w:rPr>
                <w:sz w:val="22"/>
                <w:szCs w:val="22"/>
                <w:highlight w:val="yellow"/>
              </w:rPr>
              <w:t>11: Hóa đơn chiết khấu thương mại</w:t>
            </w:r>
          </w:p>
          <w:p w14:paraId="57122E39" w14:textId="77777777" w:rsidR="002506D4" w:rsidRPr="0076075D" w:rsidRDefault="002506D4" w:rsidP="002506D4">
            <w:pPr>
              <w:spacing w:before="0"/>
              <w:ind w:left="0"/>
              <w:jc w:val="both"/>
              <w:rPr>
                <w:sz w:val="22"/>
                <w:szCs w:val="22"/>
              </w:rPr>
            </w:pPr>
            <w:r w:rsidRPr="0076075D">
              <w:rPr>
                <w:sz w:val="22"/>
                <w:szCs w:val="22"/>
              </w:rPr>
              <w:t>Không truyền sẽ mặc định là 1.</w:t>
            </w:r>
          </w:p>
          <w:p w14:paraId="6F8423E9" w14:textId="77777777" w:rsidR="002506D4" w:rsidRPr="0076075D" w:rsidRDefault="002506D4" w:rsidP="002506D4">
            <w:pPr>
              <w:ind w:left="0"/>
              <w:jc w:val="both"/>
              <w:rPr>
                <w:sz w:val="22"/>
                <w:szCs w:val="22"/>
                <w:highlight w:val="yellow"/>
              </w:rPr>
            </w:pPr>
            <w:r w:rsidRPr="0076075D">
              <w:rPr>
                <w:sz w:val="22"/>
                <w:szCs w:val="22"/>
                <w:highlight w:val="yellow"/>
              </w:rPr>
              <w:t xml:space="preserve">Hóa đơn chiết khấu thương mại: chỉ lập được với các hóa đơn loại sau: </w:t>
            </w:r>
          </w:p>
          <w:p w14:paraId="3B628E5E" w14:textId="77777777" w:rsidR="002506D4" w:rsidRPr="0076075D" w:rsidRDefault="002506D4" w:rsidP="002506D4">
            <w:pPr>
              <w:pStyle w:val="ListParagraph"/>
              <w:widowControl w:val="0"/>
              <w:numPr>
                <w:ilvl w:val="0"/>
                <w:numId w:val="36"/>
              </w:numPr>
              <w:spacing w:before="120" w:line="360" w:lineRule="auto"/>
              <w:contextualSpacing/>
              <w:rPr>
                <w:rFonts w:ascii="Times New Roman" w:hAnsi="Times New Roman"/>
                <w:highlight w:val="yellow"/>
              </w:rPr>
            </w:pPr>
            <w:r w:rsidRPr="0076075D">
              <w:rPr>
                <w:rFonts w:ascii="Times New Roman" w:hAnsi="Times New Roman"/>
                <w:highlight w:val="yellow"/>
              </w:rPr>
              <w:t>Hóa đơn giá trị gia tăng</w:t>
            </w:r>
          </w:p>
          <w:p w14:paraId="4EFC7534" w14:textId="77777777" w:rsidR="002506D4" w:rsidRPr="0076075D" w:rsidRDefault="002506D4" w:rsidP="002506D4">
            <w:pPr>
              <w:pStyle w:val="ListParagraph"/>
              <w:widowControl w:val="0"/>
              <w:numPr>
                <w:ilvl w:val="0"/>
                <w:numId w:val="36"/>
              </w:numPr>
              <w:spacing w:before="120" w:line="360" w:lineRule="auto"/>
              <w:contextualSpacing/>
              <w:rPr>
                <w:rFonts w:ascii="Times New Roman" w:hAnsi="Times New Roman"/>
                <w:highlight w:val="yellow"/>
              </w:rPr>
            </w:pPr>
            <w:r w:rsidRPr="0076075D">
              <w:rPr>
                <w:rFonts w:ascii="Times New Roman" w:hAnsi="Times New Roman"/>
                <w:highlight w:val="yellow"/>
              </w:rPr>
              <w:lastRenderedPageBreak/>
              <w:t>Hóa đơn giá trị gia tăng khởi tạo từ máy tính tiền</w:t>
            </w:r>
          </w:p>
          <w:p w14:paraId="4629298D" w14:textId="77777777" w:rsidR="002506D4" w:rsidRPr="0076075D" w:rsidRDefault="002506D4" w:rsidP="002506D4">
            <w:pPr>
              <w:pStyle w:val="ListParagraph"/>
              <w:widowControl w:val="0"/>
              <w:numPr>
                <w:ilvl w:val="0"/>
                <w:numId w:val="36"/>
              </w:numPr>
              <w:spacing w:before="120" w:line="360" w:lineRule="auto"/>
              <w:contextualSpacing/>
              <w:rPr>
                <w:rFonts w:ascii="Times New Roman" w:hAnsi="Times New Roman"/>
                <w:highlight w:val="yellow"/>
              </w:rPr>
            </w:pPr>
            <w:r w:rsidRPr="0076075D">
              <w:rPr>
                <w:rFonts w:ascii="Times New Roman" w:hAnsi="Times New Roman"/>
                <w:highlight w:val="yellow"/>
              </w:rPr>
              <w:t>Hóa đơn bán hàng</w:t>
            </w:r>
          </w:p>
          <w:p w14:paraId="051476E3" w14:textId="342BE203" w:rsidR="00501898" w:rsidRPr="0076075D" w:rsidRDefault="002506D4" w:rsidP="002506D4">
            <w:pPr>
              <w:pStyle w:val="BodyText2"/>
              <w:spacing w:before="0"/>
              <w:rPr>
                <w:sz w:val="22"/>
                <w:szCs w:val="22"/>
                <w:lang w:val="vi-VN" w:eastAsia="en-AU"/>
              </w:rPr>
            </w:pPr>
            <w:r w:rsidRPr="0076075D">
              <w:rPr>
                <w:sz w:val="22"/>
                <w:szCs w:val="22"/>
                <w:highlight w:val="yellow"/>
              </w:rPr>
              <w:t>Hóa đơn bán hàng khởi tạo tù máy tính tiền</w:t>
            </w:r>
          </w:p>
        </w:tc>
      </w:tr>
    </w:tbl>
    <w:p w14:paraId="0E5C5AE3" w14:textId="77777777" w:rsidR="00501898" w:rsidRPr="0076075D" w:rsidRDefault="00136181">
      <w:pPr>
        <w:jc w:val="both"/>
        <w:rPr>
          <w:sz w:val="22"/>
          <w:szCs w:val="22"/>
          <w:lang w:val="vi-VN"/>
        </w:rPr>
      </w:pPr>
      <w:r w:rsidRPr="0076075D">
        <w:rPr>
          <w:sz w:val="22"/>
          <w:szCs w:val="22"/>
          <w:lang w:val="vi-VN"/>
        </w:rPr>
        <w:lastRenderedPageBreak/>
        <w:t>Vị dụ gửi dữ liệu với JSON:</w:t>
      </w:r>
    </w:p>
    <w:p w14:paraId="08177422" w14:textId="77777777" w:rsidR="00501898" w:rsidRPr="0076075D" w:rsidRDefault="00136181">
      <w:pPr>
        <w:widowControl/>
        <w:shd w:val="clear" w:color="auto" w:fill="C6D9F1"/>
        <w:spacing w:before="0" w:line="240" w:lineRule="auto"/>
        <w:ind w:left="720"/>
        <w:jc w:val="both"/>
        <w:rPr>
          <w:snapToGrid/>
          <w:color w:val="800000"/>
          <w:sz w:val="22"/>
          <w:szCs w:val="22"/>
          <w:lang w:val="vi-VN"/>
        </w:rPr>
      </w:pPr>
      <w:r w:rsidRPr="0076075D">
        <w:rPr>
          <w:snapToGrid/>
          <w:color w:val="000000"/>
          <w:sz w:val="22"/>
          <w:szCs w:val="22"/>
          <w:lang w:val="vi-VN"/>
        </w:rPr>
        <w:t>{</w:t>
      </w:r>
    </w:p>
    <w:p w14:paraId="06CF02A3" w14:textId="77777777" w:rsidR="00501898" w:rsidRPr="0076075D" w:rsidRDefault="00136181">
      <w:pPr>
        <w:widowControl/>
        <w:shd w:val="clear" w:color="auto" w:fill="FFFF00"/>
        <w:spacing w:before="0" w:line="240" w:lineRule="auto"/>
        <w:ind w:left="720"/>
        <w:jc w:val="both"/>
        <w:rPr>
          <w:snapToGrid/>
          <w:color w:val="800000"/>
          <w:sz w:val="22"/>
          <w:szCs w:val="22"/>
          <w:lang w:val="vi-VN"/>
        </w:rPr>
      </w:pPr>
      <w:r w:rsidRPr="0076075D">
        <w:rPr>
          <w:snapToGrid/>
          <w:color w:val="800000"/>
          <w:sz w:val="22"/>
          <w:szCs w:val="22"/>
          <w:lang w:val="vi-VN"/>
        </w:rPr>
        <w:t xml:space="preserve">  "startDate" :</w:t>
      </w:r>
      <w:r w:rsidRPr="0076075D">
        <w:rPr>
          <w:sz w:val="22"/>
          <w:szCs w:val="22"/>
          <w:lang w:val="vi-VN"/>
        </w:rPr>
        <w:t xml:space="preserve"> </w:t>
      </w:r>
      <w:r w:rsidRPr="0076075D">
        <w:rPr>
          <w:snapToGrid/>
          <w:color w:val="800000"/>
          <w:sz w:val="22"/>
          <w:szCs w:val="22"/>
          <w:lang w:val="vi-VN"/>
        </w:rPr>
        <w:t>"</w:t>
      </w:r>
      <w:r w:rsidRPr="0076075D">
        <w:rPr>
          <w:sz w:val="22"/>
          <w:szCs w:val="22"/>
          <w:lang w:val="vi-VN"/>
        </w:rPr>
        <w:t>2020-05-12</w:t>
      </w:r>
      <w:r w:rsidRPr="0076075D">
        <w:rPr>
          <w:snapToGrid/>
          <w:color w:val="800000"/>
          <w:sz w:val="22"/>
          <w:szCs w:val="22"/>
          <w:lang w:val="vi-VN"/>
        </w:rPr>
        <w:t>" ,</w:t>
      </w:r>
    </w:p>
    <w:p w14:paraId="4EA4E93A" w14:textId="77777777" w:rsidR="00501898" w:rsidRPr="0076075D" w:rsidRDefault="00136181">
      <w:pPr>
        <w:widowControl/>
        <w:shd w:val="clear" w:color="auto" w:fill="FFFF00"/>
        <w:spacing w:before="0" w:line="240" w:lineRule="auto"/>
        <w:ind w:left="720"/>
        <w:jc w:val="both"/>
        <w:rPr>
          <w:snapToGrid/>
          <w:color w:val="800000"/>
          <w:sz w:val="22"/>
          <w:szCs w:val="22"/>
          <w:lang w:val="vi-VN"/>
        </w:rPr>
      </w:pPr>
      <w:r w:rsidRPr="0076075D">
        <w:rPr>
          <w:snapToGrid/>
          <w:color w:val="800000"/>
          <w:sz w:val="22"/>
          <w:szCs w:val="22"/>
          <w:lang w:val="vi-VN"/>
        </w:rPr>
        <w:t xml:space="preserve">  "endDate" : "</w:t>
      </w:r>
      <w:r w:rsidRPr="0076075D">
        <w:rPr>
          <w:sz w:val="22"/>
          <w:szCs w:val="22"/>
          <w:lang w:val="vi-VN"/>
        </w:rPr>
        <w:t>2020-05-12</w:t>
      </w:r>
      <w:r w:rsidRPr="0076075D">
        <w:rPr>
          <w:snapToGrid/>
          <w:color w:val="800000"/>
          <w:sz w:val="22"/>
          <w:szCs w:val="22"/>
          <w:lang w:val="vi-VN"/>
        </w:rPr>
        <w:t>",</w:t>
      </w:r>
    </w:p>
    <w:p w14:paraId="279430E3" w14:textId="77777777" w:rsidR="00501898" w:rsidRPr="0076075D" w:rsidRDefault="00136181">
      <w:pPr>
        <w:widowControl/>
        <w:shd w:val="clear" w:color="auto" w:fill="C6D9F1"/>
        <w:spacing w:before="0" w:line="240" w:lineRule="auto"/>
        <w:ind w:left="720"/>
        <w:jc w:val="both"/>
        <w:rPr>
          <w:snapToGrid/>
          <w:color w:val="800000"/>
          <w:sz w:val="22"/>
          <w:szCs w:val="22"/>
          <w:lang w:val="vi-VN"/>
        </w:rPr>
      </w:pPr>
      <w:r w:rsidRPr="0076075D">
        <w:rPr>
          <w:snapToGrid/>
          <w:color w:val="800000"/>
          <w:sz w:val="22"/>
          <w:szCs w:val="22"/>
          <w:lang w:val="vi-VN"/>
        </w:rPr>
        <w:t xml:space="preserve">  "invoiceType" : "02GTTT",</w:t>
      </w:r>
    </w:p>
    <w:p w14:paraId="7B242DA2" w14:textId="77777777" w:rsidR="00501898" w:rsidRPr="0076075D" w:rsidRDefault="00136181">
      <w:pPr>
        <w:widowControl/>
        <w:shd w:val="clear" w:color="auto" w:fill="C6D9F1"/>
        <w:spacing w:before="0" w:line="240" w:lineRule="auto"/>
        <w:ind w:left="720"/>
        <w:jc w:val="both"/>
        <w:rPr>
          <w:snapToGrid/>
          <w:color w:val="800000"/>
          <w:sz w:val="22"/>
          <w:szCs w:val="22"/>
          <w:lang w:val="vi-VN"/>
        </w:rPr>
      </w:pPr>
      <w:r w:rsidRPr="0076075D">
        <w:rPr>
          <w:snapToGrid/>
          <w:color w:val="800000"/>
          <w:sz w:val="22"/>
          <w:szCs w:val="22"/>
          <w:lang w:val="vi-VN"/>
        </w:rPr>
        <w:t xml:space="preserve">  "rowPerPage" : 20,</w:t>
      </w:r>
    </w:p>
    <w:p w14:paraId="35F79065" w14:textId="77777777" w:rsidR="00501898" w:rsidRPr="0076075D" w:rsidRDefault="00136181">
      <w:pPr>
        <w:widowControl/>
        <w:shd w:val="clear" w:color="auto" w:fill="C6D9F1"/>
        <w:spacing w:before="0" w:line="240" w:lineRule="auto"/>
        <w:ind w:left="720"/>
        <w:jc w:val="both"/>
        <w:rPr>
          <w:snapToGrid/>
          <w:color w:val="800000"/>
          <w:sz w:val="22"/>
          <w:szCs w:val="22"/>
          <w:lang w:val="vi-VN"/>
        </w:rPr>
      </w:pPr>
      <w:r w:rsidRPr="0076075D">
        <w:rPr>
          <w:snapToGrid/>
          <w:color w:val="800000"/>
          <w:sz w:val="22"/>
          <w:szCs w:val="22"/>
          <w:lang w:val="vi-VN"/>
        </w:rPr>
        <w:t xml:space="preserve">  "pageNum" : 1,</w:t>
      </w:r>
    </w:p>
    <w:p w14:paraId="756B45EF" w14:textId="77777777" w:rsidR="00501898" w:rsidRPr="0076075D" w:rsidRDefault="00136181">
      <w:pPr>
        <w:widowControl/>
        <w:shd w:val="clear" w:color="auto" w:fill="C6D9F1"/>
        <w:spacing w:before="0" w:line="240" w:lineRule="auto"/>
        <w:ind w:left="720"/>
        <w:jc w:val="both"/>
        <w:rPr>
          <w:snapToGrid/>
          <w:color w:val="800000"/>
          <w:sz w:val="22"/>
          <w:szCs w:val="22"/>
          <w:lang w:val="vi-VN"/>
        </w:rPr>
      </w:pPr>
      <w:r w:rsidRPr="0076075D">
        <w:rPr>
          <w:snapToGrid/>
          <w:color w:val="800000"/>
          <w:sz w:val="22"/>
          <w:szCs w:val="22"/>
          <w:lang w:val="vi-VN"/>
        </w:rPr>
        <w:t xml:space="preserve">  "templateCode" : null</w:t>
      </w:r>
    </w:p>
    <w:p w14:paraId="2F66DA76" w14:textId="77777777" w:rsidR="00501898" w:rsidRPr="0076075D" w:rsidRDefault="00136181">
      <w:pPr>
        <w:widowControl/>
        <w:shd w:val="clear" w:color="auto" w:fill="C6D9F1"/>
        <w:spacing w:before="0" w:line="240" w:lineRule="auto"/>
        <w:ind w:left="720"/>
        <w:jc w:val="both"/>
        <w:rPr>
          <w:snapToGrid/>
          <w:color w:val="800000"/>
          <w:sz w:val="22"/>
          <w:szCs w:val="22"/>
          <w:lang w:val="vi-VN"/>
        </w:rPr>
      </w:pPr>
      <w:r w:rsidRPr="0076075D">
        <w:rPr>
          <w:snapToGrid/>
          <w:color w:val="800000"/>
          <w:sz w:val="22"/>
          <w:szCs w:val="22"/>
          <w:lang w:val="vi-VN"/>
        </w:rPr>
        <w:t>}</w:t>
      </w:r>
    </w:p>
    <w:p w14:paraId="17D7A56E" w14:textId="77777777" w:rsidR="00501898" w:rsidRPr="0076075D" w:rsidRDefault="00501898">
      <w:pPr>
        <w:ind w:left="1264"/>
        <w:jc w:val="both"/>
        <w:rPr>
          <w:b/>
          <w:color w:val="0000FF"/>
          <w:sz w:val="22"/>
          <w:szCs w:val="22"/>
          <w:lang w:val="vi-VN"/>
        </w:rPr>
      </w:pPr>
    </w:p>
    <w:p w14:paraId="46F22827" w14:textId="77777777" w:rsidR="00501898" w:rsidRPr="0076075D" w:rsidRDefault="00501898">
      <w:pPr>
        <w:jc w:val="both"/>
        <w:rPr>
          <w:b/>
          <w:color w:val="0000FF"/>
          <w:sz w:val="22"/>
          <w:szCs w:val="22"/>
          <w:lang w:val="vi-VN"/>
        </w:rPr>
      </w:pPr>
    </w:p>
    <w:p w14:paraId="52FB4D0A" w14:textId="77777777" w:rsidR="00501898" w:rsidRPr="0076075D" w:rsidRDefault="00501898">
      <w:pPr>
        <w:jc w:val="both"/>
        <w:rPr>
          <w:b/>
          <w:color w:val="0000FF"/>
          <w:sz w:val="22"/>
          <w:szCs w:val="22"/>
          <w:lang w:val="vi-VN"/>
        </w:rPr>
      </w:pPr>
    </w:p>
    <w:p w14:paraId="0DC74F8E" w14:textId="77777777" w:rsidR="00501898" w:rsidRPr="0076075D" w:rsidRDefault="00136181">
      <w:pPr>
        <w:numPr>
          <w:ilvl w:val="0"/>
          <w:numId w:val="21"/>
        </w:numPr>
        <w:jc w:val="both"/>
        <w:rPr>
          <w:b/>
          <w:color w:val="0000FF"/>
          <w:sz w:val="22"/>
          <w:szCs w:val="22"/>
        </w:rPr>
      </w:pPr>
      <w:r w:rsidRPr="0076075D">
        <w:rPr>
          <w:b/>
          <w:color w:val="0000FF"/>
          <w:sz w:val="22"/>
          <w:szCs w:val="22"/>
        </w:rPr>
        <w:t>Đầu ra:</w:t>
      </w:r>
    </w:p>
    <w:p w14:paraId="3243A2AC" w14:textId="77777777" w:rsidR="00501898" w:rsidRPr="0076075D" w:rsidRDefault="00136181">
      <w:pPr>
        <w:shd w:val="clear" w:color="auto" w:fill="DEEAF6"/>
        <w:spacing w:line="240" w:lineRule="auto"/>
        <w:ind w:left="904"/>
        <w:jc w:val="both"/>
        <w:rPr>
          <w:sz w:val="22"/>
          <w:szCs w:val="22"/>
        </w:rPr>
      </w:pPr>
      <w:r w:rsidRPr="0076075D">
        <w:rPr>
          <w:sz w:val="22"/>
          <w:szCs w:val="22"/>
        </w:rPr>
        <w:t>{</w:t>
      </w:r>
    </w:p>
    <w:p w14:paraId="67C48124"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"errorCode": null,</w:t>
      </w:r>
    </w:p>
    <w:p w14:paraId="789B280D"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"description": null,</w:t>
      </w:r>
    </w:p>
    <w:p w14:paraId="735C8317"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"totalRow": 286,</w:t>
      </w:r>
    </w:p>
    <w:p w14:paraId="3F1DF9AC"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"invoices": [</w:t>
      </w:r>
    </w:p>
    <w:p w14:paraId="7C00201C"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w:t>
      </w:r>
    </w:p>
    <w:p w14:paraId="2BDCD034"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"invoiceId": 213469,</w:t>
      </w:r>
    </w:p>
    <w:p w14:paraId="512C2272"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"invoiceType": "02GTTT",</w:t>
      </w:r>
    </w:p>
    <w:p w14:paraId="25325B2A"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"adjustmentType": "1",</w:t>
      </w:r>
    </w:p>
    <w:p w14:paraId="17E01561"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"templateCode": "02GTTT0/089",</w:t>
      </w:r>
    </w:p>
    <w:p w14:paraId="0AA0E9C8"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"invoiceSeri": "QT/17E",</w:t>
      </w:r>
    </w:p>
    <w:p w14:paraId="5A355254"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"invoiceNumber": "0000003",</w:t>
      </w:r>
    </w:p>
    <w:p w14:paraId="4AA454F4"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"invoiceNo": "QT/17E0000003",</w:t>
      </w:r>
    </w:p>
    <w:p w14:paraId="1D5BF8D2"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"currency": "VND",</w:t>
      </w:r>
    </w:p>
    <w:p w14:paraId="6C656482"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"total": 3800000,</w:t>
      </w:r>
    </w:p>
    <w:p w14:paraId="08CDAF5D"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"issueDate": </w:t>
      </w:r>
      <w:r w:rsidRPr="0076075D">
        <w:rPr>
          <w:bCs/>
          <w:snapToGrid/>
          <w:color w:val="8000FF"/>
          <w:sz w:val="22"/>
          <w:szCs w:val="22"/>
          <w:shd w:val="clear" w:color="auto" w:fill="FFFF00"/>
        </w:rPr>
        <w:t>1587797116843</w:t>
      </w:r>
      <w:r w:rsidRPr="0076075D">
        <w:rPr>
          <w:sz w:val="22"/>
          <w:szCs w:val="22"/>
        </w:rPr>
        <w:t>,</w:t>
      </w:r>
    </w:p>
    <w:p w14:paraId="55CD380F"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"issueDateStr": null,</w:t>
      </w:r>
    </w:p>
    <w:p w14:paraId="3CEC76E9"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"state": null,</w:t>
      </w:r>
    </w:p>
    <w:p w14:paraId="569A8BDB"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"requestDate": null,</w:t>
      </w:r>
    </w:p>
    <w:p w14:paraId="01F427C7"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"description": null,</w:t>
      </w:r>
    </w:p>
    <w:p w14:paraId="0EA6C142"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"buyerIdNo": null,</w:t>
      </w:r>
    </w:p>
    <w:p w14:paraId="2E50AACA" w14:textId="77777777" w:rsidR="00501898" w:rsidRPr="0076075D" w:rsidRDefault="00136181">
      <w:pPr>
        <w:shd w:val="clear" w:color="auto" w:fill="DEEAF6"/>
        <w:spacing w:line="240" w:lineRule="auto"/>
        <w:ind w:left="904"/>
        <w:jc w:val="both"/>
        <w:rPr>
          <w:sz w:val="22"/>
          <w:szCs w:val="22"/>
        </w:rPr>
      </w:pPr>
      <w:r w:rsidRPr="0076075D">
        <w:rPr>
          <w:sz w:val="22"/>
          <w:szCs w:val="22"/>
        </w:rPr>
        <w:lastRenderedPageBreak/>
        <w:t xml:space="preserve">            "stateCode": null,</w:t>
      </w:r>
    </w:p>
    <w:p w14:paraId="67B4DF7F"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"subscriberNumber": null,</w:t>
      </w:r>
    </w:p>
    <w:p w14:paraId="20EEFC5B"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"paymentStatus": 1,</w:t>
      </w:r>
    </w:p>
    <w:p w14:paraId="0B53F425"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"viewStatus": 1,</w:t>
      </w:r>
    </w:p>
    <w:p w14:paraId="2EC9F50D"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"downloadStatus": null,</w:t>
      </w:r>
    </w:p>
    <w:p w14:paraId="14CAC3C0"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"exchangeStatus": null,</w:t>
      </w:r>
    </w:p>
    <w:p w14:paraId="41C44FED"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"numOfExchange": null,</w:t>
      </w:r>
    </w:p>
    <w:p w14:paraId="233B1343"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"createTime": </w:t>
      </w:r>
      <w:r w:rsidRPr="0076075D">
        <w:rPr>
          <w:bCs/>
          <w:snapToGrid/>
          <w:color w:val="8000FF"/>
          <w:sz w:val="22"/>
          <w:szCs w:val="22"/>
          <w:shd w:val="clear" w:color="auto" w:fill="FFFF00"/>
        </w:rPr>
        <w:t>1587797116843</w:t>
      </w:r>
      <w:r w:rsidRPr="0076075D">
        <w:rPr>
          <w:sz w:val="22"/>
          <w:szCs w:val="22"/>
        </w:rPr>
        <w:t>,</w:t>
      </w:r>
    </w:p>
    <w:p w14:paraId="2C5EB4DA"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"contractId": null,</w:t>
      </w:r>
    </w:p>
    <w:p w14:paraId="484CDBEC"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"contractNo": null,</w:t>
      </w:r>
    </w:p>
    <w:p w14:paraId="479DC693"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"supplierTaxCode": "0100109106",</w:t>
      </w:r>
    </w:p>
    <w:p w14:paraId="0AD7C714"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"buyerTaxCode": "6200000230",</w:t>
      </w:r>
    </w:p>
    <w:p w14:paraId="12FCFD4B"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"totalBeforeTax": 3800000,</w:t>
      </w:r>
    </w:p>
    <w:p w14:paraId="0E8DF479"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"taxAmount": 0,</w:t>
      </w:r>
    </w:p>
    <w:p w14:paraId="76E891B5"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"taxRate": null,</w:t>
      </w:r>
    </w:p>
    <w:p w14:paraId="532ABF18"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"paymentMethod": null,</w:t>
      </w:r>
    </w:p>
    <w:p w14:paraId="29F1DCC1"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"paymentTime": null,</w:t>
      </w:r>
    </w:p>
    <w:p w14:paraId="3EAE9435"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"customerId": null,</w:t>
      </w:r>
    </w:p>
    <w:p w14:paraId="4A7882A8"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"buyerName": "Trần Trung Dũng",</w:t>
      </w:r>
    </w:p>
    <w:p w14:paraId="0C3932DD"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"no": null,</w:t>
      </w:r>
    </w:p>
    <w:p w14:paraId="0960F4DF"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"paymentStatusName": null</w:t>
      </w:r>
    </w:p>
    <w:p w14:paraId="679EC568" w14:textId="77777777" w:rsidR="00501898" w:rsidRPr="0076075D" w:rsidRDefault="00136181">
      <w:pPr>
        <w:shd w:val="clear" w:color="auto" w:fill="DEEAF6"/>
        <w:spacing w:line="240" w:lineRule="auto"/>
        <w:ind w:left="904"/>
        <w:jc w:val="both"/>
        <w:rPr>
          <w:sz w:val="22"/>
          <w:szCs w:val="22"/>
        </w:rPr>
      </w:pPr>
      <w:r w:rsidRPr="0076075D">
        <w:rPr>
          <w:snapToGrid/>
          <w:color w:val="A31515"/>
          <w:sz w:val="22"/>
          <w:szCs w:val="22"/>
        </w:rPr>
        <w:t xml:space="preserve">             "originalInvoiceId"</w:t>
      </w:r>
      <w:r w:rsidRPr="0076075D">
        <w:rPr>
          <w:snapToGrid/>
          <w:color w:val="000000"/>
          <w:sz w:val="22"/>
          <w:szCs w:val="22"/>
        </w:rPr>
        <w:t>: </w:t>
      </w:r>
      <w:r w:rsidRPr="0076075D">
        <w:rPr>
          <w:snapToGrid/>
          <w:color w:val="0451A5"/>
          <w:sz w:val="22"/>
          <w:szCs w:val="22"/>
        </w:rPr>
        <w:t>"K22THY32"</w:t>
      </w:r>
    </w:p>
    <w:p w14:paraId="5108220A" w14:textId="77777777" w:rsidR="00501898" w:rsidRPr="0076075D" w:rsidRDefault="00136181">
      <w:pPr>
        <w:shd w:val="clear" w:color="auto" w:fill="DEEAF6"/>
        <w:spacing w:line="240" w:lineRule="auto"/>
        <w:ind w:left="904"/>
        <w:jc w:val="both"/>
        <w:rPr>
          <w:sz w:val="22"/>
          <w:szCs w:val="22"/>
        </w:rPr>
      </w:pPr>
      <w:r w:rsidRPr="0076075D">
        <w:rPr>
          <w:sz w:val="22"/>
          <w:szCs w:val="22"/>
        </w:rPr>
        <w:t xml:space="preserve">        }</w:t>
      </w:r>
    </w:p>
    <w:p w14:paraId="400EABC1" w14:textId="77777777" w:rsidR="00501898" w:rsidRPr="0076075D" w:rsidRDefault="00136181">
      <w:pPr>
        <w:shd w:val="clear" w:color="auto" w:fill="DEEAF6"/>
        <w:spacing w:line="240" w:lineRule="auto"/>
        <w:ind w:left="904"/>
        <w:jc w:val="both"/>
        <w:rPr>
          <w:sz w:val="22"/>
          <w:szCs w:val="22"/>
        </w:rPr>
      </w:pPr>
      <w:r w:rsidRPr="0076075D">
        <w:rPr>
          <w:sz w:val="22"/>
          <w:szCs w:val="22"/>
        </w:rPr>
        <w:t>}</w:t>
      </w:r>
    </w:p>
    <w:p w14:paraId="0DDFE7F4" w14:textId="77777777" w:rsidR="00501898" w:rsidRPr="0076075D" w:rsidRDefault="00136181">
      <w:pPr>
        <w:ind w:left="904"/>
        <w:jc w:val="both"/>
        <w:rPr>
          <w:sz w:val="22"/>
          <w:szCs w:val="22"/>
        </w:rPr>
      </w:pPr>
      <w:r w:rsidRPr="0076075D">
        <w:rPr>
          <w:sz w:val="22"/>
          <w:szCs w:val="22"/>
        </w:rPr>
        <w:t>Đối tượng Response với HTTPStatus và output  Entity.</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2F73DC7A" w14:textId="77777777">
        <w:trPr>
          <w:jc w:val="center"/>
        </w:trPr>
        <w:tc>
          <w:tcPr>
            <w:tcW w:w="2533" w:type="dxa"/>
            <w:shd w:val="clear" w:color="auto" w:fill="D9D9D9"/>
          </w:tcPr>
          <w:p w14:paraId="61D23123"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6251" w:type="dxa"/>
            <w:shd w:val="clear" w:color="auto" w:fill="D9D9D9"/>
          </w:tcPr>
          <w:p w14:paraId="57B40014"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0EB8AA41" w14:textId="77777777">
        <w:trPr>
          <w:jc w:val="center"/>
        </w:trPr>
        <w:tc>
          <w:tcPr>
            <w:tcW w:w="2533" w:type="dxa"/>
          </w:tcPr>
          <w:p w14:paraId="0ADE0CAA"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03988F28" w14:textId="77777777" w:rsidR="00501898" w:rsidRPr="0076075D" w:rsidRDefault="00136181">
            <w:pPr>
              <w:spacing w:before="0"/>
              <w:ind w:left="0"/>
              <w:jc w:val="both"/>
              <w:rPr>
                <w:sz w:val="22"/>
                <w:szCs w:val="22"/>
              </w:rPr>
            </w:pPr>
            <w:r w:rsidRPr="0076075D">
              <w:rPr>
                <w:sz w:val="22"/>
                <w:szCs w:val="22"/>
              </w:rPr>
              <w:t>Mã lỗi (giá trị là null lấy hóa đơn thành công)</w:t>
            </w:r>
          </w:p>
        </w:tc>
      </w:tr>
      <w:tr w:rsidR="00501898" w:rsidRPr="0076075D" w14:paraId="6035F2D5" w14:textId="77777777">
        <w:trPr>
          <w:jc w:val="center"/>
        </w:trPr>
        <w:tc>
          <w:tcPr>
            <w:tcW w:w="2533" w:type="dxa"/>
          </w:tcPr>
          <w:p w14:paraId="5D684658"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045F89CB" w14:textId="77777777" w:rsidR="00501898" w:rsidRPr="0076075D" w:rsidRDefault="00136181">
            <w:pPr>
              <w:spacing w:before="0"/>
              <w:ind w:left="0"/>
              <w:jc w:val="both"/>
              <w:rPr>
                <w:sz w:val="22"/>
                <w:szCs w:val="22"/>
              </w:rPr>
            </w:pPr>
            <w:r w:rsidRPr="0076075D">
              <w:rPr>
                <w:sz w:val="22"/>
                <w:szCs w:val="22"/>
              </w:rPr>
              <w:t>Mô tả lỗi (giá trị là null lấy hóa đơn thành công)</w:t>
            </w:r>
          </w:p>
        </w:tc>
      </w:tr>
      <w:tr w:rsidR="00501898" w:rsidRPr="0076075D" w14:paraId="1BA35041" w14:textId="77777777">
        <w:trPr>
          <w:jc w:val="center"/>
        </w:trPr>
        <w:tc>
          <w:tcPr>
            <w:tcW w:w="2533" w:type="dxa"/>
          </w:tcPr>
          <w:p w14:paraId="10B1B72A" w14:textId="77777777" w:rsidR="00501898" w:rsidRPr="0076075D" w:rsidRDefault="00136181">
            <w:pPr>
              <w:spacing w:before="0"/>
              <w:ind w:left="0"/>
              <w:jc w:val="both"/>
              <w:rPr>
                <w:sz w:val="22"/>
                <w:szCs w:val="22"/>
              </w:rPr>
            </w:pPr>
            <w:r w:rsidRPr="0076075D">
              <w:rPr>
                <w:sz w:val="22"/>
                <w:szCs w:val="22"/>
              </w:rPr>
              <w:t>List&lt;InvoiceBean&gt;</w:t>
            </w:r>
          </w:p>
        </w:tc>
        <w:tc>
          <w:tcPr>
            <w:tcW w:w="6251" w:type="dxa"/>
          </w:tcPr>
          <w:p w14:paraId="0CCC7B4F" w14:textId="77777777" w:rsidR="00501898" w:rsidRPr="0076075D" w:rsidRDefault="00136181">
            <w:pPr>
              <w:spacing w:before="0"/>
              <w:ind w:left="0"/>
              <w:jc w:val="both"/>
              <w:rPr>
                <w:sz w:val="22"/>
                <w:szCs w:val="22"/>
              </w:rPr>
            </w:pPr>
            <w:r w:rsidRPr="0076075D">
              <w:rPr>
                <w:sz w:val="22"/>
                <w:szCs w:val="22"/>
              </w:rPr>
              <w:t xml:space="preserve">Danh sách các bản ghi hóa đơn thỏa mãn điều kiện  </w:t>
            </w:r>
          </w:p>
        </w:tc>
      </w:tr>
    </w:tbl>
    <w:p w14:paraId="634A9D2F" w14:textId="77777777" w:rsidR="00501898" w:rsidRPr="0076075D" w:rsidRDefault="00501898">
      <w:pPr>
        <w:pStyle w:val="HTMLPreformatted"/>
        <w:shd w:val="clear" w:color="auto" w:fill="FFFFFF"/>
        <w:jc w:val="both"/>
        <w:rPr>
          <w:rFonts w:ascii="Times New Roman" w:hAnsi="Times New Roman" w:cs="Times New Roman"/>
          <w:snapToGrid w:val="0"/>
          <w:sz w:val="22"/>
          <w:szCs w:val="22"/>
        </w:rPr>
      </w:pPr>
    </w:p>
    <w:p w14:paraId="407D1088" w14:textId="77777777" w:rsidR="00501898" w:rsidRPr="0076075D" w:rsidRDefault="00136181">
      <w:pPr>
        <w:pStyle w:val="StyleHeading2l2H2h21TimesNewRoman14ptJustified"/>
        <w:rPr>
          <w:sz w:val="22"/>
          <w:szCs w:val="22"/>
        </w:rPr>
      </w:pPr>
      <w:r w:rsidRPr="0076075D">
        <w:rPr>
          <w:sz w:val="22"/>
          <w:szCs w:val="22"/>
        </w:rPr>
        <w:t xml:space="preserve"> </w:t>
      </w:r>
      <w:bookmarkStart w:id="42" w:name="_Toc115266190"/>
      <w:r w:rsidRPr="0076075D">
        <w:rPr>
          <w:sz w:val="22"/>
          <w:szCs w:val="22"/>
        </w:rPr>
        <w:t>Lấy thông tin trường động</w:t>
      </w:r>
      <w:bookmarkEnd w:id="42"/>
    </w:p>
    <w:p w14:paraId="18EFFFEF" w14:textId="77777777" w:rsidR="00501898" w:rsidRPr="0076075D" w:rsidRDefault="00136181">
      <w:pPr>
        <w:pStyle w:val="NormalIndent"/>
        <w:rPr>
          <w:sz w:val="22"/>
          <w:szCs w:val="22"/>
        </w:rPr>
      </w:pPr>
      <w:r w:rsidRPr="0076075D">
        <w:rPr>
          <w:sz w:val="22"/>
          <w:szCs w:val="22"/>
        </w:rPr>
        <w:t>Với mỗi mẫu hóa đơn, có thể có những thông tin trường động khác nhau (các trường thông tin ngoài các trường tĩnh được mô tả ở mục 6). SInvoice cho phép các hệ thống tích hợp có thể lấy thông tin trường động của một mẫu hóa đơn cụ thể mà khách hàng sử dụng.</w:t>
      </w:r>
    </w:p>
    <w:p w14:paraId="4A3A3516"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36136ED9" w14:textId="77777777" w:rsidR="00501898" w:rsidRPr="0076075D" w:rsidRDefault="00136181">
      <w:pPr>
        <w:numPr>
          <w:ilvl w:val="0"/>
          <w:numId w:val="17"/>
        </w:numPr>
        <w:snapToGrid w:val="0"/>
        <w:jc w:val="both"/>
        <w:rPr>
          <w:sz w:val="22"/>
          <w:szCs w:val="22"/>
        </w:rPr>
      </w:pPr>
      <w:r w:rsidRPr="0076075D">
        <w:rPr>
          <w:sz w:val="22"/>
          <w:szCs w:val="22"/>
        </w:rPr>
        <w:t xml:space="preserve">Action (GET): </w:t>
      </w:r>
      <w:hyperlink r:id="rId67" w:history="1">
        <w:r w:rsidRPr="0076075D">
          <w:rPr>
            <w:rStyle w:val="Hyperlink"/>
            <w:sz w:val="22"/>
            <w:szCs w:val="22"/>
          </w:rPr>
          <w:t>/InvoiceAPI/InvoiceWS/getCustomFields?taxCode=&amp;templateCode</w:t>
        </w:r>
      </w:hyperlink>
      <w:r w:rsidRPr="0076075D">
        <w:rPr>
          <w:color w:val="00B050"/>
          <w:sz w:val="22"/>
          <w:szCs w:val="22"/>
        </w:rPr>
        <w:t>=</w:t>
      </w:r>
    </w:p>
    <w:p w14:paraId="22905D37" w14:textId="77777777" w:rsidR="00501898" w:rsidRPr="0076075D" w:rsidRDefault="00136181">
      <w:pPr>
        <w:numPr>
          <w:ilvl w:val="0"/>
          <w:numId w:val="17"/>
        </w:numPr>
        <w:jc w:val="both"/>
        <w:rPr>
          <w:sz w:val="22"/>
          <w:szCs w:val="22"/>
        </w:rPr>
      </w:pPr>
      <w:r w:rsidRPr="0076075D">
        <w:rPr>
          <w:sz w:val="22"/>
          <w:szCs w:val="22"/>
        </w:rPr>
        <w:lastRenderedPageBreak/>
        <w:t>Headers:</w:t>
      </w:r>
    </w:p>
    <w:p w14:paraId="1754CD6A"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2B592B75" w14:textId="77777777" w:rsidR="00501898" w:rsidRPr="0076075D" w:rsidRDefault="00136181">
      <w:pPr>
        <w:ind w:left="720"/>
        <w:rPr>
          <w:sz w:val="22"/>
          <w:szCs w:val="22"/>
        </w:rPr>
      </w:pPr>
      <w:r w:rsidRPr="0076075D">
        <w:rPr>
          <w:sz w:val="22"/>
          <w:szCs w:val="22"/>
        </w:rPr>
        <w:t xml:space="preserve">Vị dụ : </w:t>
      </w:r>
      <w:hyperlink r:id="rId68" w:history="1">
        <w:r w:rsidRPr="0076075D">
          <w:rPr>
            <w:rStyle w:val="Hyperlink"/>
            <w:sz w:val="22"/>
            <w:szCs w:val="22"/>
          </w:rPr>
          <w:t>/InvoiceAPI/InvoiceWS/getCustomFields?taxCode=0100109106&amp;templateCode=01GTKT0%2f001</w:t>
        </w:r>
      </w:hyperlink>
    </w:p>
    <w:p w14:paraId="16E4FA14" w14:textId="77777777" w:rsidR="00501898" w:rsidRPr="0076075D" w:rsidRDefault="00136181">
      <w:pPr>
        <w:numPr>
          <w:ilvl w:val="0"/>
          <w:numId w:val="17"/>
        </w:numPr>
        <w:snapToGrid w:val="0"/>
        <w:jc w:val="both"/>
        <w:rPr>
          <w:sz w:val="22"/>
          <w:szCs w:val="22"/>
        </w:rPr>
      </w:pPr>
      <w:r w:rsidRPr="0076075D">
        <w:rPr>
          <w:sz w:val="22"/>
          <w:szCs w:val="22"/>
        </w:rPr>
        <w:t>Data: dữ liệu truyền vào dạng Query Param gồm các tham số:</w:t>
      </w:r>
    </w:p>
    <w:tbl>
      <w:tblPr>
        <w:tblW w:w="9331"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20"/>
        <w:gridCol w:w="4831"/>
      </w:tblGrid>
      <w:tr w:rsidR="00501898" w:rsidRPr="0076075D" w14:paraId="08E334C1" w14:textId="77777777">
        <w:trPr>
          <w:trHeight w:val="530"/>
        </w:trPr>
        <w:tc>
          <w:tcPr>
            <w:tcW w:w="1980" w:type="dxa"/>
            <w:shd w:val="clear" w:color="auto" w:fill="D9D9D9"/>
          </w:tcPr>
          <w:p w14:paraId="695A8B2F"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520" w:type="dxa"/>
            <w:shd w:val="clear" w:color="auto" w:fill="D9D9D9"/>
          </w:tcPr>
          <w:p w14:paraId="519A7393"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831" w:type="dxa"/>
            <w:shd w:val="clear" w:color="auto" w:fill="D9D9D9"/>
          </w:tcPr>
          <w:p w14:paraId="2D509EA7"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69EF77FC" w14:textId="77777777">
        <w:tc>
          <w:tcPr>
            <w:tcW w:w="1980" w:type="dxa"/>
          </w:tcPr>
          <w:p w14:paraId="0F6B798D" w14:textId="77777777" w:rsidR="00501898" w:rsidRPr="0076075D" w:rsidRDefault="00136181">
            <w:pPr>
              <w:spacing w:before="0"/>
              <w:ind w:left="0"/>
              <w:jc w:val="both"/>
              <w:rPr>
                <w:sz w:val="22"/>
                <w:szCs w:val="22"/>
              </w:rPr>
            </w:pPr>
            <w:r w:rsidRPr="0076075D">
              <w:rPr>
                <w:sz w:val="22"/>
                <w:szCs w:val="22"/>
              </w:rPr>
              <w:t>taxCode</w:t>
            </w:r>
          </w:p>
        </w:tc>
        <w:tc>
          <w:tcPr>
            <w:tcW w:w="2520" w:type="dxa"/>
          </w:tcPr>
          <w:p w14:paraId="2922DADC" w14:textId="77777777" w:rsidR="00501898" w:rsidRPr="0076075D" w:rsidRDefault="00136181">
            <w:pPr>
              <w:spacing w:before="0"/>
              <w:ind w:left="0"/>
              <w:jc w:val="both"/>
              <w:rPr>
                <w:sz w:val="22"/>
                <w:szCs w:val="22"/>
              </w:rPr>
            </w:pPr>
            <w:r w:rsidRPr="0076075D">
              <w:rPr>
                <w:sz w:val="22"/>
                <w:szCs w:val="22"/>
              </w:rPr>
              <w:t>Required : true</w:t>
            </w:r>
          </w:p>
          <w:p w14:paraId="3932EC16" w14:textId="77777777" w:rsidR="00501898" w:rsidRPr="0076075D" w:rsidRDefault="00136181">
            <w:pPr>
              <w:spacing w:before="0"/>
              <w:ind w:left="0"/>
              <w:jc w:val="both"/>
              <w:rPr>
                <w:sz w:val="22"/>
                <w:szCs w:val="22"/>
              </w:rPr>
            </w:pPr>
            <w:r w:rsidRPr="0076075D">
              <w:rPr>
                <w:sz w:val="22"/>
                <w:szCs w:val="22"/>
              </w:rPr>
              <w:t>DataType: String</w:t>
            </w:r>
          </w:p>
          <w:p w14:paraId="7197CA60" w14:textId="77777777" w:rsidR="00501898" w:rsidRPr="0076075D" w:rsidRDefault="00136181">
            <w:pPr>
              <w:spacing w:before="0"/>
              <w:ind w:left="0"/>
              <w:jc w:val="both"/>
              <w:rPr>
                <w:sz w:val="22"/>
                <w:szCs w:val="22"/>
              </w:rPr>
            </w:pPr>
            <w:r w:rsidRPr="0076075D">
              <w:rPr>
                <w:sz w:val="22"/>
                <w:szCs w:val="22"/>
              </w:rPr>
              <w:t xml:space="preserve">Minlength : </w:t>
            </w:r>
          </w:p>
          <w:p w14:paraId="673BC287" w14:textId="77777777" w:rsidR="00501898" w:rsidRPr="0076075D" w:rsidRDefault="00136181">
            <w:pPr>
              <w:spacing w:before="0"/>
              <w:ind w:left="0"/>
              <w:jc w:val="both"/>
              <w:rPr>
                <w:sz w:val="22"/>
                <w:szCs w:val="22"/>
              </w:rPr>
            </w:pPr>
            <w:r w:rsidRPr="0076075D">
              <w:rPr>
                <w:sz w:val="22"/>
                <w:szCs w:val="22"/>
              </w:rPr>
              <w:t>Maxlength : 20</w:t>
            </w:r>
          </w:p>
          <w:p w14:paraId="7AA2A668" w14:textId="77777777" w:rsidR="00501898" w:rsidRPr="0076075D" w:rsidRDefault="00136181">
            <w:pPr>
              <w:spacing w:before="0"/>
              <w:ind w:left="0"/>
              <w:jc w:val="both"/>
              <w:rPr>
                <w:sz w:val="22"/>
                <w:szCs w:val="22"/>
              </w:rPr>
            </w:pPr>
            <w:r w:rsidRPr="0076075D">
              <w:rPr>
                <w:sz w:val="22"/>
                <w:szCs w:val="22"/>
              </w:rPr>
              <w:t>Format : [0-9-]+</w:t>
            </w:r>
          </w:p>
        </w:tc>
        <w:tc>
          <w:tcPr>
            <w:tcW w:w="4831" w:type="dxa"/>
          </w:tcPr>
          <w:p w14:paraId="4CD6DD2A" w14:textId="77777777" w:rsidR="00501898" w:rsidRPr="0076075D" w:rsidRDefault="00136181">
            <w:pPr>
              <w:spacing w:before="0"/>
              <w:ind w:left="41"/>
              <w:jc w:val="both"/>
              <w:rPr>
                <w:sz w:val="22"/>
                <w:szCs w:val="22"/>
              </w:rPr>
            </w:pPr>
            <w:r w:rsidRPr="0076075D">
              <w:rPr>
                <w:sz w:val="22"/>
                <w:szCs w:val="22"/>
              </w:rPr>
              <w:t>Mã số thuế</w:t>
            </w:r>
          </w:p>
        </w:tc>
      </w:tr>
      <w:tr w:rsidR="00501898" w:rsidRPr="0076075D" w14:paraId="09AB130E" w14:textId="77777777">
        <w:tc>
          <w:tcPr>
            <w:tcW w:w="1980" w:type="dxa"/>
          </w:tcPr>
          <w:p w14:paraId="22DAF5AF" w14:textId="77777777" w:rsidR="00501898" w:rsidRPr="0076075D" w:rsidRDefault="00136181">
            <w:pPr>
              <w:spacing w:before="0"/>
              <w:ind w:left="0"/>
              <w:jc w:val="both"/>
              <w:rPr>
                <w:sz w:val="22"/>
                <w:szCs w:val="22"/>
              </w:rPr>
            </w:pPr>
            <w:r w:rsidRPr="0076075D">
              <w:rPr>
                <w:sz w:val="22"/>
                <w:szCs w:val="22"/>
              </w:rPr>
              <w:t>templateCode</w:t>
            </w:r>
          </w:p>
        </w:tc>
        <w:tc>
          <w:tcPr>
            <w:tcW w:w="2520" w:type="dxa"/>
          </w:tcPr>
          <w:p w14:paraId="45100D12" w14:textId="77777777" w:rsidR="00501898" w:rsidRPr="0076075D" w:rsidRDefault="00136181">
            <w:pPr>
              <w:spacing w:before="0"/>
              <w:ind w:left="0"/>
              <w:jc w:val="both"/>
              <w:rPr>
                <w:sz w:val="22"/>
                <w:szCs w:val="22"/>
              </w:rPr>
            </w:pPr>
            <w:r w:rsidRPr="0076075D">
              <w:rPr>
                <w:sz w:val="22"/>
                <w:szCs w:val="22"/>
              </w:rPr>
              <w:t>Required : false</w:t>
            </w:r>
          </w:p>
          <w:p w14:paraId="13D244DB" w14:textId="77777777" w:rsidR="00501898" w:rsidRPr="0076075D" w:rsidRDefault="00136181">
            <w:pPr>
              <w:spacing w:before="0"/>
              <w:ind w:left="0"/>
              <w:jc w:val="both"/>
              <w:rPr>
                <w:sz w:val="22"/>
                <w:szCs w:val="22"/>
              </w:rPr>
            </w:pPr>
            <w:r w:rsidRPr="0076075D">
              <w:rPr>
                <w:sz w:val="22"/>
                <w:szCs w:val="22"/>
              </w:rPr>
              <w:t>DataType: String</w:t>
            </w:r>
          </w:p>
          <w:p w14:paraId="04A84CD2" w14:textId="77777777" w:rsidR="00501898" w:rsidRPr="0076075D" w:rsidRDefault="00136181">
            <w:pPr>
              <w:spacing w:before="0"/>
              <w:ind w:left="0"/>
              <w:jc w:val="both"/>
              <w:rPr>
                <w:sz w:val="22"/>
                <w:szCs w:val="22"/>
              </w:rPr>
            </w:pPr>
            <w:r w:rsidRPr="0076075D">
              <w:rPr>
                <w:sz w:val="22"/>
                <w:szCs w:val="22"/>
              </w:rPr>
              <w:t xml:space="preserve">Minlength : </w:t>
            </w:r>
          </w:p>
          <w:p w14:paraId="4797BDCD" w14:textId="77777777" w:rsidR="00501898" w:rsidRPr="0076075D" w:rsidRDefault="00136181">
            <w:pPr>
              <w:spacing w:before="0"/>
              <w:ind w:left="0"/>
              <w:jc w:val="both"/>
              <w:rPr>
                <w:sz w:val="22"/>
                <w:szCs w:val="22"/>
              </w:rPr>
            </w:pPr>
            <w:r w:rsidRPr="0076075D">
              <w:rPr>
                <w:sz w:val="22"/>
                <w:szCs w:val="22"/>
              </w:rPr>
              <w:t>Maxlength : 20</w:t>
            </w:r>
          </w:p>
          <w:p w14:paraId="23592D14" w14:textId="77777777" w:rsidR="00501898" w:rsidRPr="0076075D" w:rsidRDefault="00136181">
            <w:pPr>
              <w:spacing w:before="0"/>
              <w:ind w:left="0"/>
              <w:jc w:val="both"/>
              <w:rPr>
                <w:sz w:val="22"/>
                <w:szCs w:val="22"/>
              </w:rPr>
            </w:pPr>
            <w:r w:rsidRPr="0076075D">
              <w:rPr>
                <w:sz w:val="22"/>
                <w:szCs w:val="22"/>
              </w:rPr>
              <w:t>Format : [a-zA-Z0-9/]+</w:t>
            </w:r>
          </w:p>
        </w:tc>
        <w:tc>
          <w:tcPr>
            <w:tcW w:w="4831" w:type="dxa"/>
          </w:tcPr>
          <w:p w14:paraId="2F23164F" w14:textId="77777777" w:rsidR="00501898" w:rsidRPr="0076075D" w:rsidRDefault="00136181">
            <w:pPr>
              <w:spacing w:before="0"/>
              <w:ind w:left="41"/>
              <w:jc w:val="both"/>
              <w:rPr>
                <w:sz w:val="22"/>
                <w:szCs w:val="22"/>
              </w:rPr>
            </w:pPr>
            <w:r w:rsidRPr="0076075D">
              <w:rPr>
                <w:sz w:val="22"/>
                <w:szCs w:val="22"/>
              </w:rPr>
              <w:t>Mã mẫu hóa đơn, tuân thủ theo quy định ký hiệu mẫu hóa đơn của Thông tư hướng dẫn thi hành nghị định số 51/2010/NĐ-CP</w:t>
            </w:r>
          </w:p>
          <w:p w14:paraId="701B9775" w14:textId="77777777" w:rsidR="00501898" w:rsidRPr="0076075D" w:rsidRDefault="00501898">
            <w:pPr>
              <w:spacing w:before="0"/>
              <w:ind w:left="41"/>
              <w:jc w:val="both"/>
              <w:rPr>
                <w:sz w:val="22"/>
                <w:szCs w:val="22"/>
              </w:rPr>
            </w:pPr>
          </w:p>
          <w:p w14:paraId="6D8E5DA2" w14:textId="77777777" w:rsidR="00501898" w:rsidRPr="0076075D" w:rsidRDefault="00136181">
            <w:pPr>
              <w:spacing w:before="0"/>
              <w:ind w:left="41"/>
              <w:jc w:val="both"/>
              <w:rPr>
                <w:b/>
                <w:sz w:val="22"/>
                <w:szCs w:val="22"/>
              </w:rPr>
            </w:pPr>
            <w:r w:rsidRPr="0076075D">
              <w:rPr>
                <w:b/>
                <w:sz w:val="22"/>
                <w:szCs w:val="22"/>
              </w:rPr>
              <w:t xml:space="preserve">Chú ý: </w:t>
            </w:r>
            <w:r w:rsidRPr="0076075D">
              <w:rPr>
                <w:b/>
                <w:i/>
                <w:sz w:val="22"/>
                <w:szCs w:val="22"/>
              </w:rPr>
              <w:t>Mẫu hóa đơn có ít nhất 1 thông báo phát hành ở trạng thái dự thảo mới có thể lấy danh sách trường động qua API</w:t>
            </w:r>
          </w:p>
        </w:tc>
      </w:tr>
    </w:tbl>
    <w:p w14:paraId="0306B5AA" w14:textId="77777777" w:rsidR="00501898" w:rsidRPr="0076075D" w:rsidRDefault="00136181">
      <w:pPr>
        <w:numPr>
          <w:ilvl w:val="0"/>
          <w:numId w:val="21"/>
        </w:numPr>
        <w:jc w:val="both"/>
        <w:rPr>
          <w:b/>
          <w:color w:val="0000FF"/>
          <w:sz w:val="22"/>
          <w:szCs w:val="22"/>
        </w:rPr>
      </w:pPr>
      <w:r w:rsidRPr="0076075D">
        <w:rPr>
          <w:b/>
          <w:color w:val="0000FF"/>
          <w:sz w:val="22"/>
          <w:szCs w:val="22"/>
        </w:rPr>
        <w:t>Đầu ra:</w:t>
      </w:r>
    </w:p>
    <w:p w14:paraId="3373E95D" w14:textId="77777777" w:rsidR="00501898" w:rsidRPr="0076075D" w:rsidRDefault="00136181">
      <w:pPr>
        <w:ind w:left="0"/>
        <w:jc w:val="both"/>
        <w:rPr>
          <w:color w:val="000000"/>
          <w:sz w:val="22"/>
          <w:szCs w:val="22"/>
        </w:rPr>
      </w:pPr>
      <w:r w:rsidRPr="0076075D">
        <w:rPr>
          <w:sz w:val="22"/>
          <w:szCs w:val="22"/>
        </w:rPr>
        <w:t>Đối tượng Response là danh sách trường động tương ứng với mẫu hóa đơn của doanh nghiệp</w:t>
      </w:r>
      <w:r w:rsidRPr="0076075D">
        <w:rPr>
          <w:color w:val="000000"/>
          <w:sz w:val="22"/>
          <w:szCs w:val="22"/>
        </w:rPr>
        <w:t>:</w:t>
      </w:r>
    </w:p>
    <w:p w14:paraId="00CC6DE2" w14:textId="77777777" w:rsidR="00501898" w:rsidRPr="0076075D" w:rsidRDefault="00136181">
      <w:pPr>
        <w:numPr>
          <w:ilvl w:val="0"/>
          <w:numId w:val="21"/>
        </w:numPr>
        <w:jc w:val="both"/>
        <w:rPr>
          <w:b/>
          <w:color w:val="0000FF"/>
          <w:sz w:val="22"/>
          <w:szCs w:val="22"/>
        </w:rPr>
      </w:pPr>
      <w:r w:rsidRPr="0076075D">
        <w:rPr>
          <w:b/>
          <w:color w:val="0000FF"/>
          <w:sz w:val="22"/>
          <w:szCs w:val="22"/>
        </w:rPr>
        <w:t>Vị dụ:</w:t>
      </w:r>
    </w:p>
    <w:p w14:paraId="3DA01A18" w14:textId="77777777" w:rsidR="00501898" w:rsidRPr="0076075D" w:rsidRDefault="00136181">
      <w:pPr>
        <w:snapToGrid w:val="0"/>
        <w:ind w:left="720"/>
        <w:jc w:val="both"/>
        <w:rPr>
          <w:sz w:val="22"/>
          <w:szCs w:val="22"/>
        </w:rPr>
      </w:pPr>
      <w:r w:rsidRPr="0076075D">
        <w:rPr>
          <w:noProof/>
          <w:sz w:val="22"/>
          <w:szCs w:val="22"/>
        </w:rPr>
        <w:drawing>
          <wp:inline distT="0" distB="0" distL="114300" distR="114300" wp14:anchorId="28830832" wp14:editId="45DE1DD6">
            <wp:extent cx="6344920" cy="1315085"/>
            <wp:effectExtent l="0" t="0" r="17780" b="18415"/>
            <wp:docPr id="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6"/>
                    <pic:cNvPicPr>
                      <a:picLocks noChangeAspect="1"/>
                    </pic:cNvPicPr>
                  </pic:nvPicPr>
                  <pic:blipFill>
                    <a:blip r:embed="rId69"/>
                    <a:stretch>
                      <a:fillRect/>
                    </a:stretch>
                  </pic:blipFill>
                  <pic:spPr>
                    <a:xfrm>
                      <a:off x="0" y="0"/>
                      <a:ext cx="6344920" cy="1315085"/>
                    </a:xfrm>
                    <a:prstGeom prst="rect">
                      <a:avLst/>
                    </a:prstGeom>
                    <a:noFill/>
                    <a:ln>
                      <a:noFill/>
                    </a:ln>
                  </pic:spPr>
                </pic:pic>
              </a:graphicData>
            </a:graphic>
          </wp:inline>
        </w:drawing>
      </w:r>
    </w:p>
    <w:p w14:paraId="4215DDE4" w14:textId="77777777" w:rsidR="00501898" w:rsidRPr="0076075D" w:rsidRDefault="00136181">
      <w:pPr>
        <w:snapToGrid w:val="0"/>
        <w:ind w:left="720"/>
        <w:jc w:val="both"/>
        <w:rPr>
          <w:sz w:val="22"/>
          <w:szCs w:val="22"/>
          <w:lang w:val="fr-FR"/>
        </w:rPr>
      </w:pPr>
      <w:r w:rsidRPr="0076075D">
        <w:rPr>
          <w:sz w:val="22"/>
          <w:szCs w:val="22"/>
          <w:lang w:val="fr-FR"/>
        </w:rPr>
        <w:t>Kết quả:</w:t>
      </w:r>
    </w:p>
    <w:p w14:paraId="5BEE4A98" w14:textId="77777777" w:rsidR="00501898" w:rsidRPr="0076075D" w:rsidRDefault="00136181">
      <w:pPr>
        <w:widowControl/>
        <w:shd w:val="clear" w:color="auto" w:fill="DBE5F1"/>
        <w:spacing w:before="0" w:line="240" w:lineRule="auto"/>
        <w:ind w:left="709"/>
        <w:jc w:val="both"/>
        <w:rPr>
          <w:snapToGrid/>
          <w:color w:val="000000"/>
          <w:sz w:val="22"/>
          <w:szCs w:val="22"/>
          <w:lang w:val="fr-FR"/>
        </w:rPr>
      </w:pPr>
      <w:r w:rsidRPr="0076075D">
        <w:rPr>
          <w:snapToGrid/>
          <w:color w:val="000000"/>
          <w:sz w:val="22"/>
          <w:szCs w:val="22"/>
          <w:lang w:val="fr-FR"/>
        </w:rPr>
        <w:t>"errorCode": null,</w:t>
      </w:r>
    </w:p>
    <w:p w14:paraId="5FB09018" w14:textId="77777777" w:rsidR="00501898" w:rsidRPr="0076075D" w:rsidRDefault="00136181">
      <w:pPr>
        <w:widowControl/>
        <w:shd w:val="clear" w:color="auto" w:fill="DBE5F1"/>
        <w:spacing w:before="0" w:line="240" w:lineRule="auto"/>
        <w:ind w:left="709"/>
        <w:jc w:val="both"/>
        <w:rPr>
          <w:snapToGrid/>
          <w:color w:val="000000"/>
          <w:sz w:val="22"/>
          <w:szCs w:val="22"/>
          <w:lang w:val="fr-FR"/>
        </w:rPr>
      </w:pPr>
      <w:r w:rsidRPr="0076075D">
        <w:rPr>
          <w:snapToGrid/>
          <w:color w:val="000000"/>
          <w:sz w:val="22"/>
          <w:szCs w:val="22"/>
          <w:lang w:val="fr-FR"/>
        </w:rPr>
        <w:t xml:space="preserve">    "description": null,</w:t>
      </w:r>
    </w:p>
    <w:p w14:paraId="1394D19F"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lang w:val="fr-FR"/>
        </w:rPr>
        <w:t xml:space="preserve">    </w:t>
      </w:r>
      <w:r w:rsidRPr="0076075D">
        <w:rPr>
          <w:snapToGrid/>
          <w:color w:val="000000"/>
          <w:sz w:val="22"/>
          <w:szCs w:val="22"/>
        </w:rPr>
        <w:t>"customFields": [</w:t>
      </w:r>
    </w:p>
    <w:p w14:paraId="4F3A7FA0"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123F062D"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"id": null,</w:t>
      </w:r>
    </w:p>
    <w:p w14:paraId="16DCB927"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"invoiceTemplatePrototypeId": 2503,</w:t>
      </w:r>
    </w:p>
    <w:p w14:paraId="2CB7C79D"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"keyTag": "commandDes",</w:t>
      </w:r>
    </w:p>
    <w:p w14:paraId="21719F97"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"valueType": "text",</w:t>
      </w:r>
    </w:p>
    <w:p w14:paraId="1F041742"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lastRenderedPageBreak/>
        <w:t xml:space="preserve">            "keyLabel": "về việc",</w:t>
      </w:r>
    </w:p>
    <w:p w14:paraId="7AFD09AD"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"isRequired": false,</w:t>
      </w:r>
    </w:p>
    <w:p w14:paraId="586935B8"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"isSeller": false</w:t>
      </w:r>
    </w:p>
    <w:p w14:paraId="573EC80E"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1E8DB6BA"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3DA7B7CA"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"id": null,</w:t>
      </w:r>
    </w:p>
    <w:p w14:paraId="66429F64"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"invoiceTemplatePrototypeId": 2503,</w:t>
      </w:r>
    </w:p>
    <w:p w14:paraId="24E9A575"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"keyTag": "contractNo",</w:t>
      </w:r>
    </w:p>
    <w:p w14:paraId="327D4316"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"valueType": "text",</w:t>
      </w:r>
    </w:p>
    <w:p w14:paraId="0A8364B5"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"keyLabel": "Hợp đồng số",</w:t>
      </w:r>
    </w:p>
    <w:p w14:paraId="6DBB32B1"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"isRequired": false,</w:t>
      </w:r>
    </w:p>
    <w:p w14:paraId="4194A052"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"isSeller": false</w:t>
      </w:r>
    </w:p>
    <w:p w14:paraId="7DD7328A"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43BAE6A6"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742F345C"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"id": null,</w:t>
      </w:r>
    </w:p>
    <w:p w14:paraId="51F8A741"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"invoiceTemplatePrototypeId": 2503,</w:t>
      </w:r>
    </w:p>
    <w:p w14:paraId="4B354FF0"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"keyTag": "vehicle",</w:t>
      </w:r>
    </w:p>
    <w:p w14:paraId="57489688"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"valueType": "text",</w:t>
      </w:r>
    </w:p>
    <w:p w14:paraId="16C3D246"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"keyLabel": "Phương tiện vận chuyển",</w:t>
      </w:r>
    </w:p>
    <w:p w14:paraId="71668C5C"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"isRequired": false,</w:t>
      </w:r>
    </w:p>
    <w:p w14:paraId="0623A9D3"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"isSeller": false</w:t>
      </w:r>
    </w:p>
    <w:p w14:paraId="2136B5A2"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4AE2C13F"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781C6CF8"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"id": null,</w:t>
      </w:r>
    </w:p>
    <w:p w14:paraId="758D5330"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"invoiceTemplatePrototypeId": 2503,</w:t>
      </w:r>
    </w:p>
    <w:p w14:paraId="49BD4442"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"keyTag": "exportAt",</w:t>
      </w:r>
    </w:p>
    <w:p w14:paraId="7CF08080"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"valueType": "text",</w:t>
      </w:r>
    </w:p>
    <w:p w14:paraId="317E9740"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"keyLabel": "Xuất tại kho",</w:t>
      </w:r>
    </w:p>
    <w:p w14:paraId="607D49B1"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"isRequired": false,</w:t>
      </w:r>
    </w:p>
    <w:p w14:paraId="4180E42A"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"isSeller": false</w:t>
      </w:r>
    </w:p>
    <w:p w14:paraId="08BE096F"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7D7CA98F"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3281C2AB"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"id": null,</w:t>
      </w:r>
    </w:p>
    <w:p w14:paraId="3715ED5E"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"invoiceTemplatePrototypeId": 2503,</w:t>
      </w:r>
    </w:p>
    <w:p w14:paraId="5F40016B"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"keyTag": "exportAtNo",</w:t>
      </w:r>
    </w:p>
    <w:p w14:paraId="358350A5"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"valueType": "text",</w:t>
      </w:r>
    </w:p>
    <w:p w14:paraId="09B99D91"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"keyLabel": "Mã kho",</w:t>
      </w:r>
    </w:p>
    <w:p w14:paraId="30DE6C10"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"isRequired": false,</w:t>
      </w:r>
    </w:p>
    <w:p w14:paraId="5FE477FA"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"isSeller": false</w:t>
      </w:r>
    </w:p>
    <w:p w14:paraId="5ADBADAD"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38A2A95A"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5347C3ED"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"id": null,</w:t>
      </w:r>
    </w:p>
    <w:p w14:paraId="033439F6"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"invoiceTemplatePrototypeId": 2503,</w:t>
      </w:r>
    </w:p>
    <w:p w14:paraId="05A04433"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"keyTag": "importAt",</w:t>
      </w:r>
    </w:p>
    <w:p w14:paraId="706503FC"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"valueType": "text",</w:t>
      </w:r>
    </w:p>
    <w:p w14:paraId="6E56D8DD"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"keyLabel": "Nhập tại kho",</w:t>
      </w:r>
    </w:p>
    <w:p w14:paraId="14CA90CC"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"isRequired": false,</w:t>
      </w:r>
    </w:p>
    <w:p w14:paraId="3A2194FD"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"isSeller": false</w:t>
      </w:r>
    </w:p>
    <w:p w14:paraId="355D6E33"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5C596E85"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6DF1D5E8"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"id": null,</w:t>
      </w:r>
    </w:p>
    <w:p w14:paraId="71A80D34"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"invoiceTemplatePrototypeId": 2503,</w:t>
      </w:r>
    </w:p>
    <w:p w14:paraId="570F81B2"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"keyTag": "importAtNo",</w:t>
      </w:r>
    </w:p>
    <w:p w14:paraId="08EF629C"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"valueType": "text",</w:t>
      </w:r>
    </w:p>
    <w:p w14:paraId="62A69F16"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"keyLabel": "Mã kho",</w:t>
      </w:r>
    </w:p>
    <w:p w14:paraId="2D31F379"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"isRequired": false,</w:t>
      </w:r>
    </w:p>
    <w:p w14:paraId="705632AF"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lastRenderedPageBreak/>
        <w:t xml:space="preserve">            "isSeller": false</w:t>
      </w:r>
    </w:p>
    <w:p w14:paraId="35E35996"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6DF0ACA0"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451B6DDC"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"id": null,</w:t>
      </w:r>
    </w:p>
    <w:p w14:paraId="485274F3"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"invoiceTemplatePrototypeId": 2503,</w:t>
      </w:r>
    </w:p>
    <w:p w14:paraId="1E5D7AED"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"keyTag": "vehicleNo",</w:t>
      </w:r>
    </w:p>
    <w:p w14:paraId="0341981D"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"valueType": "text",</w:t>
      </w:r>
    </w:p>
    <w:p w14:paraId="067544FD"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"keyLabel": "Số xe",</w:t>
      </w:r>
    </w:p>
    <w:p w14:paraId="5BE45715"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"isRequired": false,</w:t>
      </w:r>
    </w:p>
    <w:p w14:paraId="61EDA1CD"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"isSeller": false</w:t>
      </w:r>
    </w:p>
    <w:p w14:paraId="74651694"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65201530"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1AD9C228"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"id": null,</w:t>
      </w:r>
    </w:p>
    <w:p w14:paraId="2EFA4BB4"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"invoiceTemplatePrototypeId": 2503,</w:t>
      </w:r>
    </w:p>
    <w:p w14:paraId="533703B1"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"keyTag": "economicContractNo",</w:t>
      </w:r>
    </w:p>
    <w:p w14:paraId="00958C33"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"valueType": "text",</w:t>
      </w:r>
    </w:p>
    <w:p w14:paraId="04302D6A"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"keyLabel": "Căn cứ hợp đồng kinh tế số",</w:t>
      </w:r>
    </w:p>
    <w:p w14:paraId="474AE76B"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"isRequired": false,</w:t>
      </w:r>
    </w:p>
    <w:p w14:paraId="1F9CC3C8"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"isSeller": false</w:t>
      </w:r>
    </w:p>
    <w:p w14:paraId="5C0F83F4"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5A461F99"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4F37295E"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"id": null,</w:t>
      </w:r>
    </w:p>
    <w:p w14:paraId="123ACD7F"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"invoiceTemplatePrototypeId": 2503,</w:t>
      </w:r>
    </w:p>
    <w:p w14:paraId="74EA4C83"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"keyTag": "commandDate",</w:t>
      </w:r>
    </w:p>
    <w:p w14:paraId="5B863373"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"valueType": "date",</w:t>
      </w:r>
    </w:p>
    <w:p w14:paraId="4670B857"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"keyLabel": "Ngày điều động",</w:t>
      </w:r>
    </w:p>
    <w:p w14:paraId="6D5CBB38"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"isRequired": false,</w:t>
      </w:r>
    </w:p>
    <w:p w14:paraId="1987367A"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"isSeller": false</w:t>
      </w:r>
    </w:p>
    <w:p w14:paraId="7341A5C8"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3881E417"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6A1818B3"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"id": null,</w:t>
      </w:r>
    </w:p>
    <w:p w14:paraId="39787CC5"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"invoiceTemplatePrototypeId": 2503,</w:t>
      </w:r>
    </w:p>
    <w:p w14:paraId="5E576110"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"keyTag": "commandOf",</w:t>
      </w:r>
    </w:p>
    <w:p w14:paraId="5933984D"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"valueType": "text",</w:t>
      </w:r>
    </w:p>
    <w:p w14:paraId="2B66949F"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"keyLabel": "của",</w:t>
      </w:r>
    </w:p>
    <w:p w14:paraId="196058A7"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"isRequired": false,</w:t>
      </w:r>
    </w:p>
    <w:p w14:paraId="2035BDAF"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"isSeller": false</w:t>
      </w:r>
    </w:p>
    <w:p w14:paraId="48BAB332"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3D797016" w14:textId="77777777" w:rsidR="00501898" w:rsidRPr="0076075D" w:rsidRDefault="00136181">
      <w:pPr>
        <w:widowControl/>
        <w:shd w:val="clear" w:color="auto" w:fill="DBE5F1"/>
        <w:spacing w:before="0" w:line="240" w:lineRule="auto"/>
        <w:ind w:left="709"/>
        <w:jc w:val="both"/>
        <w:rPr>
          <w:snapToGrid/>
          <w:color w:val="000000"/>
          <w:sz w:val="22"/>
          <w:szCs w:val="22"/>
        </w:rPr>
      </w:pPr>
      <w:r w:rsidRPr="0076075D">
        <w:rPr>
          <w:snapToGrid/>
          <w:color w:val="000000"/>
          <w:sz w:val="22"/>
          <w:szCs w:val="22"/>
        </w:rPr>
        <w:t xml:space="preserve">    ]</w:t>
      </w:r>
    </w:p>
    <w:p w14:paraId="76CDDD8C" w14:textId="77777777" w:rsidR="00501898" w:rsidRPr="0076075D" w:rsidRDefault="00136181">
      <w:pPr>
        <w:widowControl/>
        <w:shd w:val="clear" w:color="auto" w:fill="DBE5F1"/>
        <w:spacing w:before="0" w:line="240" w:lineRule="auto"/>
        <w:ind w:left="709"/>
        <w:jc w:val="both"/>
        <w:rPr>
          <w:color w:val="000000"/>
          <w:sz w:val="22"/>
          <w:szCs w:val="22"/>
        </w:rPr>
      </w:pPr>
      <w:r w:rsidRPr="0076075D">
        <w:rPr>
          <w:snapToGrid/>
          <w:color w:val="000000"/>
          <w:sz w:val="22"/>
          <w:szCs w:val="22"/>
        </w:rPr>
        <w:t>}</w:t>
      </w:r>
    </w:p>
    <w:p w14:paraId="52B930BB" w14:textId="77777777" w:rsidR="00501898" w:rsidRPr="0076075D" w:rsidRDefault="00501898">
      <w:pPr>
        <w:widowControl/>
        <w:shd w:val="clear" w:color="auto" w:fill="DBE5F1"/>
        <w:spacing w:before="0" w:line="240" w:lineRule="auto"/>
        <w:ind w:left="709"/>
        <w:jc w:val="both"/>
        <w:rPr>
          <w:color w:val="000000"/>
          <w:sz w:val="22"/>
          <w:szCs w:val="22"/>
        </w:rPr>
      </w:pPr>
    </w:p>
    <w:tbl>
      <w:tblPr>
        <w:tblW w:w="9563"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2520"/>
        <w:gridCol w:w="4703"/>
      </w:tblGrid>
      <w:tr w:rsidR="00501898" w:rsidRPr="0076075D" w14:paraId="132A92C4" w14:textId="77777777">
        <w:trPr>
          <w:trHeight w:val="530"/>
        </w:trPr>
        <w:tc>
          <w:tcPr>
            <w:tcW w:w="2340" w:type="dxa"/>
            <w:shd w:val="clear" w:color="auto" w:fill="D9D9D9"/>
          </w:tcPr>
          <w:p w14:paraId="258F4CED"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520" w:type="dxa"/>
            <w:shd w:val="clear" w:color="auto" w:fill="D9D9D9"/>
          </w:tcPr>
          <w:p w14:paraId="0586F585"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703" w:type="dxa"/>
            <w:shd w:val="clear" w:color="auto" w:fill="D9D9D9"/>
          </w:tcPr>
          <w:p w14:paraId="2585A57E"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1CFC2793" w14:textId="77777777">
        <w:tc>
          <w:tcPr>
            <w:tcW w:w="2340" w:type="dxa"/>
          </w:tcPr>
          <w:p w14:paraId="634D2153" w14:textId="77777777" w:rsidR="00501898" w:rsidRPr="0076075D" w:rsidRDefault="00136181">
            <w:pPr>
              <w:spacing w:before="0"/>
              <w:ind w:left="0"/>
              <w:jc w:val="both"/>
              <w:rPr>
                <w:sz w:val="22"/>
                <w:szCs w:val="22"/>
              </w:rPr>
            </w:pPr>
            <w:r w:rsidRPr="0076075D">
              <w:rPr>
                <w:sz w:val="22"/>
                <w:szCs w:val="22"/>
              </w:rPr>
              <w:t>id</w:t>
            </w:r>
          </w:p>
        </w:tc>
        <w:tc>
          <w:tcPr>
            <w:tcW w:w="2520" w:type="dxa"/>
          </w:tcPr>
          <w:p w14:paraId="210448DE" w14:textId="77777777" w:rsidR="00501898" w:rsidRPr="0076075D" w:rsidRDefault="00136181">
            <w:pPr>
              <w:spacing w:before="0"/>
              <w:ind w:left="0"/>
              <w:jc w:val="both"/>
              <w:rPr>
                <w:sz w:val="22"/>
                <w:szCs w:val="22"/>
              </w:rPr>
            </w:pPr>
            <w:r w:rsidRPr="0076075D">
              <w:rPr>
                <w:sz w:val="22"/>
                <w:szCs w:val="22"/>
              </w:rPr>
              <w:t>DataType: Number</w:t>
            </w:r>
          </w:p>
        </w:tc>
        <w:tc>
          <w:tcPr>
            <w:tcW w:w="4703" w:type="dxa"/>
          </w:tcPr>
          <w:p w14:paraId="3C6C2CB6" w14:textId="77777777" w:rsidR="00501898" w:rsidRPr="0076075D" w:rsidRDefault="00136181">
            <w:pPr>
              <w:spacing w:before="0"/>
              <w:ind w:left="41"/>
              <w:jc w:val="both"/>
              <w:rPr>
                <w:sz w:val="22"/>
                <w:szCs w:val="22"/>
              </w:rPr>
            </w:pPr>
            <w:r w:rsidRPr="0076075D">
              <w:rPr>
                <w:sz w:val="22"/>
                <w:szCs w:val="22"/>
              </w:rPr>
              <w:t>ID của trường động</w:t>
            </w:r>
          </w:p>
        </w:tc>
      </w:tr>
      <w:tr w:rsidR="00501898" w:rsidRPr="0076075D" w14:paraId="62BA4551" w14:textId="77777777">
        <w:tc>
          <w:tcPr>
            <w:tcW w:w="2340" w:type="dxa"/>
          </w:tcPr>
          <w:p w14:paraId="1086E3A2" w14:textId="77777777" w:rsidR="00501898" w:rsidRPr="0076075D" w:rsidRDefault="00136181">
            <w:pPr>
              <w:spacing w:before="0"/>
              <w:ind w:left="0"/>
              <w:jc w:val="both"/>
              <w:rPr>
                <w:sz w:val="22"/>
                <w:szCs w:val="22"/>
              </w:rPr>
            </w:pPr>
            <w:r w:rsidRPr="0076075D">
              <w:rPr>
                <w:sz w:val="22"/>
                <w:szCs w:val="22"/>
              </w:rPr>
              <w:t>keyLabel</w:t>
            </w:r>
          </w:p>
        </w:tc>
        <w:tc>
          <w:tcPr>
            <w:tcW w:w="2520" w:type="dxa"/>
          </w:tcPr>
          <w:p w14:paraId="21D77E4B" w14:textId="77777777" w:rsidR="00501898" w:rsidRPr="0076075D" w:rsidRDefault="00136181">
            <w:pPr>
              <w:spacing w:before="0"/>
              <w:ind w:left="0"/>
              <w:jc w:val="both"/>
              <w:rPr>
                <w:sz w:val="22"/>
                <w:szCs w:val="22"/>
              </w:rPr>
            </w:pPr>
            <w:r w:rsidRPr="0076075D">
              <w:rPr>
                <w:sz w:val="22"/>
                <w:szCs w:val="22"/>
              </w:rPr>
              <w:t>DataType: String</w:t>
            </w:r>
          </w:p>
        </w:tc>
        <w:tc>
          <w:tcPr>
            <w:tcW w:w="4703" w:type="dxa"/>
          </w:tcPr>
          <w:p w14:paraId="6314BED0" w14:textId="77777777" w:rsidR="00501898" w:rsidRPr="0076075D" w:rsidRDefault="00136181">
            <w:pPr>
              <w:spacing w:before="0"/>
              <w:ind w:left="41"/>
              <w:jc w:val="both"/>
              <w:rPr>
                <w:sz w:val="22"/>
                <w:szCs w:val="22"/>
              </w:rPr>
            </w:pPr>
            <w:r w:rsidRPr="0076075D">
              <w:rPr>
                <w:sz w:val="22"/>
                <w:szCs w:val="22"/>
              </w:rPr>
              <w:t xml:space="preserve">Tên hiển thị của trường động, </w:t>
            </w:r>
          </w:p>
          <w:p w14:paraId="2DE91AEA" w14:textId="77777777" w:rsidR="00501898" w:rsidRPr="0076075D" w:rsidRDefault="00136181">
            <w:pPr>
              <w:spacing w:before="0"/>
              <w:ind w:left="41"/>
              <w:jc w:val="both"/>
              <w:rPr>
                <w:sz w:val="22"/>
                <w:szCs w:val="22"/>
              </w:rPr>
            </w:pPr>
            <w:r w:rsidRPr="0076075D">
              <w:rPr>
                <w:sz w:val="22"/>
                <w:szCs w:val="22"/>
              </w:rPr>
              <w:t>Hiển thị trên giao diện nhập liệu khi lập hóa đơn</w:t>
            </w:r>
          </w:p>
        </w:tc>
      </w:tr>
      <w:tr w:rsidR="00501898" w:rsidRPr="0076075D" w14:paraId="742D40FE" w14:textId="77777777">
        <w:tc>
          <w:tcPr>
            <w:tcW w:w="2340" w:type="dxa"/>
          </w:tcPr>
          <w:p w14:paraId="1F022B1D" w14:textId="77777777" w:rsidR="00501898" w:rsidRPr="0076075D" w:rsidRDefault="00136181">
            <w:pPr>
              <w:spacing w:before="0"/>
              <w:ind w:left="0"/>
              <w:jc w:val="both"/>
              <w:rPr>
                <w:sz w:val="22"/>
                <w:szCs w:val="22"/>
              </w:rPr>
            </w:pPr>
            <w:r w:rsidRPr="0076075D">
              <w:rPr>
                <w:sz w:val="22"/>
                <w:szCs w:val="22"/>
              </w:rPr>
              <w:t>keyTag</w:t>
            </w:r>
          </w:p>
        </w:tc>
        <w:tc>
          <w:tcPr>
            <w:tcW w:w="2520" w:type="dxa"/>
          </w:tcPr>
          <w:p w14:paraId="313CC696" w14:textId="77777777" w:rsidR="00501898" w:rsidRPr="0076075D" w:rsidRDefault="00136181">
            <w:pPr>
              <w:spacing w:before="0"/>
              <w:ind w:left="0"/>
              <w:jc w:val="both"/>
              <w:rPr>
                <w:sz w:val="22"/>
                <w:szCs w:val="22"/>
              </w:rPr>
            </w:pPr>
            <w:r w:rsidRPr="0076075D">
              <w:rPr>
                <w:sz w:val="22"/>
                <w:szCs w:val="22"/>
              </w:rPr>
              <w:t>DataType: String</w:t>
            </w:r>
          </w:p>
        </w:tc>
        <w:tc>
          <w:tcPr>
            <w:tcW w:w="4703" w:type="dxa"/>
          </w:tcPr>
          <w:p w14:paraId="039B342C" w14:textId="77777777" w:rsidR="00501898" w:rsidRPr="0076075D" w:rsidRDefault="00136181">
            <w:pPr>
              <w:spacing w:before="0"/>
              <w:ind w:left="41"/>
              <w:jc w:val="both"/>
              <w:rPr>
                <w:sz w:val="22"/>
                <w:szCs w:val="22"/>
              </w:rPr>
            </w:pPr>
            <w:r w:rsidRPr="0076075D">
              <w:rPr>
                <w:sz w:val="22"/>
                <w:szCs w:val="22"/>
              </w:rPr>
              <w:t>Tên của trường động khi lưu vào dữ liệu</w:t>
            </w:r>
          </w:p>
        </w:tc>
      </w:tr>
      <w:tr w:rsidR="00501898" w:rsidRPr="0076075D" w14:paraId="7FBE7517" w14:textId="77777777">
        <w:tc>
          <w:tcPr>
            <w:tcW w:w="2340" w:type="dxa"/>
          </w:tcPr>
          <w:p w14:paraId="07233548" w14:textId="77777777" w:rsidR="00501898" w:rsidRPr="0076075D" w:rsidRDefault="00136181">
            <w:pPr>
              <w:spacing w:before="0"/>
              <w:ind w:left="0"/>
              <w:jc w:val="both"/>
              <w:rPr>
                <w:sz w:val="22"/>
                <w:szCs w:val="22"/>
              </w:rPr>
            </w:pPr>
            <w:r w:rsidRPr="0076075D">
              <w:rPr>
                <w:sz w:val="22"/>
                <w:szCs w:val="22"/>
              </w:rPr>
              <w:t>valueType</w:t>
            </w:r>
          </w:p>
        </w:tc>
        <w:tc>
          <w:tcPr>
            <w:tcW w:w="2520" w:type="dxa"/>
          </w:tcPr>
          <w:p w14:paraId="6CBFB8EF" w14:textId="77777777" w:rsidR="00501898" w:rsidRPr="0076075D" w:rsidRDefault="00136181">
            <w:pPr>
              <w:spacing w:before="0"/>
              <w:ind w:left="0"/>
              <w:jc w:val="both"/>
              <w:rPr>
                <w:sz w:val="22"/>
                <w:szCs w:val="22"/>
              </w:rPr>
            </w:pPr>
            <w:r w:rsidRPr="0076075D">
              <w:rPr>
                <w:sz w:val="22"/>
                <w:szCs w:val="22"/>
              </w:rPr>
              <w:t>DataType: String</w:t>
            </w:r>
          </w:p>
          <w:p w14:paraId="1226A85B" w14:textId="77777777" w:rsidR="00501898" w:rsidRPr="0076075D" w:rsidRDefault="00501898">
            <w:pPr>
              <w:spacing w:before="0"/>
              <w:ind w:left="0"/>
              <w:jc w:val="both"/>
              <w:rPr>
                <w:sz w:val="22"/>
                <w:szCs w:val="22"/>
              </w:rPr>
            </w:pPr>
          </w:p>
        </w:tc>
        <w:tc>
          <w:tcPr>
            <w:tcW w:w="4703" w:type="dxa"/>
          </w:tcPr>
          <w:p w14:paraId="70156487" w14:textId="77777777" w:rsidR="00501898" w:rsidRPr="0076075D" w:rsidRDefault="00136181">
            <w:pPr>
              <w:spacing w:before="0"/>
              <w:ind w:left="41"/>
              <w:jc w:val="both"/>
              <w:rPr>
                <w:sz w:val="22"/>
                <w:szCs w:val="22"/>
              </w:rPr>
            </w:pPr>
            <w:r w:rsidRPr="0076075D">
              <w:rPr>
                <w:sz w:val="22"/>
                <w:szCs w:val="22"/>
              </w:rPr>
              <w:t>Kiểu dữ liệu của trường động. Chỉ bao gồm các giá trị: “text”,  “date”, “number”</w:t>
            </w:r>
          </w:p>
        </w:tc>
      </w:tr>
      <w:tr w:rsidR="00501898" w:rsidRPr="0076075D" w14:paraId="718308A5" w14:textId="77777777">
        <w:tc>
          <w:tcPr>
            <w:tcW w:w="2340" w:type="dxa"/>
          </w:tcPr>
          <w:p w14:paraId="489F02D8" w14:textId="77777777" w:rsidR="00501898" w:rsidRPr="0076075D" w:rsidRDefault="00136181">
            <w:pPr>
              <w:spacing w:before="0"/>
              <w:ind w:left="0"/>
              <w:jc w:val="both"/>
              <w:rPr>
                <w:sz w:val="22"/>
                <w:szCs w:val="22"/>
              </w:rPr>
            </w:pPr>
            <w:r w:rsidRPr="0076075D">
              <w:rPr>
                <w:sz w:val="22"/>
                <w:szCs w:val="22"/>
              </w:rPr>
              <w:t>isRequired</w:t>
            </w:r>
          </w:p>
        </w:tc>
        <w:tc>
          <w:tcPr>
            <w:tcW w:w="2520" w:type="dxa"/>
          </w:tcPr>
          <w:p w14:paraId="173CEC51" w14:textId="77777777" w:rsidR="00501898" w:rsidRPr="0076075D" w:rsidRDefault="00136181">
            <w:pPr>
              <w:spacing w:before="0"/>
              <w:ind w:left="0"/>
              <w:jc w:val="both"/>
              <w:rPr>
                <w:sz w:val="22"/>
                <w:szCs w:val="22"/>
              </w:rPr>
            </w:pPr>
            <w:r w:rsidRPr="0076075D">
              <w:rPr>
                <w:sz w:val="22"/>
                <w:szCs w:val="22"/>
              </w:rPr>
              <w:t>DataType: Boolean</w:t>
            </w:r>
          </w:p>
        </w:tc>
        <w:tc>
          <w:tcPr>
            <w:tcW w:w="4703" w:type="dxa"/>
          </w:tcPr>
          <w:p w14:paraId="17429CB8" w14:textId="77777777" w:rsidR="00501898" w:rsidRPr="0076075D" w:rsidRDefault="00136181">
            <w:pPr>
              <w:spacing w:before="0"/>
              <w:ind w:left="41"/>
              <w:jc w:val="both"/>
              <w:rPr>
                <w:sz w:val="22"/>
                <w:szCs w:val="22"/>
              </w:rPr>
            </w:pPr>
            <w:r w:rsidRPr="0076075D">
              <w:rPr>
                <w:sz w:val="22"/>
                <w:szCs w:val="22"/>
              </w:rPr>
              <w:t>Trường có bắt buộc hay không</w:t>
            </w:r>
          </w:p>
        </w:tc>
      </w:tr>
      <w:tr w:rsidR="00501898" w:rsidRPr="0076075D" w14:paraId="6A506509" w14:textId="77777777">
        <w:tc>
          <w:tcPr>
            <w:tcW w:w="2340" w:type="dxa"/>
          </w:tcPr>
          <w:p w14:paraId="4AEF9EEC" w14:textId="77777777" w:rsidR="00501898" w:rsidRPr="0076075D" w:rsidRDefault="00136181">
            <w:pPr>
              <w:spacing w:before="0"/>
              <w:ind w:left="0"/>
              <w:jc w:val="both"/>
              <w:rPr>
                <w:sz w:val="22"/>
                <w:szCs w:val="22"/>
              </w:rPr>
            </w:pPr>
            <w:r w:rsidRPr="0076075D">
              <w:rPr>
                <w:sz w:val="22"/>
                <w:szCs w:val="22"/>
              </w:rPr>
              <w:t>isSeller</w:t>
            </w:r>
          </w:p>
        </w:tc>
        <w:tc>
          <w:tcPr>
            <w:tcW w:w="2520" w:type="dxa"/>
          </w:tcPr>
          <w:p w14:paraId="65B09CAC" w14:textId="77777777" w:rsidR="00501898" w:rsidRPr="0076075D" w:rsidRDefault="00136181">
            <w:pPr>
              <w:spacing w:before="0"/>
              <w:ind w:left="0"/>
              <w:jc w:val="both"/>
              <w:rPr>
                <w:sz w:val="22"/>
                <w:szCs w:val="22"/>
              </w:rPr>
            </w:pPr>
            <w:r w:rsidRPr="0076075D">
              <w:rPr>
                <w:sz w:val="22"/>
                <w:szCs w:val="22"/>
              </w:rPr>
              <w:t>DataType: Boolean</w:t>
            </w:r>
          </w:p>
        </w:tc>
        <w:tc>
          <w:tcPr>
            <w:tcW w:w="4703" w:type="dxa"/>
          </w:tcPr>
          <w:p w14:paraId="437763A0" w14:textId="77777777" w:rsidR="00501898" w:rsidRPr="0076075D" w:rsidRDefault="00136181">
            <w:pPr>
              <w:spacing w:before="0"/>
              <w:ind w:left="41"/>
              <w:jc w:val="both"/>
              <w:rPr>
                <w:sz w:val="22"/>
                <w:szCs w:val="22"/>
              </w:rPr>
            </w:pPr>
            <w:r w:rsidRPr="0076075D">
              <w:rPr>
                <w:sz w:val="22"/>
                <w:szCs w:val="22"/>
              </w:rPr>
              <w:t>isSeller = true: Trường dữ liệu thuộc bên bán</w:t>
            </w:r>
          </w:p>
          <w:p w14:paraId="5635D59A" w14:textId="77777777" w:rsidR="00501898" w:rsidRPr="0076075D" w:rsidRDefault="00136181">
            <w:pPr>
              <w:spacing w:before="0"/>
              <w:ind w:left="41"/>
              <w:jc w:val="both"/>
              <w:rPr>
                <w:sz w:val="22"/>
                <w:szCs w:val="22"/>
              </w:rPr>
            </w:pPr>
            <w:r w:rsidRPr="0076075D">
              <w:rPr>
                <w:sz w:val="22"/>
                <w:szCs w:val="22"/>
              </w:rPr>
              <w:lastRenderedPageBreak/>
              <w:t>isSeller = false: Trường dữ liệu thuộc bên mua</w:t>
            </w:r>
          </w:p>
        </w:tc>
      </w:tr>
    </w:tbl>
    <w:p w14:paraId="29410049" w14:textId="77777777" w:rsidR="00501898" w:rsidRPr="0076075D" w:rsidRDefault="00136181">
      <w:pPr>
        <w:ind w:left="0"/>
        <w:jc w:val="both"/>
        <w:rPr>
          <w:sz w:val="22"/>
          <w:szCs w:val="22"/>
        </w:rPr>
      </w:pPr>
      <w:r w:rsidRPr="0076075D">
        <w:rPr>
          <w:b/>
          <w:sz w:val="22"/>
          <w:szCs w:val="22"/>
        </w:rPr>
        <w:lastRenderedPageBreak/>
        <w:t>Gửi dữ liệu lập hóa đơn với trường động:</w:t>
      </w:r>
      <w:r w:rsidRPr="0076075D">
        <w:rPr>
          <w:sz w:val="22"/>
          <w:szCs w:val="22"/>
        </w:rPr>
        <w:t xml:space="preserve"> Thêm vào mảng metadata, mỗi phần tử bao gồm các giá trị được mapping dựa vào customFields nhận từ response như sau</w:t>
      </w:r>
    </w:p>
    <w:tbl>
      <w:tblPr>
        <w:tblW w:w="9705"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7"/>
        <w:gridCol w:w="2193"/>
        <w:gridCol w:w="2610"/>
        <w:gridCol w:w="3135"/>
      </w:tblGrid>
      <w:tr w:rsidR="00501898" w:rsidRPr="0076075D" w14:paraId="332DF7C0" w14:textId="77777777">
        <w:trPr>
          <w:trHeight w:val="530"/>
        </w:trPr>
        <w:tc>
          <w:tcPr>
            <w:tcW w:w="1767" w:type="dxa"/>
            <w:shd w:val="clear" w:color="auto" w:fill="D9D9D9"/>
          </w:tcPr>
          <w:p w14:paraId="3DB4A738" w14:textId="77777777" w:rsidR="00501898" w:rsidRPr="0076075D" w:rsidRDefault="00136181">
            <w:pPr>
              <w:ind w:left="0"/>
              <w:jc w:val="center"/>
              <w:rPr>
                <w:b/>
                <w:bCs/>
                <w:color w:val="000000"/>
                <w:sz w:val="22"/>
                <w:szCs w:val="22"/>
              </w:rPr>
            </w:pPr>
            <w:r w:rsidRPr="0076075D">
              <w:rPr>
                <w:b/>
                <w:bCs/>
                <w:color w:val="000000"/>
                <w:sz w:val="22"/>
                <w:szCs w:val="22"/>
              </w:rPr>
              <w:t>Trường trong</w:t>
            </w:r>
            <w:r w:rsidRPr="0076075D">
              <w:rPr>
                <w:b/>
                <w:bCs/>
                <w:color w:val="000000"/>
                <w:sz w:val="22"/>
                <w:szCs w:val="22"/>
              </w:rPr>
              <w:br/>
              <w:t>(customFields)</w:t>
            </w:r>
          </w:p>
        </w:tc>
        <w:tc>
          <w:tcPr>
            <w:tcW w:w="2193" w:type="dxa"/>
            <w:shd w:val="clear" w:color="auto" w:fill="D9D9D9"/>
          </w:tcPr>
          <w:p w14:paraId="567FD9BF" w14:textId="77777777" w:rsidR="00501898" w:rsidRPr="0076075D" w:rsidRDefault="00136181">
            <w:pPr>
              <w:ind w:left="0"/>
              <w:jc w:val="center"/>
              <w:rPr>
                <w:b/>
                <w:bCs/>
                <w:color w:val="000000"/>
                <w:sz w:val="22"/>
                <w:szCs w:val="22"/>
              </w:rPr>
            </w:pPr>
            <w:r w:rsidRPr="0076075D">
              <w:rPr>
                <w:b/>
                <w:bCs/>
                <w:color w:val="000000"/>
                <w:sz w:val="22"/>
                <w:szCs w:val="22"/>
              </w:rPr>
              <w:t>Tên trường</w:t>
            </w:r>
            <w:r w:rsidRPr="0076075D">
              <w:rPr>
                <w:b/>
                <w:bCs/>
                <w:color w:val="000000"/>
                <w:sz w:val="22"/>
                <w:szCs w:val="22"/>
              </w:rPr>
              <w:br/>
              <w:t>(metadata)</w:t>
            </w:r>
          </w:p>
        </w:tc>
        <w:tc>
          <w:tcPr>
            <w:tcW w:w="2610" w:type="dxa"/>
            <w:shd w:val="clear" w:color="auto" w:fill="D9D9D9"/>
          </w:tcPr>
          <w:p w14:paraId="01D15C64"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3135" w:type="dxa"/>
            <w:shd w:val="clear" w:color="auto" w:fill="D9D9D9"/>
          </w:tcPr>
          <w:p w14:paraId="57D2204C"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54EC871C" w14:textId="77777777">
        <w:tc>
          <w:tcPr>
            <w:tcW w:w="1767" w:type="dxa"/>
          </w:tcPr>
          <w:p w14:paraId="05866010" w14:textId="77777777" w:rsidR="00501898" w:rsidRPr="0076075D" w:rsidRDefault="00136181">
            <w:pPr>
              <w:spacing w:before="0"/>
              <w:ind w:left="0"/>
              <w:jc w:val="both"/>
              <w:rPr>
                <w:sz w:val="22"/>
                <w:szCs w:val="22"/>
              </w:rPr>
            </w:pPr>
            <w:r w:rsidRPr="0076075D">
              <w:rPr>
                <w:snapToGrid/>
                <w:color w:val="000000"/>
                <w:sz w:val="22"/>
                <w:szCs w:val="22"/>
              </w:rPr>
              <w:t>id</w:t>
            </w:r>
          </w:p>
        </w:tc>
        <w:tc>
          <w:tcPr>
            <w:tcW w:w="2193" w:type="dxa"/>
          </w:tcPr>
          <w:p w14:paraId="0F1FFB17" w14:textId="77777777" w:rsidR="00501898" w:rsidRPr="0076075D" w:rsidRDefault="00136181">
            <w:pPr>
              <w:spacing w:before="0"/>
              <w:ind w:left="0"/>
              <w:jc w:val="both"/>
              <w:rPr>
                <w:sz w:val="22"/>
                <w:szCs w:val="22"/>
              </w:rPr>
            </w:pPr>
            <w:r w:rsidRPr="0076075D">
              <w:rPr>
                <w:sz w:val="22"/>
                <w:szCs w:val="22"/>
              </w:rPr>
              <w:t>invoiceCustomFieldId</w:t>
            </w:r>
          </w:p>
        </w:tc>
        <w:tc>
          <w:tcPr>
            <w:tcW w:w="2610" w:type="dxa"/>
          </w:tcPr>
          <w:p w14:paraId="58F05A73" w14:textId="77777777" w:rsidR="00501898" w:rsidRPr="0076075D" w:rsidRDefault="00136181">
            <w:pPr>
              <w:spacing w:before="0"/>
              <w:ind w:left="0"/>
              <w:jc w:val="both"/>
              <w:rPr>
                <w:sz w:val="22"/>
                <w:szCs w:val="22"/>
              </w:rPr>
            </w:pPr>
            <w:r w:rsidRPr="0076075D">
              <w:rPr>
                <w:sz w:val="22"/>
                <w:szCs w:val="22"/>
              </w:rPr>
              <w:t>Required : false</w:t>
            </w:r>
          </w:p>
          <w:p w14:paraId="17CAD75B" w14:textId="77777777" w:rsidR="00501898" w:rsidRPr="0076075D" w:rsidRDefault="00136181">
            <w:pPr>
              <w:spacing w:before="0"/>
              <w:ind w:left="0"/>
              <w:jc w:val="both"/>
              <w:rPr>
                <w:sz w:val="22"/>
                <w:szCs w:val="22"/>
              </w:rPr>
            </w:pPr>
            <w:r w:rsidRPr="0076075D">
              <w:rPr>
                <w:sz w:val="22"/>
                <w:szCs w:val="22"/>
              </w:rPr>
              <w:t>DataType: Number</w:t>
            </w:r>
          </w:p>
          <w:p w14:paraId="5BB46EE9" w14:textId="77777777" w:rsidR="00501898" w:rsidRPr="0076075D" w:rsidRDefault="00136181">
            <w:pPr>
              <w:spacing w:before="0"/>
              <w:ind w:left="0"/>
              <w:jc w:val="both"/>
              <w:rPr>
                <w:sz w:val="22"/>
                <w:szCs w:val="22"/>
              </w:rPr>
            </w:pPr>
            <w:r w:rsidRPr="0076075D">
              <w:rPr>
                <w:sz w:val="22"/>
                <w:szCs w:val="22"/>
              </w:rPr>
              <w:t xml:space="preserve">Minlength : </w:t>
            </w:r>
          </w:p>
          <w:p w14:paraId="340FCAF8" w14:textId="77777777" w:rsidR="00501898" w:rsidRPr="0076075D" w:rsidRDefault="00136181">
            <w:pPr>
              <w:spacing w:before="0"/>
              <w:ind w:left="0"/>
              <w:jc w:val="both"/>
              <w:rPr>
                <w:sz w:val="22"/>
                <w:szCs w:val="22"/>
              </w:rPr>
            </w:pPr>
            <w:r w:rsidRPr="0076075D">
              <w:rPr>
                <w:sz w:val="22"/>
                <w:szCs w:val="22"/>
              </w:rPr>
              <w:t>Maxlength : 10</w:t>
            </w:r>
          </w:p>
          <w:p w14:paraId="5CEA5C44" w14:textId="77777777" w:rsidR="00501898" w:rsidRPr="0076075D" w:rsidRDefault="00136181">
            <w:pPr>
              <w:spacing w:before="0"/>
              <w:ind w:left="0"/>
              <w:jc w:val="both"/>
              <w:rPr>
                <w:sz w:val="22"/>
                <w:szCs w:val="22"/>
              </w:rPr>
            </w:pPr>
            <w:r w:rsidRPr="0076075D">
              <w:rPr>
                <w:sz w:val="22"/>
                <w:szCs w:val="22"/>
              </w:rPr>
              <w:t xml:space="preserve">Format : </w:t>
            </w:r>
          </w:p>
        </w:tc>
        <w:tc>
          <w:tcPr>
            <w:tcW w:w="3135" w:type="dxa"/>
          </w:tcPr>
          <w:p w14:paraId="25E2842E" w14:textId="77777777" w:rsidR="00501898" w:rsidRPr="0076075D" w:rsidRDefault="00136181">
            <w:pPr>
              <w:spacing w:before="0"/>
              <w:ind w:left="41"/>
              <w:jc w:val="both"/>
              <w:rPr>
                <w:sz w:val="22"/>
                <w:szCs w:val="22"/>
              </w:rPr>
            </w:pPr>
            <w:r w:rsidRPr="0076075D">
              <w:rPr>
                <w:sz w:val="22"/>
                <w:szCs w:val="22"/>
              </w:rPr>
              <w:t>ID của trường động</w:t>
            </w:r>
          </w:p>
          <w:p w14:paraId="7DF5ACA1" w14:textId="77777777" w:rsidR="00501898" w:rsidRPr="0076075D" w:rsidRDefault="00501898">
            <w:pPr>
              <w:spacing w:before="0"/>
              <w:ind w:left="41"/>
              <w:jc w:val="both"/>
              <w:rPr>
                <w:sz w:val="22"/>
                <w:szCs w:val="22"/>
              </w:rPr>
            </w:pPr>
          </w:p>
        </w:tc>
      </w:tr>
      <w:tr w:rsidR="00501898" w:rsidRPr="0076075D" w14:paraId="7CFA4A21" w14:textId="77777777">
        <w:tc>
          <w:tcPr>
            <w:tcW w:w="1767" w:type="dxa"/>
          </w:tcPr>
          <w:p w14:paraId="1108294C" w14:textId="77777777" w:rsidR="00501898" w:rsidRPr="0076075D" w:rsidRDefault="00136181">
            <w:pPr>
              <w:spacing w:before="0"/>
              <w:ind w:left="0"/>
              <w:jc w:val="both"/>
              <w:rPr>
                <w:sz w:val="22"/>
                <w:szCs w:val="22"/>
              </w:rPr>
            </w:pPr>
            <w:r w:rsidRPr="0076075D">
              <w:rPr>
                <w:sz w:val="22"/>
                <w:szCs w:val="22"/>
              </w:rPr>
              <w:t>keyTag</w:t>
            </w:r>
          </w:p>
        </w:tc>
        <w:tc>
          <w:tcPr>
            <w:tcW w:w="2193" w:type="dxa"/>
          </w:tcPr>
          <w:p w14:paraId="01250036" w14:textId="77777777" w:rsidR="00501898" w:rsidRPr="0076075D" w:rsidRDefault="00136181">
            <w:pPr>
              <w:spacing w:before="0"/>
              <w:ind w:left="0"/>
              <w:jc w:val="both"/>
              <w:rPr>
                <w:sz w:val="22"/>
                <w:szCs w:val="22"/>
              </w:rPr>
            </w:pPr>
            <w:r w:rsidRPr="0076075D">
              <w:rPr>
                <w:sz w:val="22"/>
                <w:szCs w:val="22"/>
              </w:rPr>
              <w:t>keyTag</w:t>
            </w:r>
          </w:p>
        </w:tc>
        <w:tc>
          <w:tcPr>
            <w:tcW w:w="2610" w:type="dxa"/>
          </w:tcPr>
          <w:p w14:paraId="0385C28E" w14:textId="77777777" w:rsidR="00501898" w:rsidRPr="0076075D" w:rsidRDefault="00136181">
            <w:pPr>
              <w:spacing w:before="0"/>
              <w:ind w:left="0"/>
              <w:jc w:val="both"/>
              <w:rPr>
                <w:sz w:val="22"/>
                <w:szCs w:val="22"/>
              </w:rPr>
            </w:pPr>
            <w:r w:rsidRPr="0076075D">
              <w:rPr>
                <w:sz w:val="22"/>
                <w:szCs w:val="22"/>
              </w:rPr>
              <w:t>Required : true</w:t>
            </w:r>
          </w:p>
          <w:p w14:paraId="3D857823" w14:textId="77777777" w:rsidR="00501898" w:rsidRPr="0076075D" w:rsidRDefault="00136181">
            <w:pPr>
              <w:spacing w:before="0"/>
              <w:ind w:left="0"/>
              <w:jc w:val="both"/>
              <w:rPr>
                <w:sz w:val="22"/>
                <w:szCs w:val="22"/>
              </w:rPr>
            </w:pPr>
            <w:r w:rsidRPr="0076075D">
              <w:rPr>
                <w:sz w:val="22"/>
                <w:szCs w:val="22"/>
              </w:rPr>
              <w:t>DataType: String</w:t>
            </w:r>
          </w:p>
        </w:tc>
        <w:tc>
          <w:tcPr>
            <w:tcW w:w="3135" w:type="dxa"/>
          </w:tcPr>
          <w:p w14:paraId="445E9EAE" w14:textId="77777777" w:rsidR="00501898" w:rsidRPr="0076075D" w:rsidRDefault="00136181">
            <w:pPr>
              <w:spacing w:before="0"/>
              <w:ind w:left="41"/>
              <w:jc w:val="both"/>
              <w:rPr>
                <w:sz w:val="22"/>
                <w:szCs w:val="22"/>
              </w:rPr>
            </w:pPr>
            <w:r w:rsidRPr="0076075D">
              <w:rPr>
                <w:sz w:val="22"/>
                <w:szCs w:val="22"/>
              </w:rPr>
              <w:t>Tên của trường động khi lưu vào dữ liệu</w:t>
            </w:r>
          </w:p>
        </w:tc>
      </w:tr>
      <w:tr w:rsidR="00501898" w:rsidRPr="0076075D" w14:paraId="59B6E188" w14:textId="77777777">
        <w:tc>
          <w:tcPr>
            <w:tcW w:w="1767" w:type="dxa"/>
          </w:tcPr>
          <w:p w14:paraId="28FADAC9" w14:textId="77777777" w:rsidR="00501898" w:rsidRPr="0076075D" w:rsidRDefault="00136181">
            <w:pPr>
              <w:spacing w:before="0"/>
              <w:ind w:left="0"/>
              <w:jc w:val="both"/>
              <w:rPr>
                <w:sz w:val="22"/>
                <w:szCs w:val="22"/>
              </w:rPr>
            </w:pPr>
            <w:r w:rsidRPr="0076075D">
              <w:rPr>
                <w:sz w:val="22"/>
                <w:szCs w:val="22"/>
              </w:rPr>
              <w:t>valueType</w:t>
            </w:r>
          </w:p>
        </w:tc>
        <w:tc>
          <w:tcPr>
            <w:tcW w:w="2193" w:type="dxa"/>
          </w:tcPr>
          <w:p w14:paraId="3AA8222B" w14:textId="77777777" w:rsidR="00501898" w:rsidRPr="0076075D" w:rsidRDefault="00136181">
            <w:pPr>
              <w:spacing w:before="0"/>
              <w:ind w:left="0"/>
              <w:jc w:val="both"/>
              <w:rPr>
                <w:sz w:val="22"/>
                <w:szCs w:val="22"/>
              </w:rPr>
            </w:pPr>
            <w:r w:rsidRPr="0076075D">
              <w:rPr>
                <w:sz w:val="22"/>
                <w:szCs w:val="22"/>
              </w:rPr>
              <w:t>valueType</w:t>
            </w:r>
          </w:p>
        </w:tc>
        <w:tc>
          <w:tcPr>
            <w:tcW w:w="2610" w:type="dxa"/>
          </w:tcPr>
          <w:p w14:paraId="5F339A98" w14:textId="77777777" w:rsidR="00501898" w:rsidRPr="0076075D" w:rsidRDefault="00136181">
            <w:pPr>
              <w:spacing w:before="0"/>
              <w:ind w:left="0"/>
              <w:jc w:val="both"/>
              <w:rPr>
                <w:sz w:val="22"/>
                <w:szCs w:val="22"/>
              </w:rPr>
            </w:pPr>
            <w:r w:rsidRPr="0076075D">
              <w:rPr>
                <w:sz w:val="22"/>
                <w:szCs w:val="22"/>
              </w:rPr>
              <w:t>Required : true</w:t>
            </w:r>
          </w:p>
          <w:p w14:paraId="59BEA44A" w14:textId="77777777" w:rsidR="00501898" w:rsidRPr="0076075D" w:rsidRDefault="00136181">
            <w:pPr>
              <w:spacing w:before="0"/>
              <w:ind w:left="0"/>
              <w:jc w:val="both"/>
              <w:rPr>
                <w:sz w:val="22"/>
                <w:szCs w:val="22"/>
              </w:rPr>
            </w:pPr>
            <w:r w:rsidRPr="0076075D">
              <w:rPr>
                <w:sz w:val="22"/>
                <w:szCs w:val="22"/>
              </w:rPr>
              <w:t>DataType: String</w:t>
            </w:r>
          </w:p>
          <w:p w14:paraId="01B19A61" w14:textId="77777777" w:rsidR="00501898" w:rsidRPr="0076075D" w:rsidRDefault="00501898">
            <w:pPr>
              <w:spacing w:before="0"/>
              <w:ind w:left="0"/>
              <w:jc w:val="both"/>
              <w:rPr>
                <w:sz w:val="22"/>
                <w:szCs w:val="22"/>
              </w:rPr>
            </w:pPr>
          </w:p>
        </w:tc>
        <w:tc>
          <w:tcPr>
            <w:tcW w:w="3135" w:type="dxa"/>
          </w:tcPr>
          <w:p w14:paraId="157C3982" w14:textId="77777777" w:rsidR="00501898" w:rsidRPr="0076075D" w:rsidRDefault="00136181">
            <w:pPr>
              <w:spacing w:before="0"/>
              <w:ind w:left="41"/>
              <w:jc w:val="both"/>
              <w:rPr>
                <w:sz w:val="22"/>
                <w:szCs w:val="22"/>
              </w:rPr>
            </w:pPr>
            <w:r w:rsidRPr="0076075D">
              <w:rPr>
                <w:sz w:val="22"/>
                <w:szCs w:val="22"/>
              </w:rPr>
              <w:t>Kiểu dữ liệu của trường động. Chỉ bao gồm các giá trị: “text”,  “date”, “number”</w:t>
            </w:r>
          </w:p>
        </w:tc>
      </w:tr>
      <w:tr w:rsidR="00501898" w:rsidRPr="0076075D" w14:paraId="64568015" w14:textId="77777777">
        <w:tc>
          <w:tcPr>
            <w:tcW w:w="1767" w:type="dxa"/>
          </w:tcPr>
          <w:p w14:paraId="57F6FCD1" w14:textId="77777777" w:rsidR="00501898" w:rsidRPr="0076075D" w:rsidRDefault="00136181">
            <w:pPr>
              <w:spacing w:before="0"/>
              <w:ind w:left="0"/>
              <w:jc w:val="both"/>
              <w:rPr>
                <w:sz w:val="22"/>
                <w:szCs w:val="22"/>
              </w:rPr>
            </w:pPr>
            <w:r w:rsidRPr="0076075D">
              <w:rPr>
                <w:sz w:val="22"/>
                <w:szCs w:val="22"/>
              </w:rPr>
              <w:t>keyLabel</w:t>
            </w:r>
          </w:p>
        </w:tc>
        <w:tc>
          <w:tcPr>
            <w:tcW w:w="2193" w:type="dxa"/>
          </w:tcPr>
          <w:p w14:paraId="394DB2AC" w14:textId="77777777" w:rsidR="00501898" w:rsidRPr="0076075D" w:rsidRDefault="00136181">
            <w:pPr>
              <w:spacing w:before="0"/>
              <w:ind w:left="0"/>
              <w:jc w:val="both"/>
              <w:rPr>
                <w:sz w:val="22"/>
                <w:szCs w:val="22"/>
              </w:rPr>
            </w:pPr>
            <w:r w:rsidRPr="0076075D">
              <w:rPr>
                <w:sz w:val="22"/>
                <w:szCs w:val="22"/>
              </w:rPr>
              <w:t>keyLabel</w:t>
            </w:r>
          </w:p>
        </w:tc>
        <w:tc>
          <w:tcPr>
            <w:tcW w:w="2610" w:type="dxa"/>
          </w:tcPr>
          <w:p w14:paraId="74CC34AB" w14:textId="77777777" w:rsidR="00501898" w:rsidRPr="0076075D" w:rsidRDefault="00136181">
            <w:pPr>
              <w:spacing w:before="0"/>
              <w:ind w:left="0"/>
              <w:jc w:val="both"/>
              <w:rPr>
                <w:sz w:val="22"/>
                <w:szCs w:val="22"/>
              </w:rPr>
            </w:pPr>
            <w:r w:rsidRPr="0076075D">
              <w:rPr>
                <w:sz w:val="22"/>
                <w:szCs w:val="22"/>
              </w:rPr>
              <w:t>Required : true</w:t>
            </w:r>
          </w:p>
          <w:p w14:paraId="590D6933" w14:textId="77777777" w:rsidR="00501898" w:rsidRPr="0076075D" w:rsidRDefault="00136181">
            <w:pPr>
              <w:spacing w:before="0"/>
              <w:ind w:left="0"/>
              <w:jc w:val="both"/>
              <w:rPr>
                <w:sz w:val="22"/>
                <w:szCs w:val="22"/>
              </w:rPr>
            </w:pPr>
            <w:r w:rsidRPr="0076075D">
              <w:rPr>
                <w:sz w:val="22"/>
                <w:szCs w:val="22"/>
              </w:rPr>
              <w:t>DataType: String</w:t>
            </w:r>
          </w:p>
          <w:p w14:paraId="7289A4B6" w14:textId="77777777" w:rsidR="00501898" w:rsidRPr="0076075D" w:rsidRDefault="00501898">
            <w:pPr>
              <w:spacing w:before="0"/>
              <w:ind w:left="0"/>
              <w:jc w:val="both"/>
              <w:rPr>
                <w:sz w:val="22"/>
                <w:szCs w:val="22"/>
              </w:rPr>
            </w:pPr>
          </w:p>
        </w:tc>
        <w:tc>
          <w:tcPr>
            <w:tcW w:w="3135" w:type="dxa"/>
          </w:tcPr>
          <w:p w14:paraId="2580DC7F" w14:textId="77777777" w:rsidR="00501898" w:rsidRPr="0076075D" w:rsidRDefault="00136181">
            <w:pPr>
              <w:spacing w:before="0"/>
              <w:ind w:left="41"/>
              <w:jc w:val="both"/>
              <w:rPr>
                <w:sz w:val="22"/>
                <w:szCs w:val="22"/>
              </w:rPr>
            </w:pPr>
            <w:r w:rsidRPr="0076075D">
              <w:rPr>
                <w:sz w:val="22"/>
                <w:szCs w:val="22"/>
              </w:rPr>
              <w:t xml:space="preserve">Tên hiển thị của trường động, </w:t>
            </w:r>
          </w:p>
          <w:p w14:paraId="5B97A9B6" w14:textId="77777777" w:rsidR="00501898" w:rsidRPr="0076075D" w:rsidRDefault="00136181">
            <w:pPr>
              <w:spacing w:before="0"/>
              <w:ind w:left="41"/>
              <w:jc w:val="both"/>
              <w:rPr>
                <w:sz w:val="22"/>
                <w:szCs w:val="22"/>
              </w:rPr>
            </w:pPr>
            <w:r w:rsidRPr="0076075D">
              <w:rPr>
                <w:sz w:val="22"/>
                <w:szCs w:val="22"/>
              </w:rPr>
              <w:t>Hiển thị trên giao diện nhập liệu khi lập hóa đơn</w:t>
            </w:r>
          </w:p>
        </w:tc>
      </w:tr>
      <w:tr w:rsidR="00501898" w:rsidRPr="0076075D" w14:paraId="4197B406" w14:textId="77777777">
        <w:tc>
          <w:tcPr>
            <w:tcW w:w="1767" w:type="dxa"/>
          </w:tcPr>
          <w:p w14:paraId="657CA514" w14:textId="77777777" w:rsidR="00501898" w:rsidRPr="0076075D" w:rsidRDefault="00136181">
            <w:pPr>
              <w:spacing w:before="0"/>
              <w:ind w:left="0"/>
              <w:jc w:val="both"/>
              <w:rPr>
                <w:sz w:val="22"/>
                <w:szCs w:val="22"/>
              </w:rPr>
            </w:pPr>
            <w:r w:rsidRPr="0076075D">
              <w:rPr>
                <w:sz w:val="22"/>
                <w:szCs w:val="22"/>
              </w:rPr>
              <w:t>valueType = date</w:t>
            </w:r>
          </w:p>
        </w:tc>
        <w:tc>
          <w:tcPr>
            <w:tcW w:w="2193" w:type="dxa"/>
          </w:tcPr>
          <w:p w14:paraId="79D5EF57" w14:textId="77777777" w:rsidR="00501898" w:rsidRPr="0076075D" w:rsidRDefault="00136181">
            <w:pPr>
              <w:spacing w:before="0"/>
              <w:ind w:left="0"/>
              <w:jc w:val="both"/>
              <w:rPr>
                <w:sz w:val="22"/>
                <w:szCs w:val="22"/>
              </w:rPr>
            </w:pPr>
            <w:r w:rsidRPr="0076075D">
              <w:rPr>
                <w:sz w:val="22"/>
                <w:szCs w:val="22"/>
              </w:rPr>
              <w:t>dateValue</w:t>
            </w:r>
          </w:p>
        </w:tc>
        <w:tc>
          <w:tcPr>
            <w:tcW w:w="2610" w:type="dxa"/>
          </w:tcPr>
          <w:p w14:paraId="1F4BDF35" w14:textId="77777777" w:rsidR="00501898" w:rsidRPr="0076075D" w:rsidRDefault="00136181">
            <w:pPr>
              <w:spacing w:before="0"/>
              <w:ind w:left="0"/>
              <w:jc w:val="both"/>
              <w:rPr>
                <w:sz w:val="22"/>
                <w:szCs w:val="22"/>
              </w:rPr>
            </w:pPr>
            <w:r w:rsidRPr="0076075D">
              <w:rPr>
                <w:sz w:val="22"/>
                <w:szCs w:val="22"/>
              </w:rPr>
              <w:t>Required : false</w:t>
            </w:r>
          </w:p>
          <w:p w14:paraId="3CBEBECF" w14:textId="77777777" w:rsidR="00501898" w:rsidRPr="0076075D" w:rsidRDefault="00136181">
            <w:pPr>
              <w:spacing w:before="0"/>
              <w:ind w:left="0"/>
              <w:jc w:val="both"/>
              <w:rPr>
                <w:sz w:val="22"/>
                <w:szCs w:val="22"/>
              </w:rPr>
            </w:pPr>
            <w:r w:rsidRPr="0076075D">
              <w:rPr>
                <w:sz w:val="22"/>
                <w:szCs w:val="22"/>
              </w:rPr>
              <w:t>DataType: Date</w:t>
            </w:r>
          </w:p>
        </w:tc>
        <w:tc>
          <w:tcPr>
            <w:tcW w:w="3135" w:type="dxa"/>
          </w:tcPr>
          <w:p w14:paraId="7CAADAC5" w14:textId="77777777" w:rsidR="00501898" w:rsidRPr="0076075D" w:rsidRDefault="00136181">
            <w:pPr>
              <w:spacing w:before="0"/>
              <w:ind w:left="41"/>
              <w:jc w:val="both"/>
              <w:rPr>
                <w:sz w:val="22"/>
                <w:szCs w:val="22"/>
              </w:rPr>
            </w:pPr>
            <w:r w:rsidRPr="0076075D">
              <w:rPr>
                <w:sz w:val="22"/>
                <w:szCs w:val="22"/>
              </w:rPr>
              <w:t>Giá trị của trường dữ liệu trong trường hợp valueType = date</w:t>
            </w:r>
          </w:p>
        </w:tc>
      </w:tr>
      <w:tr w:rsidR="00501898" w:rsidRPr="0076075D" w14:paraId="0CA5C5AC" w14:textId="77777777">
        <w:tc>
          <w:tcPr>
            <w:tcW w:w="1767" w:type="dxa"/>
          </w:tcPr>
          <w:p w14:paraId="73E218C7" w14:textId="77777777" w:rsidR="00501898" w:rsidRPr="0076075D" w:rsidRDefault="00136181">
            <w:pPr>
              <w:spacing w:before="0"/>
              <w:ind w:left="0"/>
              <w:jc w:val="both"/>
              <w:rPr>
                <w:sz w:val="22"/>
                <w:szCs w:val="22"/>
              </w:rPr>
            </w:pPr>
            <w:r w:rsidRPr="0076075D">
              <w:rPr>
                <w:sz w:val="22"/>
                <w:szCs w:val="22"/>
              </w:rPr>
              <w:t>valueType = number</w:t>
            </w:r>
          </w:p>
        </w:tc>
        <w:tc>
          <w:tcPr>
            <w:tcW w:w="2193" w:type="dxa"/>
          </w:tcPr>
          <w:p w14:paraId="43DD78E3" w14:textId="77777777" w:rsidR="00501898" w:rsidRPr="0076075D" w:rsidRDefault="00136181">
            <w:pPr>
              <w:spacing w:before="0"/>
              <w:ind w:left="0"/>
              <w:jc w:val="both"/>
              <w:rPr>
                <w:sz w:val="22"/>
                <w:szCs w:val="22"/>
              </w:rPr>
            </w:pPr>
            <w:r w:rsidRPr="0076075D">
              <w:rPr>
                <w:sz w:val="22"/>
                <w:szCs w:val="22"/>
              </w:rPr>
              <w:t>numberValue</w:t>
            </w:r>
          </w:p>
        </w:tc>
        <w:tc>
          <w:tcPr>
            <w:tcW w:w="2610" w:type="dxa"/>
          </w:tcPr>
          <w:p w14:paraId="22737A34" w14:textId="77777777" w:rsidR="00501898" w:rsidRPr="0076075D" w:rsidRDefault="00136181">
            <w:pPr>
              <w:spacing w:before="0"/>
              <w:ind w:left="0"/>
              <w:jc w:val="both"/>
              <w:rPr>
                <w:sz w:val="22"/>
                <w:szCs w:val="22"/>
              </w:rPr>
            </w:pPr>
            <w:r w:rsidRPr="0076075D">
              <w:rPr>
                <w:sz w:val="22"/>
                <w:szCs w:val="22"/>
              </w:rPr>
              <w:t>Required : false</w:t>
            </w:r>
          </w:p>
          <w:p w14:paraId="4323D948" w14:textId="77777777" w:rsidR="00501898" w:rsidRPr="0076075D" w:rsidRDefault="00136181">
            <w:pPr>
              <w:spacing w:before="0"/>
              <w:ind w:left="0"/>
              <w:jc w:val="both"/>
              <w:rPr>
                <w:sz w:val="22"/>
                <w:szCs w:val="22"/>
              </w:rPr>
            </w:pPr>
            <w:r w:rsidRPr="0076075D">
              <w:rPr>
                <w:sz w:val="22"/>
                <w:szCs w:val="22"/>
              </w:rPr>
              <w:t>DataType: Number</w:t>
            </w:r>
          </w:p>
        </w:tc>
        <w:tc>
          <w:tcPr>
            <w:tcW w:w="3135" w:type="dxa"/>
          </w:tcPr>
          <w:p w14:paraId="5153886E" w14:textId="77777777" w:rsidR="00501898" w:rsidRPr="0076075D" w:rsidRDefault="00136181">
            <w:pPr>
              <w:spacing w:before="0"/>
              <w:ind w:left="41"/>
              <w:jc w:val="both"/>
              <w:rPr>
                <w:sz w:val="22"/>
                <w:szCs w:val="22"/>
              </w:rPr>
            </w:pPr>
            <w:r w:rsidRPr="0076075D">
              <w:rPr>
                <w:sz w:val="22"/>
                <w:szCs w:val="22"/>
              </w:rPr>
              <w:t>Giá trị của trường dữ liệu trong trường hợp valueType = number</w:t>
            </w:r>
          </w:p>
        </w:tc>
      </w:tr>
      <w:tr w:rsidR="00501898" w:rsidRPr="0076075D" w14:paraId="73863B3E" w14:textId="77777777">
        <w:tc>
          <w:tcPr>
            <w:tcW w:w="1767" w:type="dxa"/>
          </w:tcPr>
          <w:p w14:paraId="4E9D0591" w14:textId="77777777" w:rsidR="00501898" w:rsidRPr="0076075D" w:rsidRDefault="00136181">
            <w:pPr>
              <w:spacing w:before="0"/>
              <w:ind w:left="0"/>
              <w:jc w:val="both"/>
              <w:rPr>
                <w:sz w:val="22"/>
                <w:szCs w:val="22"/>
              </w:rPr>
            </w:pPr>
            <w:r w:rsidRPr="0076075D">
              <w:rPr>
                <w:sz w:val="22"/>
                <w:szCs w:val="22"/>
              </w:rPr>
              <w:t>valueType = text</w:t>
            </w:r>
          </w:p>
        </w:tc>
        <w:tc>
          <w:tcPr>
            <w:tcW w:w="2193" w:type="dxa"/>
          </w:tcPr>
          <w:p w14:paraId="78EB5A59" w14:textId="77777777" w:rsidR="00501898" w:rsidRPr="0076075D" w:rsidRDefault="00136181">
            <w:pPr>
              <w:spacing w:before="0"/>
              <w:ind w:left="0"/>
              <w:jc w:val="both"/>
              <w:rPr>
                <w:sz w:val="22"/>
                <w:szCs w:val="22"/>
              </w:rPr>
            </w:pPr>
            <w:r w:rsidRPr="0076075D">
              <w:rPr>
                <w:sz w:val="22"/>
                <w:szCs w:val="22"/>
              </w:rPr>
              <w:t>stringValue</w:t>
            </w:r>
          </w:p>
        </w:tc>
        <w:tc>
          <w:tcPr>
            <w:tcW w:w="2610" w:type="dxa"/>
          </w:tcPr>
          <w:p w14:paraId="77F5FDE4" w14:textId="77777777" w:rsidR="00501898" w:rsidRPr="0076075D" w:rsidRDefault="00136181">
            <w:pPr>
              <w:spacing w:before="0"/>
              <w:ind w:left="0"/>
              <w:jc w:val="both"/>
              <w:rPr>
                <w:sz w:val="22"/>
                <w:szCs w:val="22"/>
              </w:rPr>
            </w:pPr>
            <w:r w:rsidRPr="0076075D">
              <w:rPr>
                <w:sz w:val="22"/>
                <w:szCs w:val="22"/>
              </w:rPr>
              <w:t>Required : false</w:t>
            </w:r>
          </w:p>
          <w:p w14:paraId="331A13E2" w14:textId="77777777" w:rsidR="00501898" w:rsidRPr="0076075D" w:rsidRDefault="00136181">
            <w:pPr>
              <w:spacing w:before="0"/>
              <w:ind w:left="0"/>
              <w:jc w:val="both"/>
              <w:rPr>
                <w:sz w:val="22"/>
                <w:szCs w:val="22"/>
              </w:rPr>
            </w:pPr>
            <w:r w:rsidRPr="0076075D">
              <w:rPr>
                <w:sz w:val="22"/>
                <w:szCs w:val="22"/>
              </w:rPr>
              <w:t>DataType: String</w:t>
            </w:r>
          </w:p>
        </w:tc>
        <w:tc>
          <w:tcPr>
            <w:tcW w:w="3135" w:type="dxa"/>
          </w:tcPr>
          <w:p w14:paraId="0A7988EA" w14:textId="77777777" w:rsidR="00501898" w:rsidRPr="0076075D" w:rsidRDefault="00136181">
            <w:pPr>
              <w:spacing w:before="0"/>
              <w:ind w:left="0"/>
              <w:jc w:val="both"/>
              <w:rPr>
                <w:sz w:val="22"/>
                <w:szCs w:val="22"/>
              </w:rPr>
            </w:pPr>
            <w:r w:rsidRPr="0076075D">
              <w:rPr>
                <w:sz w:val="22"/>
                <w:szCs w:val="22"/>
              </w:rPr>
              <w:t>Giá trị của trường dữ liệu trong trường hợp valueType = text</w:t>
            </w:r>
          </w:p>
        </w:tc>
      </w:tr>
    </w:tbl>
    <w:p w14:paraId="7F9BA93D" w14:textId="77777777" w:rsidR="00501898" w:rsidRPr="0076075D" w:rsidRDefault="00501898">
      <w:pPr>
        <w:jc w:val="both"/>
        <w:rPr>
          <w:sz w:val="22"/>
          <w:szCs w:val="22"/>
        </w:rPr>
      </w:pPr>
    </w:p>
    <w:p w14:paraId="11B882C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w:t>
      </w:r>
    </w:p>
    <w:p w14:paraId="6E7D91E9"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"generalInvoiceInfo": {</w:t>
      </w:r>
    </w:p>
    <w:p w14:paraId="62538962"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"invoiceType": "03XKNB",</w:t>
      </w:r>
    </w:p>
    <w:p w14:paraId="39CA6A9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"templateCode": "03XKNB0/003",</w:t>
      </w:r>
    </w:p>
    <w:p w14:paraId="2568E619"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"invoiceSeries": "AA/20E",</w:t>
      </w:r>
    </w:p>
    <w:p w14:paraId="4450177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"currencyCode": "VND",</w:t>
      </w:r>
    </w:p>
    <w:p w14:paraId="4FA1D80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"adjustmentType": "1",</w:t>
      </w:r>
    </w:p>
    <w:p w14:paraId="0EEA22B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"paymentStatus": true,</w:t>
      </w:r>
    </w:p>
    <w:p w14:paraId="4741D471"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"cusGetInvoiceRight": true</w:t>
      </w:r>
    </w:p>
    <w:p w14:paraId="437FBB5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164376C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"sellerInfo": {</w:t>
      </w:r>
    </w:p>
    <w:p w14:paraId="352FF57A"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"sellerLegalName": "Người bán hàng",</w:t>
      </w:r>
    </w:p>
    <w:p w14:paraId="0BE90C9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"sellerTaxCode": "0100109106-712",</w:t>
      </w:r>
    </w:p>
    <w:p w14:paraId="0695747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"sellerAddressLine": "Thành Phố Hà Nội - Việt Nam",</w:t>
      </w:r>
    </w:p>
    <w:p w14:paraId="2EA2EBFA"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"sellerPhoneNumber": "0123456789",</w:t>
      </w:r>
    </w:p>
    <w:p w14:paraId="3B43A65E"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"sellerFaxNumber": "0123456789",</w:t>
      </w:r>
    </w:p>
    <w:p w14:paraId="2D52481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lastRenderedPageBreak/>
        <w:t xml:space="preserve">      "sellerEmail": "email@gmail.com",</w:t>
      </w:r>
    </w:p>
    <w:p w14:paraId="48A4F31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"sellerBankName": "Ngân hàng ",</w:t>
      </w:r>
    </w:p>
    <w:p w14:paraId="7B0FD8C1"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"sellerBankAccount": "012345678901",</w:t>
      </w:r>
    </w:p>
    <w:p w14:paraId="29FB64E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"sellerDistrictName": "",</w:t>
      </w:r>
    </w:p>
    <w:p w14:paraId="2C5B482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"sellerCityName": "Thành Phố Hà Nội",</w:t>
      </w:r>
    </w:p>
    <w:p w14:paraId="44EB4C78"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"sellerCountryCode": "84",</w:t>
      </w:r>
    </w:p>
    <w:p w14:paraId="11E164B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"sellerWebsite": "sinvoice.viettel.vn"</w:t>
      </w:r>
    </w:p>
    <w:p w14:paraId="0EE0D6F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62A43E9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"buyerInfo": {</w:t>
      </w:r>
    </w:p>
    <w:p w14:paraId="5202E84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"buyerName": "Tên khách hàng",</w:t>
      </w:r>
    </w:p>
    <w:p w14:paraId="54968E97"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"buyerLegalName": "Tên đơn vị",</w:t>
      </w:r>
    </w:p>
    <w:p w14:paraId="2EE90EA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"buyerTaxCode": "0100109106",</w:t>
      </w:r>
    </w:p>
    <w:p w14:paraId="3DE4B1D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"buyerAddressLine": "An Khánh Hoài Đức Hà Nội",</w:t>
      </w:r>
    </w:p>
    <w:p w14:paraId="0986E79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"buyerDistrictName": "Số 9, đường 11, VSIP Bắc Ninh, Thị xã Từ Sơn, Tỉnh",</w:t>
      </w:r>
    </w:p>
    <w:p w14:paraId="176F299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"buyerCityName": "Thành Phố Hà Nội",</w:t>
      </w:r>
    </w:p>
    <w:p w14:paraId="1E9BD70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"buyerCountryCode": "84",</w:t>
      </w:r>
    </w:p>
    <w:p w14:paraId="5B961352"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"buyerPhoneNumber": "987999999",</w:t>
      </w:r>
    </w:p>
    <w:p w14:paraId="2770057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"buyerFaxNumber": "0458954",</w:t>
      </w:r>
    </w:p>
    <w:p w14:paraId="0F8E3D1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"buyerEmail": "abc@gmail.com",</w:t>
      </w:r>
    </w:p>
    <w:p w14:paraId="5ECA37D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"buyerBankName": "Ngân hàng Quân đội MB",</w:t>
      </w:r>
    </w:p>
    <w:p w14:paraId="0ECC9AC2"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"buyerBankAccount": "01578987871236547",</w:t>
      </w:r>
    </w:p>
    <w:p w14:paraId="5A59B6A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"buyerIdType": "3",</w:t>
      </w:r>
    </w:p>
    <w:p w14:paraId="3EC1FF8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"buyerIdNo": "8888899999",</w:t>
      </w:r>
    </w:p>
    <w:p w14:paraId="3374175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"buyerCode": "832472343b_b",</w:t>
      </w:r>
    </w:p>
    <w:p w14:paraId="07AF1FE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"buyerBirthDay": ""</w:t>
      </w:r>
    </w:p>
    <w:p w14:paraId="64685BA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1290007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"payments": [</w:t>
      </w:r>
    </w:p>
    <w:p w14:paraId="396F7C7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050614B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"paymentMethodName": "Truyền trực tiếp giá trị mong muốn vào đây"</w:t>
      </w:r>
    </w:p>
    <w:p w14:paraId="5556125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620972B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1F8370D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"taxBreakdowns": [</w:t>
      </w:r>
    </w:p>
    <w:p w14:paraId="108B9F3A"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5768285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"taxPercentage": -1,</w:t>
      </w:r>
    </w:p>
    <w:p w14:paraId="51E1961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"taxableAmount": 27286150,</w:t>
      </w:r>
    </w:p>
    <w:p w14:paraId="56488298"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"taxAmount": 0</w:t>
      </w:r>
    </w:p>
    <w:p w14:paraId="36C6D391"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04AF2D0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4F60419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"itemInfo": [</w:t>
      </w:r>
    </w:p>
    <w:p w14:paraId="3AC0E69E"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155C0E0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"lineNumber": 1,</w:t>
      </w:r>
    </w:p>
    <w:p w14:paraId="0793A34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"itemCode": "HH0001",</w:t>
      </w:r>
    </w:p>
    <w:p w14:paraId="45EA8D4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"itemName": "Hàng hóa 01",</w:t>
      </w:r>
    </w:p>
    <w:p w14:paraId="523A3A5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"unitCode": null,</w:t>
      </w:r>
    </w:p>
    <w:p w14:paraId="1EDC6D1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"unitName": "Chiếc",</w:t>
      </w:r>
    </w:p>
    <w:p w14:paraId="0951537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"unitPrice": 150450,</w:t>
      </w:r>
    </w:p>
    <w:p w14:paraId="0FFB9C61"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"quantity": 100,</w:t>
      </w:r>
    </w:p>
    <w:p w14:paraId="42AAE5C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"selection": 1,</w:t>
      </w:r>
    </w:p>
    <w:p w14:paraId="313E6B32"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"itemTotalAmountWithoutTax": 15045000,</w:t>
      </w:r>
    </w:p>
    <w:p w14:paraId="42A33DD2"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"taxPercentage": -1,</w:t>
      </w:r>
    </w:p>
    <w:p w14:paraId="0B878745"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"taxAmount": 0,</w:t>
      </w:r>
    </w:p>
    <w:p w14:paraId="695D1DB5"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"discount": null,</w:t>
      </w:r>
    </w:p>
    <w:p w14:paraId="3449991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"discount2": null,</w:t>
      </w:r>
    </w:p>
    <w:p w14:paraId="06822C19"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"itemDiscount": 0,</w:t>
      </w:r>
    </w:p>
    <w:p w14:paraId="4AE2656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"itemNote": null,</w:t>
      </w:r>
    </w:p>
    <w:p w14:paraId="6A59856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"batchNo": null,</w:t>
      </w:r>
    </w:p>
    <w:p w14:paraId="075F777E"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lastRenderedPageBreak/>
        <w:t xml:space="preserve">      "expDate": null,</w:t>
      </w:r>
    </w:p>
    <w:p w14:paraId="7477E3A7"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"isIncreaseItem": null</w:t>
      </w:r>
    </w:p>
    <w:p w14:paraId="3665776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6DA370E1"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322E513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"lineNumber": 2,</w:t>
      </w:r>
    </w:p>
    <w:p w14:paraId="35EF6169"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"itemCode": "HH00002",</w:t>
      </w:r>
    </w:p>
    <w:p w14:paraId="3B78C13A"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"itemName": "Hàng hóa 02",</w:t>
      </w:r>
    </w:p>
    <w:p w14:paraId="22999DD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"unitCode": null,</w:t>
      </w:r>
    </w:p>
    <w:p w14:paraId="7A4A38A5"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"unitName": "Cái",</w:t>
      </w:r>
    </w:p>
    <w:p w14:paraId="0C6BFA78"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"unitPrice": 244823,</w:t>
      </w:r>
    </w:p>
    <w:p w14:paraId="2574900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"quantity": 50,</w:t>
      </w:r>
    </w:p>
    <w:p w14:paraId="03C7475A"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"selection": 1,</w:t>
      </w:r>
    </w:p>
    <w:p w14:paraId="0F08E825"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"itemTotalAmountWithoutTax": 12241150,</w:t>
      </w:r>
    </w:p>
    <w:p w14:paraId="63BE7981"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"taxPercentage": -1,</w:t>
      </w:r>
    </w:p>
    <w:p w14:paraId="1D482E32"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"taxAmount": 0,</w:t>
      </w:r>
    </w:p>
    <w:p w14:paraId="7520EFF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"discount": null,</w:t>
      </w:r>
    </w:p>
    <w:p w14:paraId="0BA261E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"discount2": null,</w:t>
      </w:r>
    </w:p>
    <w:p w14:paraId="6F926A9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"itemDiscount": 0,</w:t>
      </w:r>
    </w:p>
    <w:p w14:paraId="5F0F882E"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"itemNote": null,</w:t>
      </w:r>
    </w:p>
    <w:p w14:paraId="71E8336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"batchNo": null,</w:t>
      </w:r>
    </w:p>
    <w:p w14:paraId="740A2AA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"expDate": null,</w:t>
      </w:r>
    </w:p>
    <w:p w14:paraId="45130FE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"isIncreaseItem": null</w:t>
      </w:r>
    </w:p>
    <w:p w14:paraId="0756C70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271EE9E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68012FBE"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"metadata": [</w:t>
      </w:r>
    </w:p>
    <w:p w14:paraId="10917587"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375665EE"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"keyTag": "commandDes",</w:t>
      </w:r>
    </w:p>
    <w:p w14:paraId="0891238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"keyLabel": "về việc",</w:t>
      </w:r>
    </w:p>
    <w:p w14:paraId="430D5B4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"dateValue": null,</w:t>
      </w:r>
    </w:p>
    <w:p w14:paraId="7274373E"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"stringValue": "điều chuyển nội bộ",</w:t>
      </w:r>
    </w:p>
    <w:p w14:paraId="6F782E0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"numberValue": null,</w:t>
      </w:r>
    </w:p>
    <w:p w14:paraId="708B6B2E"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"valueType": "text",</w:t>
      </w:r>
    </w:p>
    <w:p w14:paraId="2F9BC869"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"isRequired": false,</w:t>
      </w:r>
    </w:p>
    <w:p w14:paraId="0664320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"isSeller": false,</w:t>
      </w:r>
    </w:p>
    <w:p w14:paraId="4CDED2E9"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"required": false</w:t>
      </w:r>
    </w:p>
    <w:p w14:paraId="1B4E153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1D913115"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6614B26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"keyTag": "contractNo",</w:t>
      </w:r>
    </w:p>
    <w:p w14:paraId="430C9645"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"keyLabel": "Hợp đồng số",</w:t>
      </w:r>
    </w:p>
    <w:p w14:paraId="54EDBD2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"dateValue": null,</w:t>
      </w:r>
    </w:p>
    <w:p w14:paraId="3F7DF362"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"stringValue": "Hợp đồng số",</w:t>
      </w:r>
    </w:p>
    <w:p w14:paraId="5DEEC041"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"numberValue": null,</w:t>
      </w:r>
    </w:p>
    <w:p w14:paraId="2B526CA9"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"valueType": "text",</w:t>
      </w:r>
    </w:p>
    <w:p w14:paraId="141F4A37"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"isRequired": false,</w:t>
      </w:r>
    </w:p>
    <w:p w14:paraId="0F6EEA0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"isSeller": false,</w:t>
      </w:r>
    </w:p>
    <w:p w14:paraId="2D143A4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"required": false</w:t>
      </w:r>
    </w:p>
    <w:p w14:paraId="7C0B75D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5EB411E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3D203E5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"keyTag": "vehicle",</w:t>
      </w:r>
    </w:p>
    <w:p w14:paraId="19052F08"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"keyLabel": "Phương tiện vận chuyển",</w:t>
      </w:r>
    </w:p>
    <w:p w14:paraId="76EA170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"dateValue": null,</w:t>
      </w:r>
    </w:p>
    <w:p w14:paraId="0D83431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"stringValue": "xe tải",</w:t>
      </w:r>
    </w:p>
    <w:p w14:paraId="7FB081A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"numberValue": null,</w:t>
      </w:r>
    </w:p>
    <w:p w14:paraId="316B7A8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"valueType": "text",</w:t>
      </w:r>
    </w:p>
    <w:p w14:paraId="03494FC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"isRequired": false,</w:t>
      </w:r>
    </w:p>
    <w:p w14:paraId="2E85ABD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"isSeller": false,</w:t>
      </w:r>
    </w:p>
    <w:p w14:paraId="591DC28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lastRenderedPageBreak/>
        <w:t xml:space="preserve">    "required": false</w:t>
      </w:r>
    </w:p>
    <w:p w14:paraId="65BB9B37"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693E6A57"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1A8271E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"keyTag": "exportAt",</w:t>
      </w:r>
    </w:p>
    <w:p w14:paraId="1957C29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"keyLabel": "Xuất tại kho",</w:t>
      </w:r>
    </w:p>
    <w:p w14:paraId="56D2073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"dateValue": null,</w:t>
      </w:r>
    </w:p>
    <w:p w14:paraId="526C487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"stringValue": "Kho 1",</w:t>
      </w:r>
    </w:p>
    <w:p w14:paraId="1F25A60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"numberValue": null,</w:t>
      </w:r>
    </w:p>
    <w:p w14:paraId="025EFA0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"valueType": "text",</w:t>
      </w:r>
    </w:p>
    <w:p w14:paraId="10AA2A05"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"isRequired": false,</w:t>
      </w:r>
    </w:p>
    <w:p w14:paraId="6B1ACEFE"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"isSeller": false,</w:t>
      </w:r>
    </w:p>
    <w:p w14:paraId="7E83DA8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"required": false</w:t>
      </w:r>
    </w:p>
    <w:p w14:paraId="23649C8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65D6D01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7CFB1B9C"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"keyTag": "importAtNo",</w:t>
      </w:r>
    </w:p>
    <w:p w14:paraId="485F3485"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"keyLabel": "Mã kho",</w:t>
      </w:r>
    </w:p>
    <w:p w14:paraId="076EAE1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"dateValue": null,</w:t>
      </w:r>
    </w:p>
    <w:p w14:paraId="3C1A08D7"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"stringValue": "KH2",</w:t>
      </w:r>
    </w:p>
    <w:p w14:paraId="4DD2017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"numberValue": null,</w:t>
      </w:r>
    </w:p>
    <w:p w14:paraId="0C8DFDA8"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"valueType": "text",</w:t>
      </w:r>
    </w:p>
    <w:p w14:paraId="3E48D2F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"isRequired": false,</w:t>
      </w:r>
    </w:p>
    <w:p w14:paraId="0AD1819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"isSeller": false,</w:t>
      </w:r>
    </w:p>
    <w:p w14:paraId="2265DC2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"required": false</w:t>
      </w:r>
    </w:p>
    <w:p w14:paraId="38BC34B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273E205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156AE892"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"keyTag": "importAt",</w:t>
      </w:r>
    </w:p>
    <w:p w14:paraId="4168E967"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"keyLabel": "Nhập tại kho",</w:t>
      </w:r>
    </w:p>
    <w:p w14:paraId="70CEEF61"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"dateValue": null,</w:t>
      </w:r>
    </w:p>
    <w:p w14:paraId="4DC249B5"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"stringValue": "Kho 2",</w:t>
      </w:r>
    </w:p>
    <w:p w14:paraId="31928D21"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"numberValue": null,</w:t>
      </w:r>
    </w:p>
    <w:p w14:paraId="5E3D05C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"valueType": "text",</w:t>
      </w:r>
    </w:p>
    <w:p w14:paraId="66146901"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"isRequired": false,</w:t>
      </w:r>
    </w:p>
    <w:p w14:paraId="380D3BE8"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"isSeller": false,</w:t>
      </w:r>
    </w:p>
    <w:p w14:paraId="6EC0066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"required": false</w:t>
      </w:r>
    </w:p>
    <w:p w14:paraId="57C17B92"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34AE830E"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25E682F5"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"keyTag": "importAtNo",</w:t>
      </w:r>
    </w:p>
    <w:p w14:paraId="173AC6C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"keyLabel": "Mã kho",</w:t>
      </w:r>
    </w:p>
    <w:p w14:paraId="44E9592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"dateValue": null,</w:t>
      </w:r>
    </w:p>
    <w:p w14:paraId="470CF25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"stringValue": "KH0",</w:t>
      </w:r>
    </w:p>
    <w:p w14:paraId="56BB06DE"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"numberValue": null,</w:t>
      </w:r>
    </w:p>
    <w:p w14:paraId="6003631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"valueType": "text",</w:t>
      </w:r>
    </w:p>
    <w:p w14:paraId="7CFE420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"isRequired": false,</w:t>
      </w:r>
    </w:p>
    <w:p w14:paraId="4137CF0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"isSeller": false,</w:t>
      </w:r>
    </w:p>
    <w:p w14:paraId="150CFF5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"required": false</w:t>
      </w:r>
    </w:p>
    <w:p w14:paraId="2EACFD0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3D74E85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49030F4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"keyTag": "vehicleNo",</w:t>
      </w:r>
    </w:p>
    <w:p w14:paraId="156EDCC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"keyLabel": "Số xe",</w:t>
      </w:r>
    </w:p>
    <w:p w14:paraId="5919B0E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"dateValue": null,</w:t>
      </w:r>
    </w:p>
    <w:p w14:paraId="49A3DD7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"stringValue": "1524-jhh",</w:t>
      </w:r>
    </w:p>
    <w:p w14:paraId="2E72FDE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"numberValue": null,</w:t>
      </w:r>
    </w:p>
    <w:p w14:paraId="0C82AC09"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"valueType": "text",</w:t>
      </w:r>
    </w:p>
    <w:p w14:paraId="0C0E7C1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"isRequired": false,</w:t>
      </w:r>
    </w:p>
    <w:p w14:paraId="22BB0EEB"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"isSeller": false,</w:t>
      </w:r>
    </w:p>
    <w:p w14:paraId="7D38065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"required": false</w:t>
      </w:r>
    </w:p>
    <w:p w14:paraId="69572D1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lastRenderedPageBreak/>
        <w:t xml:space="preserve">  },</w:t>
      </w:r>
    </w:p>
    <w:p w14:paraId="50689E58"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588F868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"keyTag": "economicContractNo",</w:t>
      </w:r>
    </w:p>
    <w:p w14:paraId="152822B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"keyLabel": "Căn cứ hợp đồng kinh tế số",</w:t>
      </w:r>
    </w:p>
    <w:p w14:paraId="3FC77E4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"dateValue": null,</w:t>
      </w:r>
    </w:p>
    <w:p w14:paraId="6344101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"stringValue": "123456",</w:t>
      </w:r>
    </w:p>
    <w:p w14:paraId="4529C88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"numberValue": null,</w:t>
      </w:r>
    </w:p>
    <w:p w14:paraId="6EFDAC4A"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"valueType": "text",</w:t>
      </w:r>
    </w:p>
    <w:p w14:paraId="14C7924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"isRequired": false,</w:t>
      </w:r>
    </w:p>
    <w:p w14:paraId="4742E61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"isSeller": false,</w:t>
      </w:r>
    </w:p>
    <w:p w14:paraId="6C81BA59"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"required": false</w:t>
      </w:r>
    </w:p>
    <w:p w14:paraId="47D6D8C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1847FCAD"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1CB5484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"keyTag": "commandDate",</w:t>
      </w:r>
    </w:p>
    <w:p w14:paraId="71A26D95"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"keyLabel": "Ngày điều động",</w:t>
      </w:r>
    </w:p>
    <w:p w14:paraId="7F52EA41"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"dateValue": "1605752798000",</w:t>
      </w:r>
    </w:p>
    <w:p w14:paraId="2AF1CD01"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"stringValue": null,</w:t>
      </w:r>
    </w:p>
    <w:p w14:paraId="19526FEA"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"numberValue": null,</w:t>
      </w:r>
    </w:p>
    <w:p w14:paraId="0A9C219A"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"valueType": "date",</w:t>
      </w:r>
    </w:p>
    <w:p w14:paraId="22C1D04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"isRequired": false,</w:t>
      </w:r>
    </w:p>
    <w:p w14:paraId="005F607A"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"isSeller": false,</w:t>
      </w:r>
    </w:p>
    <w:p w14:paraId="6604DC65"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"required": false</w:t>
      </w:r>
    </w:p>
    <w:p w14:paraId="6387F1B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7152198E"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75AB4F60"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"keyTag": "commandOf",</w:t>
      </w:r>
    </w:p>
    <w:p w14:paraId="4810FA34"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"keyLabel": "của",</w:t>
      </w:r>
    </w:p>
    <w:p w14:paraId="4E5B7F1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"dateValue": null,</w:t>
      </w:r>
    </w:p>
    <w:p w14:paraId="2728A71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"stringValue": "Công ty ABC",</w:t>
      </w:r>
    </w:p>
    <w:p w14:paraId="5DA02873"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"numberValue": null,</w:t>
      </w:r>
    </w:p>
    <w:p w14:paraId="643CBBF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"valueType": "text",</w:t>
      </w:r>
    </w:p>
    <w:p w14:paraId="0903B3B2"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"isRequired": false,</w:t>
      </w:r>
    </w:p>
    <w:p w14:paraId="6E1179A5"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"isSeller": false,</w:t>
      </w:r>
    </w:p>
    <w:p w14:paraId="2F74A1C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"required": false</w:t>
      </w:r>
    </w:p>
    <w:p w14:paraId="28704736"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 xml:space="preserve">  }</w:t>
      </w:r>
    </w:p>
    <w:p w14:paraId="7668A141"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w:t>
      </w:r>
    </w:p>
    <w:p w14:paraId="26FF351F" w14:textId="77777777" w:rsidR="00501898" w:rsidRPr="0076075D" w:rsidRDefault="00136181">
      <w:pPr>
        <w:widowControl/>
        <w:shd w:val="clear" w:color="auto" w:fill="DBE5F1"/>
        <w:spacing w:before="0" w:line="240" w:lineRule="auto"/>
        <w:ind w:left="567"/>
        <w:jc w:val="both"/>
        <w:rPr>
          <w:snapToGrid/>
          <w:color w:val="000000"/>
          <w:sz w:val="22"/>
          <w:szCs w:val="22"/>
        </w:rPr>
      </w:pPr>
      <w:r w:rsidRPr="0076075D">
        <w:rPr>
          <w:snapToGrid/>
          <w:color w:val="000000"/>
          <w:sz w:val="22"/>
          <w:szCs w:val="22"/>
        </w:rPr>
        <w:t>}</w:t>
      </w:r>
    </w:p>
    <w:p w14:paraId="27A5BF81" w14:textId="77777777" w:rsidR="00501898" w:rsidRPr="0076075D" w:rsidRDefault="00501898">
      <w:pPr>
        <w:widowControl/>
        <w:shd w:val="clear" w:color="auto" w:fill="DBE5F1"/>
        <w:spacing w:before="0" w:line="240" w:lineRule="auto"/>
        <w:ind w:left="567"/>
        <w:jc w:val="both"/>
        <w:rPr>
          <w:snapToGrid/>
          <w:sz w:val="22"/>
          <w:szCs w:val="22"/>
        </w:rPr>
      </w:pPr>
    </w:p>
    <w:p w14:paraId="1CB07827" w14:textId="77777777" w:rsidR="00501898" w:rsidRPr="0076075D" w:rsidRDefault="00501898">
      <w:pPr>
        <w:ind w:left="720"/>
        <w:jc w:val="both"/>
        <w:rPr>
          <w:sz w:val="22"/>
          <w:szCs w:val="22"/>
          <w:lang w:val="fr-FR"/>
        </w:rPr>
      </w:pPr>
    </w:p>
    <w:p w14:paraId="38FE442A" w14:textId="77777777" w:rsidR="00501898" w:rsidRPr="0076075D" w:rsidRDefault="00136181">
      <w:pPr>
        <w:pStyle w:val="StyleHeading2l2H2h21TimesNewRoman14pt"/>
        <w:rPr>
          <w:sz w:val="22"/>
          <w:szCs w:val="22"/>
        </w:rPr>
      </w:pPr>
      <w:r w:rsidRPr="0076075D">
        <w:rPr>
          <w:sz w:val="22"/>
          <w:szCs w:val="22"/>
        </w:rPr>
        <w:t xml:space="preserve"> </w:t>
      </w:r>
      <w:bookmarkStart w:id="43" w:name="_Toc115266191"/>
      <w:r w:rsidRPr="0076075D">
        <w:rPr>
          <w:sz w:val="22"/>
          <w:szCs w:val="22"/>
        </w:rPr>
        <w:t>Lập hóa đơn nháp</w:t>
      </w:r>
      <w:bookmarkEnd w:id="43"/>
    </w:p>
    <w:p w14:paraId="0D89CA7D"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7A29DEF8" w14:textId="77777777" w:rsidR="00501898" w:rsidRPr="0076075D" w:rsidRDefault="00136181">
      <w:pPr>
        <w:jc w:val="both"/>
        <w:rPr>
          <w:sz w:val="22"/>
          <w:szCs w:val="22"/>
        </w:rPr>
      </w:pPr>
      <w:r w:rsidRPr="0076075D">
        <w:rPr>
          <w:sz w:val="22"/>
          <w:szCs w:val="22"/>
        </w:rPr>
        <w:t>Webservice dùng để lưu dữ liệu hóa đơn nháp lên hệ thống SInvoice. Các hóa đơn nháp này không có số hóa đơn hay kí số, chỉ có thể xem/phát hành trên website của SInvoice. Khi phát hành thì các số hóa đơn sẽ không được cập nhật lại phần mềm tích hợp.</w:t>
      </w:r>
    </w:p>
    <w:p w14:paraId="335BCDD3"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color w:val="0070C0"/>
          <w:sz w:val="22"/>
          <w:szCs w:val="22"/>
        </w:rPr>
        <w:t>InvoiceAPI/InvoiceWS/createOrUpdateInvoiceDraft/{supplierTaxCode}</w:t>
      </w:r>
    </w:p>
    <w:p w14:paraId="63F3E9B2" w14:textId="77777777" w:rsidR="00501898" w:rsidRPr="0076075D" w:rsidRDefault="00136181">
      <w:pPr>
        <w:numPr>
          <w:ilvl w:val="0"/>
          <w:numId w:val="17"/>
        </w:numPr>
        <w:jc w:val="both"/>
        <w:rPr>
          <w:sz w:val="22"/>
          <w:szCs w:val="22"/>
        </w:rPr>
      </w:pPr>
      <w:r w:rsidRPr="0076075D">
        <w:rPr>
          <w:sz w:val="22"/>
          <w:szCs w:val="22"/>
        </w:rPr>
        <w:t>Headers:</w:t>
      </w:r>
    </w:p>
    <w:p w14:paraId="1F594DE6"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400E2A2D" w14:textId="77777777" w:rsidR="00501898" w:rsidRPr="0076075D" w:rsidRDefault="00136181">
      <w:pPr>
        <w:ind w:left="720"/>
        <w:jc w:val="both"/>
        <w:rPr>
          <w:sz w:val="22"/>
          <w:szCs w:val="22"/>
          <w:lang w:val="fr-FR"/>
        </w:rPr>
      </w:pPr>
      <w:r w:rsidRPr="0076075D">
        <w:rPr>
          <w:sz w:val="22"/>
          <w:szCs w:val="22"/>
          <w:lang w:val="fr-FR"/>
        </w:rPr>
        <w:lastRenderedPageBreak/>
        <w:t xml:space="preserve">+ Content-Type : application/json </w:t>
      </w:r>
    </w:p>
    <w:tbl>
      <w:tblPr>
        <w:tblW w:w="935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2454"/>
        <w:gridCol w:w="4561"/>
      </w:tblGrid>
      <w:tr w:rsidR="00501898" w:rsidRPr="0076075D" w14:paraId="00E6CD70" w14:textId="77777777">
        <w:trPr>
          <w:trHeight w:val="530"/>
        </w:trPr>
        <w:tc>
          <w:tcPr>
            <w:tcW w:w="2340" w:type="dxa"/>
            <w:shd w:val="clear" w:color="auto" w:fill="D9D9D9"/>
          </w:tcPr>
          <w:p w14:paraId="7A74CDF8"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454" w:type="dxa"/>
            <w:shd w:val="clear" w:color="auto" w:fill="D9D9D9"/>
          </w:tcPr>
          <w:p w14:paraId="6E0EAA30"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561" w:type="dxa"/>
            <w:shd w:val="clear" w:color="auto" w:fill="D9D9D9"/>
          </w:tcPr>
          <w:p w14:paraId="43A3E075"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437FE9BE" w14:textId="77777777">
        <w:tc>
          <w:tcPr>
            <w:tcW w:w="2340" w:type="dxa"/>
          </w:tcPr>
          <w:p w14:paraId="3163E880" w14:textId="77777777" w:rsidR="00501898" w:rsidRPr="0076075D" w:rsidRDefault="00136181">
            <w:pPr>
              <w:spacing w:before="0"/>
              <w:ind w:left="0"/>
              <w:jc w:val="both"/>
              <w:rPr>
                <w:sz w:val="22"/>
                <w:szCs w:val="22"/>
              </w:rPr>
            </w:pPr>
            <w:r w:rsidRPr="0076075D">
              <w:rPr>
                <w:sz w:val="22"/>
                <w:szCs w:val="22"/>
              </w:rPr>
              <w:t>supplierTaxCode</w:t>
            </w:r>
          </w:p>
        </w:tc>
        <w:tc>
          <w:tcPr>
            <w:tcW w:w="2454" w:type="dxa"/>
          </w:tcPr>
          <w:p w14:paraId="60DB53C9" w14:textId="77777777" w:rsidR="00501898" w:rsidRPr="0076075D" w:rsidRDefault="00136181">
            <w:pPr>
              <w:spacing w:before="0"/>
              <w:ind w:left="0"/>
              <w:jc w:val="both"/>
              <w:rPr>
                <w:sz w:val="22"/>
                <w:szCs w:val="22"/>
              </w:rPr>
            </w:pPr>
            <w:r w:rsidRPr="0076075D">
              <w:rPr>
                <w:sz w:val="22"/>
                <w:szCs w:val="22"/>
              </w:rPr>
              <w:t>Required: true</w:t>
            </w:r>
          </w:p>
          <w:p w14:paraId="592A30D4" w14:textId="77777777" w:rsidR="00501898" w:rsidRPr="0076075D" w:rsidRDefault="00136181">
            <w:pPr>
              <w:spacing w:before="0"/>
              <w:ind w:left="0"/>
              <w:jc w:val="both"/>
              <w:rPr>
                <w:sz w:val="22"/>
                <w:szCs w:val="22"/>
              </w:rPr>
            </w:pPr>
            <w:r w:rsidRPr="0076075D">
              <w:rPr>
                <w:sz w:val="22"/>
                <w:szCs w:val="22"/>
              </w:rPr>
              <w:t>DataType: String</w:t>
            </w:r>
          </w:p>
          <w:p w14:paraId="42A01F44" w14:textId="77777777" w:rsidR="00501898" w:rsidRPr="0076075D" w:rsidRDefault="00136181">
            <w:pPr>
              <w:spacing w:before="0"/>
              <w:ind w:left="0"/>
              <w:jc w:val="both"/>
              <w:rPr>
                <w:sz w:val="22"/>
                <w:szCs w:val="22"/>
              </w:rPr>
            </w:pPr>
            <w:r w:rsidRPr="0076075D">
              <w:rPr>
                <w:sz w:val="22"/>
                <w:szCs w:val="22"/>
              </w:rPr>
              <w:t xml:space="preserve">Minlength: </w:t>
            </w:r>
          </w:p>
          <w:p w14:paraId="13DC3CE9" w14:textId="77777777" w:rsidR="00501898" w:rsidRPr="0076075D" w:rsidRDefault="00136181">
            <w:pPr>
              <w:spacing w:before="0"/>
              <w:ind w:left="0"/>
              <w:jc w:val="both"/>
              <w:rPr>
                <w:sz w:val="22"/>
                <w:szCs w:val="22"/>
              </w:rPr>
            </w:pPr>
            <w:r w:rsidRPr="0076075D">
              <w:rPr>
                <w:sz w:val="22"/>
                <w:szCs w:val="22"/>
              </w:rPr>
              <w:t>Maxlength: 20</w:t>
            </w:r>
          </w:p>
          <w:p w14:paraId="03197BE2" w14:textId="77777777" w:rsidR="00501898" w:rsidRPr="0076075D" w:rsidRDefault="00136181">
            <w:pPr>
              <w:spacing w:before="0"/>
              <w:ind w:left="0"/>
              <w:jc w:val="both"/>
              <w:rPr>
                <w:sz w:val="22"/>
                <w:szCs w:val="22"/>
              </w:rPr>
            </w:pPr>
            <w:r w:rsidRPr="0076075D">
              <w:rPr>
                <w:sz w:val="22"/>
                <w:szCs w:val="22"/>
              </w:rPr>
              <w:t>Format: [0-9-]+</w:t>
            </w:r>
          </w:p>
        </w:tc>
        <w:tc>
          <w:tcPr>
            <w:tcW w:w="4561" w:type="dxa"/>
          </w:tcPr>
          <w:p w14:paraId="03B23A4A"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6772CA4D" w14:textId="77777777" w:rsidR="00501898" w:rsidRPr="0076075D" w:rsidRDefault="00136181">
            <w:pPr>
              <w:spacing w:before="0"/>
              <w:ind w:left="0"/>
              <w:jc w:val="both"/>
              <w:rPr>
                <w:sz w:val="22"/>
                <w:szCs w:val="22"/>
              </w:rPr>
            </w:pPr>
            <w:r w:rsidRPr="0076075D">
              <w:rPr>
                <w:sz w:val="22"/>
                <w:szCs w:val="22"/>
              </w:rPr>
              <w:t xml:space="preserve">Mẫu 1: 0312770607 </w:t>
            </w:r>
          </w:p>
          <w:p w14:paraId="39C7DD41" w14:textId="77777777" w:rsidR="00501898" w:rsidRPr="0076075D" w:rsidRDefault="00136181">
            <w:pPr>
              <w:spacing w:before="0"/>
              <w:ind w:left="0"/>
              <w:jc w:val="both"/>
              <w:rPr>
                <w:sz w:val="22"/>
                <w:szCs w:val="22"/>
              </w:rPr>
            </w:pPr>
            <w:r w:rsidRPr="0076075D">
              <w:rPr>
                <w:sz w:val="22"/>
                <w:szCs w:val="22"/>
              </w:rPr>
              <w:t>Mẫu 2: 0312770607-001</w:t>
            </w:r>
          </w:p>
        </w:tc>
      </w:tr>
    </w:tbl>
    <w:p w14:paraId="1D3703C7" w14:textId="77777777" w:rsidR="00501898" w:rsidRPr="0076075D" w:rsidRDefault="00136181">
      <w:pPr>
        <w:numPr>
          <w:ilvl w:val="0"/>
          <w:numId w:val="17"/>
        </w:numPr>
        <w:snapToGrid w:val="0"/>
        <w:jc w:val="both"/>
        <w:rPr>
          <w:sz w:val="22"/>
          <w:szCs w:val="22"/>
        </w:rPr>
      </w:pPr>
      <w:r w:rsidRPr="0076075D">
        <w:rPr>
          <w:sz w:val="22"/>
          <w:szCs w:val="22"/>
        </w:rPr>
        <w:t>Data: Định dạng JSON</w:t>
      </w:r>
    </w:p>
    <w:p w14:paraId="6298B664" w14:textId="77777777" w:rsidR="00501898" w:rsidRPr="0076075D" w:rsidRDefault="00136181">
      <w:pPr>
        <w:numPr>
          <w:ilvl w:val="0"/>
          <w:numId w:val="17"/>
        </w:numPr>
        <w:snapToGrid w:val="0"/>
        <w:jc w:val="both"/>
        <w:rPr>
          <w:sz w:val="22"/>
          <w:szCs w:val="22"/>
        </w:rPr>
      </w:pPr>
      <w:r w:rsidRPr="0076075D">
        <w:rPr>
          <w:sz w:val="22"/>
          <w:szCs w:val="22"/>
        </w:rPr>
        <w:t>Thông số dữ liệu truyền vào tương tự phần Lập hóa đơn. Tham khảo json tại phần 6.2</w:t>
      </w:r>
    </w:p>
    <w:p w14:paraId="179A1703" w14:textId="77777777" w:rsidR="00501898" w:rsidRPr="0076075D" w:rsidRDefault="00136181">
      <w:pPr>
        <w:ind w:left="450"/>
        <w:rPr>
          <w:b/>
          <w:sz w:val="22"/>
          <w:szCs w:val="22"/>
        </w:rPr>
      </w:pPr>
      <w:r w:rsidRPr="0076075D">
        <w:rPr>
          <w:b/>
          <w:sz w:val="22"/>
          <w:szCs w:val="22"/>
        </w:rPr>
        <w:t>Lưu ý:</w:t>
      </w:r>
    </w:p>
    <w:p w14:paraId="0D718B29" w14:textId="77777777" w:rsidR="00501898" w:rsidRPr="0076075D" w:rsidRDefault="00136181">
      <w:pPr>
        <w:ind w:left="450"/>
        <w:rPr>
          <w:sz w:val="22"/>
          <w:szCs w:val="22"/>
        </w:rPr>
      </w:pPr>
      <w:r w:rsidRPr="0076075D">
        <w:rPr>
          <w:sz w:val="22"/>
          <w:szCs w:val="22"/>
        </w:rPr>
        <w:t xml:space="preserve">Trong trường hợp lập hóa đơn điều chỉnh/thay thế cho hóa đơn giấy thì bổ sung thêm trong generalInvoiceInfo hai thẻ như sau: </w:t>
      </w:r>
    </w:p>
    <w:p w14:paraId="57F458CB" w14:textId="77777777" w:rsidR="00501898" w:rsidRPr="0076075D" w:rsidRDefault="00501898">
      <w:pPr>
        <w:ind w:left="450"/>
        <w:rPr>
          <w:sz w:val="22"/>
          <w:szCs w:val="22"/>
        </w:rPr>
      </w:pPr>
    </w:p>
    <w:tbl>
      <w:tblPr>
        <w:tblW w:w="927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2106"/>
        <w:gridCol w:w="4734"/>
      </w:tblGrid>
      <w:tr w:rsidR="00501898" w:rsidRPr="0076075D" w14:paraId="3F46D845" w14:textId="77777777">
        <w:trPr>
          <w:trHeight w:val="395"/>
        </w:trPr>
        <w:tc>
          <w:tcPr>
            <w:tcW w:w="2430" w:type="dxa"/>
            <w:shd w:val="clear" w:color="auto" w:fill="D9D9D9"/>
          </w:tcPr>
          <w:p w14:paraId="53FF46BA" w14:textId="77777777" w:rsidR="00501898" w:rsidRPr="0076075D" w:rsidRDefault="00136181">
            <w:pPr>
              <w:jc w:val="both"/>
              <w:rPr>
                <w:b/>
                <w:sz w:val="22"/>
                <w:szCs w:val="22"/>
              </w:rPr>
            </w:pPr>
            <w:r w:rsidRPr="0076075D">
              <w:rPr>
                <w:b/>
                <w:sz w:val="22"/>
                <w:szCs w:val="22"/>
              </w:rPr>
              <w:t>Tên trường</w:t>
            </w:r>
          </w:p>
        </w:tc>
        <w:tc>
          <w:tcPr>
            <w:tcW w:w="2106" w:type="dxa"/>
            <w:shd w:val="clear" w:color="auto" w:fill="D9D9D9"/>
          </w:tcPr>
          <w:p w14:paraId="03492564" w14:textId="77777777" w:rsidR="00501898" w:rsidRPr="0076075D" w:rsidRDefault="00136181">
            <w:pPr>
              <w:jc w:val="both"/>
              <w:rPr>
                <w:b/>
                <w:sz w:val="22"/>
                <w:szCs w:val="22"/>
              </w:rPr>
            </w:pPr>
            <w:r w:rsidRPr="0076075D">
              <w:rPr>
                <w:b/>
                <w:sz w:val="22"/>
                <w:szCs w:val="22"/>
              </w:rPr>
              <w:t>Kiểu dữ liệu</w:t>
            </w:r>
          </w:p>
        </w:tc>
        <w:tc>
          <w:tcPr>
            <w:tcW w:w="4734" w:type="dxa"/>
            <w:shd w:val="clear" w:color="auto" w:fill="D9D9D9"/>
          </w:tcPr>
          <w:p w14:paraId="282C1C4F" w14:textId="77777777" w:rsidR="00501898" w:rsidRPr="0076075D" w:rsidRDefault="00136181">
            <w:pPr>
              <w:jc w:val="both"/>
              <w:rPr>
                <w:b/>
                <w:sz w:val="22"/>
                <w:szCs w:val="22"/>
              </w:rPr>
            </w:pPr>
            <w:r w:rsidRPr="0076075D">
              <w:rPr>
                <w:b/>
                <w:sz w:val="22"/>
                <w:szCs w:val="22"/>
              </w:rPr>
              <w:t>Mô tả</w:t>
            </w:r>
          </w:p>
        </w:tc>
      </w:tr>
      <w:tr w:rsidR="00501898" w:rsidRPr="0076075D" w14:paraId="08B76E0C" w14:textId="77777777">
        <w:tc>
          <w:tcPr>
            <w:tcW w:w="2430" w:type="dxa"/>
          </w:tcPr>
          <w:p w14:paraId="1BE3AA2F" w14:textId="77777777" w:rsidR="00501898" w:rsidRPr="0076075D" w:rsidRDefault="00136181">
            <w:pPr>
              <w:spacing w:before="0"/>
              <w:ind w:left="0"/>
              <w:jc w:val="both"/>
              <w:rPr>
                <w:sz w:val="22"/>
                <w:szCs w:val="22"/>
              </w:rPr>
            </w:pPr>
            <w:r w:rsidRPr="0076075D">
              <w:rPr>
                <w:sz w:val="22"/>
                <w:szCs w:val="22"/>
              </w:rPr>
              <w:t>originalInvoiceType</w:t>
            </w:r>
          </w:p>
        </w:tc>
        <w:tc>
          <w:tcPr>
            <w:tcW w:w="2106" w:type="dxa"/>
          </w:tcPr>
          <w:p w14:paraId="08047BC2" w14:textId="77777777" w:rsidR="00501898" w:rsidRPr="0076075D" w:rsidRDefault="00136181">
            <w:pPr>
              <w:spacing w:before="0"/>
              <w:ind w:left="0"/>
              <w:jc w:val="both"/>
              <w:rPr>
                <w:sz w:val="22"/>
                <w:szCs w:val="22"/>
              </w:rPr>
            </w:pPr>
            <w:r w:rsidRPr="0076075D">
              <w:rPr>
                <w:sz w:val="22"/>
                <w:szCs w:val="22"/>
              </w:rPr>
              <w:t>Required:</w:t>
            </w:r>
            <w:r w:rsidRPr="0076075D">
              <w:rPr>
                <w:sz w:val="22"/>
                <w:szCs w:val="22"/>
                <w:lang w:val="vi-VN"/>
              </w:rPr>
              <w:t xml:space="preserve"> </w:t>
            </w:r>
            <w:r w:rsidRPr="0076075D">
              <w:rPr>
                <w:sz w:val="22"/>
                <w:szCs w:val="22"/>
              </w:rPr>
              <w:t>false</w:t>
            </w:r>
          </w:p>
          <w:p w14:paraId="2F0C7B2C" w14:textId="77777777" w:rsidR="00501898" w:rsidRPr="0076075D" w:rsidRDefault="00136181">
            <w:pPr>
              <w:spacing w:before="0"/>
              <w:ind w:left="0"/>
              <w:jc w:val="both"/>
              <w:rPr>
                <w:sz w:val="22"/>
                <w:szCs w:val="22"/>
              </w:rPr>
            </w:pPr>
            <w:r w:rsidRPr="0076075D">
              <w:rPr>
                <w:sz w:val="22"/>
                <w:szCs w:val="22"/>
              </w:rPr>
              <w:t>DataType: String</w:t>
            </w:r>
          </w:p>
          <w:p w14:paraId="0CDE1B95" w14:textId="77777777" w:rsidR="00501898" w:rsidRPr="0076075D" w:rsidRDefault="00136181">
            <w:pPr>
              <w:spacing w:before="0"/>
              <w:ind w:left="0"/>
              <w:jc w:val="both"/>
              <w:rPr>
                <w:sz w:val="22"/>
                <w:szCs w:val="22"/>
              </w:rPr>
            </w:pPr>
            <w:r w:rsidRPr="0076075D">
              <w:rPr>
                <w:sz w:val="22"/>
                <w:szCs w:val="22"/>
              </w:rPr>
              <w:t>Minlength: N/A</w:t>
            </w:r>
          </w:p>
          <w:p w14:paraId="3FD4D961" w14:textId="77777777" w:rsidR="00501898" w:rsidRPr="0076075D" w:rsidRDefault="00136181">
            <w:pPr>
              <w:spacing w:before="0"/>
              <w:ind w:left="0"/>
              <w:jc w:val="both"/>
              <w:rPr>
                <w:sz w:val="22"/>
                <w:szCs w:val="22"/>
              </w:rPr>
            </w:pPr>
            <w:r w:rsidRPr="0076075D">
              <w:rPr>
                <w:sz w:val="22"/>
                <w:szCs w:val="22"/>
              </w:rPr>
              <w:t xml:space="preserve">Maxlength: </w:t>
            </w:r>
          </w:p>
          <w:p w14:paraId="63A42532" w14:textId="77777777" w:rsidR="00501898" w:rsidRPr="0076075D" w:rsidRDefault="00136181">
            <w:pPr>
              <w:spacing w:before="0"/>
              <w:ind w:left="0"/>
              <w:jc w:val="both"/>
              <w:rPr>
                <w:sz w:val="22"/>
                <w:szCs w:val="22"/>
              </w:rPr>
            </w:pPr>
            <w:r w:rsidRPr="0076075D">
              <w:rPr>
                <w:sz w:val="22"/>
                <w:szCs w:val="22"/>
              </w:rPr>
              <w:t>Format:</w:t>
            </w:r>
          </w:p>
        </w:tc>
        <w:tc>
          <w:tcPr>
            <w:tcW w:w="4734" w:type="dxa"/>
          </w:tcPr>
          <w:p w14:paraId="2B33C987" w14:textId="77777777" w:rsidR="00501898" w:rsidRPr="0076075D" w:rsidRDefault="00136181">
            <w:pPr>
              <w:spacing w:before="0"/>
              <w:ind w:left="41"/>
              <w:jc w:val="both"/>
              <w:rPr>
                <w:bCs/>
                <w:sz w:val="22"/>
                <w:szCs w:val="22"/>
              </w:rPr>
            </w:pPr>
            <w:r w:rsidRPr="0076075D">
              <w:rPr>
                <w:bCs/>
                <w:sz w:val="22"/>
                <w:szCs w:val="22"/>
              </w:rPr>
              <w:t>Loại hóa đơn gốc</w:t>
            </w:r>
          </w:p>
          <w:p w14:paraId="7CC71C20" w14:textId="77777777" w:rsidR="00501898" w:rsidRPr="0076075D" w:rsidRDefault="00136181">
            <w:pPr>
              <w:spacing w:before="0"/>
              <w:ind w:left="41"/>
              <w:jc w:val="both"/>
              <w:rPr>
                <w:bCs/>
                <w:sz w:val="22"/>
                <w:szCs w:val="22"/>
              </w:rPr>
            </w:pPr>
            <w:r w:rsidRPr="0076075D">
              <w:rPr>
                <w:bCs/>
                <w:sz w:val="22"/>
                <w:szCs w:val="22"/>
              </w:rPr>
              <w:t xml:space="preserve">Truyền giá trị số với ý nghĩa như sau </w:t>
            </w:r>
          </w:p>
          <w:p w14:paraId="7D8F00E4" w14:textId="77777777" w:rsidR="00501898" w:rsidRPr="0076075D" w:rsidRDefault="00136181">
            <w:pPr>
              <w:spacing w:before="0"/>
              <w:ind w:left="41"/>
              <w:jc w:val="both"/>
              <w:rPr>
                <w:bCs/>
                <w:sz w:val="22"/>
                <w:szCs w:val="22"/>
              </w:rPr>
            </w:pPr>
            <w:r w:rsidRPr="0076075D">
              <w:rPr>
                <w:bCs/>
                <w:sz w:val="22"/>
                <w:szCs w:val="22"/>
              </w:rPr>
              <w:t xml:space="preserve">0- Không phải hóa đơn giấy/hóa đơn không tồn tại trên hệ thống </w:t>
            </w:r>
          </w:p>
          <w:p w14:paraId="72222209" w14:textId="77777777" w:rsidR="00501898" w:rsidRPr="0076075D" w:rsidRDefault="00136181">
            <w:pPr>
              <w:spacing w:before="0"/>
              <w:ind w:left="41"/>
              <w:jc w:val="both"/>
              <w:rPr>
                <w:bCs/>
                <w:sz w:val="22"/>
                <w:szCs w:val="22"/>
              </w:rPr>
            </w:pPr>
            <w:r w:rsidRPr="0076075D">
              <w:rPr>
                <w:bCs/>
                <w:sz w:val="22"/>
                <w:szCs w:val="22"/>
              </w:rPr>
              <w:t xml:space="preserve">1-Hóa đơn TT78 </w:t>
            </w:r>
          </w:p>
          <w:p w14:paraId="2280B32D" w14:textId="77777777" w:rsidR="00501898" w:rsidRPr="0076075D" w:rsidRDefault="00136181">
            <w:pPr>
              <w:spacing w:before="0"/>
              <w:ind w:left="41"/>
              <w:jc w:val="both"/>
              <w:rPr>
                <w:bCs/>
                <w:sz w:val="22"/>
                <w:szCs w:val="22"/>
              </w:rPr>
            </w:pPr>
            <w:r w:rsidRPr="0076075D">
              <w:rPr>
                <w:bCs/>
                <w:sz w:val="22"/>
                <w:szCs w:val="22"/>
              </w:rPr>
              <w:t xml:space="preserve">2-Hóa đơn theo QĐ 1209 </w:t>
            </w:r>
          </w:p>
          <w:p w14:paraId="3E667B39" w14:textId="77777777" w:rsidR="00501898" w:rsidRPr="0076075D" w:rsidRDefault="00136181">
            <w:pPr>
              <w:spacing w:before="0"/>
              <w:ind w:left="41"/>
              <w:jc w:val="both"/>
              <w:rPr>
                <w:bCs/>
                <w:sz w:val="22"/>
                <w:szCs w:val="22"/>
              </w:rPr>
            </w:pPr>
            <w:r w:rsidRPr="0076075D">
              <w:rPr>
                <w:bCs/>
                <w:sz w:val="22"/>
                <w:szCs w:val="22"/>
              </w:rPr>
              <w:t>3-Hóa đơn điện tử/giấy TT32</w:t>
            </w:r>
          </w:p>
          <w:p w14:paraId="7C92042F" w14:textId="77777777" w:rsidR="00501898" w:rsidRPr="0076075D" w:rsidRDefault="00136181">
            <w:pPr>
              <w:spacing w:before="0"/>
              <w:ind w:left="41"/>
              <w:jc w:val="both"/>
              <w:rPr>
                <w:bCs/>
                <w:sz w:val="22"/>
                <w:szCs w:val="22"/>
              </w:rPr>
            </w:pPr>
            <w:r w:rsidRPr="0076075D">
              <w:rPr>
                <w:bCs/>
                <w:sz w:val="22"/>
                <w:szCs w:val="22"/>
              </w:rPr>
              <w:t>4-Hóa đơn giấy TT 78</w:t>
            </w:r>
          </w:p>
        </w:tc>
      </w:tr>
      <w:tr w:rsidR="00501898" w:rsidRPr="0076075D" w14:paraId="4E979598" w14:textId="77777777">
        <w:tc>
          <w:tcPr>
            <w:tcW w:w="2430" w:type="dxa"/>
          </w:tcPr>
          <w:p w14:paraId="0005764A" w14:textId="77777777" w:rsidR="00501898" w:rsidRPr="0076075D" w:rsidRDefault="00136181">
            <w:pPr>
              <w:spacing w:before="0"/>
              <w:ind w:left="0"/>
              <w:jc w:val="both"/>
              <w:rPr>
                <w:sz w:val="22"/>
                <w:szCs w:val="22"/>
              </w:rPr>
            </w:pPr>
            <w:r w:rsidRPr="0076075D">
              <w:rPr>
                <w:sz w:val="22"/>
                <w:szCs w:val="22"/>
              </w:rPr>
              <w:t>originalTemplateCode</w:t>
            </w:r>
          </w:p>
        </w:tc>
        <w:tc>
          <w:tcPr>
            <w:tcW w:w="2106" w:type="dxa"/>
          </w:tcPr>
          <w:p w14:paraId="6C97A3A3" w14:textId="77777777" w:rsidR="00501898" w:rsidRPr="0076075D" w:rsidRDefault="00136181">
            <w:pPr>
              <w:spacing w:before="0"/>
              <w:ind w:left="0"/>
              <w:jc w:val="both"/>
              <w:rPr>
                <w:sz w:val="22"/>
                <w:szCs w:val="22"/>
              </w:rPr>
            </w:pPr>
            <w:r w:rsidRPr="0076075D">
              <w:rPr>
                <w:sz w:val="22"/>
                <w:szCs w:val="22"/>
              </w:rPr>
              <w:t xml:space="preserve">Required: </w:t>
            </w:r>
          </w:p>
          <w:p w14:paraId="106D8B3F" w14:textId="77777777" w:rsidR="00501898" w:rsidRPr="0076075D" w:rsidRDefault="00136181">
            <w:pPr>
              <w:spacing w:before="0"/>
              <w:ind w:left="0"/>
              <w:jc w:val="both"/>
              <w:rPr>
                <w:sz w:val="22"/>
                <w:szCs w:val="22"/>
              </w:rPr>
            </w:pPr>
            <w:r w:rsidRPr="0076075D">
              <w:rPr>
                <w:sz w:val="22"/>
                <w:szCs w:val="22"/>
              </w:rPr>
              <w:t>DataType: String</w:t>
            </w:r>
          </w:p>
          <w:p w14:paraId="5583A7DB" w14:textId="77777777" w:rsidR="00501898" w:rsidRPr="0076075D" w:rsidRDefault="00136181">
            <w:pPr>
              <w:spacing w:before="0"/>
              <w:ind w:left="0"/>
              <w:jc w:val="both"/>
              <w:rPr>
                <w:sz w:val="22"/>
                <w:szCs w:val="22"/>
              </w:rPr>
            </w:pPr>
            <w:r w:rsidRPr="0076075D">
              <w:rPr>
                <w:sz w:val="22"/>
                <w:szCs w:val="22"/>
              </w:rPr>
              <w:t>Minlength: N/A</w:t>
            </w:r>
          </w:p>
          <w:p w14:paraId="36CB70B3" w14:textId="77777777" w:rsidR="00501898" w:rsidRPr="0076075D" w:rsidRDefault="00136181">
            <w:pPr>
              <w:spacing w:before="0"/>
              <w:ind w:left="0"/>
              <w:jc w:val="both"/>
              <w:rPr>
                <w:sz w:val="22"/>
                <w:szCs w:val="22"/>
              </w:rPr>
            </w:pPr>
            <w:r w:rsidRPr="0076075D">
              <w:rPr>
                <w:sz w:val="22"/>
                <w:szCs w:val="22"/>
              </w:rPr>
              <w:t>Maxlength: 20</w:t>
            </w:r>
          </w:p>
          <w:p w14:paraId="35AF4B56" w14:textId="77777777" w:rsidR="00501898" w:rsidRPr="0076075D" w:rsidRDefault="00136181">
            <w:pPr>
              <w:spacing w:before="0"/>
              <w:ind w:left="0"/>
              <w:jc w:val="both"/>
              <w:rPr>
                <w:sz w:val="22"/>
                <w:szCs w:val="22"/>
              </w:rPr>
            </w:pPr>
            <w:r w:rsidRPr="0076075D">
              <w:rPr>
                <w:sz w:val="22"/>
                <w:szCs w:val="22"/>
              </w:rPr>
              <w:t>Format:</w:t>
            </w:r>
          </w:p>
        </w:tc>
        <w:tc>
          <w:tcPr>
            <w:tcW w:w="4734" w:type="dxa"/>
          </w:tcPr>
          <w:p w14:paraId="20E9E096" w14:textId="77777777" w:rsidR="00501898" w:rsidRPr="0076075D" w:rsidRDefault="00136181">
            <w:pPr>
              <w:spacing w:before="0"/>
              <w:ind w:left="41"/>
              <w:jc w:val="both"/>
              <w:rPr>
                <w:bCs/>
                <w:sz w:val="22"/>
                <w:szCs w:val="22"/>
                <w:lang w:val="fr-FR"/>
              </w:rPr>
            </w:pPr>
            <w:r w:rsidRPr="0076075D">
              <w:rPr>
                <w:bCs/>
                <w:sz w:val="22"/>
                <w:szCs w:val="22"/>
                <w:lang w:val="fr-FR"/>
              </w:rPr>
              <w:t>Bắt buộc truyền nếu originalInvoiceType là 1, 2, 3 hoặc 4</w:t>
            </w:r>
          </w:p>
          <w:p w14:paraId="475992C3" w14:textId="77777777" w:rsidR="00501898" w:rsidRPr="0076075D" w:rsidRDefault="00136181">
            <w:pPr>
              <w:spacing w:before="0"/>
              <w:ind w:left="41"/>
              <w:jc w:val="both"/>
              <w:rPr>
                <w:bCs/>
                <w:sz w:val="22"/>
                <w:szCs w:val="22"/>
                <w:lang w:val="vi-VN"/>
              </w:rPr>
            </w:pPr>
            <w:r w:rsidRPr="0076075D">
              <w:rPr>
                <w:bCs/>
                <w:sz w:val="22"/>
                <w:szCs w:val="22"/>
                <w:lang w:val="vi-VN"/>
              </w:rPr>
              <w:t>Ví dụ mẫu TT32: 01GTKT0/001</w:t>
            </w:r>
          </w:p>
          <w:p w14:paraId="52602C7D" w14:textId="77777777" w:rsidR="00501898" w:rsidRPr="0076075D" w:rsidRDefault="00136181">
            <w:pPr>
              <w:spacing w:before="0"/>
              <w:ind w:left="41"/>
              <w:jc w:val="both"/>
              <w:rPr>
                <w:bCs/>
                <w:sz w:val="22"/>
                <w:szCs w:val="22"/>
                <w:lang w:val="vi-VN"/>
              </w:rPr>
            </w:pPr>
            <w:r w:rsidRPr="0076075D">
              <w:rPr>
                <w:bCs/>
                <w:sz w:val="22"/>
                <w:szCs w:val="22"/>
                <w:lang w:val="vi-VN"/>
              </w:rPr>
              <w:t>Ví dụ mẫu TT78: 1/0224</w:t>
            </w:r>
          </w:p>
        </w:tc>
      </w:tr>
    </w:tbl>
    <w:p w14:paraId="2852CE6C" w14:textId="77777777" w:rsidR="00501898" w:rsidRPr="0076075D" w:rsidRDefault="00136181">
      <w:pPr>
        <w:snapToGrid w:val="0"/>
        <w:ind w:left="450"/>
        <w:jc w:val="both"/>
        <w:rPr>
          <w:sz w:val="22"/>
          <w:szCs w:val="22"/>
        </w:rPr>
      </w:pPr>
      <w:r w:rsidRPr="0076075D">
        <w:rPr>
          <w:sz w:val="22"/>
          <w:szCs w:val="22"/>
        </w:rPr>
        <w:t xml:space="preserve">Khi lập hóa đơn, hệ thống </w:t>
      </w:r>
      <w:r w:rsidRPr="0076075D">
        <w:rPr>
          <w:b/>
          <w:bCs/>
          <w:sz w:val="22"/>
          <w:szCs w:val="22"/>
        </w:rPr>
        <w:t>không kiểm tra tính tồn tại</w:t>
      </w:r>
      <w:r w:rsidRPr="0076075D">
        <w:rPr>
          <w:sz w:val="22"/>
          <w:szCs w:val="22"/>
        </w:rPr>
        <w:t xml:space="preserve"> của hóa đơn gốc trên hệ thống, các quy tắc xác thực khác giữ nguyên hiện trạng</w:t>
      </w:r>
    </w:p>
    <w:p w14:paraId="0BC5D5C9" w14:textId="77777777" w:rsidR="00501898" w:rsidRPr="0076075D" w:rsidRDefault="00136181">
      <w:pPr>
        <w:numPr>
          <w:ilvl w:val="0"/>
          <w:numId w:val="21"/>
        </w:numPr>
        <w:jc w:val="both"/>
        <w:rPr>
          <w:b/>
          <w:color w:val="0000FF"/>
          <w:sz w:val="22"/>
          <w:szCs w:val="22"/>
        </w:rPr>
      </w:pPr>
      <w:r w:rsidRPr="0076075D">
        <w:rPr>
          <w:b/>
          <w:color w:val="0000FF"/>
          <w:sz w:val="22"/>
          <w:szCs w:val="22"/>
        </w:rPr>
        <w:t>Đầu ra:</w:t>
      </w:r>
    </w:p>
    <w:p w14:paraId="3FA73D9C" w14:textId="77777777" w:rsidR="00501898" w:rsidRPr="0076075D" w:rsidRDefault="00136181">
      <w:pPr>
        <w:ind w:left="540"/>
        <w:jc w:val="both"/>
        <w:rPr>
          <w:color w:val="000000"/>
          <w:sz w:val="22"/>
          <w:szCs w:val="22"/>
        </w:rPr>
      </w:pPr>
      <w:r w:rsidRPr="0076075D">
        <w:rPr>
          <w:sz w:val="22"/>
          <w:szCs w:val="22"/>
        </w:rPr>
        <w:t>Đối tượng Response mô tả trạng thái lỗi Webservice trả về và đối tượng dữ</w:t>
      </w:r>
      <w:r w:rsidRPr="0076075D">
        <w:rPr>
          <w:color w:val="000000"/>
          <w:sz w:val="22"/>
          <w:szCs w:val="22"/>
        </w:rPr>
        <w:t xml:space="preserve"> liệu Webservice trả về:</w:t>
      </w:r>
    </w:p>
    <w:p w14:paraId="0DF36F5A" w14:textId="77777777" w:rsidR="00501898" w:rsidRPr="0076075D" w:rsidRDefault="00136181">
      <w:pPr>
        <w:numPr>
          <w:ilvl w:val="2"/>
          <w:numId w:val="17"/>
        </w:numPr>
        <w:snapToGrid w:val="0"/>
        <w:ind w:left="1276"/>
        <w:jc w:val="both"/>
        <w:rPr>
          <w:sz w:val="22"/>
          <w:szCs w:val="22"/>
        </w:rPr>
      </w:pPr>
      <w:r w:rsidRPr="0076075D">
        <w:rPr>
          <w:sz w:val="22"/>
          <w:szCs w:val="22"/>
        </w:rPr>
        <w:t>Dữ liệu về thông tin về hóa đơn nháp lập thành công</w:t>
      </w:r>
    </w:p>
    <w:p w14:paraId="4F0395D4"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b/>
          <w:bCs/>
          <w:snapToGrid/>
          <w:color w:val="8000FF"/>
          <w:sz w:val="22"/>
          <w:szCs w:val="22"/>
        </w:rPr>
        <w:t>{</w:t>
      </w:r>
    </w:p>
    <w:p w14:paraId="5797C074"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snapToGrid/>
          <w:color w:val="000000"/>
          <w:sz w:val="22"/>
          <w:szCs w:val="22"/>
        </w:rPr>
        <w:t xml:space="preserve">  </w:t>
      </w:r>
      <w:r w:rsidRPr="0076075D">
        <w:rPr>
          <w:snapToGrid/>
          <w:color w:val="800000"/>
          <w:sz w:val="22"/>
          <w:szCs w:val="22"/>
        </w:rPr>
        <w:t>"errorCode"</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73BF0531"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snapToGrid/>
          <w:color w:val="000000"/>
          <w:sz w:val="22"/>
          <w:szCs w:val="22"/>
        </w:rPr>
        <w:lastRenderedPageBreak/>
        <w:t xml:space="preserve">  </w:t>
      </w:r>
      <w:r w:rsidRPr="0076075D">
        <w:rPr>
          <w:snapToGrid/>
          <w:color w:val="800000"/>
          <w:sz w:val="22"/>
          <w:szCs w:val="22"/>
        </w:rPr>
        <w:t>"description"</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02372DF4"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snapToGrid/>
          <w:color w:val="000000"/>
          <w:sz w:val="22"/>
          <w:szCs w:val="22"/>
        </w:rPr>
        <w:t xml:space="preserve">  </w:t>
      </w:r>
      <w:r w:rsidRPr="0076075D">
        <w:rPr>
          <w:snapToGrid/>
          <w:color w:val="800000"/>
          <w:sz w:val="22"/>
          <w:szCs w:val="22"/>
        </w:rPr>
        <w:t>"result"</w:t>
      </w:r>
      <w:r w:rsidRPr="0076075D">
        <w:rPr>
          <w:snapToGrid/>
          <w:color w:val="000000"/>
          <w:sz w:val="22"/>
          <w:szCs w:val="22"/>
        </w:rPr>
        <w:t xml:space="preserve">: </w:t>
      </w:r>
      <w:r w:rsidRPr="0076075D">
        <w:rPr>
          <w:b/>
          <w:bCs/>
          <w:snapToGrid/>
          <w:color w:val="8000FF"/>
          <w:sz w:val="22"/>
          <w:szCs w:val="22"/>
        </w:rPr>
        <w:t>{</w:t>
      </w:r>
      <w:r w:rsidRPr="0076075D">
        <w:rPr>
          <w:snapToGrid/>
          <w:color w:val="000000"/>
          <w:sz w:val="22"/>
          <w:szCs w:val="22"/>
        </w:rPr>
        <w:t xml:space="preserve">    </w:t>
      </w:r>
    </w:p>
    <w:p w14:paraId="19EA9494"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snapToGrid/>
          <w:color w:val="000000"/>
          <w:sz w:val="22"/>
          <w:szCs w:val="22"/>
        </w:rPr>
        <w:t xml:space="preserve">  </w:t>
      </w:r>
      <w:r w:rsidRPr="0076075D">
        <w:rPr>
          <w:b/>
          <w:bCs/>
          <w:snapToGrid/>
          <w:color w:val="8000FF"/>
          <w:sz w:val="22"/>
          <w:szCs w:val="22"/>
        </w:rPr>
        <w:t>}</w:t>
      </w:r>
    </w:p>
    <w:p w14:paraId="5752A851" w14:textId="77777777" w:rsidR="00501898" w:rsidRPr="0076075D" w:rsidRDefault="00136181">
      <w:pPr>
        <w:widowControl/>
        <w:shd w:val="clear" w:color="auto" w:fill="DBE5F1"/>
        <w:spacing w:before="0" w:line="240" w:lineRule="auto"/>
        <w:ind w:left="1276"/>
        <w:jc w:val="both"/>
        <w:rPr>
          <w:b/>
          <w:bCs/>
          <w:snapToGrid/>
          <w:color w:val="8000FF"/>
          <w:sz w:val="22"/>
          <w:szCs w:val="22"/>
        </w:rPr>
      </w:pPr>
      <w:r w:rsidRPr="0076075D">
        <w:rPr>
          <w:b/>
          <w:bCs/>
          <w:snapToGrid/>
          <w:color w:val="8000FF"/>
          <w:sz w:val="22"/>
          <w:szCs w:val="22"/>
        </w:rPr>
        <w:t>}</w:t>
      </w:r>
      <w:r w:rsidRPr="0076075D">
        <w:rPr>
          <w:b/>
          <w:bCs/>
          <w:snapToGrid/>
          <w:color w:val="8000FF"/>
          <w:sz w:val="22"/>
          <w:szCs w:val="22"/>
        </w:rPr>
        <w:br/>
      </w:r>
    </w:p>
    <w:p w14:paraId="190FFEE6" w14:textId="77777777" w:rsidR="00501898" w:rsidRPr="0076075D" w:rsidRDefault="00136181">
      <w:pPr>
        <w:snapToGrid w:val="0"/>
        <w:jc w:val="both"/>
        <w:rPr>
          <w:sz w:val="22"/>
          <w:szCs w:val="22"/>
        </w:rPr>
      </w:pPr>
      <w:r w:rsidRPr="0076075D">
        <w:rPr>
          <w:sz w:val="22"/>
          <w:szCs w:val="22"/>
        </w:rPr>
        <w:t>Mô tả</w:t>
      </w:r>
    </w:p>
    <w:tbl>
      <w:tblPr>
        <w:tblW w:w="878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464FD4B1" w14:textId="77777777">
        <w:trPr>
          <w:trHeight w:val="332"/>
        </w:trPr>
        <w:tc>
          <w:tcPr>
            <w:tcW w:w="2533" w:type="dxa"/>
            <w:shd w:val="clear" w:color="auto" w:fill="D9D9D9"/>
          </w:tcPr>
          <w:p w14:paraId="15B27E5F"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6251" w:type="dxa"/>
            <w:shd w:val="clear" w:color="auto" w:fill="D9D9D9"/>
          </w:tcPr>
          <w:p w14:paraId="7BA6BA8E"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1F6168CD" w14:textId="77777777">
        <w:tc>
          <w:tcPr>
            <w:tcW w:w="2533" w:type="dxa"/>
          </w:tcPr>
          <w:p w14:paraId="7F9F74EC"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23556DC8" w14:textId="77777777" w:rsidR="00501898" w:rsidRPr="0076075D" w:rsidRDefault="00136181">
            <w:pPr>
              <w:spacing w:before="0"/>
              <w:ind w:left="0"/>
              <w:jc w:val="both"/>
              <w:rPr>
                <w:sz w:val="22"/>
                <w:szCs w:val="22"/>
              </w:rPr>
            </w:pPr>
            <w:r w:rsidRPr="0076075D">
              <w:rPr>
                <w:sz w:val="22"/>
                <w:szCs w:val="22"/>
              </w:rPr>
              <w:t>Mã lỗi (giá trị là null nếu lập hóa đơn thành công)</w:t>
            </w:r>
          </w:p>
        </w:tc>
      </w:tr>
      <w:tr w:rsidR="00501898" w:rsidRPr="0076075D" w14:paraId="260145DC" w14:textId="77777777">
        <w:tc>
          <w:tcPr>
            <w:tcW w:w="2533" w:type="dxa"/>
          </w:tcPr>
          <w:p w14:paraId="76FE3D76"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1288D287" w14:textId="77777777" w:rsidR="00501898" w:rsidRPr="0076075D" w:rsidRDefault="00136181">
            <w:pPr>
              <w:spacing w:before="0"/>
              <w:ind w:left="0"/>
              <w:jc w:val="both"/>
              <w:rPr>
                <w:sz w:val="22"/>
                <w:szCs w:val="22"/>
              </w:rPr>
            </w:pPr>
            <w:r w:rsidRPr="0076075D">
              <w:rPr>
                <w:sz w:val="22"/>
                <w:szCs w:val="22"/>
              </w:rPr>
              <w:t>Mô tả lỗi (giá trị là null nếu lập hóa đơn thành công)</w:t>
            </w:r>
          </w:p>
        </w:tc>
      </w:tr>
    </w:tbl>
    <w:p w14:paraId="19E1C0F9" w14:textId="77777777" w:rsidR="00501898" w:rsidRPr="0076075D" w:rsidRDefault="00501898">
      <w:pPr>
        <w:pStyle w:val="HTMLPreformatted"/>
        <w:shd w:val="clear" w:color="auto" w:fill="FFFFFF"/>
        <w:jc w:val="both"/>
        <w:rPr>
          <w:rFonts w:ascii="Times New Roman" w:hAnsi="Times New Roman" w:cs="Times New Roman"/>
          <w:snapToGrid w:val="0"/>
          <w:sz w:val="22"/>
          <w:szCs w:val="22"/>
        </w:rPr>
      </w:pPr>
    </w:p>
    <w:p w14:paraId="04B4BED7" w14:textId="77777777" w:rsidR="00501898" w:rsidRPr="0076075D" w:rsidRDefault="00136181">
      <w:pPr>
        <w:widowControl/>
        <w:shd w:val="clear" w:color="auto" w:fill="FFFFFE"/>
        <w:spacing w:before="0" w:line="270" w:lineRule="atLeast"/>
        <w:ind w:left="170"/>
        <w:jc w:val="both"/>
        <w:rPr>
          <w:sz w:val="22"/>
          <w:szCs w:val="22"/>
        </w:rPr>
      </w:pPr>
      <w:r w:rsidRPr="0076075D">
        <w:rPr>
          <w:b/>
          <w:bCs/>
          <w:snapToGrid/>
          <w:color w:val="000000"/>
          <w:sz w:val="22"/>
          <w:szCs w:val="22"/>
        </w:rPr>
        <w:t>Lưu ý:</w:t>
      </w:r>
    </w:p>
    <w:p w14:paraId="250A024B" w14:textId="77777777" w:rsidR="00501898" w:rsidRPr="0076075D" w:rsidRDefault="00136181">
      <w:pPr>
        <w:ind w:left="720"/>
        <w:rPr>
          <w:sz w:val="22"/>
          <w:szCs w:val="22"/>
        </w:rPr>
      </w:pPr>
      <w:r w:rsidRPr="0076075D">
        <w:rPr>
          <w:sz w:val="22"/>
          <w:szCs w:val="22"/>
        </w:rPr>
        <w:t xml:space="preserve">Nếu người dùng truyền giá trị 0 hoặc “0” cho tham số validation trong phần generalInvoiceInfo thì </w:t>
      </w:r>
      <w:r w:rsidRPr="0076075D">
        <w:rPr>
          <w:bCs/>
          <w:sz w:val="22"/>
          <w:szCs w:val="22"/>
          <w:lang w:val="en"/>
        </w:rPr>
        <w:t>các thông tin được truyền trong phần itemInfo, taxBreakdowns, summarizeInfo sẽ được giữ nguyên mà không thực hiện kiểm tra ràng buộc và tính toán lại.</w:t>
      </w:r>
    </w:p>
    <w:p w14:paraId="0C06B5F7" w14:textId="77777777" w:rsidR="00501898" w:rsidRPr="0076075D" w:rsidRDefault="00136181">
      <w:pPr>
        <w:pStyle w:val="StyleHeading2l2H2h21TimesNewRoman14pt"/>
        <w:rPr>
          <w:sz w:val="22"/>
          <w:szCs w:val="22"/>
        </w:rPr>
      </w:pPr>
      <w:bookmarkStart w:id="44" w:name="_Toc115266188"/>
      <w:bookmarkStart w:id="45" w:name="_Toc115266193"/>
      <w:r w:rsidRPr="0076075D">
        <w:rPr>
          <w:sz w:val="22"/>
          <w:szCs w:val="22"/>
        </w:rPr>
        <w:t>Hủy hóa đơn</w:t>
      </w:r>
      <w:bookmarkEnd w:id="44"/>
      <w:r w:rsidRPr="0076075D">
        <w:rPr>
          <w:sz w:val="22"/>
          <w:szCs w:val="22"/>
        </w:rPr>
        <w:t xml:space="preserve"> (Đã bỏ từ 1/6)</w:t>
      </w:r>
    </w:p>
    <w:p w14:paraId="787F797A" w14:textId="77777777" w:rsidR="00501898" w:rsidRPr="0076075D" w:rsidRDefault="00136181">
      <w:pPr>
        <w:pStyle w:val="NormalIndent"/>
        <w:rPr>
          <w:sz w:val="22"/>
          <w:szCs w:val="22"/>
        </w:rPr>
      </w:pPr>
      <w:r w:rsidRPr="0076075D">
        <w:rPr>
          <w:sz w:val="22"/>
          <w:szCs w:val="22"/>
        </w:rPr>
        <w:t>Cho phép xóa bỏ hóa đơn (chuyển hóa đơn sang trạng thái xóa bỏ) từ hệ thống tích hợp.</w:t>
      </w:r>
    </w:p>
    <w:p w14:paraId="4D6438BA"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18E117B5" w14:textId="77777777" w:rsidR="00501898" w:rsidRPr="0076075D" w:rsidRDefault="00136181">
      <w:pPr>
        <w:numPr>
          <w:ilvl w:val="0"/>
          <w:numId w:val="17"/>
        </w:numPr>
        <w:snapToGrid w:val="0"/>
        <w:jc w:val="both"/>
        <w:rPr>
          <w:sz w:val="22"/>
          <w:szCs w:val="22"/>
        </w:rPr>
      </w:pPr>
      <w:r w:rsidRPr="0076075D">
        <w:rPr>
          <w:sz w:val="22"/>
          <w:szCs w:val="22"/>
        </w:rPr>
        <w:t>Action (POST): InvoiceAPI/InvoiceWS/cancelTransactionInvoice</w:t>
      </w:r>
    </w:p>
    <w:p w14:paraId="0E572FF5" w14:textId="77777777" w:rsidR="00501898" w:rsidRPr="0076075D" w:rsidRDefault="00136181">
      <w:pPr>
        <w:numPr>
          <w:ilvl w:val="0"/>
          <w:numId w:val="17"/>
        </w:numPr>
        <w:jc w:val="both"/>
        <w:rPr>
          <w:sz w:val="22"/>
          <w:szCs w:val="22"/>
        </w:rPr>
      </w:pPr>
      <w:r w:rsidRPr="0076075D">
        <w:rPr>
          <w:sz w:val="22"/>
          <w:szCs w:val="22"/>
        </w:rPr>
        <w:t>Headers:</w:t>
      </w:r>
    </w:p>
    <w:p w14:paraId="41D77C22" w14:textId="77777777" w:rsidR="00501898" w:rsidRPr="0076075D" w:rsidRDefault="00136181">
      <w:pPr>
        <w:snapToGrid w:val="0"/>
        <w:ind w:firstLine="176"/>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02C1EBB0" w14:textId="77777777" w:rsidR="00501898" w:rsidRPr="0076075D" w:rsidRDefault="00136181">
      <w:pPr>
        <w:snapToGrid w:val="0"/>
        <w:ind w:firstLine="176"/>
        <w:jc w:val="both"/>
        <w:rPr>
          <w:sz w:val="22"/>
          <w:szCs w:val="22"/>
          <w:lang w:val="fr-FR"/>
        </w:rPr>
      </w:pPr>
      <w:r w:rsidRPr="0076075D">
        <w:rPr>
          <w:sz w:val="22"/>
          <w:szCs w:val="22"/>
          <w:lang w:val="fr-FR"/>
        </w:rPr>
        <w:t>+ Content-Type : application/x-www-form-urlencoded</w:t>
      </w:r>
    </w:p>
    <w:p w14:paraId="647B6F6A" w14:textId="77777777" w:rsidR="00501898" w:rsidRPr="0076075D" w:rsidRDefault="00501898">
      <w:pPr>
        <w:snapToGrid w:val="0"/>
        <w:ind w:left="0"/>
        <w:jc w:val="both"/>
        <w:rPr>
          <w:sz w:val="22"/>
          <w:szCs w:val="22"/>
          <w:lang w:val="fr-FR"/>
        </w:rPr>
      </w:pP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2566"/>
        <w:gridCol w:w="5153"/>
      </w:tblGrid>
      <w:tr w:rsidR="00501898" w:rsidRPr="0076075D" w14:paraId="7BB4B2E8" w14:textId="77777777">
        <w:trPr>
          <w:trHeight w:val="530"/>
        </w:trPr>
        <w:tc>
          <w:tcPr>
            <w:tcW w:w="1778" w:type="dxa"/>
            <w:shd w:val="clear" w:color="auto" w:fill="D9D9D9"/>
          </w:tcPr>
          <w:p w14:paraId="6E6E235A"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566" w:type="dxa"/>
            <w:shd w:val="clear" w:color="auto" w:fill="D9D9D9"/>
          </w:tcPr>
          <w:p w14:paraId="124F2F7B"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5153" w:type="dxa"/>
            <w:shd w:val="clear" w:color="auto" w:fill="D9D9D9"/>
          </w:tcPr>
          <w:p w14:paraId="02DD37DC"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2F44069C" w14:textId="77777777">
        <w:tc>
          <w:tcPr>
            <w:tcW w:w="1778" w:type="dxa"/>
          </w:tcPr>
          <w:p w14:paraId="5E407321" w14:textId="77777777" w:rsidR="00501898" w:rsidRPr="0076075D" w:rsidRDefault="00136181">
            <w:pPr>
              <w:spacing w:before="0"/>
              <w:ind w:left="0"/>
              <w:jc w:val="both"/>
              <w:rPr>
                <w:sz w:val="22"/>
                <w:szCs w:val="22"/>
              </w:rPr>
            </w:pPr>
            <w:r w:rsidRPr="0076075D">
              <w:rPr>
                <w:sz w:val="22"/>
                <w:szCs w:val="22"/>
              </w:rPr>
              <w:t>supplierTaxCode</w:t>
            </w:r>
          </w:p>
        </w:tc>
        <w:tc>
          <w:tcPr>
            <w:tcW w:w="2566" w:type="dxa"/>
          </w:tcPr>
          <w:p w14:paraId="698DABB4" w14:textId="77777777" w:rsidR="00501898" w:rsidRPr="0076075D" w:rsidRDefault="00136181">
            <w:pPr>
              <w:spacing w:before="0"/>
              <w:ind w:left="0"/>
              <w:jc w:val="both"/>
              <w:rPr>
                <w:sz w:val="22"/>
                <w:szCs w:val="22"/>
              </w:rPr>
            </w:pPr>
            <w:r w:rsidRPr="0076075D">
              <w:rPr>
                <w:sz w:val="22"/>
                <w:szCs w:val="22"/>
              </w:rPr>
              <w:t>Required : true</w:t>
            </w:r>
          </w:p>
          <w:p w14:paraId="7B00F5BF" w14:textId="77777777" w:rsidR="00501898" w:rsidRPr="0076075D" w:rsidRDefault="00136181">
            <w:pPr>
              <w:spacing w:before="0"/>
              <w:ind w:left="0"/>
              <w:jc w:val="both"/>
              <w:rPr>
                <w:sz w:val="22"/>
                <w:szCs w:val="22"/>
              </w:rPr>
            </w:pPr>
            <w:r w:rsidRPr="0076075D">
              <w:rPr>
                <w:sz w:val="22"/>
                <w:szCs w:val="22"/>
              </w:rPr>
              <w:t>DataType: String</w:t>
            </w:r>
          </w:p>
          <w:p w14:paraId="6EE0AD06" w14:textId="77777777" w:rsidR="00501898" w:rsidRPr="0076075D" w:rsidRDefault="00136181">
            <w:pPr>
              <w:spacing w:before="0"/>
              <w:ind w:left="0"/>
              <w:jc w:val="both"/>
              <w:rPr>
                <w:sz w:val="22"/>
                <w:szCs w:val="22"/>
              </w:rPr>
            </w:pPr>
            <w:r w:rsidRPr="0076075D">
              <w:rPr>
                <w:sz w:val="22"/>
                <w:szCs w:val="22"/>
              </w:rPr>
              <w:t xml:space="preserve">Minlength : </w:t>
            </w:r>
          </w:p>
          <w:p w14:paraId="3C5ABD22" w14:textId="77777777" w:rsidR="00501898" w:rsidRPr="0076075D" w:rsidRDefault="00136181">
            <w:pPr>
              <w:spacing w:before="0"/>
              <w:ind w:left="0"/>
              <w:jc w:val="both"/>
              <w:rPr>
                <w:sz w:val="22"/>
                <w:szCs w:val="22"/>
              </w:rPr>
            </w:pPr>
            <w:r w:rsidRPr="0076075D">
              <w:rPr>
                <w:sz w:val="22"/>
                <w:szCs w:val="22"/>
              </w:rPr>
              <w:t>Maxlength : 20</w:t>
            </w:r>
          </w:p>
          <w:p w14:paraId="0016A83B" w14:textId="77777777" w:rsidR="00501898" w:rsidRPr="0076075D" w:rsidRDefault="00136181">
            <w:pPr>
              <w:spacing w:before="0"/>
              <w:ind w:left="0"/>
              <w:jc w:val="both"/>
              <w:rPr>
                <w:sz w:val="22"/>
                <w:szCs w:val="22"/>
              </w:rPr>
            </w:pPr>
            <w:r w:rsidRPr="0076075D">
              <w:rPr>
                <w:sz w:val="22"/>
                <w:szCs w:val="22"/>
              </w:rPr>
              <w:t>Format : [0-9-]+</w:t>
            </w:r>
          </w:p>
        </w:tc>
        <w:tc>
          <w:tcPr>
            <w:tcW w:w="5153" w:type="dxa"/>
          </w:tcPr>
          <w:p w14:paraId="0040A1F9"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4A928C53" w14:textId="77777777" w:rsidR="00501898" w:rsidRPr="0076075D" w:rsidRDefault="00136181">
            <w:pPr>
              <w:spacing w:before="0"/>
              <w:ind w:left="0"/>
              <w:jc w:val="both"/>
              <w:rPr>
                <w:sz w:val="22"/>
                <w:szCs w:val="22"/>
              </w:rPr>
            </w:pPr>
            <w:r w:rsidRPr="0076075D">
              <w:rPr>
                <w:sz w:val="22"/>
                <w:szCs w:val="22"/>
              </w:rPr>
              <w:t xml:space="preserve">Mẫu 1: 0312770607 </w:t>
            </w:r>
          </w:p>
          <w:p w14:paraId="731E1C7E" w14:textId="77777777" w:rsidR="00501898" w:rsidRPr="0076075D" w:rsidRDefault="00136181">
            <w:pPr>
              <w:spacing w:before="0"/>
              <w:ind w:left="0"/>
              <w:jc w:val="both"/>
              <w:rPr>
                <w:sz w:val="22"/>
                <w:szCs w:val="22"/>
              </w:rPr>
            </w:pPr>
            <w:r w:rsidRPr="0076075D">
              <w:rPr>
                <w:sz w:val="22"/>
                <w:szCs w:val="22"/>
              </w:rPr>
              <w:t>Mẫu 2: 0312770607-001</w:t>
            </w:r>
          </w:p>
          <w:p w14:paraId="6537F878" w14:textId="77777777" w:rsidR="00501898" w:rsidRPr="0076075D" w:rsidRDefault="00501898">
            <w:pPr>
              <w:spacing w:before="0"/>
              <w:ind w:left="0"/>
              <w:jc w:val="both"/>
              <w:rPr>
                <w:sz w:val="22"/>
                <w:szCs w:val="22"/>
              </w:rPr>
            </w:pPr>
          </w:p>
        </w:tc>
      </w:tr>
      <w:tr w:rsidR="00501898" w:rsidRPr="0076075D" w14:paraId="5416EBBC" w14:textId="77777777">
        <w:tc>
          <w:tcPr>
            <w:tcW w:w="1778" w:type="dxa"/>
          </w:tcPr>
          <w:p w14:paraId="5FBE618A" w14:textId="77777777" w:rsidR="00501898" w:rsidRPr="0076075D" w:rsidRDefault="00136181">
            <w:pPr>
              <w:spacing w:before="0"/>
              <w:ind w:left="0"/>
              <w:jc w:val="both"/>
              <w:rPr>
                <w:sz w:val="22"/>
                <w:szCs w:val="22"/>
              </w:rPr>
            </w:pPr>
            <w:r w:rsidRPr="0076075D">
              <w:rPr>
                <w:sz w:val="22"/>
                <w:szCs w:val="22"/>
              </w:rPr>
              <w:t>templateCode</w:t>
            </w:r>
          </w:p>
        </w:tc>
        <w:tc>
          <w:tcPr>
            <w:tcW w:w="2566" w:type="dxa"/>
          </w:tcPr>
          <w:p w14:paraId="25B0E74A" w14:textId="77777777" w:rsidR="00501898" w:rsidRPr="0076075D" w:rsidRDefault="00136181">
            <w:pPr>
              <w:spacing w:before="0"/>
              <w:ind w:left="0"/>
              <w:jc w:val="both"/>
              <w:rPr>
                <w:sz w:val="22"/>
                <w:szCs w:val="22"/>
              </w:rPr>
            </w:pPr>
            <w:r w:rsidRPr="0076075D">
              <w:rPr>
                <w:sz w:val="22"/>
                <w:szCs w:val="22"/>
              </w:rPr>
              <w:t>Required : false</w:t>
            </w:r>
          </w:p>
          <w:p w14:paraId="0EA5DAE7" w14:textId="77777777" w:rsidR="00501898" w:rsidRPr="0076075D" w:rsidRDefault="00136181">
            <w:pPr>
              <w:spacing w:before="0"/>
              <w:ind w:left="0"/>
              <w:jc w:val="both"/>
              <w:rPr>
                <w:sz w:val="22"/>
                <w:szCs w:val="22"/>
              </w:rPr>
            </w:pPr>
            <w:r w:rsidRPr="0076075D">
              <w:rPr>
                <w:sz w:val="22"/>
                <w:szCs w:val="22"/>
              </w:rPr>
              <w:t>DataType: String</w:t>
            </w:r>
          </w:p>
          <w:p w14:paraId="0BCB7B4E" w14:textId="77777777" w:rsidR="00501898" w:rsidRPr="0076075D" w:rsidRDefault="00136181">
            <w:pPr>
              <w:spacing w:before="0"/>
              <w:ind w:left="0"/>
              <w:jc w:val="both"/>
              <w:rPr>
                <w:sz w:val="22"/>
                <w:szCs w:val="22"/>
              </w:rPr>
            </w:pPr>
            <w:r w:rsidRPr="0076075D">
              <w:rPr>
                <w:sz w:val="22"/>
                <w:szCs w:val="22"/>
              </w:rPr>
              <w:t xml:space="preserve">Minlength : </w:t>
            </w:r>
          </w:p>
          <w:p w14:paraId="18461955" w14:textId="77777777" w:rsidR="00501898" w:rsidRPr="0076075D" w:rsidRDefault="00136181">
            <w:pPr>
              <w:spacing w:before="0"/>
              <w:ind w:left="0"/>
              <w:jc w:val="both"/>
              <w:rPr>
                <w:sz w:val="22"/>
                <w:szCs w:val="22"/>
              </w:rPr>
            </w:pPr>
            <w:r w:rsidRPr="0076075D">
              <w:rPr>
                <w:sz w:val="22"/>
                <w:szCs w:val="22"/>
              </w:rPr>
              <w:t>Maxlength : 20</w:t>
            </w:r>
          </w:p>
          <w:p w14:paraId="54469BFB" w14:textId="77777777" w:rsidR="00501898" w:rsidRPr="0076075D" w:rsidRDefault="00136181">
            <w:pPr>
              <w:spacing w:before="0"/>
              <w:ind w:left="0"/>
              <w:jc w:val="both"/>
              <w:rPr>
                <w:sz w:val="22"/>
                <w:szCs w:val="22"/>
              </w:rPr>
            </w:pPr>
            <w:r w:rsidRPr="0076075D">
              <w:rPr>
                <w:sz w:val="22"/>
                <w:szCs w:val="22"/>
              </w:rPr>
              <w:t xml:space="preserve">Format : </w:t>
            </w:r>
          </w:p>
        </w:tc>
        <w:tc>
          <w:tcPr>
            <w:tcW w:w="5153" w:type="dxa"/>
          </w:tcPr>
          <w:p w14:paraId="33DADEAD" w14:textId="77777777" w:rsidR="00501898" w:rsidRPr="0076075D" w:rsidRDefault="00136181">
            <w:pPr>
              <w:spacing w:before="0"/>
              <w:ind w:left="0"/>
              <w:jc w:val="both"/>
              <w:rPr>
                <w:sz w:val="22"/>
                <w:szCs w:val="22"/>
              </w:rPr>
            </w:pPr>
            <w:r w:rsidRPr="0076075D">
              <w:rPr>
                <w:sz w:val="22"/>
                <w:szCs w:val="22"/>
              </w:rPr>
              <w:t>Mã mẫu hóa đơn</w:t>
            </w:r>
          </w:p>
          <w:p w14:paraId="6E9D5B4D" w14:textId="77777777" w:rsidR="00501898" w:rsidRPr="0076075D" w:rsidRDefault="00136181">
            <w:pPr>
              <w:spacing w:before="0"/>
              <w:ind w:left="0"/>
              <w:jc w:val="both"/>
              <w:rPr>
                <w:sz w:val="22"/>
                <w:szCs w:val="22"/>
              </w:rPr>
            </w:pPr>
            <w:r w:rsidRPr="0076075D">
              <w:rPr>
                <w:sz w:val="22"/>
                <w:szCs w:val="22"/>
              </w:rPr>
              <w:t xml:space="preserve">VD: </w:t>
            </w:r>
          </w:p>
          <w:p w14:paraId="25C48B9D" w14:textId="77777777" w:rsidR="00501898" w:rsidRPr="0076075D" w:rsidRDefault="00136181">
            <w:pPr>
              <w:spacing w:before="0"/>
              <w:ind w:left="0"/>
              <w:jc w:val="both"/>
              <w:rPr>
                <w:sz w:val="22"/>
                <w:szCs w:val="22"/>
              </w:rPr>
            </w:pPr>
            <w:r w:rsidRPr="0076075D">
              <w:rPr>
                <w:sz w:val="22"/>
                <w:szCs w:val="22"/>
              </w:rPr>
              <w:t>01GTKT0/001</w:t>
            </w:r>
          </w:p>
          <w:p w14:paraId="002CDC95" w14:textId="77777777" w:rsidR="00501898" w:rsidRPr="0076075D" w:rsidRDefault="00136181">
            <w:pPr>
              <w:spacing w:before="0"/>
              <w:ind w:left="0"/>
              <w:jc w:val="both"/>
              <w:rPr>
                <w:sz w:val="22"/>
                <w:szCs w:val="22"/>
              </w:rPr>
            </w:pPr>
            <w:r w:rsidRPr="0076075D">
              <w:rPr>
                <w:sz w:val="22"/>
                <w:szCs w:val="22"/>
              </w:rPr>
              <w:t>1/001</w:t>
            </w:r>
          </w:p>
        </w:tc>
      </w:tr>
      <w:tr w:rsidR="00501898" w:rsidRPr="0076075D" w14:paraId="45F3EDC4" w14:textId="77777777">
        <w:tc>
          <w:tcPr>
            <w:tcW w:w="1778" w:type="dxa"/>
          </w:tcPr>
          <w:p w14:paraId="0E5E8091" w14:textId="77777777" w:rsidR="00501898" w:rsidRPr="0076075D" w:rsidRDefault="00136181">
            <w:pPr>
              <w:spacing w:before="0"/>
              <w:ind w:left="0"/>
              <w:jc w:val="both"/>
              <w:rPr>
                <w:sz w:val="22"/>
                <w:szCs w:val="22"/>
              </w:rPr>
            </w:pPr>
            <w:r w:rsidRPr="0076075D">
              <w:rPr>
                <w:sz w:val="22"/>
                <w:szCs w:val="22"/>
              </w:rPr>
              <w:t>invoiceNo</w:t>
            </w:r>
          </w:p>
        </w:tc>
        <w:tc>
          <w:tcPr>
            <w:tcW w:w="2566" w:type="dxa"/>
          </w:tcPr>
          <w:p w14:paraId="5A76E070" w14:textId="77777777" w:rsidR="00501898" w:rsidRPr="0076075D" w:rsidRDefault="00136181">
            <w:pPr>
              <w:spacing w:before="0"/>
              <w:ind w:left="0"/>
              <w:jc w:val="both"/>
              <w:rPr>
                <w:sz w:val="22"/>
                <w:szCs w:val="22"/>
              </w:rPr>
            </w:pPr>
            <w:r w:rsidRPr="0076075D">
              <w:rPr>
                <w:sz w:val="22"/>
                <w:szCs w:val="22"/>
              </w:rPr>
              <w:t>Required : true</w:t>
            </w:r>
          </w:p>
          <w:p w14:paraId="1D8D1782" w14:textId="77777777" w:rsidR="00501898" w:rsidRPr="0076075D" w:rsidRDefault="00136181">
            <w:pPr>
              <w:spacing w:before="0"/>
              <w:ind w:left="0"/>
              <w:jc w:val="both"/>
              <w:rPr>
                <w:sz w:val="22"/>
                <w:szCs w:val="22"/>
              </w:rPr>
            </w:pPr>
            <w:r w:rsidRPr="0076075D">
              <w:rPr>
                <w:sz w:val="22"/>
                <w:szCs w:val="22"/>
              </w:rPr>
              <w:lastRenderedPageBreak/>
              <w:t>DataType: String</w:t>
            </w:r>
          </w:p>
          <w:p w14:paraId="48CBA281" w14:textId="77777777" w:rsidR="00501898" w:rsidRPr="0076075D" w:rsidRDefault="00136181">
            <w:pPr>
              <w:spacing w:before="0"/>
              <w:ind w:left="0"/>
              <w:jc w:val="both"/>
              <w:rPr>
                <w:sz w:val="22"/>
                <w:szCs w:val="22"/>
              </w:rPr>
            </w:pPr>
            <w:r w:rsidRPr="0076075D">
              <w:rPr>
                <w:sz w:val="22"/>
                <w:szCs w:val="22"/>
              </w:rPr>
              <w:t>Minlength : 7</w:t>
            </w:r>
          </w:p>
          <w:p w14:paraId="47260541" w14:textId="77777777" w:rsidR="00501898" w:rsidRPr="0076075D" w:rsidRDefault="00136181">
            <w:pPr>
              <w:spacing w:before="0"/>
              <w:ind w:left="0"/>
              <w:jc w:val="both"/>
              <w:rPr>
                <w:sz w:val="22"/>
                <w:szCs w:val="22"/>
              </w:rPr>
            </w:pPr>
            <w:r w:rsidRPr="0076075D">
              <w:rPr>
                <w:sz w:val="22"/>
                <w:szCs w:val="22"/>
              </w:rPr>
              <w:t>Maxlength : 35</w:t>
            </w:r>
          </w:p>
          <w:p w14:paraId="18A47904" w14:textId="77777777" w:rsidR="00501898" w:rsidRPr="0076075D" w:rsidRDefault="00136181">
            <w:pPr>
              <w:spacing w:before="0"/>
              <w:ind w:left="0"/>
              <w:jc w:val="both"/>
              <w:rPr>
                <w:sz w:val="22"/>
                <w:szCs w:val="22"/>
              </w:rPr>
            </w:pPr>
            <w:r w:rsidRPr="0076075D">
              <w:rPr>
                <w:sz w:val="22"/>
                <w:szCs w:val="22"/>
              </w:rPr>
              <w:t>Format :  [a-zA-Z0-9/]+</w:t>
            </w:r>
          </w:p>
        </w:tc>
        <w:tc>
          <w:tcPr>
            <w:tcW w:w="5153" w:type="dxa"/>
          </w:tcPr>
          <w:p w14:paraId="78C33F3A" w14:textId="77777777" w:rsidR="00501898" w:rsidRPr="0076075D" w:rsidRDefault="00136181">
            <w:pPr>
              <w:spacing w:before="0"/>
              <w:ind w:left="41"/>
              <w:jc w:val="both"/>
              <w:rPr>
                <w:sz w:val="22"/>
                <w:szCs w:val="22"/>
                <w:lang w:val="en"/>
              </w:rPr>
            </w:pPr>
            <w:r w:rsidRPr="0076075D">
              <w:rPr>
                <w:sz w:val="22"/>
                <w:szCs w:val="22"/>
              </w:rPr>
              <w:lastRenderedPageBreak/>
              <w:t>Là</w:t>
            </w:r>
            <w:r w:rsidRPr="0076075D">
              <w:rPr>
                <w:sz w:val="22"/>
                <w:szCs w:val="22"/>
                <w:lang w:val="en"/>
              </w:rPr>
              <w:t xml:space="preserve"> số hóa đơn =</w:t>
            </w:r>
            <w:r w:rsidRPr="0076075D">
              <w:rPr>
                <w:sz w:val="22"/>
                <w:szCs w:val="22"/>
              </w:rPr>
              <w:t xml:space="preserve"> ký hiệu hóa đơn + số hóa đơn</w:t>
            </w:r>
            <w:r w:rsidRPr="0076075D">
              <w:rPr>
                <w:sz w:val="22"/>
                <w:szCs w:val="22"/>
                <w:lang w:val="en"/>
              </w:rPr>
              <w:t>.</w:t>
            </w:r>
          </w:p>
          <w:p w14:paraId="755D9DC9" w14:textId="77777777" w:rsidR="00501898" w:rsidRPr="0076075D" w:rsidRDefault="00136181">
            <w:pPr>
              <w:spacing w:before="0"/>
              <w:ind w:left="41"/>
              <w:jc w:val="both"/>
              <w:rPr>
                <w:sz w:val="22"/>
                <w:szCs w:val="22"/>
              </w:rPr>
            </w:pPr>
            <w:r w:rsidRPr="0076075D">
              <w:rPr>
                <w:sz w:val="22"/>
                <w:szCs w:val="22"/>
              </w:rPr>
              <w:lastRenderedPageBreak/>
              <w:t xml:space="preserve"> vd : AA/20E0000001</w:t>
            </w:r>
          </w:p>
          <w:p w14:paraId="237B22D4" w14:textId="77777777" w:rsidR="00501898" w:rsidRPr="0076075D" w:rsidRDefault="00501898">
            <w:pPr>
              <w:spacing w:before="0"/>
              <w:ind w:left="41"/>
              <w:jc w:val="both"/>
              <w:rPr>
                <w:sz w:val="22"/>
                <w:szCs w:val="22"/>
              </w:rPr>
            </w:pPr>
          </w:p>
        </w:tc>
      </w:tr>
      <w:tr w:rsidR="00501898" w:rsidRPr="0076075D" w14:paraId="4847A89F" w14:textId="77777777">
        <w:tc>
          <w:tcPr>
            <w:tcW w:w="1778" w:type="dxa"/>
          </w:tcPr>
          <w:p w14:paraId="39F54E5F" w14:textId="77777777" w:rsidR="00501898" w:rsidRPr="0076075D" w:rsidRDefault="00136181">
            <w:pPr>
              <w:spacing w:before="0"/>
              <w:ind w:left="0"/>
              <w:jc w:val="both"/>
              <w:rPr>
                <w:sz w:val="22"/>
                <w:szCs w:val="22"/>
              </w:rPr>
            </w:pPr>
            <w:r w:rsidRPr="0076075D">
              <w:rPr>
                <w:sz w:val="22"/>
                <w:szCs w:val="22"/>
              </w:rPr>
              <w:lastRenderedPageBreak/>
              <w:t>strIssueDate</w:t>
            </w:r>
          </w:p>
        </w:tc>
        <w:tc>
          <w:tcPr>
            <w:tcW w:w="2566" w:type="dxa"/>
          </w:tcPr>
          <w:p w14:paraId="12CC6802" w14:textId="77777777" w:rsidR="00501898" w:rsidRPr="0076075D" w:rsidRDefault="00136181">
            <w:pPr>
              <w:spacing w:before="0"/>
              <w:ind w:left="0"/>
              <w:jc w:val="both"/>
              <w:rPr>
                <w:sz w:val="22"/>
                <w:szCs w:val="22"/>
              </w:rPr>
            </w:pPr>
            <w:r w:rsidRPr="0076075D">
              <w:rPr>
                <w:sz w:val="22"/>
                <w:szCs w:val="22"/>
              </w:rPr>
              <w:t>Required : true</w:t>
            </w:r>
          </w:p>
          <w:p w14:paraId="46BED1DE" w14:textId="77777777" w:rsidR="00501898" w:rsidRPr="0076075D" w:rsidRDefault="00136181">
            <w:pPr>
              <w:spacing w:before="0"/>
              <w:ind w:left="0"/>
              <w:jc w:val="both"/>
              <w:rPr>
                <w:sz w:val="22"/>
                <w:szCs w:val="22"/>
                <w:lang w:val="vi-VN"/>
              </w:rPr>
            </w:pPr>
            <w:r w:rsidRPr="0076075D">
              <w:rPr>
                <w:sz w:val="22"/>
                <w:szCs w:val="22"/>
              </w:rPr>
              <w:t>DataType:</w:t>
            </w:r>
            <w:r w:rsidRPr="0076075D">
              <w:rPr>
                <w:sz w:val="22"/>
                <w:szCs w:val="22"/>
                <w:lang w:val="vi-VN"/>
              </w:rPr>
              <w:t xml:space="preserve"> milisecond since epoch</w:t>
            </w:r>
          </w:p>
          <w:p w14:paraId="218613E2" w14:textId="77777777" w:rsidR="00501898" w:rsidRPr="0076075D" w:rsidRDefault="00136181">
            <w:pPr>
              <w:spacing w:before="0"/>
              <w:ind w:left="0"/>
              <w:jc w:val="both"/>
              <w:rPr>
                <w:sz w:val="22"/>
                <w:szCs w:val="22"/>
              </w:rPr>
            </w:pPr>
            <w:r w:rsidRPr="0076075D">
              <w:rPr>
                <w:sz w:val="22"/>
                <w:szCs w:val="22"/>
              </w:rPr>
              <w:t xml:space="preserve">Minlength : </w:t>
            </w:r>
          </w:p>
          <w:p w14:paraId="2FB57D99" w14:textId="77777777" w:rsidR="00501898" w:rsidRPr="0076075D" w:rsidRDefault="00136181">
            <w:pPr>
              <w:spacing w:before="0"/>
              <w:ind w:left="0"/>
              <w:jc w:val="both"/>
              <w:rPr>
                <w:sz w:val="22"/>
                <w:szCs w:val="22"/>
              </w:rPr>
            </w:pPr>
            <w:r w:rsidRPr="0076075D">
              <w:rPr>
                <w:sz w:val="22"/>
                <w:szCs w:val="22"/>
              </w:rPr>
              <w:t xml:space="preserve">Maxlength : </w:t>
            </w:r>
          </w:p>
          <w:p w14:paraId="60A02EC5" w14:textId="77777777" w:rsidR="00501898" w:rsidRPr="0076075D" w:rsidRDefault="00136181">
            <w:pPr>
              <w:spacing w:before="0"/>
              <w:ind w:left="0"/>
              <w:jc w:val="both"/>
              <w:rPr>
                <w:sz w:val="22"/>
                <w:szCs w:val="22"/>
                <w:lang w:val="en"/>
              </w:rPr>
            </w:pPr>
            <w:r w:rsidRPr="0076075D">
              <w:rPr>
                <w:sz w:val="22"/>
                <w:szCs w:val="22"/>
              </w:rPr>
              <w:t xml:space="preserve">Format: </w:t>
            </w:r>
            <w:r w:rsidRPr="0076075D">
              <w:rPr>
                <w:sz w:val="22"/>
                <w:szCs w:val="22"/>
                <w:lang w:val="en"/>
              </w:rPr>
              <w:t>Tiêu chuẩn 5.1</w:t>
            </w:r>
          </w:p>
        </w:tc>
        <w:tc>
          <w:tcPr>
            <w:tcW w:w="5153" w:type="dxa"/>
          </w:tcPr>
          <w:p w14:paraId="7C2F33BF" w14:textId="77777777" w:rsidR="00501898" w:rsidRPr="0076075D" w:rsidRDefault="00136181">
            <w:pPr>
              <w:spacing w:before="0"/>
              <w:ind w:left="41"/>
              <w:jc w:val="both"/>
              <w:rPr>
                <w:sz w:val="22"/>
                <w:szCs w:val="22"/>
              </w:rPr>
            </w:pPr>
            <w:r w:rsidRPr="0076075D">
              <w:rPr>
                <w:sz w:val="22"/>
                <w:szCs w:val="22"/>
              </w:rPr>
              <w:t xml:space="preserve">Ngày phát hành hóa đơn </w:t>
            </w:r>
          </w:p>
          <w:p w14:paraId="39E13414" w14:textId="77777777" w:rsidR="00501898" w:rsidRPr="0076075D" w:rsidRDefault="00136181">
            <w:pPr>
              <w:spacing w:before="0"/>
              <w:ind w:left="41"/>
              <w:jc w:val="both"/>
              <w:rPr>
                <w:sz w:val="22"/>
                <w:szCs w:val="22"/>
              </w:rPr>
            </w:pPr>
            <w:r w:rsidRPr="0076075D">
              <w:rPr>
                <w:sz w:val="22"/>
                <w:szCs w:val="22"/>
              </w:rPr>
              <w:t>(không vượt quá ngày hiện tại)</w:t>
            </w:r>
          </w:p>
          <w:p w14:paraId="0F97A954" w14:textId="77777777" w:rsidR="00501898" w:rsidRPr="0076075D" w:rsidRDefault="00501898">
            <w:pPr>
              <w:spacing w:before="0"/>
              <w:ind w:left="41"/>
              <w:jc w:val="both"/>
              <w:rPr>
                <w:sz w:val="22"/>
                <w:szCs w:val="22"/>
              </w:rPr>
            </w:pPr>
          </w:p>
        </w:tc>
      </w:tr>
      <w:tr w:rsidR="00501898" w:rsidRPr="0076075D" w14:paraId="4723C617" w14:textId="77777777">
        <w:tc>
          <w:tcPr>
            <w:tcW w:w="1778" w:type="dxa"/>
          </w:tcPr>
          <w:p w14:paraId="001CC2F1" w14:textId="77777777" w:rsidR="00501898" w:rsidRPr="0076075D" w:rsidRDefault="00136181">
            <w:pPr>
              <w:spacing w:before="0"/>
              <w:ind w:left="0"/>
              <w:jc w:val="both"/>
              <w:rPr>
                <w:sz w:val="22"/>
                <w:szCs w:val="22"/>
              </w:rPr>
            </w:pPr>
            <w:r w:rsidRPr="0076075D">
              <w:rPr>
                <w:sz w:val="22"/>
                <w:szCs w:val="22"/>
              </w:rPr>
              <w:t>additionalReferenceDesc</w:t>
            </w:r>
          </w:p>
        </w:tc>
        <w:tc>
          <w:tcPr>
            <w:tcW w:w="2566" w:type="dxa"/>
          </w:tcPr>
          <w:p w14:paraId="6A6F4F98" w14:textId="77777777" w:rsidR="00501898" w:rsidRPr="0076075D" w:rsidRDefault="00136181">
            <w:pPr>
              <w:spacing w:before="0"/>
              <w:ind w:left="0"/>
              <w:jc w:val="both"/>
              <w:rPr>
                <w:sz w:val="22"/>
                <w:szCs w:val="22"/>
              </w:rPr>
            </w:pPr>
            <w:r w:rsidRPr="0076075D">
              <w:rPr>
                <w:sz w:val="22"/>
                <w:szCs w:val="22"/>
              </w:rPr>
              <w:t>Required : true</w:t>
            </w:r>
          </w:p>
          <w:p w14:paraId="4B4D7554" w14:textId="77777777" w:rsidR="00501898" w:rsidRPr="0076075D" w:rsidRDefault="00136181">
            <w:pPr>
              <w:spacing w:before="0"/>
              <w:ind w:left="0"/>
              <w:jc w:val="both"/>
              <w:rPr>
                <w:sz w:val="22"/>
                <w:szCs w:val="22"/>
              </w:rPr>
            </w:pPr>
            <w:r w:rsidRPr="0076075D">
              <w:rPr>
                <w:sz w:val="22"/>
                <w:szCs w:val="22"/>
              </w:rPr>
              <w:t>DataType: String</w:t>
            </w:r>
          </w:p>
          <w:p w14:paraId="759AEA15" w14:textId="77777777" w:rsidR="00501898" w:rsidRPr="0076075D" w:rsidRDefault="00136181">
            <w:pPr>
              <w:spacing w:before="0"/>
              <w:ind w:left="0"/>
              <w:jc w:val="both"/>
              <w:rPr>
                <w:sz w:val="22"/>
                <w:szCs w:val="22"/>
              </w:rPr>
            </w:pPr>
            <w:r w:rsidRPr="0076075D">
              <w:rPr>
                <w:sz w:val="22"/>
                <w:szCs w:val="22"/>
              </w:rPr>
              <w:t>Minlength : 1</w:t>
            </w:r>
          </w:p>
          <w:p w14:paraId="53132E46" w14:textId="77777777" w:rsidR="00501898" w:rsidRPr="0076075D" w:rsidRDefault="00136181">
            <w:pPr>
              <w:spacing w:before="0"/>
              <w:ind w:left="0"/>
              <w:jc w:val="both"/>
              <w:rPr>
                <w:sz w:val="22"/>
                <w:szCs w:val="22"/>
              </w:rPr>
            </w:pPr>
            <w:r w:rsidRPr="0076075D">
              <w:rPr>
                <w:sz w:val="22"/>
                <w:szCs w:val="22"/>
              </w:rPr>
              <w:t>Maxlength : 400</w:t>
            </w:r>
          </w:p>
        </w:tc>
        <w:tc>
          <w:tcPr>
            <w:tcW w:w="5153" w:type="dxa"/>
          </w:tcPr>
          <w:p w14:paraId="21E31D01" w14:textId="77777777" w:rsidR="00501898" w:rsidRPr="0076075D" w:rsidRDefault="00136181">
            <w:pPr>
              <w:spacing w:before="0"/>
              <w:ind w:left="41"/>
              <w:jc w:val="both"/>
              <w:rPr>
                <w:sz w:val="22"/>
                <w:szCs w:val="22"/>
              </w:rPr>
            </w:pPr>
            <w:r w:rsidRPr="0076075D">
              <w:rPr>
                <w:sz w:val="22"/>
                <w:szCs w:val="22"/>
              </w:rPr>
              <w:t>Tên văn bản thỏa thuận hủy hóa đơn</w:t>
            </w:r>
          </w:p>
          <w:p w14:paraId="20DC8695" w14:textId="77777777" w:rsidR="00501898" w:rsidRPr="0076075D" w:rsidRDefault="00501898">
            <w:pPr>
              <w:spacing w:before="0"/>
              <w:ind w:left="41"/>
              <w:jc w:val="both"/>
              <w:rPr>
                <w:sz w:val="22"/>
                <w:szCs w:val="22"/>
              </w:rPr>
            </w:pPr>
          </w:p>
        </w:tc>
      </w:tr>
      <w:tr w:rsidR="00501898" w:rsidRPr="0076075D" w14:paraId="62752BD7" w14:textId="77777777">
        <w:tc>
          <w:tcPr>
            <w:tcW w:w="1778" w:type="dxa"/>
          </w:tcPr>
          <w:p w14:paraId="42733087" w14:textId="77777777" w:rsidR="00501898" w:rsidRPr="0076075D" w:rsidRDefault="00136181">
            <w:pPr>
              <w:spacing w:before="0"/>
              <w:ind w:left="0"/>
              <w:jc w:val="both"/>
              <w:rPr>
                <w:sz w:val="22"/>
                <w:szCs w:val="22"/>
              </w:rPr>
            </w:pPr>
            <w:r w:rsidRPr="0076075D">
              <w:rPr>
                <w:sz w:val="22"/>
                <w:szCs w:val="22"/>
              </w:rPr>
              <w:t>additionalReferenceDate</w:t>
            </w:r>
          </w:p>
        </w:tc>
        <w:tc>
          <w:tcPr>
            <w:tcW w:w="2566" w:type="dxa"/>
          </w:tcPr>
          <w:p w14:paraId="58199285" w14:textId="77777777" w:rsidR="00501898" w:rsidRPr="0076075D" w:rsidRDefault="00136181">
            <w:pPr>
              <w:spacing w:before="0"/>
              <w:ind w:left="0"/>
              <w:jc w:val="both"/>
              <w:rPr>
                <w:sz w:val="22"/>
                <w:szCs w:val="22"/>
              </w:rPr>
            </w:pPr>
            <w:r w:rsidRPr="0076075D">
              <w:rPr>
                <w:sz w:val="22"/>
                <w:szCs w:val="22"/>
              </w:rPr>
              <w:t>Required : true</w:t>
            </w:r>
          </w:p>
          <w:p w14:paraId="6816CC3C" w14:textId="77777777" w:rsidR="00501898" w:rsidRPr="0076075D" w:rsidRDefault="00136181">
            <w:pPr>
              <w:spacing w:before="0"/>
              <w:ind w:left="0"/>
              <w:jc w:val="both"/>
              <w:rPr>
                <w:sz w:val="22"/>
                <w:szCs w:val="22"/>
              </w:rPr>
            </w:pPr>
            <w:r w:rsidRPr="0076075D">
              <w:rPr>
                <w:sz w:val="22"/>
                <w:szCs w:val="22"/>
              </w:rPr>
              <w:t xml:space="preserve">DataType: </w:t>
            </w:r>
            <w:r w:rsidRPr="0076075D">
              <w:rPr>
                <w:sz w:val="22"/>
                <w:szCs w:val="22"/>
                <w:lang w:val="vi-VN"/>
              </w:rPr>
              <w:t>milisecond since epoch</w:t>
            </w:r>
          </w:p>
          <w:p w14:paraId="4DA6046B" w14:textId="77777777" w:rsidR="00501898" w:rsidRPr="0076075D" w:rsidRDefault="00136181">
            <w:pPr>
              <w:spacing w:before="0"/>
              <w:ind w:left="0"/>
              <w:jc w:val="both"/>
              <w:rPr>
                <w:sz w:val="22"/>
                <w:szCs w:val="22"/>
              </w:rPr>
            </w:pPr>
            <w:r w:rsidRPr="0076075D">
              <w:rPr>
                <w:sz w:val="22"/>
                <w:szCs w:val="22"/>
              </w:rPr>
              <w:t xml:space="preserve">Minlength : </w:t>
            </w:r>
          </w:p>
          <w:p w14:paraId="750468EA" w14:textId="77777777" w:rsidR="00501898" w:rsidRPr="0076075D" w:rsidRDefault="00136181">
            <w:pPr>
              <w:spacing w:before="0"/>
              <w:ind w:left="0"/>
              <w:jc w:val="both"/>
              <w:rPr>
                <w:sz w:val="22"/>
                <w:szCs w:val="22"/>
              </w:rPr>
            </w:pPr>
            <w:r w:rsidRPr="0076075D">
              <w:rPr>
                <w:sz w:val="22"/>
                <w:szCs w:val="22"/>
              </w:rPr>
              <w:t>Maxlength :</w:t>
            </w:r>
          </w:p>
          <w:p w14:paraId="4539D65D" w14:textId="77777777" w:rsidR="00501898" w:rsidRPr="0076075D" w:rsidRDefault="00136181">
            <w:pPr>
              <w:spacing w:before="0"/>
              <w:ind w:left="0"/>
              <w:jc w:val="both"/>
              <w:rPr>
                <w:sz w:val="22"/>
                <w:szCs w:val="22"/>
                <w:lang w:val="en"/>
              </w:rPr>
            </w:pPr>
            <w:r w:rsidRPr="0076075D">
              <w:rPr>
                <w:sz w:val="22"/>
                <w:szCs w:val="22"/>
              </w:rPr>
              <w:t xml:space="preserve">Format: </w:t>
            </w:r>
            <w:r w:rsidRPr="0076075D">
              <w:rPr>
                <w:sz w:val="22"/>
                <w:szCs w:val="22"/>
                <w:lang w:val="en"/>
              </w:rPr>
              <w:t>Tiêu chuẩn 5.1</w:t>
            </w:r>
          </w:p>
        </w:tc>
        <w:tc>
          <w:tcPr>
            <w:tcW w:w="5153" w:type="dxa"/>
          </w:tcPr>
          <w:p w14:paraId="56E18347" w14:textId="77777777" w:rsidR="00501898" w:rsidRPr="0076075D" w:rsidRDefault="00136181">
            <w:pPr>
              <w:spacing w:before="0"/>
              <w:ind w:left="41"/>
              <w:jc w:val="both"/>
              <w:rPr>
                <w:sz w:val="22"/>
                <w:szCs w:val="22"/>
              </w:rPr>
            </w:pPr>
            <w:r w:rsidRPr="0076075D">
              <w:rPr>
                <w:sz w:val="22"/>
                <w:szCs w:val="22"/>
              </w:rPr>
              <w:t>Ngày thỏa thuận (không vượt quá ngày hiện tại)</w:t>
            </w:r>
          </w:p>
          <w:p w14:paraId="24761E4D" w14:textId="77777777" w:rsidR="00501898" w:rsidRPr="0076075D" w:rsidRDefault="00501898">
            <w:pPr>
              <w:spacing w:before="0"/>
              <w:ind w:left="41"/>
              <w:jc w:val="both"/>
              <w:rPr>
                <w:sz w:val="22"/>
                <w:szCs w:val="22"/>
              </w:rPr>
            </w:pPr>
          </w:p>
        </w:tc>
      </w:tr>
      <w:tr w:rsidR="00501898" w:rsidRPr="0076075D" w14:paraId="3FC279C7" w14:textId="77777777">
        <w:tc>
          <w:tcPr>
            <w:tcW w:w="1778" w:type="dxa"/>
          </w:tcPr>
          <w:p w14:paraId="441FB5F7" w14:textId="77777777" w:rsidR="00501898" w:rsidRPr="0076075D" w:rsidRDefault="00136181">
            <w:pPr>
              <w:spacing w:before="0"/>
              <w:ind w:left="0"/>
              <w:jc w:val="both"/>
              <w:rPr>
                <w:sz w:val="22"/>
                <w:szCs w:val="22"/>
              </w:rPr>
            </w:pPr>
            <w:r w:rsidRPr="0076075D">
              <w:rPr>
                <w:sz w:val="22"/>
                <w:szCs w:val="22"/>
              </w:rPr>
              <w:t>reasonDelete</w:t>
            </w:r>
          </w:p>
        </w:tc>
        <w:tc>
          <w:tcPr>
            <w:tcW w:w="2566" w:type="dxa"/>
          </w:tcPr>
          <w:p w14:paraId="0F949CED" w14:textId="77777777" w:rsidR="00501898" w:rsidRPr="0076075D" w:rsidRDefault="00136181">
            <w:pPr>
              <w:spacing w:before="0"/>
              <w:ind w:left="0"/>
              <w:jc w:val="both"/>
              <w:rPr>
                <w:sz w:val="22"/>
                <w:szCs w:val="22"/>
              </w:rPr>
            </w:pPr>
            <w:r w:rsidRPr="0076075D">
              <w:rPr>
                <w:sz w:val="22"/>
                <w:szCs w:val="22"/>
              </w:rPr>
              <w:t>Required:</w:t>
            </w:r>
            <w:r w:rsidRPr="0076075D">
              <w:rPr>
                <w:sz w:val="22"/>
                <w:szCs w:val="22"/>
                <w:lang w:val="vi-VN"/>
              </w:rPr>
              <w:t xml:space="preserve"> </w:t>
            </w:r>
            <w:r w:rsidRPr="0076075D">
              <w:rPr>
                <w:sz w:val="22"/>
                <w:szCs w:val="22"/>
              </w:rPr>
              <w:t>False</w:t>
            </w:r>
          </w:p>
          <w:p w14:paraId="5354DB8E" w14:textId="77777777" w:rsidR="00501898" w:rsidRPr="0076075D" w:rsidRDefault="00136181">
            <w:pPr>
              <w:spacing w:before="0"/>
              <w:ind w:left="0"/>
              <w:jc w:val="both"/>
              <w:rPr>
                <w:sz w:val="22"/>
                <w:szCs w:val="22"/>
              </w:rPr>
            </w:pPr>
            <w:r w:rsidRPr="0076075D">
              <w:rPr>
                <w:sz w:val="22"/>
                <w:szCs w:val="22"/>
              </w:rPr>
              <w:t>DataType: String</w:t>
            </w:r>
          </w:p>
          <w:p w14:paraId="7977BDE9" w14:textId="77777777" w:rsidR="00501898" w:rsidRPr="0076075D" w:rsidRDefault="00136181">
            <w:pPr>
              <w:spacing w:before="0"/>
              <w:ind w:left="0"/>
              <w:jc w:val="both"/>
              <w:rPr>
                <w:sz w:val="22"/>
                <w:szCs w:val="22"/>
              </w:rPr>
            </w:pPr>
            <w:r w:rsidRPr="0076075D">
              <w:rPr>
                <w:sz w:val="22"/>
                <w:szCs w:val="22"/>
              </w:rPr>
              <w:t>Minlength: N/A</w:t>
            </w:r>
          </w:p>
          <w:p w14:paraId="01BD7FFF" w14:textId="77777777" w:rsidR="00501898" w:rsidRPr="0076075D" w:rsidRDefault="00136181">
            <w:pPr>
              <w:spacing w:before="0"/>
              <w:ind w:left="0"/>
              <w:jc w:val="both"/>
              <w:rPr>
                <w:sz w:val="22"/>
                <w:szCs w:val="22"/>
              </w:rPr>
            </w:pPr>
            <w:r w:rsidRPr="0076075D">
              <w:rPr>
                <w:sz w:val="22"/>
                <w:szCs w:val="22"/>
              </w:rPr>
              <w:t>Maxlength: 255</w:t>
            </w:r>
          </w:p>
          <w:p w14:paraId="5DE3FFEC" w14:textId="77777777" w:rsidR="00501898" w:rsidRPr="0076075D" w:rsidRDefault="00136181">
            <w:pPr>
              <w:spacing w:before="0"/>
              <w:ind w:left="0"/>
              <w:jc w:val="both"/>
              <w:rPr>
                <w:sz w:val="22"/>
                <w:szCs w:val="22"/>
              </w:rPr>
            </w:pPr>
            <w:r w:rsidRPr="0076075D">
              <w:rPr>
                <w:sz w:val="22"/>
                <w:szCs w:val="22"/>
              </w:rPr>
              <w:t>Format:</w:t>
            </w:r>
          </w:p>
        </w:tc>
        <w:tc>
          <w:tcPr>
            <w:tcW w:w="5153" w:type="dxa"/>
          </w:tcPr>
          <w:p w14:paraId="0EDDF9F9" w14:textId="77777777" w:rsidR="00501898" w:rsidRPr="0076075D" w:rsidRDefault="00136181">
            <w:pPr>
              <w:spacing w:before="0"/>
              <w:ind w:left="41"/>
              <w:jc w:val="both"/>
              <w:rPr>
                <w:bCs/>
                <w:sz w:val="22"/>
                <w:szCs w:val="22"/>
              </w:rPr>
            </w:pPr>
            <w:r w:rsidRPr="0076075D">
              <w:rPr>
                <w:bCs/>
                <w:sz w:val="22"/>
                <w:szCs w:val="22"/>
              </w:rPr>
              <w:t xml:space="preserve">Lý do hủy hóa đơn </w:t>
            </w:r>
          </w:p>
          <w:p w14:paraId="74CB8BE3" w14:textId="77777777" w:rsidR="00501898" w:rsidRPr="0076075D" w:rsidRDefault="00136181">
            <w:pPr>
              <w:spacing w:before="0"/>
              <w:ind w:left="41"/>
              <w:jc w:val="both"/>
              <w:rPr>
                <w:sz w:val="22"/>
                <w:szCs w:val="22"/>
              </w:rPr>
            </w:pPr>
            <w:r w:rsidRPr="0076075D">
              <w:rPr>
                <w:bCs/>
                <w:sz w:val="22"/>
                <w:szCs w:val="22"/>
              </w:rPr>
              <w:t>Cho phép nhập tối đa 255 ký tự</w:t>
            </w:r>
          </w:p>
        </w:tc>
      </w:tr>
    </w:tbl>
    <w:p w14:paraId="22C699F1" w14:textId="77777777" w:rsidR="00501898" w:rsidRPr="0076075D" w:rsidRDefault="00501898">
      <w:pPr>
        <w:pStyle w:val="NormalIndent"/>
        <w:rPr>
          <w:sz w:val="22"/>
          <w:szCs w:val="22"/>
        </w:rPr>
      </w:pPr>
    </w:p>
    <w:p w14:paraId="380C7371" w14:textId="77777777" w:rsidR="00501898" w:rsidRPr="0076075D" w:rsidRDefault="00136181">
      <w:pPr>
        <w:pStyle w:val="NormalIndent"/>
        <w:rPr>
          <w:sz w:val="22"/>
          <w:szCs w:val="22"/>
        </w:rPr>
      </w:pPr>
      <w:r w:rsidRPr="0076075D">
        <w:rPr>
          <w:sz w:val="22"/>
          <w:szCs w:val="22"/>
        </w:rPr>
        <w:t>Form Data Vị dụ:</w:t>
      </w:r>
    </w:p>
    <w:p w14:paraId="50B57511" w14:textId="77777777" w:rsidR="00501898" w:rsidRPr="0076075D" w:rsidRDefault="00136181">
      <w:pPr>
        <w:numPr>
          <w:ilvl w:val="0"/>
          <w:numId w:val="21"/>
        </w:numPr>
        <w:jc w:val="both"/>
        <w:rPr>
          <w:b/>
          <w:color w:val="0000FF"/>
          <w:sz w:val="22"/>
          <w:szCs w:val="22"/>
        </w:rPr>
      </w:pPr>
      <w:r w:rsidRPr="0076075D">
        <w:rPr>
          <w:b/>
          <w:color w:val="0000FF"/>
          <w:sz w:val="22"/>
          <w:szCs w:val="22"/>
        </w:rPr>
        <w:t>Đầu ra:</w:t>
      </w:r>
    </w:p>
    <w:p w14:paraId="5C58DDCC" w14:textId="77777777" w:rsidR="00501898" w:rsidRPr="0076075D" w:rsidRDefault="00136181">
      <w:pPr>
        <w:ind w:left="0"/>
        <w:jc w:val="both"/>
        <w:rPr>
          <w:b/>
          <w:color w:val="0000FF"/>
          <w:sz w:val="22"/>
          <w:szCs w:val="22"/>
        </w:rPr>
      </w:pPr>
      <w:r w:rsidRPr="0076075D">
        <w:rPr>
          <w:noProof/>
          <w:sz w:val="22"/>
          <w:szCs w:val="22"/>
        </w:rPr>
        <w:lastRenderedPageBreak/>
        <w:drawing>
          <wp:inline distT="0" distB="0" distL="114300" distR="114300" wp14:anchorId="752B7301" wp14:editId="1EE7EC85">
            <wp:extent cx="6299835" cy="2444750"/>
            <wp:effectExtent l="0" t="0" r="5715" b="12700"/>
            <wp:docPr id="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1"/>
                    <pic:cNvPicPr>
                      <a:picLocks noChangeAspect="1"/>
                    </pic:cNvPicPr>
                  </pic:nvPicPr>
                  <pic:blipFill>
                    <a:blip r:embed="rId70"/>
                    <a:stretch>
                      <a:fillRect/>
                    </a:stretch>
                  </pic:blipFill>
                  <pic:spPr>
                    <a:xfrm>
                      <a:off x="0" y="0"/>
                      <a:ext cx="6299835" cy="2444750"/>
                    </a:xfrm>
                    <a:prstGeom prst="rect">
                      <a:avLst/>
                    </a:prstGeom>
                    <a:noFill/>
                    <a:ln>
                      <a:noFill/>
                    </a:ln>
                  </pic:spPr>
                </pic:pic>
              </a:graphicData>
            </a:graphic>
          </wp:inline>
        </w:drawing>
      </w:r>
    </w:p>
    <w:p w14:paraId="5841C608" w14:textId="77777777" w:rsidR="00501898" w:rsidRPr="0076075D" w:rsidRDefault="00136181">
      <w:pPr>
        <w:ind w:left="0"/>
        <w:jc w:val="both"/>
        <w:rPr>
          <w:color w:val="000000"/>
          <w:sz w:val="22"/>
          <w:szCs w:val="22"/>
        </w:rPr>
      </w:pPr>
      <w:r w:rsidRPr="0076075D">
        <w:rPr>
          <w:sz w:val="22"/>
          <w:szCs w:val="22"/>
        </w:rPr>
        <w:t>Đối tượng Response mô tả trạng thái lỗi Webservice trả về và đối tượng dữ</w:t>
      </w:r>
      <w:r w:rsidRPr="0076075D">
        <w:rPr>
          <w:color w:val="000000"/>
          <w:sz w:val="22"/>
          <w:szCs w:val="22"/>
        </w:rPr>
        <w:t xml:space="preserve"> liệu Webservice trả về:</w:t>
      </w:r>
    </w:p>
    <w:p w14:paraId="6E570276" w14:textId="77777777" w:rsidR="00501898" w:rsidRPr="0076075D" w:rsidRDefault="00136181">
      <w:pPr>
        <w:ind w:left="0"/>
        <w:jc w:val="both"/>
        <w:rPr>
          <w:color w:val="000000"/>
          <w:sz w:val="22"/>
          <w:szCs w:val="22"/>
        </w:rPr>
      </w:pPr>
      <w:r w:rsidRPr="0076075D">
        <w:rPr>
          <w:color w:val="000000"/>
          <w:sz w:val="22"/>
          <w:szCs w:val="22"/>
        </w:rPr>
        <w:t>Vị dụ trả về thành công:</w:t>
      </w:r>
    </w:p>
    <w:p w14:paraId="1B0655BE" w14:textId="77777777" w:rsidR="00501898" w:rsidRPr="0076075D" w:rsidRDefault="00501898">
      <w:pPr>
        <w:ind w:left="0"/>
        <w:jc w:val="both"/>
        <w:rPr>
          <w:color w:val="000000"/>
          <w:sz w:val="22"/>
          <w:szCs w:val="22"/>
        </w:rPr>
      </w:pPr>
    </w:p>
    <w:p w14:paraId="5D140AA7" w14:textId="77777777" w:rsidR="00501898" w:rsidRPr="0076075D" w:rsidRDefault="00136181">
      <w:pPr>
        <w:widowControl/>
        <w:shd w:val="clear" w:color="auto" w:fill="C6D9F1"/>
        <w:spacing w:before="0" w:line="240" w:lineRule="auto"/>
        <w:ind w:left="0"/>
        <w:jc w:val="both"/>
        <w:rPr>
          <w:snapToGrid/>
          <w:color w:val="000000"/>
          <w:sz w:val="22"/>
          <w:szCs w:val="22"/>
        </w:rPr>
      </w:pPr>
      <w:r w:rsidRPr="0076075D">
        <w:rPr>
          <w:snapToGrid/>
          <w:color w:val="000000"/>
          <w:sz w:val="22"/>
          <w:szCs w:val="22"/>
        </w:rPr>
        <w:t>{</w:t>
      </w:r>
    </w:p>
    <w:p w14:paraId="64E97E16" w14:textId="77777777" w:rsidR="00501898" w:rsidRPr="0076075D" w:rsidRDefault="00136181">
      <w:pPr>
        <w:widowControl/>
        <w:shd w:val="clear" w:color="auto" w:fill="C6D9F1"/>
        <w:spacing w:before="0" w:line="240" w:lineRule="auto"/>
        <w:ind w:left="0"/>
        <w:jc w:val="both"/>
        <w:rPr>
          <w:snapToGrid/>
          <w:color w:val="000000"/>
          <w:sz w:val="22"/>
          <w:szCs w:val="22"/>
        </w:rPr>
      </w:pPr>
      <w:r w:rsidRPr="0076075D">
        <w:rPr>
          <w:snapToGrid/>
          <w:color w:val="000000"/>
          <w:sz w:val="22"/>
          <w:szCs w:val="22"/>
        </w:rPr>
        <w:t xml:space="preserve">    "errorCode": null,</w:t>
      </w:r>
    </w:p>
    <w:p w14:paraId="6C96EE87" w14:textId="77777777" w:rsidR="00501898" w:rsidRPr="0076075D" w:rsidRDefault="00136181">
      <w:pPr>
        <w:widowControl/>
        <w:shd w:val="clear" w:color="auto" w:fill="C6D9F1"/>
        <w:spacing w:before="0" w:line="240" w:lineRule="auto"/>
        <w:ind w:left="0"/>
        <w:jc w:val="both"/>
        <w:rPr>
          <w:snapToGrid/>
          <w:color w:val="000000"/>
          <w:sz w:val="22"/>
          <w:szCs w:val="22"/>
        </w:rPr>
      </w:pPr>
      <w:r w:rsidRPr="0076075D">
        <w:rPr>
          <w:snapToGrid/>
          <w:color w:val="000000"/>
          <w:sz w:val="22"/>
          <w:szCs w:val="22"/>
        </w:rPr>
        <w:t xml:space="preserve">    "description": "CANCEL TRANSACTION INVOICE SUCCESS"</w:t>
      </w:r>
    </w:p>
    <w:p w14:paraId="75499764" w14:textId="77777777" w:rsidR="00501898" w:rsidRPr="0076075D" w:rsidRDefault="00136181">
      <w:pPr>
        <w:widowControl/>
        <w:shd w:val="clear" w:color="auto" w:fill="C6D9F1"/>
        <w:spacing w:before="0" w:line="240" w:lineRule="auto"/>
        <w:ind w:left="0"/>
        <w:jc w:val="both"/>
        <w:rPr>
          <w:snapToGrid/>
          <w:color w:val="000000"/>
          <w:sz w:val="22"/>
          <w:szCs w:val="22"/>
        </w:rPr>
      </w:pPr>
      <w:r w:rsidRPr="0076075D">
        <w:rPr>
          <w:snapToGrid/>
          <w:color w:val="000000"/>
          <w:sz w:val="22"/>
          <w:szCs w:val="22"/>
        </w:rPr>
        <w:t>}</w:t>
      </w:r>
    </w:p>
    <w:p w14:paraId="2341DC54" w14:textId="77777777" w:rsidR="00501898" w:rsidRPr="0076075D" w:rsidRDefault="00136181">
      <w:pPr>
        <w:numPr>
          <w:ilvl w:val="2"/>
          <w:numId w:val="17"/>
        </w:numPr>
        <w:jc w:val="both"/>
        <w:rPr>
          <w:color w:val="000000"/>
          <w:sz w:val="22"/>
          <w:szCs w:val="22"/>
        </w:rPr>
      </w:pPr>
      <w:r w:rsidRPr="0076075D">
        <w:rPr>
          <w:color w:val="000000"/>
          <w:sz w:val="22"/>
          <w:szCs w:val="22"/>
        </w:rPr>
        <w:t>Bảng mã lỗi :</w:t>
      </w:r>
    </w:p>
    <w:p w14:paraId="30AE45E1" w14:textId="77777777" w:rsidR="00501898" w:rsidRPr="0076075D" w:rsidRDefault="00136181">
      <w:pPr>
        <w:snapToGrid w:val="0"/>
        <w:ind w:left="1800"/>
        <w:jc w:val="both"/>
        <w:rPr>
          <w:sz w:val="22"/>
          <w:szCs w:val="22"/>
        </w:rPr>
      </w:pPr>
      <w:r w:rsidRPr="0076075D">
        <w:rPr>
          <w:sz w:val="22"/>
          <w:szCs w:val="22"/>
        </w:rPr>
        <w:t>Mô tả</w:t>
      </w:r>
    </w:p>
    <w:tbl>
      <w:tblPr>
        <w:tblW w:w="8784"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9"/>
        <w:gridCol w:w="6035"/>
      </w:tblGrid>
      <w:tr w:rsidR="00501898" w:rsidRPr="0076075D" w14:paraId="074F248D" w14:textId="77777777">
        <w:tc>
          <w:tcPr>
            <w:tcW w:w="2749" w:type="dxa"/>
            <w:shd w:val="clear" w:color="auto" w:fill="D9D9D9"/>
          </w:tcPr>
          <w:p w14:paraId="28BB8788"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6035" w:type="dxa"/>
            <w:shd w:val="clear" w:color="auto" w:fill="D9D9D9"/>
          </w:tcPr>
          <w:p w14:paraId="3D4B2820"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5AD9CECC" w14:textId="77777777">
        <w:tc>
          <w:tcPr>
            <w:tcW w:w="2749" w:type="dxa"/>
          </w:tcPr>
          <w:p w14:paraId="0239EF4C" w14:textId="77777777" w:rsidR="00501898" w:rsidRPr="0076075D" w:rsidRDefault="00136181">
            <w:pPr>
              <w:spacing w:before="0"/>
              <w:ind w:left="0"/>
              <w:jc w:val="both"/>
              <w:rPr>
                <w:sz w:val="22"/>
                <w:szCs w:val="22"/>
              </w:rPr>
            </w:pPr>
            <w:r w:rsidRPr="0076075D">
              <w:rPr>
                <w:sz w:val="22"/>
                <w:szCs w:val="22"/>
              </w:rPr>
              <w:t>errorCode</w:t>
            </w:r>
          </w:p>
        </w:tc>
        <w:tc>
          <w:tcPr>
            <w:tcW w:w="6035" w:type="dxa"/>
          </w:tcPr>
          <w:p w14:paraId="039DE153" w14:textId="77777777" w:rsidR="00501898" w:rsidRPr="0076075D" w:rsidRDefault="00136181">
            <w:pPr>
              <w:spacing w:before="0"/>
              <w:ind w:left="0"/>
              <w:jc w:val="both"/>
              <w:rPr>
                <w:sz w:val="22"/>
                <w:szCs w:val="22"/>
              </w:rPr>
            </w:pPr>
            <w:r w:rsidRPr="0076075D">
              <w:rPr>
                <w:sz w:val="22"/>
                <w:szCs w:val="22"/>
              </w:rPr>
              <w:t>Mã lỗi (giá trị là null nếu lấy hóa đơn thành công)</w:t>
            </w:r>
          </w:p>
        </w:tc>
      </w:tr>
      <w:tr w:rsidR="00501898" w:rsidRPr="0076075D" w14:paraId="43733B93" w14:textId="77777777">
        <w:tc>
          <w:tcPr>
            <w:tcW w:w="2749" w:type="dxa"/>
          </w:tcPr>
          <w:p w14:paraId="70DF47EE" w14:textId="77777777" w:rsidR="00501898" w:rsidRPr="0076075D" w:rsidRDefault="00136181">
            <w:pPr>
              <w:spacing w:before="0"/>
              <w:ind w:left="0"/>
              <w:jc w:val="both"/>
              <w:rPr>
                <w:sz w:val="22"/>
                <w:szCs w:val="22"/>
              </w:rPr>
            </w:pPr>
            <w:r w:rsidRPr="0076075D">
              <w:rPr>
                <w:sz w:val="22"/>
                <w:szCs w:val="22"/>
              </w:rPr>
              <w:t>description</w:t>
            </w:r>
          </w:p>
        </w:tc>
        <w:tc>
          <w:tcPr>
            <w:tcW w:w="6035" w:type="dxa"/>
          </w:tcPr>
          <w:p w14:paraId="40D77297" w14:textId="77777777" w:rsidR="00501898" w:rsidRPr="0076075D" w:rsidRDefault="00136181">
            <w:pPr>
              <w:spacing w:before="0"/>
              <w:ind w:left="0"/>
              <w:jc w:val="both"/>
              <w:rPr>
                <w:sz w:val="22"/>
                <w:szCs w:val="22"/>
              </w:rPr>
            </w:pPr>
            <w:r w:rsidRPr="0076075D">
              <w:rPr>
                <w:sz w:val="22"/>
                <w:szCs w:val="22"/>
              </w:rPr>
              <w:t>Mô tả lỗi (giá trị là null nếu lấy hóa đơn thành công),</w:t>
            </w:r>
          </w:p>
          <w:p w14:paraId="2453F1E2" w14:textId="77777777" w:rsidR="00501898" w:rsidRPr="0076075D" w:rsidRDefault="00136181">
            <w:pPr>
              <w:spacing w:before="0"/>
              <w:ind w:left="0"/>
              <w:jc w:val="both"/>
              <w:rPr>
                <w:sz w:val="22"/>
                <w:szCs w:val="22"/>
              </w:rPr>
            </w:pPr>
            <w:r w:rsidRPr="0076075D">
              <w:rPr>
                <w:sz w:val="22"/>
                <w:szCs w:val="22"/>
              </w:rPr>
              <w:t>Kiểm tra hóa đơn có phải là các hóa đơn gốc, chưa kê khai thuế,</w:t>
            </w:r>
            <w:r w:rsidRPr="0076075D">
              <w:rPr>
                <w:sz w:val="22"/>
                <w:szCs w:val="22"/>
                <w:lang w:val="vi-VN"/>
              </w:rPr>
              <w:t xml:space="preserve"> </w:t>
            </w:r>
            <w:r w:rsidRPr="0076075D">
              <w:rPr>
                <w:sz w:val="22"/>
                <w:szCs w:val="22"/>
              </w:rPr>
              <w:t>trạng thái đã thanh toán, không phải hóa đơn điều chỉnh, hóa đơn thay thế và hóa đơn điều chỉnh hủy hay không? Nếu phải trả lại thông tin hóa đơn không hợp lệ</w:t>
            </w:r>
          </w:p>
        </w:tc>
      </w:tr>
    </w:tbl>
    <w:p w14:paraId="36C15364" w14:textId="77777777" w:rsidR="00501898" w:rsidRPr="0076075D" w:rsidRDefault="00501898">
      <w:pPr>
        <w:snapToGrid w:val="0"/>
        <w:ind w:left="0"/>
        <w:jc w:val="both"/>
        <w:rPr>
          <w:sz w:val="22"/>
          <w:szCs w:val="22"/>
        </w:rPr>
      </w:pPr>
    </w:p>
    <w:p w14:paraId="31A8E6C4" w14:textId="77777777" w:rsidR="00501898" w:rsidRPr="0076075D" w:rsidRDefault="00136181">
      <w:pPr>
        <w:pStyle w:val="StyleHeading2l2H2h21TimesNewRoman14pt"/>
        <w:rPr>
          <w:sz w:val="22"/>
          <w:szCs w:val="22"/>
        </w:rPr>
      </w:pPr>
      <w:r w:rsidRPr="0076075D">
        <w:rPr>
          <w:sz w:val="22"/>
          <w:szCs w:val="22"/>
        </w:rPr>
        <w:t>Cập nhật kê khai thuế</w:t>
      </w:r>
      <w:bookmarkEnd w:id="45"/>
    </w:p>
    <w:p w14:paraId="37A9B2F6" w14:textId="77777777" w:rsidR="00501898" w:rsidRPr="0076075D" w:rsidRDefault="00136181">
      <w:pPr>
        <w:pStyle w:val="NormalIndent"/>
        <w:rPr>
          <w:sz w:val="22"/>
          <w:szCs w:val="22"/>
        </w:rPr>
      </w:pPr>
      <w:r w:rsidRPr="0076075D">
        <w:rPr>
          <w:sz w:val="22"/>
          <w:szCs w:val="22"/>
        </w:rPr>
        <w:t>Cho phép hệ thống tích hợp gửi thông tin cập nhật kê khai thuế sang, để tránh cho khách hàng bị sai sót trong quá trình sử dụng (hóa đơn đã kê khai thực tế vẫn có thể xóa bỏ, thay thế).</w:t>
      </w:r>
    </w:p>
    <w:p w14:paraId="04436555"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289318D1"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i/>
          <w:color w:val="00B050"/>
          <w:sz w:val="22"/>
          <w:szCs w:val="22"/>
        </w:rPr>
        <w:t>InvoiceAPI/InvoiceUtilsWS/updateTaxDeclaration/</w:t>
      </w:r>
    </w:p>
    <w:p w14:paraId="2E2BC07A" w14:textId="77777777" w:rsidR="00501898" w:rsidRPr="0076075D" w:rsidRDefault="00136181">
      <w:pPr>
        <w:numPr>
          <w:ilvl w:val="0"/>
          <w:numId w:val="17"/>
        </w:numPr>
        <w:jc w:val="both"/>
        <w:rPr>
          <w:sz w:val="22"/>
          <w:szCs w:val="22"/>
        </w:rPr>
      </w:pPr>
      <w:r w:rsidRPr="0076075D">
        <w:rPr>
          <w:sz w:val="22"/>
          <w:szCs w:val="22"/>
        </w:rPr>
        <w:t>Headers:</w:t>
      </w:r>
    </w:p>
    <w:p w14:paraId="5F83C4C9" w14:textId="77777777" w:rsidR="00501898" w:rsidRPr="0076075D" w:rsidRDefault="00136181">
      <w:pPr>
        <w:ind w:left="720"/>
        <w:jc w:val="both"/>
        <w:rPr>
          <w:sz w:val="22"/>
          <w:szCs w:val="22"/>
        </w:rPr>
      </w:pPr>
      <w:r w:rsidRPr="0076075D">
        <w:rPr>
          <w:sz w:val="22"/>
          <w:szCs w:val="22"/>
          <w:lang w:val="en"/>
        </w:rPr>
        <w:lastRenderedPageBreak/>
        <w:t>+ Cookie: giá trị access_token hoặc Authorization: username/pass như đăng nhập trên web  hoặc Authorization: username/pass như đăng nhập trên web</w:t>
      </w:r>
    </w:p>
    <w:p w14:paraId="5D214343" w14:textId="77777777" w:rsidR="00501898" w:rsidRPr="0076075D" w:rsidRDefault="00136181">
      <w:pPr>
        <w:ind w:left="720"/>
        <w:jc w:val="both"/>
        <w:rPr>
          <w:sz w:val="22"/>
          <w:szCs w:val="22"/>
          <w:lang w:val="fr-FR"/>
        </w:rPr>
      </w:pPr>
      <w:r w:rsidRPr="0076075D">
        <w:rPr>
          <w:sz w:val="22"/>
          <w:szCs w:val="22"/>
          <w:lang w:val="fr-FR"/>
        </w:rPr>
        <w:t>+ Content-Type: application/json</w:t>
      </w:r>
    </w:p>
    <w:p w14:paraId="601E3EEC" w14:textId="77777777" w:rsidR="00501898" w:rsidRPr="0076075D" w:rsidRDefault="00136181">
      <w:pPr>
        <w:snapToGrid w:val="0"/>
        <w:ind w:left="720"/>
        <w:jc w:val="both"/>
        <w:rPr>
          <w:sz w:val="22"/>
          <w:szCs w:val="22"/>
        </w:rPr>
      </w:pPr>
      <w:r w:rsidRPr="0076075D">
        <w:rPr>
          <w:sz w:val="22"/>
          <w:szCs w:val="22"/>
          <w:lang w:val="vi-VN"/>
        </w:rPr>
        <w:t>C</w:t>
      </w:r>
      <w:r w:rsidRPr="0076075D">
        <w:rPr>
          <w:sz w:val="22"/>
          <w:szCs w:val="22"/>
        </w:rPr>
        <w:t>ác tham số:</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2454"/>
        <w:gridCol w:w="4869"/>
      </w:tblGrid>
      <w:tr w:rsidR="00501898" w:rsidRPr="0076075D" w14:paraId="5AFC31B3" w14:textId="77777777">
        <w:trPr>
          <w:trHeight w:val="530"/>
        </w:trPr>
        <w:tc>
          <w:tcPr>
            <w:tcW w:w="1890" w:type="dxa"/>
            <w:shd w:val="clear" w:color="auto" w:fill="D9D9D9"/>
          </w:tcPr>
          <w:p w14:paraId="0360DEEC"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454" w:type="dxa"/>
            <w:shd w:val="clear" w:color="auto" w:fill="D9D9D9"/>
          </w:tcPr>
          <w:p w14:paraId="3654A886"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869" w:type="dxa"/>
            <w:shd w:val="clear" w:color="auto" w:fill="D9D9D9"/>
          </w:tcPr>
          <w:p w14:paraId="68D1FDA2" w14:textId="77777777" w:rsidR="00501898" w:rsidRPr="0076075D" w:rsidRDefault="00136181">
            <w:pPr>
              <w:ind w:left="0"/>
              <w:jc w:val="center"/>
              <w:rPr>
                <w:b/>
                <w:bCs/>
                <w:color w:val="000000"/>
                <w:sz w:val="22"/>
                <w:szCs w:val="22"/>
              </w:rPr>
            </w:pPr>
            <w:r w:rsidRPr="0076075D">
              <w:rPr>
                <w:b/>
                <w:bCs/>
                <w:color w:val="000000"/>
                <w:sz w:val="22"/>
                <w:szCs w:val="22"/>
              </w:rPr>
              <w:t>Dữ liệu/mô tả</w:t>
            </w:r>
          </w:p>
        </w:tc>
      </w:tr>
      <w:tr w:rsidR="00501898" w:rsidRPr="0076075D" w14:paraId="7869F0B6" w14:textId="77777777">
        <w:tc>
          <w:tcPr>
            <w:tcW w:w="1890" w:type="dxa"/>
          </w:tcPr>
          <w:p w14:paraId="180B97EA" w14:textId="77777777" w:rsidR="00501898" w:rsidRPr="0076075D" w:rsidRDefault="00136181">
            <w:pPr>
              <w:spacing w:before="0"/>
              <w:ind w:left="0"/>
              <w:jc w:val="both"/>
              <w:rPr>
                <w:sz w:val="22"/>
                <w:szCs w:val="22"/>
              </w:rPr>
            </w:pPr>
            <w:r w:rsidRPr="0076075D">
              <w:rPr>
                <w:sz w:val="22"/>
                <w:szCs w:val="22"/>
              </w:rPr>
              <w:t>supplierTaxCode</w:t>
            </w:r>
          </w:p>
        </w:tc>
        <w:tc>
          <w:tcPr>
            <w:tcW w:w="2454" w:type="dxa"/>
          </w:tcPr>
          <w:p w14:paraId="0FCFB777" w14:textId="77777777" w:rsidR="00501898" w:rsidRPr="0076075D" w:rsidRDefault="00136181">
            <w:pPr>
              <w:spacing w:before="0"/>
              <w:ind w:left="0"/>
              <w:jc w:val="both"/>
              <w:rPr>
                <w:sz w:val="22"/>
                <w:szCs w:val="22"/>
              </w:rPr>
            </w:pPr>
            <w:r w:rsidRPr="0076075D">
              <w:rPr>
                <w:sz w:val="22"/>
                <w:szCs w:val="22"/>
              </w:rPr>
              <w:t>Required: true</w:t>
            </w:r>
          </w:p>
          <w:p w14:paraId="2EBE0056" w14:textId="77777777" w:rsidR="00501898" w:rsidRPr="0076075D" w:rsidRDefault="00136181">
            <w:pPr>
              <w:spacing w:before="0"/>
              <w:ind w:left="0"/>
              <w:jc w:val="both"/>
              <w:rPr>
                <w:sz w:val="22"/>
                <w:szCs w:val="22"/>
              </w:rPr>
            </w:pPr>
            <w:r w:rsidRPr="0076075D">
              <w:rPr>
                <w:sz w:val="22"/>
                <w:szCs w:val="22"/>
              </w:rPr>
              <w:t>DataType: String</w:t>
            </w:r>
          </w:p>
          <w:p w14:paraId="4A1FAE3F" w14:textId="77777777" w:rsidR="00501898" w:rsidRPr="0076075D" w:rsidRDefault="00136181">
            <w:pPr>
              <w:spacing w:before="0"/>
              <w:ind w:left="0"/>
              <w:jc w:val="both"/>
              <w:rPr>
                <w:sz w:val="22"/>
                <w:szCs w:val="22"/>
              </w:rPr>
            </w:pPr>
            <w:r w:rsidRPr="0076075D">
              <w:rPr>
                <w:sz w:val="22"/>
                <w:szCs w:val="22"/>
              </w:rPr>
              <w:t xml:space="preserve">Minlength: </w:t>
            </w:r>
          </w:p>
          <w:p w14:paraId="3C6C79E8" w14:textId="77777777" w:rsidR="00501898" w:rsidRPr="0076075D" w:rsidRDefault="00136181">
            <w:pPr>
              <w:spacing w:before="0"/>
              <w:ind w:left="0"/>
              <w:jc w:val="both"/>
              <w:rPr>
                <w:sz w:val="22"/>
                <w:szCs w:val="22"/>
              </w:rPr>
            </w:pPr>
            <w:r w:rsidRPr="0076075D">
              <w:rPr>
                <w:sz w:val="22"/>
                <w:szCs w:val="22"/>
              </w:rPr>
              <w:t>Maxlength: 20</w:t>
            </w:r>
          </w:p>
          <w:p w14:paraId="288D9D03" w14:textId="77777777" w:rsidR="00501898" w:rsidRPr="0076075D" w:rsidRDefault="00136181">
            <w:pPr>
              <w:spacing w:before="0"/>
              <w:ind w:left="0"/>
              <w:jc w:val="both"/>
              <w:rPr>
                <w:sz w:val="22"/>
                <w:szCs w:val="22"/>
              </w:rPr>
            </w:pPr>
            <w:r w:rsidRPr="0076075D">
              <w:rPr>
                <w:sz w:val="22"/>
                <w:szCs w:val="22"/>
              </w:rPr>
              <w:t>Format: [0-9-]+</w:t>
            </w:r>
          </w:p>
        </w:tc>
        <w:tc>
          <w:tcPr>
            <w:tcW w:w="4869" w:type="dxa"/>
          </w:tcPr>
          <w:p w14:paraId="5BCD4CDC"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6E0A8CC7" w14:textId="77777777" w:rsidR="00501898" w:rsidRPr="0076075D" w:rsidRDefault="00136181">
            <w:pPr>
              <w:spacing w:before="0"/>
              <w:ind w:left="0"/>
              <w:jc w:val="both"/>
              <w:rPr>
                <w:sz w:val="22"/>
                <w:szCs w:val="22"/>
              </w:rPr>
            </w:pPr>
            <w:r w:rsidRPr="0076075D">
              <w:rPr>
                <w:sz w:val="22"/>
                <w:szCs w:val="22"/>
              </w:rPr>
              <w:t xml:space="preserve">Mẫu 1: 0312770607 </w:t>
            </w:r>
          </w:p>
          <w:p w14:paraId="25C7ADF9" w14:textId="77777777" w:rsidR="00501898" w:rsidRPr="0076075D" w:rsidRDefault="00136181">
            <w:pPr>
              <w:spacing w:before="0"/>
              <w:ind w:left="0"/>
              <w:jc w:val="both"/>
              <w:rPr>
                <w:sz w:val="22"/>
                <w:szCs w:val="22"/>
              </w:rPr>
            </w:pPr>
            <w:r w:rsidRPr="0076075D">
              <w:rPr>
                <w:sz w:val="22"/>
                <w:szCs w:val="22"/>
              </w:rPr>
              <w:t>Mẫu 2: 0312770607-001</w:t>
            </w:r>
          </w:p>
        </w:tc>
      </w:tr>
      <w:tr w:rsidR="00501898" w:rsidRPr="0076075D" w14:paraId="5115D9AB" w14:textId="77777777">
        <w:tc>
          <w:tcPr>
            <w:tcW w:w="1890" w:type="dxa"/>
          </w:tcPr>
          <w:p w14:paraId="13446C5B" w14:textId="77777777" w:rsidR="00501898" w:rsidRPr="0076075D" w:rsidRDefault="00136181">
            <w:pPr>
              <w:spacing w:before="0"/>
              <w:ind w:left="0"/>
              <w:jc w:val="both"/>
              <w:rPr>
                <w:sz w:val="22"/>
                <w:szCs w:val="22"/>
              </w:rPr>
            </w:pPr>
            <w:r w:rsidRPr="0076075D">
              <w:rPr>
                <w:sz w:val="22"/>
                <w:szCs w:val="22"/>
              </w:rPr>
              <w:t>strIssueDate</w:t>
            </w:r>
          </w:p>
        </w:tc>
        <w:tc>
          <w:tcPr>
            <w:tcW w:w="2454" w:type="dxa"/>
          </w:tcPr>
          <w:p w14:paraId="42FDAAD0" w14:textId="77777777" w:rsidR="00501898" w:rsidRPr="0076075D" w:rsidRDefault="00136181">
            <w:pPr>
              <w:spacing w:before="0"/>
              <w:ind w:left="0"/>
              <w:jc w:val="both"/>
              <w:rPr>
                <w:sz w:val="22"/>
                <w:szCs w:val="22"/>
              </w:rPr>
            </w:pPr>
            <w:r w:rsidRPr="0076075D">
              <w:rPr>
                <w:sz w:val="22"/>
                <w:szCs w:val="22"/>
              </w:rPr>
              <w:t>Required: true</w:t>
            </w:r>
          </w:p>
          <w:p w14:paraId="188EB98B" w14:textId="77777777" w:rsidR="00501898" w:rsidRPr="0076075D" w:rsidRDefault="00136181">
            <w:pPr>
              <w:spacing w:before="0"/>
              <w:ind w:left="0"/>
              <w:jc w:val="both"/>
              <w:rPr>
                <w:sz w:val="22"/>
                <w:szCs w:val="22"/>
              </w:rPr>
            </w:pPr>
            <w:r w:rsidRPr="0076075D">
              <w:rPr>
                <w:sz w:val="22"/>
                <w:szCs w:val="22"/>
              </w:rPr>
              <w:t>DataType: String</w:t>
            </w:r>
          </w:p>
          <w:p w14:paraId="3670C404" w14:textId="77777777" w:rsidR="00501898" w:rsidRPr="0076075D" w:rsidRDefault="00136181">
            <w:pPr>
              <w:spacing w:before="0"/>
              <w:ind w:left="0"/>
              <w:jc w:val="both"/>
              <w:rPr>
                <w:sz w:val="22"/>
                <w:szCs w:val="22"/>
              </w:rPr>
            </w:pPr>
            <w:r w:rsidRPr="0076075D">
              <w:rPr>
                <w:sz w:val="22"/>
                <w:szCs w:val="22"/>
              </w:rPr>
              <w:t xml:space="preserve">Minlength: </w:t>
            </w:r>
          </w:p>
          <w:p w14:paraId="1F1CA1F9" w14:textId="77777777" w:rsidR="00501898" w:rsidRPr="0076075D" w:rsidRDefault="00136181">
            <w:pPr>
              <w:spacing w:before="0"/>
              <w:ind w:left="0"/>
              <w:jc w:val="both"/>
              <w:rPr>
                <w:sz w:val="22"/>
                <w:szCs w:val="22"/>
              </w:rPr>
            </w:pPr>
            <w:r w:rsidRPr="0076075D">
              <w:rPr>
                <w:sz w:val="22"/>
                <w:szCs w:val="22"/>
              </w:rPr>
              <w:t xml:space="preserve">Maxlength: </w:t>
            </w:r>
          </w:p>
          <w:p w14:paraId="287EA31A" w14:textId="77777777" w:rsidR="00501898" w:rsidRPr="0076075D" w:rsidRDefault="00136181">
            <w:pPr>
              <w:spacing w:before="0"/>
              <w:ind w:left="0"/>
              <w:jc w:val="both"/>
              <w:rPr>
                <w:sz w:val="22"/>
                <w:szCs w:val="22"/>
              </w:rPr>
            </w:pPr>
            <w:r w:rsidRPr="0076075D">
              <w:rPr>
                <w:sz w:val="22"/>
                <w:szCs w:val="22"/>
              </w:rPr>
              <w:t>Format: dd/mm/yyyy</w:t>
            </w:r>
          </w:p>
        </w:tc>
        <w:tc>
          <w:tcPr>
            <w:tcW w:w="4869" w:type="dxa"/>
          </w:tcPr>
          <w:p w14:paraId="1D43E787" w14:textId="77777777" w:rsidR="00501898" w:rsidRPr="0076075D" w:rsidRDefault="00136181">
            <w:pPr>
              <w:spacing w:before="0"/>
              <w:ind w:left="41"/>
              <w:jc w:val="both"/>
              <w:rPr>
                <w:sz w:val="22"/>
                <w:szCs w:val="22"/>
              </w:rPr>
            </w:pPr>
            <w:r w:rsidRPr="0076075D">
              <w:rPr>
                <w:sz w:val="22"/>
                <w:szCs w:val="22"/>
              </w:rPr>
              <w:t xml:space="preserve">Ngày lập hóa đơn  </w:t>
            </w:r>
          </w:p>
        </w:tc>
      </w:tr>
    </w:tbl>
    <w:p w14:paraId="4E4C54BB" w14:textId="77777777" w:rsidR="00501898" w:rsidRPr="0076075D" w:rsidRDefault="00501898">
      <w:pPr>
        <w:snapToGrid w:val="0"/>
        <w:ind w:left="720"/>
        <w:jc w:val="both"/>
        <w:rPr>
          <w:sz w:val="22"/>
          <w:szCs w:val="22"/>
        </w:rPr>
      </w:pPr>
    </w:p>
    <w:p w14:paraId="615B5B14" w14:textId="77777777" w:rsidR="00501898" w:rsidRPr="0076075D" w:rsidRDefault="00136181">
      <w:pPr>
        <w:numPr>
          <w:ilvl w:val="0"/>
          <w:numId w:val="17"/>
        </w:numPr>
        <w:snapToGrid w:val="0"/>
        <w:jc w:val="both"/>
        <w:rPr>
          <w:sz w:val="22"/>
          <w:szCs w:val="22"/>
        </w:rPr>
      </w:pPr>
      <w:r w:rsidRPr="0076075D">
        <w:rPr>
          <w:sz w:val="22"/>
          <w:szCs w:val="22"/>
        </w:rPr>
        <w:t>Vị dụ với định dạng json:</w:t>
      </w:r>
    </w:p>
    <w:p w14:paraId="08C2039B" w14:textId="77777777" w:rsidR="00501898" w:rsidRPr="0076075D" w:rsidRDefault="00136181">
      <w:pPr>
        <w:shd w:val="clear" w:color="auto" w:fill="C6D9F1"/>
        <w:ind w:firstLine="720"/>
        <w:jc w:val="both"/>
        <w:rPr>
          <w:b/>
          <w:bCs/>
          <w:color w:val="8000FF"/>
          <w:sz w:val="22"/>
          <w:szCs w:val="22"/>
          <w:lang w:val="fr-FR"/>
        </w:rPr>
      </w:pPr>
      <w:r w:rsidRPr="0076075D">
        <w:rPr>
          <w:snapToGrid/>
          <w:color w:val="000000"/>
          <w:sz w:val="22"/>
          <w:szCs w:val="22"/>
        </w:rPr>
        <w:t xml:space="preserve">  </w:t>
      </w:r>
      <w:r w:rsidRPr="0076075D">
        <w:rPr>
          <w:b/>
          <w:bCs/>
          <w:color w:val="8000FF"/>
          <w:sz w:val="22"/>
          <w:szCs w:val="22"/>
          <w:lang w:val="fr-FR"/>
        </w:rPr>
        <w:t>{</w:t>
      </w:r>
    </w:p>
    <w:p w14:paraId="16111605" w14:textId="77777777" w:rsidR="00501898" w:rsidRPr="0076075D" w:rsidRDefault="00136181">
      <w:pPr>
        <w:shd w:val="clear" w:color="auto" w:fill="C6D9F1"/>
        <w:jc w:val="both"/>
        <w:rPr>
          <w:b/>
          <w:bCs/>
          <w:color w:val="8000FF"/>
          <w:sz w:val="22"/>
          <w:szCs w:val="22"/>
          <w:lang w:val="fr-FR"/>
        </w:rPr>
      </w:pPr>
      <w:r w:rsidRPr="0076075D">
        <w:rPr>
          <w:b/>
          <w:bCs/>
          <w:color w:val="8000FF"/>
          <w:sz w:val="22"/>
          <w:szCs w:val="22"/>
          <w:lang w:val="fr-FR"/>
        </w:rPr>
        <w:tab/>
      </w:r>
      <w:r w:rsidRPr="0076075D">
        <w:rPr>
          <w:b/>
          <w:bCs/>
          <w:color w:val="8000FF"/>
          <w:sz w:val="22"/>
          <w:szCs w:val="22"/>
          <w:lang w:val="fr-FR"/>
        </w:rPr>
        <w:tab/>
        <w:t>"supplierTaxCode":"0100109106",</w:t>
      </w:r>
    </w:p>
    <w:p w14:paraId="288686F3" w14:textId="77777777" w:rsidR="00501898" w:rsidRPr="0076075D" w:rsidRDefault="00136181">
      <w:pPr>
        <w:shd w:val="clear" w:color="auto" w:fill="C6D9F1"/>
        <w:jc w:val="both"/>
        <w:rPr>
          <w:b/>
          <w:bCs/>
          <w:color w:val="8000FF"/>
          <w:sz w:val="22"/>
          <w:szCs w:val="22"/>
          <w:lang w:val="fr-FR"/>
        </w:rPr>
      </w:pPr>
      <w:r w:rsidRPr="0076075D">
        <w:rPr>
          <w:b/>
          <w:bCs/>
          <w:color w:val="8000FF"/>
          <w:sz w:val="22"/>
          <w:szCs w:val="22"/>
          <w:lang w:val="fr-FR"/>
        </w:rPr>
        <w:tab/>
      </w:r>
      <w:r w:rsidRPr="0076075D">
        <w:rPr>
          <w:b/>
          <w:bCs/>
          <w:color w:val="8000FF"/>
          <w:sz w:val="22"/>
          <w:szCs w:val="22"/>
          <w:lang w:val="fr-FR"/>
        </w:rPr>
        <w:tab/>
        <w:t>"strIssueDate":"14/03/2018"</w:t>
      </w:r>
    </w:p>
    <w:p w14:paraId="4BF3D68B" w14:textId="77777777" w:rsidR="00501898" w:rsidRPr="0076075D" w:rsidRDefault="00136181">
      <w:pPr>
        <w:shd w:val="clear" w:color="auto" w:fill="C6D9F1"/>
        <w:jc w:val="both"/>
        <w:rPr>
          <w:b/>
          <w:bCs/>
          <w:color w:val="8000FF"/>
          <w:sz w:val="22"/>
          <w:szCs w:val="22"/>
          <w:lang w:val="fr-FR"/>
        </w:rPr>
      </w:pPr>
      <w:r w:rsidRPr="0076075D">
        <w:rPr>
          <w:b/>
          <w:bCs/>
          <w:color w:val="8000FF"/>
          <w:sz w:val="22"/>
          <w:szCs w:val="22"/>
          <w:lang w:val="fr-FR"/>
        </w:rPr>
        <w:tab/>
      </w:r>
      <w:r w:rsidRPr="0076075D">
        <w:rPr>
          <w:b/>
          <w:bCs/>
          <w:color w:val="8000FF"/>
          <w:sz w:val="22"/>
          <w:szCs w:val="22"/>
          <w:lang w:val="fr-FR"/>
        </w:rPr>
        <w:tab/>
        <w:t>}</w:t>
      </w:r>
    </w:p>
    <w:p w14:paraId="647A6A29" w14:textId="77777777" w:rsidR="00501898" w:rsidRPr="0076075D" w:rsidRDefault="00501898">
      <w:pPr>
        <w:widowControl/>
        <w:shd w:val="clear" w:color="auto" w:fill="C6D9F1"/>
        <w:spacing w:before="0" w:line="240" w:lineRule="auto"/>
        <w:ind w:left="720"/>
        <w:jc w:val="both"/>
        <w:rPr>
          <w:snapToGrid/>
          <w:color w:val="000000"/>
          <w:sz w:val="22"/>
          <w:szCs w:val="22"/>
        </w:rPr>
      </w:pPr>
    </w:p>
    <w:p w14:paraId="474794AA" w14:textId="77777777" w:rsidR="00501898" w:rsidRPr="0076075D" w:rsidRDefault="00136181">
      <w:pPr>
        <w:numPr>
          <w:ilvl w:val="0"/>
          <w:numId w:val="21"/>
        </w:numPr>
        <w:jc w:val="both"/>
        <w:rPr>
          <w:sz w:val="22"/>
          <w:szCs w:val="22"/>
        </w:rPr>
      </w:pPr>
      <w:r w:rsidRPr="0076075D">
        <w:rPr>
          <w:b/>
          <w:color w:val="0000FF"/>
          <w:sz w:val="22"/>
          <w:szCs w:val="22"/>
        </w:rPr>
        <w:t>Đầu ra:</w:t>
      </w:r>
    </w:p>
    <w:p w14:paraId="201F1B92" w14:textId="77777777" w:rsidR="00501898" w:rsidRPr="0076075D" w:rsidRDefault="00136181">
      <w:pPr>
        <w:ind w:left="904"/>
        <w:jc w:val="both"/>
        <w:rPr>
          <w:sz w:val="22"/>
          <w:szCs w:val="22"/>
        </w:rPr>
      </w:pPr>
      <w:r w:rsidRPr="0076075D">
        <w:rPr>
          <w:sz w:val="22"/>
          <w:szCs w:val="22"/>
        </w:rPr>
        <w:t>Hình ảnh Response trả về thành công</w:t>
      </w:r>
    </w:p>
    <w:p w14:paraId="64717366" w14:textId="77777777" w:rsidR="00501898" w:rsidRPr="0076075D" w:rsidRDefault="00136181">
      <w:pPr>
        <w:snapToGrid w:val="0"/>
        <w:jc w:val="both"/>
        <w:rPr>
          <w:sz w:val="22"/>
          <w:szCs w:val="22"/>
        </w:rPr>
      </w:pPr>
      <w:r w:rsidRPr="0076075D">
        <w:rPr>
          <w:noProof/>
          <w:sz w:val="22"/>
          <w:szCs w:val="22"/>
        </w:rPr>
        <w:drawing>
          <wp:inline distT="0" distB="0" distL="114300" distR="114300" wp14:anchorId="4269673C" wp14:editId="60AA361F">
            <wp:extent cx="6296660" cy="1022985"/>
            <wp:effectExtent l="0" t="0" r="8890" b="5715"/>
            <wp:docPr id="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9"/>
                    <pic:cNvPicPr>
                      <a:picLocks noChangeAspect="1"/>
                    </pic:cNvPicPr>
                  </pic:nvPicPr>
                  <pic:blipFill>
                    <a:blip r:embed="rId71"/>
                    <a:stretch>
                      <a:fillRect/>
                    </a:stretch>
                  </pic:blipFill>
                  <pic:spPr>
                    <a:xfrm>
                      <a:off x="0" y="0"/>
                      <a:ext cx="6296660" cy="1022985"/>
                    </a:xfrm>
                    <a:prstGeom prst="rect">
                      <a:avLst/>
                    </a:prstGeom>
                    <a:noFill/>
                    <a:ln>
                      <a:noFill/>
                    </a:ln>
                  </pic:spPr>
                </pic:pic>
              </a:graphicData>
            </a:graphic>
          </wp:inline>
        </w:drawing>
      </w:r>
    </w:p>
    <w:p w14:paraId="6F64F535" w14:textId="77777777" w:rsidR="00501898" w:rsidRPr="0076075D" w:rsidRDefault="00501898">
      <w:pPr>
        <w:pStyle w:val="HTMLPreformatted"/>
        <w:shd w:val="clear" w:color="auto" w:fill="FFFFFF"/>
        <w:jc w:val="both"/>
        <w:rPr>
          <w:rFonts w:ascii="Times New Roman" w:hAnsi="Times New Roman" w:cs="Times New Roman"/>
          <w:snapToGrid w:val="0"/>
          <w:sz w:val="22"/>
          <w:szCs w:val="22"/>
          <w:lang w:val="fr-FR"/>
        </w:rPr>
      </w:pPr>
    </w:p>
    <w:p w14:paraId="0F1FD457" w14:textId="77777777" w:rsidR="00501898" w:rsidRPr="0076075D" w:rsidRDefault="00136181">
      <w:pPr>
        <w:pStyle w:val="StyleHeading2l2H2h21TimesNewRoman14pt"/>
        <w:rPr>
          <w:sz w:val="22"/>
          <w:szCs w:val="22"/>
          <w:lang w:val="fr-FR"/>
        </w:rPr>
      </w:pPr>
      <w:bookmarkStart w:id="46" w:name="_Toc115266194"/>
      <w:r w:rsidRPr="0076075D">
        <w:rPr>
          <w:sz w:val="22"/>
          <w:szCs w:val="22"/>
          <w:lang w:val="fr-FR"/>
        </w:rPr>
        <w:t>Cung cấp tình hình sử dụng hóa đơn theo dải</w:t>
      </w:r>
      <w:bookmarkEnd w:id="46"/>
    </w:p>
    <w:p w14:paraId="5321B83D" w14:textId="77777777" w:rsidR="00501898" w:rsidRPr="0076075D" w:rsidRDefault="00136181">
      <w:pPr>
        <w:pStyle w:val="NormalIndent"/>
        <w:rPr>
          <w:sz w:val="22"/>
          <w:szCs w:val="22"/>
          <w:lang w:val="fr-FR"/>
        </w:rPr>
      </w:pPr>
      <w:r w:rsidRPr="0076075D">
        <w:rPr>
          <w:sz w:val="22"/>
          <w:szCs w:val="22"/>
          <w:lang w:val="fr-FR"/>
        </w:rPr>
        <w:t>Trả về thông tin chi tiết số lượng hóa đơn đã dùng, số lượng còn lại của một dải hóa đơn để từ đó đối tác tích hợp có thể chủ động cảnh báo khách hàng trong trường hợp không đủ hóa đơn.</w:t>
      </w:r>
    </w:p>
    <w:p w14:paraId="4FA5E390" w14:textId="77777777" w:rsidR="00501898" w:rsidRPr="0076075D" w:rsidRDefault="00136181">
      <w:pPr>
        <w:pStyle w:val="ListParagraph"/>
        <w:widowControl w:val="0"/>
        <w:numPr>
          <w:ilvl w:val="0"/>
          <w:numId w:val="25"/>
        </w:numPr>
        <w:spacing w:before="120" w:line="360" w:lineRule="auto"/>
        <w:contextualSpacing/>
        <w:jc w:val="both"/>
        <w:rPr>
          <w:rFonts w:ascii="Times New Roman" w:hAnsi="Times New Roman"/>
          <w:b/>
          <w:color w:val="0000FF"/>
        </w:rPr>
      </w:pPr>
      <w:r w:rsidRPr="0076075D">
        <w:rPr>
          <w:rFonts w:ascii="Times New Roman" w:hAnsi="Times New Roman"/>
          <w:b/>
          <w:color w:val="0000FF"/>
        </w:rPr>
        <w:lastRenderedPageBreak/>
        <w:t>Đầu vào:</w:t>
      </w:r>
    </w:p>
    <w:p w14:paraId="2A17D844"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hyperlink r:id="rId72" w:history="1">
        <w:r w:rsidRPr="0076075D">
          <w:rPr>
            <w:rStyle w:val="Hyperlink"/>
            <w:sz w:val="22"/>
            <w:szCs w:val="22"/>
          </w:rPr>
          <w:t>/InvoiceAPI/</w:t>
        </w:r>
      </w:hyperlink>
      <w:r w:rsidRPr="0076075D">
        <w:rPr>
          <w:rStyle w:val="Hyperlink"/>
          <w:sz w:val="22"/>
          <w:szCs w:val="22"/>
        </w:rPr>
        <w:t>InvoiceUtilsWS/getProvidesStatusUsingInvoice</w:t>
      </w:r>
    </w:p>
    <w:p w14:paraId="6FD07115" w14:textId="77777777" w:rsidR="00501898" w:rsidRPr="0076075D" w:rsidRDefault="00136181">
      <w:pPr>
        <w:numPr>
          <w:ilvl w:val="0"/>
          <w:numId w:val="17"/>
        </w:numPr>
        <w:jc w:val="both"/>
        <w:rPr>
          <w:sz w:val="22"/>
          <w:szCs w:val="22"/>
        </w:rPr>
      </w:pPr>
      <w:r w:rsidRPr="0076075D">
        <w:rPr>
          <w:sz w:val="22"/>
          <w:szCs w:val="22"/>
        </w:rPr>
        <w:t>Headers:</w:t>
      </w:r>
    </w:p>
    <w:p w14:paraId="2A8F1E4D"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4F8A4A8F" w14:textId="77777777" w:rsidR="00501898" w:rsidRPr="0076075D" w:rsidRDefault="00136181">
      <w:pPr>
        <w:ind w:left="720"/>
        <w:jc w:val="both"/>
        <w:rPr>
          <w:sz w:val="22"/>
          <w:szCs w:val="22"/>
          <w:lang w:val="fr-FR"/>
        </w:rPr>
      </w:pPr>
      <w:r w:rsidRPr="0076075D">
        <w:rPr>
          <w:sz w:val="22"/>
          <w:szCs w:val="22"/>
          <w:lang w:val="fr-FR"/>
        </w:rPr>
        <w:t xml:space="preserve">+ Content-Type : application/json </w:t>
      </w:r>
    </w:p>
    <w:p w14:paraId="075B40F2" w14:textId="77777777" w:rsidR="00501898" w:rsidRPr="0076075D" w:rsidRDefault="00136181">
      <w:pPr>
        <w:pStyle w:val="ListParagraph"/>
        <w:widowControl w:val="0"/>
        <w:snapToGrid w:val="0"/>
        <w:spacing w:before="120" w:line="360" w:lineRule="auto"/>
        <w:ind w:left="0"/>
        <w:contextualSpacing/>
        <w:jc w:val="both"/>
        <w:rPr>
          <w:rFonts w:ascii="Times New Roman" w:hAnsi="Times New Roman"/>
        </w:rPr>
      </w:pPr>
      <w:r w:rsidRPr="0076075D">
        <w:rPr>
          <w:rFonts w:ascii="Times New Roman" w:hAnsi="Times New Roman"/>
        </w:rPr>
        <w:t>Các tham số của đối tượng CommonDataInput</w:t>
      </w: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522"/>
        <w:gridCol w:w="4673"/>
      </w:tblGrid>
      <w:tr w:rsidR="00501898" w:rsidRPr="0076075D" w14:paraId="5DF5A7A1" w14:textId="77777777">
        <w:trPr>
          <w:trHeight w:val="476"/>
          <w:jc w:val="center"/>
        </w:trPr>
        <w:tc>
          <w:tcPr>
            <w:tcW w:w="2127" w:type="dxa"/>
            <w:shd w:val="clear" w:color="auto" w:fill="D9D9D9"/>
          </w:tcPr>
          <w:p w14:paraId="52D73418" w14:textId="77777777" w:rsidR="00501898" w:rsidRPr="0076075D" w:rsidRDefault="00136181">
            <w:pPr>
              <w:ind w:left="0"/>
              <w:jc w:val="center"/>
              <w:rPr>
                <w:b/>
                <w:bCs/>
                <w:color w:val="000000"/>
                <w:sz w:val="22"/>
                <w:szCs w:val="22"/>
              </w:rPr>
            </w:pPr>
            <w:r w:rsidRPr="0076075D">
              <w:rPr>
                <w:b/>
                <w:bCs/>
                <w:color w:val="000000"/>
                <w:sz w:val="22"/>
                <w:szCs w:val="22"/>
              </w:rPr>
              <w:t>Tên tham số</w:t>
            </w:r>
          </w:p>
        </w:tc>
        <w:tc>
          <w:tcPr>
            <w:tcW w:w="2522" w:type="dxa"/>
            <w:shd w:val="clear" w:color="auto" w:fill="D9D9D9"/>
          </w:tcPr>
          <w:p w14:paraId="24F64EB1"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673" w:type="dxa"/>
            <w:shd w:val="clear" w:color="auto" w:fill="D9D9D9"/>
          </w:tcPr>
          <w:p w14:paraId="1835AB34"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15521C20" w14:textId="77777777">
        <w:trPr>
          <w:trHeight w:val="448"/>
          <w:jc w:val="center"/>
        </w:trPr>
        <w:tc>
          <w:tcPr>
            <w:tcW w:w="2127" w:type="dxa"/>
          </w:tcPr>
          <w:p w14:paraId="342CBF1B" w14:textId="77777777" w:rsidR="00501898" w:rsidRPr="0076075D" w:rsidRDefault="00136181">
            <w:pPr>
              <w:spacing w:before="0"/>
              <w:ind w:left="0"/>
              <w:jc w:val="both"/>
              <w:rPr>
                <w:sz w:val="22"/>
                <w:szCs w:val="22"/>
              </w:rPr>
            </w:pPr>
            <w:r w:rsidRPr="0076075D">
              <w:rPr>
                <w:sz w:val="22"/>
                <w:szCs w:val="22"/>
              </w:rPr>
              <w:t>supplierTaxCode</w:t>
            </w:r>
          </w:p>
        </w:tc>
        <w:tc>
          <w:tcPr>
            <w:tcW w:w="2522" w:type="dxa"/>
          </w:tcPr>
          <w:p w14:paraId="33AC2CB3" w14:textId="77777777" w:rsidR="00501898" w:rsidRPr="0076075D" w:rsidRDefault="00136181">
            <w:pPr>
              <w:spacing w:before="0"/>
              <w:ind w:left="0"/>
              <w:jc w:val="both"/>
              <w:rPr>
                <w:sz w:val="22"/>
                <w:szCs w:val="22"/>
              </w:rPr>
            </w:pPr>
            <w:r w:rsidRPr="0076075D">
              <w:rPr>
                <w:sz w:val="22"/>
                <w:szCs w:val="22"/>
              </w:rPr>
              <w:t>Required : true</w:t>
            </w:r>
          </w:p>
          <w:p w14:paraId="6F3BAA36" w14:textId="77777777" w:rsidR="00501898" w:rsidRPr="0076075D" w:rsidRDefault="00136181">
            <w:pPr>
              <w:spacing w:before="0"/>
              <w:ind w:left="0"/>
              <w:jc w:val="both"/>
              <w:rPr>
                <w:sz w:val="22"/>
                <w:szCs w:val="22"/>
              </w:rPr>
            </w:pPr>
            <w:r w:rsidRPr="0076075D">
              <w:rPr>
                <w:sz w:val="22"/>
                <w:szCs w:val="22"/>
              </w:rPr>
              <w:t>DataType: String</w:t>
            </w:r>
          </w:p>
          <w:p w14:paraId="5EFDDBFE" w14:textId="77777777" w:rsidR="00501898" w:rsidRPr="0076075D" w:rsidRDefault="00136181">
            <w:pPr>
              <w:spacing w:before="0"/>
              <w:ind w:left="0"/>
              <w:jc w:val="both"/>
              <w:rPr>
                <w:sz w:val="22"/>
                <w:szCs w:val="22"/>
              </w:rPr>
            </w:pPr>
            <w:r w:rsidRPr="0076075D">
              <w:rPr>
                <w:sz w:val="22"/>
                <w:szCs w:val="22"/>
              </w:rPr>
              <w:t xml:space="preserve">Minlength : </w:t>
            </w:r>
          </w:p>
          <w:p w14:paraId="4BED7B36" w14:textId="77777777" w:rsidR="00501898" w:rsidRPr="0076075D" w:rsidRDefault="00136181">
            <w:pPr>
              <w:spacing w:before="0"/>
              <w:ind w:left="0"/>
              <w:jc w:val="both"/>
              <w:rPr>
                <w:sz w:val="22"/>
                <w:szCs w:val="22"/>
              </w:rPr>
            </w:pPr>
            <w:r w:rsidRPr="0076075D">
              <w:rPr>
                <w:sz w:val="22"/>
                <w:szCs w:val="22"/>
              </w:rPr>
              <w:t>Maxlength : 20</w:t>
            </w:r>
          </w:p>
          <w:p w14:paraId="709C9B95" w14:textId="77777777" w:rsidR="00501898" w:rsidRPr="0076075D" w:rsidRDefault="00136181">
            <w:pPr>
              <w:spacing w:before="0"/>
              <w:ind w:left="0"/>
              <w:jc w:val="both"/>
              <w:rPr>
                <w:sz w:val="22"/>
                <w:szCs w:val="22"/>
              </w:rPr>
            </w:pPr>
            <w:r w:rsidRPr="0076075D">
              <w:rPr>
                <w:sz w:val="22"/>
                <w:szCs w:val="22"/>
              </w:rPr>
              <w:t>Format : [0-9-]+</w:t>
            </w:r>
          </w:p>
        </w:tc>
        <w:tc>
          <w:tcPr>
            <w:tcW w:w="4673" w:type="dxa"/>
          </w:tcPr>
          <w:p w14:paraId="4309A295"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63AF06EB" w14:textId="77777777" w:rsidR="00501898" w:rsidRPr="0076075D" w:rsidRDefault="00136181">
            <w:pPr>
              <w:spacing w:before="0"/>
              <w:ind w:left="0"/>
              <w:jc w:val="both"/>
              <w:rPr>
                <w:sz w:val="22"/>
                <w:szCs w:val="22"/>
              </w:rPr>
            </w:pPr>
            <w:r w:rsidRPr="0076075D">
              <w:rPr>
                <w:sz w:val="22"/>
                <w:szCs w:val="22"/>
              </w:rPr>
              <w:t xml:space="preserve">Mẫu 1: 0312770607 </w:t>
            </w:r>
          </w:p>
          <w:p w14:paraId="4CA94893" w14:textId="77777777" w:rsidR="00501898" w:rsidRPr="0076075D" w:rsidRDefault="00136181">
            <w:pPr>
              <w:spacing w:before="0"/>
              <w:ind w:left="0"/>
              <w:jc w:val="both"/>
              <w:rPr>
                <w:sz w:val="22"/>
                <w:szCs w:val="22"/>
              </w:rPr>
            </w:pPr>
            <w:r w:rsidRPr="0076075D">
              <w:rPr>
                <w:sz w:val="22"/>
                <w:szCs w:val="22"/>
              </w:rPr>
              <w:t>Mẫu 2: 0312770607-001</w:t>
            </w:r>
          </w:p>
        </w:tc>
      </w:tr>
      <w:tr w:rsidR="00501898" w:rsidRPr="0076075D" w14:paraId="5F6A8CD0" w14:textId="77777777">
        <w:trPr>
          <w:trHeight w:val="806"/>
          <w:jc w:val="center"/>
        </w:trPr>
        <w:tc>
          <w:tcPr>
            <w:tcW w:w="2127" w:type="dxa"/>
          </w:tcPr>
          <w:p w14:paraId="0A0DC09C" w14:textId="77777777" w:rsidR="00501898" w:rsidRPr="0076075D" w:rsidRDefault="00136181">
            <w:pPr>
              <w:spacing w:before="0"/>
              <w:ind w:left="0"/>
              <w:jc w:val="both"/>
              <w:rPr>
                <w:sz w:val="22"/>
                <w:szCs w:val="22"/>
              </w:rPr>
            </w:pPr>
            <w:r w:rsidRPr="0076075D">
              <w:rPr>
                <w:sz w:val="22"/>
                <w:szCs w:val="22"/>
              </w:rPr>
              <w:t>templateCode</w:t>
            </w:r>
          </w:p>
        </w:tc>
        <w:tc>
          <w:tcPr>
            <w:tcW w:w="2522" w:type="dxa"/>
          </w:tcPr>
          <w:p w14:paraId="4CA2D100" w14:textId="77777777" w:rsidR="00501898" w:rsidRPr="0076075D" w:rsidRDefault="00136181">
            <w:pPr>
              <w:spacing w:before="0"/>
              <w:ind w:left="0"/>
              <w:jc w:val="both"/>
              <w:rPr>
                <w:sz w:val="22"/>
                <w:szCs w:val="22"/>
              </w:rPr>
            </w:pPr>
            <w:r w:rsidRPr="0076075D">
              <w:rPr>
                <w:sz w:val="22"/>
                <w:szCs w:val="22"/>
              </w:rPr>
              <w:t>Required : true</w:t>
            </w:r>
          </w:p>
          <w:p w14:paraId="1D38CCE9" w14:textId="77777777" w:rsidR="00501898" w:rsidRPr="0076075D" w:rsidRDefault="00136181">
            <w:pPr>
              <w:spacing w:before="0"/>
              <w:ind w:left="0"/>
              <w:jc w:val="both"/>
              <w:rPr>
                <w:sz w:val="22"/>
                <w:szCs w:val="22"/>
              </w:rPr>
            </w:pPr>
            <w:r w:rsidRPr="0076075D">
              <w:rPr>
                <w:sz w:val="22"/>
                <w:szCs w:val="22"/>
              </w:rPr>
              <w:t>DataType: String</w:t>
            </w:r>
          </w:p>
          <w:p w14:paraId="2719CD4E" w14:textId="77777777" w:rsidR="00501898" w:rsidRPr="0076075D" w:rsidRDefault="00136181">
            <w:pPr>
              <w:spacing w:before="0"/>
              <w:ind w:left="0"/>
              <w:jc w:val="both"/>
              <w:rPr>
                <w:sz w:val="22"/>
                <w:szCs w:val="22"/>
              </w:rPr>
            </w:pPr>
            <w:r w:rsidRPr="0076075D">
              <w:rPr>
                <w:sz w:val="22"/>
                <w:szCs w:val="22"/>
              </w:rPr>
              <w:t xml:space="preserve">Minlength : </w:t>
            </w:r>
          </w:p>
          <w:p w14:paraId="23E5E7D4" w14:textId="77777777" w:rsidR="00501898" w:rsidRPr="0076075D" w:rsidRDefault="00136181">
            <w:pPr>
              <w:spacing w:before="0"/>
              <w:ind w:left="0"/>
              <w:jc w:val="both"/>
              <w:rPr>
                <w:sz w:val="22"/>
                <w:szCs w:val="22"/>
              </w:rPr>
            </w:pPr>
            <w:r w:rsidRPr="0076075D">
              <w:rPr>
                <w:sz w:val="22"/>
                <w:szCs w:val="22"/>
              </w:rPr>
              <w:t>Maxlength : 20</w:t>
            </w:r>
          </w:p>
          <w:p w14:paraId="45FB7639" w14:textId="77777777" w:rsidR="00501898" w:rsidRPr="0076075D" w:rsidRDefault="00136181">
            <w:pPr>
              <w:spacing w:before="0"/>
              <w:ind w:left="0"/>
              <w:jc w:val="both"/>
              <w:rPr>
                <w:sz w:val="22"/>
                <w:szCs w:val="22"/>
              </w:rPr>
            </w:pPr>
            <w:r w:rsidRPr="0076075D">
              <w:rPr>
                <w:sz w:val="22"/>
                <w:szCs w:val="22"/>
              </w:rPr>
              <w:t xml:space="preserve">Format : </w:t>
            </w:r>
          </w:p>
        </w:tc>
        <w:tc>
          <w:tcPr>
            <w:tcW w:w="4673" w:type="dxa"/>
          </w:tcPr>
          <w:p w14:paraId="5AF34A1D" w14:textId="77777777" w:rsidR="00501898" w:rsidRPr="0076075D" w:rsidRDefault="00136181">
            <w:pPr>
              <w:spacing w:before="0"/>
              <w:ind w:left="0"/>
              <w:jc w:val="both"/>
              <w:rPr>
                <w:sz w:val="22"/>
                <w:szCs w:val="22"/>
              </w:rPr>
            </w:pPr>
            <w:r w:rsidRPr="0076075D">
              <w:rPr>
                <w:sz w:val="22"/>
                <w:szCs w:val="22"/>
              </w:rPr>
              <w:t>Mã mẫu hóa đơn</w:t>
            </w:r>
          </w:p>
          <w:p w14:paraId="426F1978" w14:textId="77777777" w:rsidR="00501898" w:rsidRPr="0076075D" w:rsidRDefault="00136181">
            <w:pPr>
              <w:spacing w:before="0"/>
              <w:ind w:left="41"/>
              <w:jc w:val="both"/>
              <w:rPr>
                <w:sz w:val="22"/>
                <w:szCs w:val="22"/>
              </w:rPr>
            </w:pPr>
            <w:r w:rsidRPr="0076075D">
              <w:rPr>
                <w:sz w:val="22"/>
                <w:szCs w:val="22"/>
              </w:rPr>
              <w:t>Mã mẫu hóa đơn, tuân thủ theo quy định ký hiệu mẫu hóa đơn của Thông tư hướng dẫn thi hành nghị định số 51/2010/NĐ-CP</w:t>
            </w:r>
          </w:p>
          <w:p w14:paraId="3B30EFC1" w14:textId="77777777" w:rsidR="00501898" w:rsidRPr="0076075D" w:rsidRDefault="00136181">
            <w:pPr>
              <w:spacing w:before="0"/>
              <w:ind w:left="41"/>
              <w:jc w:val="both"/>
              <w:rPr>
                <w:i/>
                <w:sz w:val="22"/>
                <w:szCs w:val="22"/>
              </w:rPr>
            </w:pPr>
            <w:r w:rsidRPr="0076075D">
              <w:rPr>
                <w:i/>
                <w:sz w:val="22"/>
                <w:szCs w:val="22"/>
              </w:rPr>
              <w:t>Chi tiết xem PL1 Thông tư 39/2014/TT-BTC</w:t>
            </w:r>
          </w:p>
        </w:tc>
      </w:tr>
      <w:tr w:rsidR="00501898" w:rsidRPr="0076075D" w14:paraId="7C607ECC" w14:textId="77777777">
        <w:trPr>
          <w:trHeight w:val="806"/>
          <w:jc w:val="center"/>
        </w:trPr>
        <w:tc>
          <w:tcPr>
            <w:tcW w:w="2127" w:type="dxa"/>
          </w:tcPr>
          <w:p w14:paraId="15A8EF44" w14:textId="77777777" w:rsidR="00501898" w:rsidRPr="0076075D" w:rsidRDefault="00136181">
            <w:pPr>
              <w:spacing w:before="0"/>
              <w:ind w:left="0"/>
              <w:jc w:val="both"/>
              <w:rPr>
                <w:sz w:val="22"/>
                <w:szCs w:val="22"/>
              </w:rPr>
            </w:pPr>
            <w:r w:rsidRPr="0076075D">
              <w:rPr>
                <w:sz w:val="22"/>
                <w:szCs w:val="22"/>
              </w:rPr>
              <w:t>serial</w:t>
            </w:r>
          </w:p>
        </w:tc>
        <w:tc>
          <w:tcPr>
            <w:tcW w:w="2522" w:type="dxa"/>
          </w:tcPr>
          <w:p w14:paraId="0CEFC62B" w14:textId="77777777" w:rsidR="00501898" w:rsidRPr="0076075D" w:rsidRDefault="00136181">
            <w:pPr>
              <w:spacing w:before="0"/>
              <w:ind w:left="0"/>
              <w:jc w:val="both"/>
              <w:rPr>
                <w:sz w:val="22"/>
                <w:szCs w:val="22"/>
              </w:rPr>
            </w:pPr>
            <w:r w:rsidRPr="0076075D">
              <w:rPr>
                <w:sz w:val="22"/>
                <w:szCs w:val="22"/>
              </w:rPr>
              <w:t>Required : true</w:t>
            </w:r>
          </w:p>
          <w:p w14:paraId="65921784" w14:textId="77777777" w:rsidR="00501898" w:rsidRPr="0076075D" w:rsidRDefault="00136181">
            <w:pPr>
              <w:spacing w:before="0"/>
              <w:ind w:left="0"/>
              <w:jc w:val="both"/>
              <w:rPr>
                <w:sz w:val="22"/>
                <w:szCs w:val="22"/>
              </w:rPr>
            </w:pPr>
            <w:r w:rsidRPr="0076075D">
              <w:rPr>
                <w:sz w:val="22"/>
                <w:szCs w:val="22"/>
              </w:rPr>
              <w:t>DataType: String</w:t>
            </w:r>
          </w:p>
          <w:p w14:paraId="309D1020" w14:textId="77777777" w:rsidR="00501898" w:rsidRPr="0076075D" w:rsidRDefault="00136181">
            <w:pPr>
              <w:spacing w:before="0"/>
              <w:ind w:left="0"/>
              <w:jc w:val="both"/>
              <w:rPr>
                <w:sz w:val="22"/>
                <w:szCs w:val="22"/>
              </w:rPr>
            </w:pPr>
            <w:r w:rsidRPr="0076075D">
              <w:rPr>
                <w:sz w:val="22"/>
                <w:szCs w:val="22"/>
              </w:rPr>
              <w:t xml:space="preserve">Minlength : </w:t>
            </w:r>
          </w:p>
          <w:p w14:paraId="1480680E" w14:textId="77777777" w:rsidR="00501898" w:rsidRPr="0076075D" w:rsidRDefault="00136181">
            <w:pPr>
              <w:spacing w:before="0"/>
              <w:ind w:left="0"/>
              <w:jc w:val="both"/>
              <w:rPr>
                <w:sz w:val="22"/>
                <w:szCs w:val="22"/>
              </w:rPr>
            </w:pPr>
            <w:r w:rsidRPr="0076075D">
              <w:rPr>
                <w:sz w:val="22"/>
                <w:szCs w:val="22"/>
              </w:rPr>
              <w:t>Maxlength : 7</w:t>
            </w:r>
          </w:p>
          <w:p w14:paraId="1D249F0E" w14:textId="77777777" w:rsidR="00501898" w:rsidRPr="0076075D" w:rsidRDefault="00136181">
            <w:pPr>
              <w:spacing w:before="0"/>
              <w:ind w:left="0"/>
              <w:jc w:val="both"/>
              <w:rPr>
                <w:color w:val="000000"/>
                <w:sz w:val="22"/>
                <w:szCs w:val="22"/>
              </w:rPr>
            </w:pPr>
            <w:r w:rsidRPr="0076075D">
              <w:rPr>
                <w:sz w:val="22"/>
                <w:szCs w:val="22"/>
              </w:rPr>
              <w:t>Format : [a-zA-Z0-9]*$</w:t>
            </w:r>
          </w:p>
        </w:tc>
        <w:tc>
          <w:tcPr>
            <w:tcW w:w="4673" w:type="dxa"/>
          </w:tcPr>
          <w:p w14:paraId="20F697E2" w14:textId="77777777" w:rsidR="00501898" w:rsidRPr="0076075D" w:rsidRDefault="00136181">
            <w:pPr>
              <w:spacing w:before="0"/>
              <w:ind w:left="0"/>
              <w:jc w:val="both"/>
              <w:rPr>
                <w:sz w:val="22"/>
                <w:szCs w:val="22"/>
              </w:rPr>
            </w:pPr>
            <w:r w:rsidRPr="0076075D">
              <w:rPr>
                <w:sz w:val="22"/>
                <w:szCs w:val="22"/>
              </w:rPr>
              <w:t>Seri hóa đơn</w:t>
            </w:r>
          </w:p>
          <w:p w14:paraId="2F2D6AA1" w14:textId="77777777" w:rsidR="00501898" w:rsidRPr="0076075D" w:rsidRDefault="00501898">
            <w:pPr>
              <w:spacing w:before="0"/>
              <w:ind w:left="0"/>
              <w:jc w:val="both"/>
              <w:rPr>
                <w:sz w:val="22"/>
                <w:szCs w:val="22"/>
              </w:rPr>
            </w:pPr>
          </w:p>
        </w:tc>
      </w:tr>
    </w:tbl>
    <w:p w14:paraId="1CED4FEC" w14:textId="77777777" w:rsidR="00501898" w:rsidRPr="0076075D" w:rsidRDefault="00501898">
      <w:pPr>
        <w:ind w:left="0"/>
        <w:jc w:val="both"/>
        <w:rPr>
          <w:sz w:val="22"/>
          <w:szCs w:val="22"/>
        </w:rPr>
      </w:pPr>
    </w:p>
    <w:p w14:paraId="571FD54B" w14:textId="77777777" w:rsidR="00501898" w:rsidRPr="0076075D" w:rsidRDefault="00136181">
      <w:pPr>
        <w:jc w:val="both"/>
        <w:rPr>
          <w:sz w:val="22"/>
          <w:szCs w:val="22"/>
        </w:rPr>
      </w:pPr>
      <w:r w:rsidRPr="0076075D">
        <w:rPr>
          <w:sz w:val="22"/>
          <w:szCs w:val="22"/>
        </w:rPr>
        <w:t>Vị dụ mẫu và các trường dữ liệu:</w:t>
      </w:r>
    </w:p>
    <w:p w14:paraId="7B467FCD" w14:textId="77777777" w:rsidR="00501898" w:rsidRPr="0076075D" w:rsidRDefault="00136181">
      <w:pPr>
        <w:pStyle w:val="NormalIndent"/>
        <w:numPr>
          <w:ilvl w:val="0"/>
          <w:numId w:val="17"/>
        </w:numPr>
        <w:rPr>
          <w:sz w:val="22"/>
          <w:szCs w:val="22"/>
        </w:rPr>
      </w:pPr>
      <w:r w:rsidRPr="0076075D">
        <w:rPr>
          <w:sz w:val="22"/>
          <w:szCs w:val="22"/>
        </w:rPr>
        <w:t>JSON:</w:t>
      </w:r>
    </w:p>
    <w:p w14:paraId="5AA1C858" w14:textId="77777777" w:rsidR="00501898" w:rsidRPr="0076075D" w:rsidRDefault="00136181">
      <w:pPr>
        <w:shd w:val="clear" w:color="auto" w:fill="C6D9F1"/>
        <w:ind w:left="720"/>
        <w:jc w:val="both"/>
        <w:rPr>
          <w:color w:val="800000"/>
          <w:sz w:val="22"/>
          <w:szCs w:val="22"/>
        </w:rPr>
      </w:pPr>
      <w:r w:rsidRPr="0076075D">
        <w:rPr>
          <w:color w:val="800000"/>
          <w:sz w:val="22"/>
          <w:szCs w:val="22"/>
        </w:rPr>
        <w:t>{</w:t>
      </w:r>
    </w:p>
    <w:p w14:paraId="0B8FAEF7" w14:textId="77777777" w:rsidR="00501898" w:rsidRPr="0076075D" w:rsidRDefault="00136181">
      <w:pPr>
        <w:shd w:val="clear" w:color="auto" w:fill="C6D9F1"/>
        <w:ind w:left="720"/>
        <w:jc w:val="both"/>
        <w:rPr>
          <w:color w:val="800000"/>
          <w:sz w:val="22"/>
          <w:szCs w:val="22"/>
        </w:rPr>
      </w:pPr>
      <w:r w:rsidRPr="0076075D">
        <w:rPr>
          <w:color w:val="800000"/>
          <w:sz w:val="22"/>
          <w:szCs w:val="22"/>
        </w:rPr>
        <w:tab/>
        <w:t>"supplierTaxCode":"0100109106-712",</w:t>
      </w:r>
    </w:p>
    <w:p w14:paraId="2237E8CA" w14:textId="77777777" w:rsidR="00501898" w:rsidRPr="0076075D" w:rsidRDefault="00136181">
      <w:pPr>
        <w:shd w:val="clear" w:color="auto" w:fill="C6D9F1"/>
        <w:ind w:left="720"/>
        <w:jc w:val="both"/>
        <w:rPr>
          <w:color w:val="800000"/>
          <w:sz w:val="22"/>
          <w:szCs w:val="22"/>
        </w:rPr>
      </w:pPr>
      <w:r w:rsidRPr="0076075D">
        <w:rPr>
          <w:color w:val="800000"/>
          <w:sz w:val="22"/>
          <w:szCs w:val="22"/>
        </w:rPr>
        <w:tab/>
        <w:t>"templateCode":"01GTKT0/003",</w:t>
      </w:r>
    </w:p>
    <w:p w14:paraId="55EA438E" w14:textId="77777777" w:rsidR="00501898" w:rsidRPr="0076075D" w:rsidRDefault="00136181">
      <w:pPr>
        <w:shd w:val="clear" w:color="auto" w:fill="C6D9F1"/>
        <w:ind w:left="720"/>
        <w:jc w:val="both"/>
        <w:rPr>
          <w:color w:val="800000"/>
          <w:sz w:val="22"/>
          <w:szCs w:val="22"/>
        </w:rPr>
      </w:pPr>
      <w:r w:rsidRPr="0076075D">
        <w:rPr>
          <w:color w:val="800000"/>
          <w:sz w:val="22"/>
          <w:szCs w:val="22"/>
        </w:rPr>
        <w:tab/>
        <w:t>"serial":"AA/20E"</w:t>
      </w:r>
    </w:p>
    <w:p w14:paraId="172E84F1" w14:textId="77777777" w:rsidR="00501898" w:rsidRPr="0076075D" w:rsidRDefault="00136181">
      <w:pPr>
        <w:shd w:val="clear" w:color="auto" w:fill="C6D9F1"/>
        <w:ind w:left="720"/>
        <w:jc w:val="both"/>
        <w:rPr>
          <w:color w:val="800000"/>
          <w:sz w:val="22"/>
          <w:szCs w:val="22"/>
        </w:rPr>
      </w:pPr>
      <w:r w:rsidRPr="0076075D">
        <w:rPr>
          <w:color w:val="800000"/>
          <w:sz w:val="22"/>
          <w:szCs w:val="22"/>
        </w:rPr>
        <w:t>}</w:t>
      </w:r>
    </w:p>
    <w:p w14:paraId="6EAEC9AB" w14:textId="77777777" w:rsidR="00501898" w:rsidRPr="0076075D" w:rsidRDefault="00136181">
      <w:pPr>
        <w:numPr>
          <w:ilvl w:val="0"/>
          <w:numId w:val="21"/>
        </w:numPr>
        <w:jc w:val="both"/>
        <w:rPr>
          <w:b/>
          <w:color w:val="0000FF"/>
          <w:sz w:val="22"/>
          <w:szCs w:val="22"/>
        </w:rPr>
      </w:pPr>
      <w:r w:rsidRPr="0076075D">
        <w:rPr>
          <w:b/>
          <w:color w:val="0000FF"/>
          <w:sz w:val="22"/>
          <w:szCs w:val="22"/>
        </w:rPr>
        <w:t>Đầu ra:</w:t>
      </w:r>
    </w:p>
    <w:p w14:paraId="427BA732" w14:textId="77777777" w:rsidR="00501898" w:rsidRPr="0076075D" w:rsidRDefault="00136181">
      <w:pPr>
        <w:ind w:left="904"/>
        <w:jc w:val="both"/>
        <w:rPr>
          <w:sz w:val="22"/>
          <w:szCs w:val="22"/>
        </w:rPr>
      </w:pPr>
      <w:r w:rsidRPr="0076075D">
        <w:rPr>
          <w:sz w:val="22"/>
          <w:szCs w:val="22"/>
        </w:rPr>
        <w:lastRenderedPageBreak/>
        <w:t>Đối tượng Response với HTTPStatus và output  Entity.</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359D234B" w14:textId="77777777">
        <w:trPr>
          <w:jc w:val="center"/>
        </w:trPr>
        <w:tc>
          <w:tcPr>
            <w:tcW w:w="2533" w:type="dxa"/>
            <w:shd w:val="clear" w:color="auto" w:fill="D9D9D9"/>
          </w:tcPr>
          <w:p w14:paraId="1CCA0F98"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6251" w:type="dxa"/>
            <w:shd w:val="clear" w:color="auto" w:fill="D9D9D9"/>
          </w:tcPr>
          <w:p w14:paraId="0EC4F950"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2D5F6137" w14:textId="77777777">
        <w:trPr>
          <w:jc w:val="center"/>
        </w:trPr>
        <w:tc>
          <w:tcPr>
            <w:tcW w:w="2533" w:type="dxa"/>
          </w:tcPr>
          <w:p w14:paraId="685FB4AF"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3AA37F82" w14:textId="77777777" w:rsidR="00501898" w:rsidRPr="0076075D" w:rsidRDefault="00136181">
            <w:pPr>
              <w:spacing w:before="0"/>
              <w:ind w:left="0"/>
              <w:jc w:val="both"/>
              <w:rPr>
                <w:sz w:val="22"/>
                <w:szCs w:val="22"/>
              </w:rPr>
            </w:pPr>
            <w:r w:rsidRPr="0076075D">
              <w:rPr>
                <w:sz w:val="22"/>
                <w:szCs w:val="22"/>
              </w:rPr>
              <w:t>Mã lỗi (giá trị là null không có lỗi gì xảy ra)</w:t>
            </w:r>
          </w:p>
        </w:tc>
      </w:tr>
      <w:tr w:rsidR="00501898" w:rsidRPr="0076075D" w14:paraId="22EF4E17" w14:textId="77777777">
        <w:trPr>
          <w:jc w:val="center"/>
        </w:trPr>
        <w:tc>
          <w:tcPr>
            <w:tcW w:w="2533" w:type="dxa"/>
          </w:tcPr>
          <w:p w14:paraId="3F213D4B"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79393691" w14:textId="77777777" w:rsidR="00501898" w:rsidRPr="0076075D" w:rsidRDefault="00136181">
            <w:pPr>
              <w:spacing w:before="0"/>
              <w:ind w:left="0"/>
              <w:jc w:val="both"/>
              <w:rPr>
                <w:sz w:val="22"/>
                <w:szCs w:val="22"/>
              </w:rPr>
            </w:pPr>
            <w:r w:rsidRPr="0076075D">
              <w:rPr>
                <w:sz w:val="22"/>
                <w:szCs w:val="22"/>
              </w:rPr>
              <w:t>Mô tả lỗi (giá trị là null không có lỗi gì xảy ra)</w:t>
            </w:r>
          </w:p>
        </w:tc>
      </w:tr>
      <w:tr w:rsidR="00501898" w:rsidRPr="0076075D" w14:paraId="63160CAF" w14:textId="77777777">
        <w:trPr>
          <w:jc w:val="center"/>
        </w:trPr>
        <w:tc>
          <w:tcPr>
            <w:tcW w:w="2533" w:type="dxa"/>
          </w:tcPr>
          <w:p w14:paraId="5193941B" w14:textId="77777777" w:rsidR="00501898" w:rsidRPr="0076075D" w:rsidRDefault="00136181">
            <w:pPr>
              <w:spacing w:before="0"/>
              <w:ind w:left="0"/>
              <w:jc w:val="both"/>
              <w:rPr>
                <w:sz w:val="22"/>
                <w:szCs w:val="22"/>
              </w:rPr>
            </w:pPr>
            <w:r w:rsidRPr="0076075D">
              <w:rPr>
                <w:sz w:val="22"/>
                <w:szCs w:val="22"/>
              </w:rPr>
              <w:t>statuss</w:t>
            </w:r>
          </w:p>
        </w:tc>
        <w:tc>
          <w:tcPr>
            <w:tcW w:w="6251" w:type="dxa"/>
          </w:tcPr>
          <w:p w14:paraId="25A5C227" w14:textId="77777777" w:rsidR="00501898" w:rsidRPr="0076075D" w:rsidRDefault="00136181">
            <w:pPr>
              <w:spacing w:before="0"/>
              <w:ind w:left="0"/>
              <w:jc w:val="both"/>
              <w:rPr>
                <w:sz w:val="22"/>
                <w:szCs w:val="22"/>
              </w:rPr>
            </w:pPr>
            <w:r w:rsidRPr="0076075D">
              <w:rPr>
                <w:sz w:val="22"/>
                <w:szCs w:val="22"/>
              </w:rPr>
              <w:t>Trạng thái (giá trị là 200 lấy thông tin sử dụng hóa đơn thành công)</w:t>
            </w:r>
          </w:p>
        </w:tc>
      </w:tr>
      <w:tr w:rsidR="00501898" w:rsidRPr="0076075D" w14:paraId="1308B2E3" w14:textId="77777777">
        <w:trPr>
          <w:jc w:val="center"/>
        </w:trPr>
        <w:tc>
          <w:tcPr>
            <w:tcW w:w="2533" w:type="dxa"/>
          </w:tcPr>
          <w:p w14:paraId="5FF19074" w14:textId="77777777" w:rsidR="00501898" w:rsidRPr="0076075D" w:rsidRDefault="00136181">
            <w:pPr>
              <w:spacing w:before="0"/>
              <w:ind w:left="0"/>
              <w:jc w:val="both"/>
              <w:rPr>
                <w:sz w:val="22"/>
                <w:szCs w:val="22"/>
              </w:rPr>
            </w:pPr>
            <w:r w:rsidRPr="0076075D">
              <w:rPr>
                <w:sz w:val="22"/>
                <w:szCs w:val="22"/>
              </w:rPr>
              <w:t>numOfpublishInv</w:t>
            </w:r>
          </w:p>
        </w:tc>
        <w:tc>
          <w:tcPr>
            <w:tcW w:w="6251" w:type="dxa"/>
          </w:tcPr>
          <w:p w14:paraId="513FAE25" w14:textId="77777777" w:rsidR="00501898" w:rsidRPr="0076075D" w:rsidRDefault="00136181">
            <w:pPr>
              <w:spacing w:before="0"/>
              <w:ind w:left="0"/>
              <w:jc w:val="both"/>
              <w:rPr>
                <w:sz w:val="22"/>
                <w:szCs w:val="22"/>
              </w:rPr>
            </w:pPr>
            <w:r w:rsidRPr="0076075D">
              <w:rPr>
                <w:sz w:val="22"/>
                <w:szCs w:val="22"/>
              </w:rPr>
              <w:t>Tổng số hóa đơn đã phát hành</w:t>
            </w:r>
          </w:p>
        </w:tc>
      </w:tr>
      <w:tr w:rsidR="00501898" w:rsidRPr="0076075D" w14:paraId="59E733E0" w14:textId="77777777">
        <w:trPr>
          <w:jc w:val="center"/>
        </w:trPr>
        <w:tc>
          <w:tcPr>
            <w:tcW w:w="2533" w:type="dxa"/>
          </w:tcPr>
          <w:p w14:paraId="4FC36217" w14:textId="77777777" w:rsidR="00501898" w:rsidRPr="0076075D" w:rsidRDefault="00136181">
            <w:pPr>
              <w:spacing w:before="0"/>
              <w:ind w:left="0"/>
              <w:jc w:val="both"/>
              <w:rPr>
                <w:sz w:val="22"/>
                <w:szCs w:val="22"/>
              </w:rPr>
            </w:pPr>
            <w:r w:rsidRPr="0076075D">
              <w:rPr>
                <w:sz w:val="22"/>
                <w:szCs w:val="22"/>
              </w:rPr>
              <w:t>totalInv</w:t>
            </w:r>
          </w:p>
        </w:tc>
        <w:tc>
          <w:tcPr>
            <w:tcW w:w="6251" w:type="dxa"/>
          </w:tcPr>
          <w:p w14:paraId="1596EBF8" w14:textId="77777777" w:rsidR="00501898" w:rsidRPr="0076075D" w:rsidRDefault="00136181">
            <w:pPr>
              <w:spacing w:before="0"/>
              <w:ind w:left="0"/>
              <w:jc w:val="both"/>
              <w:rPr>
                <w:sz w:val="22"/>
                <w:szCs w:val="22"/>
              </w:rPr>
            </w:pPr>
            <w:r w:rsidRPr="0076075D">
              <w:rPr>
                <w:sz w:val="22"/>
                <w:szCs w:val="22"/>
              </w:rPr>
              <w:t>Tổng số hóa đơn có thể lập với mẫu hóa đơn + dải truyển vào</w:t>
            </w:r>
          </w:p>
        </w:tc>
      </w:tr>
    </w:tbl>
    <w:p w14:paraId="15BE0DB7" w14:textId="77777777" w:rsidR="00501898" w:rsidRPr="0076075D" w:rsidRDefault="00501898">
      <w:pPr>
        <w:ind w:left="2160"/>
        <w:rPr>
          <w:sz w:val="22"/>
          <w:szCs w:val="22"/>
        </w:rPr>
      </w:pPr>
    </w:p>
    <w:p w14:paraId="3720EA31" w14:textId="77777777" w:rsidR="00501898" w:rsidRPr="0076075D" w:rsidRDefault="00136181">
      <w:pPr>
        <w:pStyle w:val="StyleHeading2l2H2h21TimesNewRoman14pt"/>
        <w:rPr>
          <w:sz w:val="22"/>
          <w:szCs w:val="22"/>
        </w:rPr>
      </w:pPr>
      <w:bookmarkStart w:id="47" w:name="_Toc115266192"/>
      <w:bookmarkStart w:id="48" w:name="_Toc115266195"/>
      <w:r w:rsidRPr="0076075D">
        <w:rPr>
          <w:sz w:val="22"/>
          <w:szCs w:val="22"/>
        </w:rPr>
        <w:t>Lập hóa đơn theo lô</w:t>
      </w:r>
      <w:bookmarkEnd w:id="47"/>
    </w:p>
    <w:p w14:paraId="04C522EF" w14:textId="77777777" w:rsidR="00501898" w:rsidRPr="0076075D" w:rsidRDefault="00136181">
      <w:pPr>
        <w:jc w:val="both"/>
        <w:rPr>
          <w:b/>
          <w:sz w:val="22"/>
          <w:szCs w:val="22"/>
        </w:rPr>
      </w:pPr>
      <w:r w:rsidRPr="0076075D">
        <w:rPr>
          <w:b/>
          <w:sz w:val="22"/>
          <w:szCs w:val="22"/>
        </w:rPr>
        <w:t>*Quy tắc kiểm tra ngày lập hóa đơn:</w:t>
      </w:r>
    </w:p>
    <w:p w14:paraId="19D9E918" w14:textId="77777777" w:rsidR="00501898" w:rsidRPr="0076075D" w:rsidRDefault="00136181">
      <w:pPr>
        <w:rPr>
          <w:spacing w:val="2"/>
          <w:sz w:val="22"/>
          <w:szCs w:val="22"/>
          <w:shd w:val="clear" w:color="auto" w:fill="FFFFFF"/>
        </w:rPr>
      </w:pPr>
      <w:r w:rsidRPr="0076075D">
        <w:rPr>
          <w:spacing w:val="2"/>
          <w:sz w:val="22"/>
          <w:szCs w:val="22"/>
          <w:shd w:val="clear" w:color="auto" w:fill="FFFFFF"/>
        </w:rPr>
        <w:t xml:space="preserve">Hệ thống Hóa đơn điện tử SInvoice V2, phần Cấu hình chung liên quan ngày lập hóa đơn có 2 checkbox: </w:t>
      </w:r>
      <w:r w:rsidRPr="0076075D">
        <w:rPr>
          <w:color w:val="181D34"/>
          <w:spacing w:val="2"/>
          <w:sz w:val="22"/>
          <w:szCs w:val="22"/>
          <w:shd w:val="clear" w:color="auto" w:fill="FFFFFF"/>
        </w:rPr>
        <w:t>Cho phép ngày lập hóa đơn khác ngày hiện tại</w:t>
      </w:r>
      <w:r w:rsidRPr="0076075D">
        <w:rPr>
          <w:spacing w:val="2"/>
          <w:sz w:val="22"/>
          <w:szCs w:val="22"/>
          <w:shd w:val="clear" w:color="auto" w:fill="FFFFFF"/>
        </w:rPr>
        <w:t>, Tự động đặt giá trị cho ngày lập hóa đơn bằng ngày lập gần nhất.</w:t>
      </w:r>
    </w:p>
    <w:p w14:paraId="57CFEF05" w14:textId="77777777" w:rsidR="00501898" w:rsidRPr="0076075D" w:rsidRDefault="00136181">
      <w:pPr>
        <w:rPr>
          <w:spacing w:val="2"/>
          <w:sz w:val="22"/>
          <w:szCs w:val="22"/>
          <w:shd w:val="clear" w:color="auto" w:fill="FFFFFF"/>
        </w:rPr>
      </w:pPr>
      <w:r w:rsidRPr="0076075D">
        <w:rPr>
          <w:spacing w:val="2"/>
          <w:sz w:val="22"/>
          <w:szCs w:val="22"/>
          <w:shd w:val="clear" w:color="auto" w:fill="FFFFFF"/>
        </w:rPr>
        <w:t>Khi phát hành hóa đơn qua API, ngày lập hóa đơn sẽ bị ảnh hưởng khi người dùng tích chọn các checkbox này, xảy ra 4 trường hợp như mô tả sau:</w:t>
      </w:r>
    </w:p>
    <w:p w14:paraId="5F118096" w14:textId="77777777" w:rsidR="00501898" w:rsidRPr="0076075D" w:rsidRDefault="00136181">
      <w:pPr>
        <w:rPr>
          <w:b/>
          <w:snapToGrid/>
          <w:sz w:val="22"/>
          <w:szCs w:val="22"/>
        </w:rPr>
      </w:pPr>
      <w:r w:rsidRPr="0076075D">
        <w:rPr>
          <w:b/>
          <w:sz w:val="22"/>
          <w:szCs w:val="22"/>
        </w:rPr>
        <w:t>TH1: Không tick cả 2</w:t>
      </w:r>
    </w:p>
    <w:p w14:paraId="3D7ED84E" w14:textId="77777777" w:rsidR="00501898" w:rsidRPr="0076075D" w:rsidRDefault="00136181">
      <w:pPr>
        <w:rPr>
          <w:sz w:val="22"/>
          <w:szCs w:val="22"/>
        </w:rPr>
      </w:pPr>
      <w:r w:rsidRPr="0076075D">
        <w:rPr>
          <w:sz w:val="22"/>
          <w:szCs w:val="22"/>
        </w:rPr>
        <w:t>- Ngày lập (invoiceIssuedDate) null: lấy ngày giờ hiện tại (sysdate)</w:t>
      </w:r>
    </w:p>
    <w:p w14:paraId="463CEBB2" w14:textId="77777777" w:rsidR="00501898" w:rsidRPr="0076075D" w:rsidRDefault="00136181">
      <w:pPr>
        <w:rPr>
          <w:sz w:val="22"/>
          <w:szCs w:val="22"/>
        </w:rPr>
      </w:pPr>
      <w:r w:rsidRPr="0076075D">
        <w:rPr>
          <w:sz w:val="22"/>
          <w:szCs w:val="22"/>
        </w:rPr>
        <w:t>- Ngày lập &lt; ngày lập của hóa đơn gần nhất: ngày lập không hợp lệ</w:t>
      </w:r>
    </w:p>
    <w:p w14:paraId="2A2AF0D2" w14:textId="77777777" w:rsidR="00501898" w:rsidRPr="0076075D" w:rsidRDefault="00136181">
      <w:pPr>
        <w:rPr>
          <w:sz w:val="22"/>
          <w:szCs w:val="22"/>
        </w:rPr>
      </w:pPr>
      <w:r w:rsidRPr="0076075D">
        <w:rPr>
          <w:sz w:val="22"/>
          <w:szCs w:val="22"/>
        </w:rPr>
        <w:t>- Ngày lập &gt;= ngày lập của hóa đơn gần nhất và &lt;= ngày hiện tại: ngày lập không hợp lệ</w:t>
      </w:r>
    </w:p>
    <w:p w14:paraId="4C656402" w14:textId="77777777" w:rsidR="00501898" w:rsidRPr="0076075D" w:rsidRDefault="00136181">
      <w:pPr>
        <w:rPr>
          <w:sz w:val="22"/>
          <w:szCs w:val="22"/>
        </w:rPr>
      </w:pPr>
      <w:r w:rsidRPr="0076075D">
        <w:rPr>
          <w:sz w:val="22"/>
          <w:szCs w:val="22"/>
        </w:rPr>
        <w:t>- Ngày lập &gt; ngày hiện tại: lấy ngày truyền vào (không kiểm tra giờ)</w:t>
      </w:r>
    </w:p>
    <w:p w14:paraId="68BA71A6" w14:textId="77777777" w:rsidR="00501898" w:rsidRPr="0076075D" w:rsidRDefault="00136181">
      <w:pPr>
        <w:rPr>
          <w:b/>
          <w:sz w:val="22"/>
          <w:szCs w:val="22"/>
        </w:rPr>
      </w:pPr>
      <w:r w:rsidRPr="0076075D">
        <w:rPr>
          <w:b/>
          <w:sz w:val="22"/>
          <w:szCs w:val="22"/>
        </w:rPr>
        <w:t>TH2: Tick “</w:t>
      </w:r>
      <w:r w:rsidRPr="0076075D">
        <w:rPr>
          <w:b/>
          <w:spacing w:val="2"/>
          <w:sz w:val="22"/>
          <w:szCs w:val="22"/>
          <w:shd w:val="clear" w:color="auto" w:fill="FFFFFF"/>
        </w:rPr>
        <w:t>Cấu hình ngày ký là thời điểm hiện tại”</w:t>
      </w:r>
    </w:p>
    <w:p w14:paraId="53A6CDBD" w14:textId="77777777" w:rsidR="00501898" w:rsidRPr="0076075D" w:rsidRDefault="00136181">
      <w:pPr>
        <w:rPr>
          <w:sz w:val="22"/>
          <w:szCs w:val="22"/>
        </w:rPr>
      </w:pPr>
      <w:r w:rsidRPr="0076075D">
        <w:rPr>
          <w:sz w:val="22"/>
          <w:szCs w:val="22"/>
        </w:rPr>
        <w:t>- Ngày lập (invoiceIssuedDate) null: lấy ngày giờ hiện tại (sysdate)</w:t>
      </w:r>
    </w:p>
    <w:p w14:paraId="412F9CBC" w14:textId="77777777" w:rsidR="00501898" w:rsidRPr="0076075D" w:rsidRDefault="00136181">
      <w:pPr>
        <w:rPr>
          <w:sz w:val="22"/>
          <w:szCs w:val="22"/>
        </w:rPr>
      </w:pPr>
      <w:r w:rsidRPr="0076075D">
        <w:rPr>
          <w:sz w:val="22"/>
          <w:szCs w:val="22"/>
        </w:rPr>
        <w:t xml:space="preserve">- Ngày lập &lt; ngày lập của hóa đơn gần nhất: lấy ngày của hóa đơn đã lập gần nhất </w:t>
      </w:r>
    </w:p>
    <w:p w14:paraId="5A9CA04D" w14:textId="77777777" w:rsidR="00501898" w:rsidRPr="0076075D" w:rsidRDefault="00136181">
      <w:pPr>
        <w:rPr>
          <w:sz w:val="22"/>
          <w:szCs w:val="22"/>
        </w:rPr>
      </w:pPr>
      <w:r w:rsidRPr="0076075D">
        <w:rPr>
          <w:sz w:val="22"/>
          <w:szCs w:val="22"/>
        </w:rPr>
        <w:t xml:space="preserve">- Ngày lập &gt;= ngày lập của hóa đơn gần nhất và &lt;= ngày hiện tại: lấy ngày truyền vào </w:t>
      </w:r>
    </w:p>
    <w:p w14:paraId="45BE992B" w14:textId="77777777" w:rsidR="00501898" w:rsidRPr="0076075D" w:rsidRDefault="00136181">
      <w:pPr>
        <w:rPr>
          <w:sz w:val="22"/>
          <w:szCs w:val="22"/>
        </w:rPr>
      </w:pPr>
      <w:r w:rsidRPr="0076075D">
        <w:rPr>
          <w:sz w:val="22"/>
          <w:szCs w:val="22"/>
        </w:rPr>
        <w:t>- Ngày lập &gt; ngày hiện tại: ngày lập không hợp lệ</w:t>
      </w:r>
    </w:p>
    <w:p w14:paraId="3C06CF61" w14:textId="77777777" w:rsidR="00501898" w:rsidRPr="0076075D" w:rsidRDefault="00136181">
      <w:pPr>
        <w:jc w:val="both"/>
        <w:rPr>
          <w:b/>
          <w:spacing w:val="2"/>
          <w:sz w:val="22"/>
          <w:szCs w:val="22"/>
          <w:shd w:val="clear" w:color="auto" w:fill="FFFFFF"/>
        </w:rPr>
      </w:pPr>
      <w:r w:rsidRPr="0076075D">
        <w:rPr>
          <w:b/>
          <w:sz w:val="22"/>
          <w:szCs w:val="22"/>
        </w:rPr>
        <w:t>TH3: Tick “</w:t>
      </w:r>
      <w:r w:rsidRPr="0076075D">
        <w:rPr>
          <w:b/>
          <w:spacing w:val="2"/>
          <w:sz w:val="22"/>
          <w:szCs w:val="22"/>
          <w:shd w:val="clear" w:color="auto" w:fill="FFFFFF"/>
        </w:rPr>
        <w:t>Tự động đặt giá trị cho ngày lập hóa đơn bằng ngày lập gần nhất”</w:t>
      </w:r>
    </w:p>
    <w:p w14:paraId="6C4E7E06" w14:textId="77777777" w:rsidR="00501898" w:rsidRPr="0076075D" w:rsidRDefault="00136181">
      <w:pPr>
        <w:rPr>
          <w:sz w:val="22"/>
          <w:szCs w:val="22"/>
        </w:rPr>
      </w:pPr>
      <w:r w:rsidRPr="0076075D">
        <w:rPr>
          <w:sz w:val="22"/>
          <w:szCs w:val="22"/>
        </w:rPr>
        <w:t>- Ngày lập (invoiceIssuedDate) null: lấy ngày giờ hiện tại (sysdate)</w:t>
      </w:r>
    </w:p>
    <w:p w14:paraId="1A459874" w14:textId="77777777" w:rsidR="00501898" w:rsidRPr="0076075D" w:rsidRDefault="00136181">
      <w:pPr>
        <w:rPr>
          <w:sz w:val="22"/>
          <w:szCs w:val="22"/>
        </w:rPr>
      </w:pPr>
      <w:r w:rsidRPr="0076075D">
        <w:rPr>
          <w:sz w:val="22"/>
          <w:szCs w:val="22"/>
        </w:rPr>
        <w:t>- Ngày lập &lt; ngày lập của hóa đơn gần nhất: ngày lập không hợp lệ</w:t>
      </w:r>
    </w:p>
    <w:p w14:paraId="7AF65FBF" w14:textId="77777777" w:rsidR="00501898" w:rsidRPr="0076075D" w:rsidRDefault="00136181">
      <w:pPr>
        <w:rPr>
          <w:sz w:val="22"/>
          <w:szCs w:val="22"/>
        </w:rPr>
      </w:pPr>
      <w:r w:rsidRPr="0076075D">
        <w:rPr>
          <w:sz w:val="22"/>
          <w:szCs w:val="22"/>
        </w:rPr>
        <w:t xml:space="preserve">- Ngày lập &gt;= ngày lập của hóa đơn gần nhất và &lt;= ngày hiện tại: lấy ngày truyền vào </w:t>
      </w:r>
    </w:p>
    <w:p w14:paraId="58C418C6" w14:textId="77777777" w:rsidR="00501898" w:rsidRPr="0076075D" w:rsidRDefault="00136181">
      <w:pPr>
        <w:rPr>
          <w:sz w:val="22"/>
          <w:szCs w:val="22"/>
        </w:rPr>
      </w:pPr>
      <w:r w:rsidRPr="0076075D">
        <w:rPr>
          <w:sz w:val="22"/>
          <w:szCs w:val="22"/>
        </w:rPr>
        <w:t>- Ngày lập &gt; ngày hiện tại: ngày lập không hợp lệ</w:t>
      </w:r>
    </w:p>
    <w:p w14:paraId="75F73D77" w14:textId="77777777" w:rsidR="00501898" w:rsidRPr="0076075D" w:rsidRDefault="00136181">
      <w:pPr>
        <w:rPr>
          <w:b/>
          <w:sz w:val="22"/>
          <w:szCs w:val="22"/>
        </w:rPr>
      </w:pPr>
      <w:r w:rsidRPr="0076075D">
        <w:rPr>
          <w:b/>
          <w:sz w:val="22"/>
          <w:szCs w:val="22"/>
        </w:rPr>
        <w:lastRenderedPageBreak/>
        <w:t xml:space="preserve">TH4: Tích cả 2 </w:t>
      </w:r>
    </w:p>
    <w:p w14:paraId="28FE00C2" w14:textId="77777777" w:rsidR="00501898" w:rsidRPr="0076075D" w:rsidRDefault="00136181">
      <w:pPr>
        <w:rPr>
          <w:sz w:val="22"/>
          <w:szCs w:val="22"/>
        </w:rPr>
      </w:pPr>
      <w:r w:rsidRPr="0076075D">
        <w:rPr>
          <w:sz w:val="22"/>
          <w:szCs w:val="22"/>
        </w:rPr>
        <w:t>- Ngày lập (invoiceIssuedDate) null: lấy ngày giờ hiện tại (sysdate)</w:t>
      </w:r>
    </w:p>
    <w:p w14:paraId="336FD623" w14:textId="77777777" w:rsidR="00501898" w:rsidRPr="0076075D" w:rsidRDefault="00136181">
      <w:pPr>
        <w:rPr>
          <w:sz w:val="22"/>
          <w:szCs w:val="22"/>
        </w:rPr>
      </w:pPr>
      <w:r w:rsidRPr="0076075D">
        <w:rPr>
          <w:sz w:val="22"/>
          <w:szCs w:val="22"/>
        </w:rPr>
        <w:t xml:space="preserve">- Ngày lập &lt; ngày lập của hóa đơn gần nhất: lấy ngày của hóa đơn đã lập gần nhất </w:t>
      </w:r>
    </w:p>
    <w:p w14:paraId="6476D760" w14:textId="77777777" w:rsidR="00501898" w:rsidRPr="0076075D" w:rsidRDefault="00136181">
      <w:pPr>
        <w:rPr>
          <w:sz w:val="22"/>
          <w:szCs w:val="22"/>
        </w:rPr>
      </w:pPr>
      <w:r w:rsidRPr="0076075D">
        <w:rPr>
          <w:sz w:val="22"/>
          <w:szCs w:val="22"/>
        </w:rPr>
        <w:t xml:space="preserve">- Ngày lập &gt;= ngày lập của hóa đơn gần nhất và &lt;= ngày hiện tại:  lấy ngày truyền vào </w:t>
      </w:r>
    </w:p>
    <w:p w14:paraId="3E3175D6" w14:textId="77777777" w:rsidR="00501898" w:rsidRPr="0076075D" w:rsidRDefault="00136181">
      <w:pPr>
        <w:jc w:val="both"/>
        <w:rPr>
          <w:sz w:val="22"/>
          <w:szCs w:val="22"/>
        </w:rPr>
      </w:pPr>
      <w:r w:rsidRPr="0076075D">
        <w:rPr>
          <w:sz w:val="22"/>
          <w:szCs w:val="22"/>
        </w:rPr>
        <w:t xml:space="preserve">- Ngày lập &gt; ngày hiện tại: ngày lập không hợp lệ </w:t>
      </w:r>
    </w:p>
    <w:p w14:paraId="0A82652B" w14:textId="77777777" w:rsidR="00501898" w:rsidRPr="0076075D" w:rsidRDefault="00136181">
      <w:pPr>
        <w:ind w:left="0"/>
        <w:jc w:val="both"/>
        <w:rPr>
          <w:sz w:val="22"/>
          <w:szCs w:val="22"/>
          <w:lang w:val="vi-VN"/>
        </w:rPr>
      </w:pPr>
      <w:r w:rsidRPr="0076075D">
        <w:rPr>
          <w:sz w:val="22"/>
          <w:szCs w:val="22"/>
        </w:rPr>
        <w:t>- Trường hợp khách hàng muốn lập hóa đơn theo lô sẽ sử dụng hàm sau. Lưu ý chỉ sử dụng cho loại chứng thư số</w:t>
      </w:r>
      <w:r w:rsidRPr="0076075D">
        <w:rPr>
          <w:sz w:val="22"/>
          <w:szCs w:val="22"/>
          <w:lang w:val="vi-VN"/>
        </w:rPr>
        <w:t xml:space="preserve"> server</w:t>
      </w:r>
      <w:r w:rsidRPr="0076075D">
        <w:rPr>
          <w:sz w:val="22"/>
          <w:szCs w:val="22"/>
        </w:rPr>
        <w:t xml:space="preserve"> </w:t>
      </w:r>
      <w:r w:rsidRPr="0076075D">
        <w:rPr>
          <w:sz w:val="22"/>
          <w:szCs w:val="22"/>
          <w:lang w:val="vi-VN"/>
        </w:rPr>
        <w:t>(</w:t>
      </w:r>
      <w:r w:rsidRPr="0076075D">
        <w:rPr>
          <w:sz w:val="22"/>
          <w:szCs w:val="22"/>
        </w:rPr>
        <w:t>HSM</w:t>
      </w:r>
      <w:r w:rsidRPr="0076075D">
        <w:rPr>
          <w:sz w:val="22"/>
          <w:szCs w:val="22"/>
          <w:lang w:val="vi-VN"/>
        </w:rPr>
        <w:t>)</w:t>
      </w:r>
    </w:p>
    <w:p w14:paraId="476FCE9B" w14:textId="77777777" w:rsidR="00501898" w:rsidRPr="0076075D" w:rsidRDefault="00136181">
      <w:pPr>
        <w:jc w:val="both"/>
        <w:rPr>
          <w:b/>
          <w:sz w:val="22"/>
          <w:szCs w:val="22"/>
        </w:rPr>
      </w:pPr>
      <w:r w:rsidRPr="0076075D">
        <w:rPr>
          <w:b/>
          <w:sz w:val="22"/>
          <w:szCs w:val="22"/>
        </w:rPr>
        <w:t xml:space="preserve">Lưu ý: </w:t>
      </w:r>
    </w:p>
    <w:p w14:paraId="2755DBB0" w14:textId="77777777" w:rsidR="00501898" w:rsidRPr="0076075D" w:rsidRDefault="00136181">
      <w:pPr>
        <w:numPr>
          <w:ilvl w:val="0"/>
          <w:numId w:val="17"/>
        </w:numPr>
        <w:jc w:val="both"/>
        <w:rPr>
          <w:sz w:val="22"/>
          <w:szCs w:val="22"/>
        </w:rPr>
      </w:pPr>
      <w:r w:rsidRPr="0076075D">
        <w:rPr>
          <w:sz w:val="22"/>
          <w:szCs w:val="22"/>
        </w:rPr>
        <w:t>Hệ thống đang cho phép tối đa 50 hóa đơn/1 lô do thời gian xử lý đơn lẻ từng hóa đơn lâu, nếu như để lô nhiều quá có thể bị timeout. Trong trường hợp dữ liệu từ hệ thống tích hợp nhiều hơn, có thể tự động chia nhỏ số lượng hóa đơn và gửi sang.</w:t>
      </w:r>
    </w:p>
    <w:p w14:paraId="23D9BE70" w14:textId="77777777" w:rsidR="00501898" w:rsidRPr="0076075D" w:rsidRDefault="00136181">
      <w:pPr>
        <w:numPr>
          <w:ilvl w:val="0"/>
          <w:numId w:val="17"/>
        </w:numPr>
        <w:jc w:val="both"/>
        <w:rPr>
          <w:sz w:val="22"/>
          <w:szCs w:val="22"/>
        </w:rPr>
      </w:pPr>
      <w:r w:rsidRPr="0076075D">
        <w:rPr>
          <w:sz w:val="22"/>
          <w:szCs w:val="22"/>
        </w:rPr>
        <w:t>Chỉ lập các hóa đơn gốc theo lô</w:t>
      </w:r>
    </w:p>
    <w:p w14:paraId="736B9DCF" w14:textId="77777777" w:rsidR="00501898" w:rsidRPr="0076075D" w:rsidRDefault="00136181">
      <w:pPr>
        <w:numPr>
          <w:ilvl w:val="0"/>
          <w:numId w:val="17"/>
        </w:numPr>
        <w:snapToGrid w:val="0"/>
        <w:jc w:val="both"/>
        <w:rPr>
          <w:sz w:val="22"/>
          <w:szCs w:val="22"/>
        </w:rPr>
      </w:pPr>
      <w:r w:rsidRPr="0076075D">
        <w:rPr>
          <w:sz w:val="22"/>
          <w:szCs w:val="22"/>
        </w:rPr>
        <w:t xml:space="preserve">Nếu là lập hóa đơn máy tính tiền thì respond trả về có cả thông tin Mã CQT cấp: "codeOfTax", nếu không phải hóa đơn máy tính tiền thì trả về </w:t>
      </w:r>
      <w:r w:rsidRPr="0076075D">
        <w:rPr>
          <w:sz w:val="22"/>
          <w:szCs w:val="22"/>
          <w:lang w:val="vi-VN"/>
        </w:rPr>
        <w:t>“</w:t>
      </w:r>
      <w:r w:rsidRPr="0076075D">
        <w:rPr>
          <w:sz w:val="22"/>
          <w:szCs w:val="22"/>
        </w:rPr>
        <w:t>codeOfTax</w:t>
      </w:r>
      <w:r w:rsidRPr="0076075D">
        <w:rPr>
          <w:sz w:val="22"/>
          <w:szCs w:val="22"/>
          <w:lang w:val="vi-VN"/>
        </w:rPr>
        <w:t>”</w:t>
      </w:r>
      <w:r w:rsidRPr="0076075D">
        <w:rPr>
          <w:sz w:val="22"/>
          <w:szCs w:val="22"/>
        </w:rPr>
        <w:t xml:space="preserve"> = null</w:t>
      </w:r>
    </w:p>
    <w:p w14:paraId="02920736" w14:textId="77777777" w:rsidR="00501898" w:rsidRPr="0076075D" w:rsidRDefault="00136181">
      <w:pPr>
        <w:numPr>
          <w:ilvl w:val="0"/>
          <w:numId w:val="17"/>
        </w:numPr>
        <w:rPr>
          <w:sz w:val="22"/>
          <w:szCs w:val="22"/>
        </w:rPr>
      </w:pPr>
      <w:r w:rsidRPr="0076075D">
        <w:rPr>
          <w:sz w:val="22"/>
          <w:szCs w:val="22"/>
        </w:rPr>
        <w:t>Nếu cấu hình Không ký hóa đơn có mã khởi tạo từ máy tính tiền và hóa đơn thuộc loại máy tính tiền thì cho phép doanh nghiệp dùng chữ ký USB Token và CloudCA lập hóa đơn theo lô bằng API Server.</w:t>
      </w:r>
    </w:p>
    <w:p w14:paraId="372B6395" w14:textId="77777777" w:rsidR="00501898" w:rsidRPr="0076075D" w:rsidRDefault="00136181">
      <w:pPr>
        <w:numPr>
          <w:ilvl w:val="0"/>
          <w:numId w:val="17"/>
        </w:numPr>
        <w:rPr>
          <w:sz w:val="22"/>
          <w:szCs w:val="22"/>
        </w:rPr>
      </w:pPr>
      <w:r w:rsidRPr="0076075D">
        <w:rPr>
          <w:sz w:val="22"/>
          <w:szCs w:val="22"/>
        </w:rPr>
        <w:t xml:space="preserve">Nếu người dùng truyền giá trị 0 hoặc “0” cho tham số validation trong phần generalInvoiceInfo thì </w:t>
      </w:r>
      <w:r w:rsidRPr="0076075D">
        <w:rPr>
          <w:bCs/>
          <w:sz w:val="22"/>
          <w:szCs w:val="22"/>
          <w:lang w:val="en"/>
        </w:rPr>
        <w:t>các thông tin được truyền trong phần itemInfo, taxBreakdowns, summarizeInfo sẽ được giữ nguyên mà không thực hiện kiểm tra ràng buộc và tính toán lại.</w:t>
      </w:r>
    </w:p>
    <w:p w14:paraId="1698111E"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62D5690A"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color w:val="0070C0"/>
          <w:sz w:val="22"/>
          <w:szCs w:val="22"/>
        </w:rPr>
        <w:t>InvoiceAPI/InvoiceWS/createBatchInvoice/{supplierTaxCode}</w:t>
      </w:r>
    </w:p>
    <w:p w14:paraId="302B86DD" w14:textId="77777777" w:rsidR="00501898" w:rsidRPr="0076075D" w:rsidRDefault="00136181">
      <w:pPr>
        <w:numPr>
          <w:ilvl w:val="0"/>
          <w:numId w:val="17"/>
        </w:numPr>
        <w:jc w:val="both"/>
        <w:rPr>
          <w:sz w:val="22"/>
          <w:szCs w:val="22"/>
        </w:rPr>
      </w:pPr>
      <w:r w:rsidRPr="0076075D">
        <w:rPr>
          <w:sz w:val="22"/>
          <w:szCs w:val="22"/>
        </w:rPr>
        <w:t>Headers:</w:t>
      </w:r>
    </w:p>
    <w:p w14:paraId="10E1AB26"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3C6F82A2" w14:textId="77777777" w:rsidR="00501898" w:rsidRPr="0076075D" w:rsidRDefault="00136181">
      <w:pPr>
        <w:ind w:left="720"/>
        <w:jc w:val="both"/>
        <w:rPr>
          <w:sz w:val="22"/>
          <w:szCs w:val="22"/>
          <w:lang w:val="fr-FR"/>
        </w:rPr>
      </w:pPr>
      <w:r w:rsidRPr="0076075D">
        <w:rPr>
          <w:sz w:val="22"/>
          <w:szCs w:val="22"/>
          <w:lang w:val="fr-FR"/>
        </w:rPr>
        <w:t xml:space="preserve">+ Content-Type : application/json </w:t>
      </w:r>
    </w:p>
    <w:tbl>
      <w:tblPr>
        <w:tblW w:w="935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2450"/>
        <w:gridCol w:w="4921"/>
      </w:tblGrid>
      <w:tr w:rsidR="00501898" w:rsidRPr="0076075D" w14:paraId="30C5C35D" w14:textId="77777777">
        <w:trPr>
          <w:trHeight w:val="431"/>
        </w:trPr>
        <w:tc>
          <w:tcPr>
            <w:tcW w:w="1984" w:type="dxa"/>
            <w:shd w:val="clear" w:color="auto" w:fill="D9D9D9"/>
          </w:tcPr>
          <w:p w14:paraId="1CF352AD"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450" w:type="dxa"/>
            <w:shd w:val="clear" w:color="auto" w:fill="D9D9D9"/>
          </w:tcPr>
          <w:p w14:paraId="3DB777D0"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921" w:type="dxa"/>
            <w:shd w:val="clear" w:color="auto" w:fill="D9D9D9"/>
          </w:tcPr>
          <w:p w14:paraId="427C2C8C"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08DA2D12" w14:textId="77777777">
        <w:tc>
          <w:tcPr>
            <w:tcW w:w="1984" w:type="dxa"/>
          </w:tcPr>
          <w:p w14:paraId="2DE48BB8" w14:textId="77777777" w:rsidR="00501898" w:rsidRPr="0076075D" w:rsidRDefault="00136181">
            <w:pPr>
              <w:spacing w:before="0"/>
              <w:ind w:left="0"/>
              <w:jc w:val="both"/>
              <w:rPr>
                <w:sz w:val="22"/>
                <w:szCs w:val="22"/>
              </w:rPr>
            </w:pPr>
            <w:r w:rsidRPr="0076075D">
              <w:rPr>
                <w:sz w:val="22"/>
                <w:szCs w:val="22"/>
              </w:rPr>
              <w:t>supplierTaxCode</w:t>
            </w:r>
          </w:p>
        </w:tc>
        <w:tc>
          <w:tcPr>
            <w:tcW w:w="2450" w:type="dxa"/>
          </w:tcPr>
          <w:p w14:paraId="33D0EFE1" w14:textId="77777777" w:rsidR="00501898" w:rsidRPr="0076075D" w:rsidRDefault="00136181">
            <w:pPr>
              <w:spacing w:before="0"/>
              <w:ind w:left="0"/>
              <w:jc w:val="both"/>
              <w:rPr>
                <w:sz w:val="22"/>
                <w:szCs w:val="22"/>
              </w:rPr>
            </w:pPr>
            <w:r w:rsidRPr="0076075D">
              <w:rPr>
                <w:sz w:val="22"/>
                <w:szCs w:val="22"/>
              </w:rPr>
              <w:t>Required: true</w:t>
            </w:r>
          </w:p>
          <w:p w14:paraId="718F6300" w14:textId="77777777" w:rsidR="00501898" w:rsidRPr="0076075D" w:rsidRDefault="00136181">
            <w:pPr>
              <w:spacing w:before="0"/>
              <w:ind w:left="0"/>
              <w:jc w:val="both"/>
              <w:rPr>
                <w:sz w:val="22"/>
                <w:szCs w:val="22"/>
              </w:rPr>
            </w:pPr>
            <w:r w:rsidRPr="0076075D">
              <w:rPr>
                <w:sz w:val="22"/>
                <w:szCs w:val="22"/>
              </w:rPr>
              <w:t>DataType: String</w:t>
            </w:r>
          </w:p>
          <w:p w14:paraId="24D5F628" w14:textId="77777777" w:rsidR="00501898" w:rsidRPr="0076075D" w:rsidRDefault="00136181">
            <w:pPr>
              <w:spacing w:before="0"/>
              <w:ind w:left="0"/>
              <w:jc w:val="both"/>
              <w:rPr>
                <w:sz w:val="22"/>
                <w:szCs w:val="22"/>
              </w:rPr>
            </w:pPr>
            <w:r w:rsidRPr="0076075D">
              <w:rPr>
                <w:sz w:val="22"/>
                <w:szCs w:val="22"/>
              </w:rPr>
              <w:t xml:space="preserve">Minlength: </w:t>
            </w:r>
          </w:p>
          <w:p w14:paraId="3F511973" w14:textId="77777777" w:rsidR="00501898" w:rsidRPr="0076075D" w:rsidRDefault="00136181">
            <w:pPr>
              <w:spacing w:before="0"/>
              <w:ind w:left="0"/>
              <w:jc w:val="both"/>
              <w:rPr>
                <w:sz w:val="22"/>
                <w:szCs w:val="22"/>
              </w:rPr>
            </w:pPr>
            <w:r w:rsidRPr="0076075D">
              <w:rPr>
                <w:sz w:val="22"/>
                <w:szCs w:val="22"/>
              </w:rPr>
              <w:t>Maxlength: 20</w:t>
            </w:r>
          </w:p>
          <w:p w14:paraId="254A1E1B" w14:textId="77777777" w:rsidR="00501898" w:rsidRPr="0076075D" w:rsidRDefault="00136181">
            <w:pPr>
              <w:spacing w:before="0"/>
              <w:ind w:left="0"/>
              <w:jc w:val="both"/>
              <w:rPr>
                <w:sz w:val="22"/>
                <w:szCs w:val="22"/>
              </w:rPr>
            </w:pPr>
            <w:r w:rsidRPr="0076075D">
              <w:rPr>
                <w:sz w:val="22"/>
                <w:szCs w:val="22"/>
              </w:rPr>
              <w:t>Format: [0-9-]+</w:t>
            </w:r>
          </w:p>
        </w:tc>
        <w:tc>
          <w:tcPr>
            <w:tcW w:w="4921" w:type="dxa"/>
          </w:tcPr>
          <w:p w14:paraId="2771B6AB"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50799530" w14:textId="77777777" w:rsidR="00501898" w:rsidRPr="0076075D" w:rsidRDefault="00136181">
            <w:pPr>
              <w:spacing w:before="0"/>
              <w:ind w:left="0"/>
              <w:jc w:val="both"/>
              <w:rPr>
                <w:sz w:val="22"/>
                <w:szCs w:val="22"/>
              </w:rPr>
            </w:pPr>
            <w:r w:rsidRPr="0076075D">
              <w:rPr>
                <w:sz w:val="22"/>
                <w:szCs w:val="22"/>
              </w:rPr>
              <w:t xml:space="preserve">Mẫu 1: 0312770607 </w:t>
            </w:r>
          </w:p>
          <w:p w14:paraId="635D2ED2" w14:textId="77777777" w:rsidR="00501898" w:rsidRPr="0076075D" w:rsidRDefault="00136181">
            <w:pPr>
              <w:spacing w:before="0"/>
              <w:ind w:left="0"/>
              <w:jc w:val="both"/>
              <w:rPr>
                <w:sz w:val="22"/>
                <w:szCs w:val="22"/>
              </w:rPr>
            </w:pPr>
            <w:r w:rsidRPr="0076075D">
              <w:rPr>
                <w:sz w:val="22"/>
                <w:szCs w:val="22"/>
              </w:rPr>
              <w:t>Mẫu 2: 0312770607-001</w:t>
            </w:r>
          </w:p>
        </w:tc>
      </w:tr>
    </w:tbl>
    <w:p w14:paraId="34FFCBE7" w14:textId="77777777" w:rsidR="00501898" w:rsidRPr="0076075D" w:rsidRDefault="00501898">
      <w:pPr>
        <w:snapToGrid w:val="0"/>
        <w:ind w:left="0"/>
        <w:jc w:val="both"/>
        <w:rPr>
          <w:sz w:val="22"/>
          <w:szCs w:val="22"/>
        </w:rPr>
      </w:pPr>
    </w:p>
    <w:p w14:paraId="543E37E1" w14:textId="77777777" w:rsidR="00501898" w:rsidRPr="0076075D" w:rsidRDefault="00136181">
      <w:pPr>
        <w:numPr>
          <w:ilvl w:val="0"/>
          <w:numId w:val="17"/>
        </w:numPr>
        <w:snapToGrid w:val="0"/>
        <w:jc w:val="both"/>
        <w:rPr>
          <w:sz w:val="22"/>
          <w:szCs w:val="22"/>
        </w:rPr>
      </w:pPr>
      <w:r w:rsidRPr="0076075D">
        <w:rPr>
          <w:sz w:val="22"/>
          <w:szCs w:val="22"/>
        </w:rPr>
        <w:t>Data: Dữ liệu mẫu lập hóa đơn theo lô</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6"/>
        <w:gridCol w:w="3179"/>
      </w:tblGrid>
      <w:tr w:rsidR="00501898" w:rsidRPr="0076075D" w14:paraId="018A906F" w14:textId="77777777">
        <w:tc>
          <w:tcPr>
            <w:tcW w:w="3136" w:type="dxa"/>
          </w:tcPr>
          <w:p w14:paraId="71F2A035" w14:textId="77777777" w:rsidR="00501898" w:rsidRPr="0076075D" w:rsidRDefault="00501898">
            <w:pPr>
              <w:snapToGrid w:val="0"/>
              <w:ind w:left="0"/>
              <w:jc w:val="both"/>
              <w:rPr>
                <w:sz w:val="22"/>
                <w:szCs w:val="22"/>
              </w:rPr>
            </w:pPr>
          </w:p>
        </w:tc>
        <w:tc>
          <w:tcPr>
            <w:tcW w:w="3179" w:type="dxa"/>
          </w:tcPr>
          <w:p w14:paraId="03F8F98F" w14:textId="77777777" w:rsidR="00501898" w:rsidRPr="0076075D" w:rsidRDefault="00136181">
            <w:pPr>
              <w:snapToGrid w:val="0"/>
              <w:ind w:left="0"/>
              <w:jc w:val="both"/>
              <w:rPr>
                <w:sz w:val="22"/>
                <w:szCs w:val="22"/>
              </w:rPr>
            </w:pPr>
            <w:r w:rsidRPr="0076075D">
              <w:rPr>
                <w:sz w:val="22"/>
                <w:szCs w:val="22"/>
              </w:rPr>
              <w:t>JSON</w:t>
            </w:r>
          </w:p>
        </w:tc>
      </w:tr>
      <w:tr w:rsidR="00501898" w:rsidRPr="0076075D" w14:paraId="33654EF9" w14:textId="77777777">
        <w:tc>
          <w:tcPr>
            <w:tcW w:w="3136" w:type="dxa"/>
          </w:tcPr>
          <w:p w14:paraId="3BD3AF9E" w14:textId="77777777" w:rsidR="00501898" w:rsidRPr="0076075D" w:rsidRDefault="00136181">
            <w:pPr>
              <w:snapToGrid w:val="0"/>
              <w:ind w:left="0"/>
              <w:jc w:val="both"/>
              <w:rPr>
                <w:sz w:val="22"/>
                <w:szCs w:val="22"/>
              </w:rPr>
            </w:pPr>
            <w:r w:rsidRPr="0076075D">
              <w:rPr>
                <w:sz w:val="22"/>
                <w:szCs w:val="22"/>
              </w:rPr>
              <w:t>Lập hóa đơn theo lô</w:t>
            </w:r>
          </w:p>
        </w:tc>
        <w:tc>
          <w:tcPr>
            <w:tcW w:w="3179" w:type="dxa"/>
          </w:tcPr>
          <w:p w14:paraId="43050A34" w14:textId="77777777" w:rsidR="00501898" w:rsidRPr="0076075D" w:rsidRDefault="00136181">
            <w:pPr>
              <w:snapToGrid w:val="0"/>
              <w:ind w:left="0"/>
              <w:jc w:val="both"/>
              <w:rPr>
                <w:sz w:val="22"/>
                <w:szCs w:val="22"/>
              </w:rPr>
            </w:pPr>
            <w:r w:rsidRPr="0076075D">
              <w:rPr>
                <w:sz w:val="22"/>
                <w:szCs w:val="22"/>
              </w:rPr>
              <w:object w:dxaOrig="1103" w:dyaOrig="793" w14:anchorId="7CEB2E7B">
                <v:shape id="_x0000_i1042" type="#_x0000_t75" style="width:55.5pt;height:39.75pt" o:ole="">
                  <v:imagedata r:id="rId73" o:title=""/>
                </v:shape>
                <o:OLEObject Type="Embed" ProgID="Package" ShapeID="_x0000_i1042" DrawAspect="Content" ObjectID="_1841924416" r:id="rId74"/>
              </w:object>
            </w:r>
          </w:p>
        </w:tc>
      </w:tr>
    </w:tbl>
    <w:p w14:paraId="50937761" w14:textId="77777777" w:rsidR="00501898" w:rsidRPr="0076075D" w:rsidRDefault="00136181">
      <w:pPr>
        <w:snapToGrid w:val="0"/>
        <w:ind w:left="360"/>
        <w:jc w:val="both"/>
        <w:rPr>
          <w:sz w:val="22"/>
          <w:szCs w:val="22"/>
        </w:rPr>
      </w:pPr>
      <w:r w:rsidRPr="0076075D">
        <w:rPr>
          <w:sz w:val="22"/>
          <w:szCs w:val="22"/>
        </w:rPr>
        <w:t>Kết quả khi lập hóa đơn theo lô thành công sẽ trả kết quả về theo transactionUuid để xác định được hóa đơn nào thành công, sinh ra số hóa đơn nào.</w:t>
      </w:r>
    </w:p>
    <w:p w14:paraId="4457A4AC" w14:textId="77777777" w:rsidR="00501898" w:rsidRPr="0076075D" w:rsidRDefault="00136181">
      <w:pPr>
        <w:numPr>
          <w:ilvl w:val="0"/>
          <w:numId w:val="21"/>
        </w:numPr>
        <w:jc w:val="both"/>
        <w:rPr>
          <w:sz w:val="22"/>
          <w:szCs w:val="22"/>
        </w:rPr>
      </w:pPr>
      <w:r w:rsidRPr="0076075D">
        <w:rPr>
          <w:b/>
          <w:color w:val="0000FF"/>
          <w:sz w:val="22"/>
          <w:szCs w:val="22"/>
        </w:rPr>
        <w:t>Đầu ra:</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7C1A83E8" w14:textId="77777777">
        <w:trPr>
          <w:jc w:val="center"/>
        </w:trPr>
        <w:tc>
          <w:tcPr>
            <w:tcW w:w="2533" w:type="dxa"/>
            <w:shd w:val="clear" w:color="auto" w:fill="D9D9D9"/>
          </w:tcPr>
          <w:p w14:paraId="71552B8E"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6251" w:type="dxa"/>
            <w:shd w:val="clear" w:color="auto" w:fill="D9D9D9"/>
          </w:tcPr>
          <w:p w14:paraId="6B74D4F4"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59ED5FC1" w14:textId="77777777">
        <w:trPr>
          <w:jc w:val="center"/>
        </w:trPr>
        <w:tc>
          <w:tcPr>
            <w:tcW w:w="2533" w:type="dxa"/>
          </w:tcPr>
          <w:p w14:paraId="20435172" w14:textId="77777777" w:rsidR="00501898" w:rsidRPr="0076075D" w:rsidRDefault="00136181">
            <w:pPr>
              <w:widowControl/>
              <w:shd w:val="clear" w:color="auto" w:fill="FFFFFE"/>
              <w:spacing w:line="270" w:lineRule="atLeast"/>
              <w:ind w:left="-45"/>
              <w:rPr>
                <w:sz w:val="22"/>
                <w:szCs w:val="22"/>
              </w:rPr>
            </w:pPr>
            <w:r w:rsidRPr="0076075D">
              <w:rPr>
                <w:rFonts w:eastAsia="Droid Sans Fallback"/>
                <w:sz w:val="22"/>
                <w:szCs w:val="22"/>
                <w:shd w:val="clear" w:color="auto" w:fill="FFFFFE"/>
                <w:lang w:eastAsia="zh-CN" w:bidi="ar"/>
              </w:rPr>
              <w:t>createInvoiceOutputs</w:t>
            </w:r>
          </w:p>
        </w:tc>
        <w:tc>
          <w:tcPr>
            <w:tcW w:w="6251" w:type="dxa"/>
          </w:tcPr>
          <w:p w14:paraId="5198471F" w14:textId="77777777" w:rsidR="00501898" w:rsidRPr="0076075D" w:rsidRDefault="00136181">
            <w:pPr>
              <w:spacing w:before="0"/>
              <w:ind w:left="0"/>
              <w:jc w:val="both"/>
              <w:rPr>
                <w:sz w:val="22"/>
                <w:szCs w:val="22"/>
                <w:lang w:val="en"/>
              </w:rPr>
            </w:pPr>
            <w:r w:rsidRPr="0076075D">
              <w:rPr>
                <w:sz w:val="22"/>
                <w:szCs w:val="22"/>
                <w:lang w:val="en"/>
              </w:rPr>
              <w:t>Kết quả trả về khi hóa đơn được lập thành công ( trả số hóa đơn )</w:t>
            </w:r>
          </w:p>
        </w:tc>
      </w:tr>
      <w:tr w:rsidR="00501898" w:rsidRPr="0076075D" w14:paraId="7E4888B5" w14:textId="77777777">
        <w:trPr>
          <w:jc w:val="center"/>
        </w:trPr>
        <w:tc>
          <w:tcPr>
            <w:tcW w:w="2533" w:type="dxa"/>
          </w:tcPr>
          <w:p w14:paraId="027F53BF" w14:textId="77777777" w:rsidR="00501898" w:rsidRPr="0076075D" w:rsidRDefault="00136181">
            <w:pPr>
              <w:widowControl/>
              <w:shd w:val="clear" w:color="auto" w:fill="FFFFFE"/>
              <w:spacing w:line="270" w:lineRule="atLeast"/>
              <w:ind w:left="-45"/>
              <w:rPr>
                <w:sz w:val="22"/>
                <w:szCs w:val="22"/>
              </w:rPr>
            </w:pPr>
            <w:r w:rsidRPr="0076075D">
              <w:rPr>
                <w:rFonts w:eastAsia="Droid Sans Fallback"/>
                <w:sz w:val="22"/>
                <w:szCs w:val="22"/>
                <w:shd w:val="clear" w:color="auto" w:fill="FFFFFE"/>
                <w:lang w:eastAsia="zh-CN" w:bidi="ar"/>
              </w:rPr>
              <w:t>lstMapError</w:t>
            </w:r>
          </w:p>
        </w:tc>
        <w:tc>
          <w:tcPr>
            <w:tcW w:w="6251" w:type="dxa"/>
          </w:tcPr>
          <w:p w14:paraId="69BC77B0" w14:textId="77777777" w:rsidR="00501898" w:rsidRPr="0076075D" w:rsidRDefault="00136181">
            <w:pPr>
              <w:spacing w:before="0"/>
              <w:ind w:left="0"/>
              <w:jc w:val="both"/>
              <w:rPr>
                <w:sz w:val="22"/>
                <w:szCs w:val="22"/>
              </w:rPr>
            </w:pPr>
            <w:r w:rsidRPr="0076075D">
              <w:rPr>
                <w:sz w:val="22"/>
                <w:szCs w:val="22"/>
              </w:rPr>
              <w:t>Mô tả lỗi (</w:t>
            </w:r>
            <w:r w:rsidRPr="0076075D">
              <w:rPr>
                <w:sz w:val="22"/>
                <w:szCs w:val="22"/>
                <w:lang w:val="en"/>
              </w:rPr>
              <w:t>các lỗi gặp phải của ds hóa đơn</w:t>
            </w:r>
            <w:r w:rsidRPr="0076075D">
              <w:rPr>
                <w:sz w:val="22"/>
                <w:szCs w:val="22"/>
              </w:rPr>
              <w:t>)</w:t>
            </w:r>
          </w:p>
        </w:tc>
      </w:tr>
      <w:tr w:rsidR="00501898" w:rsidRPr="0076075D" w14:paraId="28972DBB" w14:textId="77777777">
        <w:trPr>
          <w:jc w:val="center"/>
        </w:trPr>
        <w:tc>
          <w:tcPr>
            <w:tcW w:w="2533" w:type="dxa"/>
          </w:tcPr>
          <w:p w14:paraId="3FB17C91" w14:textId="77777777" w:rsidR="00501898" w:rsidRPr="0076075D" w:rsidRDefault="00136181">
            <w:pPr>
              <w:widowControl/>
              <w:shd w:val="clear" w:color="auto" w:fill="FFFFFE"/>
              <w:spacing w:line="270" w:lineRule="atLeast"/>
              <w:ind w:left="-45"/>
              <w:rPr>
                <w:sz w:val="22"/>
                <w:szCs w:val="22"/>
              </w:rPr>
            </w:pPr>
            <w:r w:rsidRPr="0076075D">
              <w:rPr>
                <w:rFonts w:eastAsia="Droid Sans Fallback"/>
                <w:sz w:val="22"/>
                <w:szCs w:val="22"/>
                <w:shd w:val="clear" w:color="auto" w:fill="FFFFFE"/>
                <w:lang w:eastAsia="zh-CN" w:bidi="ar"/>
              </w:rPr>
              <w:t>totalSuccess</w:t>
            </w:r>
          </w:p>
        </w:tc>
        <w:tc>
          <w:tcPr>
            <w:tcW w:w="6251" w:type="dxa"/>
          </w:tcPr>
          <w:p w14:paraId="1704A769" w14:textId="77777777" w:rsidR="00501898" w:rsidRPr="0076075D" w:rsidRDefault="00136181">
            <w:pPr>
              <w:spacing w:before="0"/>
              <w:ind w:left="0"/>
              <w:jc w:val="both"/>
              <w:rPr>
                <w:sz w:val="22"/>
                <w:szCs w:val="22"/>
                <w:lang w:val="en"/>
              </w:rPr>
            </w:pPr>
            <w:r w:rsidRPr="0076075D">
              <w:rPr>
                <w:sz w:val="22"/>
                <w:szCs w:val="22"/>
                <w:lang w:val="en"/>
              </w:rPr>
              <w:t>Tổng số dòng tạo hóa đơn thành công</w:t>
            </w:r>
          </w:p>
        </w:tc>
      </w:tr>
      <w:tr w:rsidR="00501898" w:rsidRPr="0076075D" w14:paraId="5BFDDC69" w14:textId="77777777">
        <w:trPr>
          <w:jc w:val="center"/>
        </w:trPr>
        <w:tc>
          <w:tcPr>
            <w:tcW w:w="2533" w:type="dxa"/>
          </w:tcPr>
          <w:p w14:paraId="4AC21675" w14:textId="77777777" w:rsidR="00501898" w:rsidRPr="0076075D" w:rsidRDefault="00136181">
            <w:pPr>
              <w:widowControl/>
              <w:shd w:val="clear" w:color="auto" w:fill="FFFFFE"/>
              <w:spacing w:line="270" w:lineRule="atLeast"/>
              <w:ind w:left="-45"/>
              <w:rPr>
                <w:rFonts w:eastAsia="Droid Sans Fallback"/>
                <w:sz w:val="22"/>
                <w:szCs w:val="22"/>
              </w:rPr>
            </w:pPr>
            <w:r w:rsidRPr="0076075D">
              <w:rPr>
                <w:rFonts w:eastAsia="Droid Sans Fallback"/>
                <w:sz w:val="22"/>
                <w:szCs w:val="22"/>
                <w:shd w:val="clear" w:color="auto" w:fill="FFFFFE"/>
                <w:lang w:eastAsia="zh-CN" w:bidi="ar"/>
              </w:rPr>
              <w:t>totalFail</w:t>
            </w:r>
          </w:p>
        </w:tc>
        <w:tc>
          <w:tcPr>
            <w:tcW w:w="6251" w:type="dxa"/>
          </w:tcPr>
          <w:p w14:paraId="12E450D6" w14:textId="77777777" w:rsidR="00501898" w:rsidRPr="0076075D" w:rsidRDefault="00136181">
            <w:pPr>
              <w:spacing w:before="0"/>
              <w:ind w:left="0"/>
              <w:jc w:val="both"/>
              <w:rPr>
                <w:sz w:val="22"/>
                <w:szCs w:val="22"/>
                <w:lang w:val="en"/>
              </w:rPr>
            </w:pPr>
            <w:r w:rsidRPr="0076075D">
              <w:rPr>
                <w:sz w:val="22"/>
                <w:szCs w:val="22"/>
              </w:rPr>
              <w:t xml:space="preserve">Tổng số hóa đơn </w:t>
            </w:r>
            <w:r w:rsidRPr="0076075D">
              <w:rPr>
                <w:sz w:val="22"/>
                <w:szCs w:val="22"/>
                <w:lang w:val="en"/>
              </w:rPr>
              <w:t>bị lỗi chưa phát hành thành công</w:t>
            </w:r>
          </w:p>
        </w:tc>
      </w:tr>
    </w:tbl>
    <w:p w14:paraId="34FD8A9A" w14:textId="77777777" w:rsidR="00501898" w:rsidRPr="0076075D" w:rsidRDefault="00501898">
      <w:pPr>
        <w:snapToGrid w:val="0"/>
        <w:ind w:left="360"/>
        <w:jc w:val="both"/>
        <w:rPr>
          <w:sz w:val="22"/>
          <w:szCs w:val="22"/>
        </w:rPr>
      </w:pPr>
    </w:p>
    <w:p w14:paraId="7DBB0358" w14:textId="77777777" w:rsidR="00501898" w:rsidRPr="0076075D" w:rsidRDefault="00136181">
      <w:pPr>
        <w:snapToGrid w:val="0"/>
        <w:ind w:left="360"/>
        <w:jc w:val="both"/>
        <w:rPr>
          <w:sz w:val="22"/>
          <w:szCs w:val="22"/>
          <w:lang w:val="en"/>
        </w:rPr>
      </w:pPr>
      <w:r w:rsidRPr="0076075D">
        <w:rPr>
          <w:sz w:val="22"/>
          <w:szCs w:val="22"/>
          <w:lang w:val="en"/>
        </w:rPr>
        <w:t>Ví dụ về kết quả trả về:</w:t>
      </w:r>
    </w:p>
    <w:p w14:paraId="0A7C392A" w14:textId="77777777" w:rsidR="00501898" w:rsidRPr="0076075D" w:rsidRDefault="00136181">
      <w:pPr>
        <w:snapToGrid w:val="0"/>
        <w:ind w:left="360"/>
        <w:jc w:val="both"/>
        <w:rPr>
          <w:sz w:val="22"/>
          <w:szCs w:val="22"/>
        </w:rPr>
      </w:pPr>
      <w:r w:rsidRPr="0076075D">
        <w:rPr>
          <w:noProof/>
          <w:sz w:val="22"/>
          <w:szCs w:val="22"/>
        </w:rPr>
        <w:drawing>
          <wp:inline distT="0" distB="0" distL="114300" distR="114300" wp14:anchorId="6563221D" wp14:editId="27208F13">
            <wp:extent cx="6298565" cy="2366645"/>
            <wp:effectExtent l="0" t="0" r="6985" b="14605"/>
            <wp:docPr id="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7"/>
                    <pic:cNvPicPr>
                      <a:picLocks noChangeAspect="1"/>
                    </pic:cNvPicPr>
                  </pic:nvPicPr>
                  <pic:blipFill>
                    <a:blip r:embed="rId75"/>
                    <a:stretch>
                      <a:fillRect/>
                    </a:stretch>
                  </pic:blipFill>
                  <pic:spPr>
                    <a:xfrm>
                      <a:off x="0" y="0"/>
                      <a:ext cx="6298565" cy="2366645"/>
                    </a:xfrm>
                    <a:prstGeom prst="rect">
                      <a:avLst/>
                    </a:prstGeom>
                    <a:noFill/>
                    <a:ln>
                      <a:noFill/>
                    </a:ln>
                  </pic:spPr>
                </pic:pic>
              </a:graphicData>
            </a:graphic>
          </wp:inline>
        </w:drawing>
      </w:r>
    </w:p>
    <w:p w14:paraId="5AA9ACD7" w14:textId="77777777" w:rsidR="00501898" w:rsidRPr="0076075D" w:rsidRDefault="00136181">
      <w:pPr>
        <w:snapToGrid w:val="0"/>
        <w:ind w:left="360"/>
        <w:jc w:val="both"/>
        <w:rPr>
          <w:sz w:val="22"/>
          <w:szCs w:val="22"/>
          <w:lang w:val="en"/>
        </w:rPr>
      </w:pPr>
      <w:r w:rsidRPr="0076075D">
        <w:rPr>
          <w:sz w:val="22"/>
          <w:szCs w:val="22"/>
          <w:lang w:val="en"/>
        </w:rPr>
        <w:t xml:space="preserve">Lỗi về sai, thiếu  thông tin </w:t>
      </w:r>
    </w:p>
    <w:p w14:paraId="3A5890DE" w14:textId="77777777" w:rsidR="00501898" w:rsidRPr="0076075D" w:rsidRDefault="00136181">
      <w:pPr>
        <w:snapToGrid w:val="0"/>
        <w:ind w:left="360"/>
        <w:jc w:val="both"/>
        <w:rPr>
          <w:sz w:val="22"/>
          <w:szCs w:val="22"/>
        </w:rPr>
      </w:pPr>
      <w:r w:rsidRPr="0076075D">
        <w:rPr>
          <w:noProof/>
          <w:sz w:val="22"/>
          <w:szCs w:val="22"/>
        </w:rPr>
        <w:lastRenderedPageBreak/>
        <w:drawing>
          <wp:inline distT="0" distB="0" distL="114300" distR="114300" wp14:anchorId="271D8BE5" wp14:editId="338C8850">
            <wp:extent cx="6297930" cy="2136775"/>
            <wp:effectExtent l="0" t="0" r="7620" b="15875"/>
            <wp:docPr id="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8"/>
                    <pic:cNvPicPr>
                      <a:picLocks noChangeAspect="1"/>
                    </pic:cNvPicPr>
                  </pic:nvPicPr>
                  <pic:blipFill>
                    <a:blip r:embed="rId76"/>
                    <a:stretch>
                      <a:fillRect/>
                    </a:stretch>
                  </pic:blipFill>
                  <pic:spPr>
                    <a:xfrm>
                      <a:off x="0" y="0"/>
                      <a:ext cx="6297930" cy="2136775"/>
                    </a:xfrm>
                    <a:prstGeom prst="rect">
                      <a:avLst/>
                    </a:prstGeom>
                    <a:noFill/>
                    <a:ln>
                      <a:noFill/>
                    </a:ln>
                  </pic:spPr>
                </pic:pic>
              </a:graphicData>
            </a:graphic>
          </wp:inline>
        </w:drawing>
      </w:r>
    </w:p>
    <w:p w14:paraId="72BA698A" w14:textId="77777777" w:rsidR="00501898" w:rsidRPr="0076075D" w:rsidRDefault="00501898">
      <w:pPr>
        <w:snapToGrid w:val="0"/>
        <w:ind w:left="360"/>
        <w:jc w:val="both"/>
        <w:rPr>
          <w:sz w:val="22"/>
          <w:szCs w:val="22"/>
          <w:lang w:val="en"/>
        </w:rPr>
      </w:pPr>
    </w:p>
    <w:p w14:paraId="746FCB9D" w14:textId="77777777" w:rsidR="00501898" w:rsidRPr="0076075D" w:rsidRDefault="00501898">
      <w:pPr>
        <w:snapToGrid w:val="0"/>
        <w:ind w:left="360"/>
        <w:jc w:val="both"/>
        <w:rPr>
          <w:sz w:val="22"/>
          <w:szCs w:val="22"/>
          <w:lang w:val="en"/>
        </w:rPr>
      </w:pPr>
    </w:p>
    <w:p w14:paraId="7FE3493B" w14:textId="77777777" w:rsidR="00501898" w:rsidRPr="0076075D" w:rsidRDefault="00501898">
      <w:pPr>
        <w:snapToGrid w:val="0"/>
        <w:ind w:left="360"/>
        <w:jc w:val="both"/>
        <w:rPr>
          <w:sz w:val="22"/>
          <w:szCs w:val="22"/>
          <w:lang w:val="en"/>
        </w:rPr>
      </w:pPr>
    </w:p>
    <w:p w14:paraId="4D7D5EBC" w14:textId="77777777" w:rsidR="00501898" w:rsidRPr="0076075D" w:rsidRDefault="00501898">
      <w:pPr>
        <w:snapToGrid w:val="0"/>
        <w:ind w:left="360"/>
        <w:jc w:val="both"/>
        <w:rPr>
          <w:sz w:val="22"/>
          <w:szCs w:val="22"/>
          <w:lang w:val="en"/>
        </w:rPr>
      </w:pPr>
    </w:p>
    <w:p w14:paraId="5DA82757" w14:textId="77777777" w:rsidR="00501898" w:rsidRPr="0076075D" w:rsidRDefault="00136181">
      <w:pPr>
        <w:snapToGrid w:val="0"/>
        <w:ind w:left="360"/>
        <w:jc w:val="both"/>
        <w:rPr>
          <w:sz w:val="22"/>
          <w:szCs w:val="22"/>
          <w:lang w:val="en"/>
        </w:rPr>
      </w:pPr>
      <w:r w:rsidRPr="0076075D">
        <w:rPr>
          <w:sz w:val="22"/>
          <w:szCs w:val="22"/>
          <w:lang w:val="en"/>
        </w:rPr>
        <w:t>Các lỗi về định dạng json và token sẽ trả về theo định dạng</w:t>
      </w:r>
    </w:p>
    <w:p w14:paraId="16FA14AB" w14:textId="77777777" w:rsidR="00501898" w:rsidRPr="0076075D" w:rsidRDefault="00136181">
      <w:pPr>
        <w:snapToGrid w:val="0"/>
        <w:ind w:left="360"/>
        <w:jc w:val="both"/>
        <w:rPr>
          <w:sz w:val="22"/>
          <w:szCs w:val="22"/>
        </w:rPr>
      </w:pPr>
      <w:r w:rsidRPr="0076075D">
        <w:rPr>
          <w:noProof/>
          <w:sz w:val="22"/>
          <w:szCs w:val="22"/>
        </w:rPr>
        <w:drawing>
          <wp:inline distT="0" distB="0" distL="114300" distR="114300" wp14:anchorId="315640C7" wp14:editId="54FFD25B">
            <wp:extent cx="6298565" cy="1410335"/>
            <wp:effectExtent l="0" t="0" r="6985" b="18415"/>
            <wp:docPr id="2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9"/>
                    <pic:cNvPicPr>
                      <a:picLocks noChangeAspect="1"/>
                    </pic:cNvPicPr>
                  </pic:nvPicPr>
                  <pic:blipFill>
                    <a:blip r:embed="rId77"/>
                    <a:stretch>
                      <a:fillRect/>
                    </a:stretch>
                  </pic:blipFill>
                  <pic:spPr>
                    <a:xfrm>
                      <a:off x="0" y="0"/>
                      <a:ext cx="6298565" cy="1410335"/>
                    </a:xfrm>
                    <a:prstGeom prst="rect">
                      <a:avLst/>
                    </a:prstGeom>
                    <a:noFill/>
                    <a:ln>
                      <a:noFill/>
                    </a:ln>
                  </pic:spPr>
                </pic:pic>
              </a:graphicData>
            </a:graphic>
          </wp:inline>
        </w:drawing>
      </w:r>
    </w:p>
    <w:p w14:paraId="12F7925B" w14:textId="77777777" w:rsidR="00501898" w:rsidRPr="0076075D" w:rsidRDefault="00136181">
      <w:pPr>
        <w:pStyle w:val="StyleHeading2l2H2h21TimesNewRoman14pt"/>
        <w:rPr>
          <w:sz w:val="22"/>
          <w:szCs w:val="22"/>
        </w:rPr>
      </w:pPr>
      <w:r w:rsidRPr="0076075D">
        <w:rPr>
          <w:sz w:val="22"/>
          <w:szCs w:val="22"/>
        </w:rPr>
        <w:t>Cung cấp danh sách hóa đơn theo khoảng thời gian</w:t>
      </w:r>
      <w:bookmarkEnd w:id="48"/>
    </w:p>
    <w:p w14:paraId="3EB6634F" w14:textId="77777777" w:rsidR="00501898" w:rsidRPr="0076075D" w:rsidRDefault="00136181">
      <w:pPr>
        <w:pStyle w:val="NormalIndent"/>
        <w:rPr>
          <w:sz w:val="22"/>
          <w:szCs w:val="22"/>
        </w:rPr>
      </w:pPr>
      <w:r w:rsidRPr="0076075D">
        <w:rPr>
          <w:sz w:val="22"/>
          <w:szCs w:val="22"/>
        </w:rPr>
        <w:t>Trả về chi tiết thông tin các hóa đơn để có thể đối soát xem sai đúng của hóa đơn trong một khoảng thời gian.</w:t>
      </w:r>
    </w:p>
    <w:p w14:paraId="760C94A7" w14:textId="77777777" w:rsidR="00501898" w:rsidRPr="0076075D" w:rsidRDefault="00501898">
      <w:pPr>
        <w:pStyle w:val="NormalIndent"/>
        <w:rPr>
          <w:sz w:val="22"/>
          <w:szCs w:val="22"/>
        </w:rPr>
      </w:pPr>
    </w:p>
    <w:p w14:paraId="5BAFCB65" w14:textId="77777777" w:rsidR="00501898" w:rsidRPr="0076075D" w:rsidRDefault="00136181">
      <w:pPr>
        <w:pStyle w:val="ListParagraph"/>
        <w:widowControl w:val="0"/>
        <w:numPr>
          <w:ilvl w:val="0"/>
          <w:numId w:val="25"/>
        </w:numPr>
        <w:spacing w:before="120" w:line="360" w:lineRule="auto"/>
        <w:contextualSpacing/>
        <w:jc w:val="both"/>
        <w:rPr>
          <w:rFonts w:ascii="Times New Roman" w:hAnsi="Times New Roman"/>
          <w:b/>
          <w:color w:val="0000FF"/>
        </w:rPr>
      </w:pPr>
      <w:r w:rsidRPr="0076075D">
        <w:rPr>
          <w:rFonts w:ascii="Times New Roman" w:hAnsi="Times New Roman"/>
          <w:b/>
          <w:color w:val="0000FF"/>
        </w:rPr>
        <w:t>Đầu vào:</w:t>
      </w:r>
    </w:p>
    <w:p w14:paraId="021ABDEF"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hyperlink r:id="rId78" w:history="1">
        <w:r w:rsidRPr="0076075D">
          <w:rPr>
            <w:rStyle w:val="Hyperlink"/>
            <w:sz w:val="22"/>
            <w:szCs w:val="22"/>
          </w:rPr>
          <w:t>/InvoiceAPI/</w:t>
        </w:r>
      </w:hyperlink>
      <w:r w:rsidRPr="0076075D">
        <w:rPr>
          <w:rStyle w:val="Hyperlink"/>
          <w:sz w:val="22"/>
          <w:szCs w:val="22"/>
        </w:rPr>
        <w:t>InvoiceUtilsWS/getListInvoiceDataControl</w:t>
      </w:r>
    </w:p>
    <w:p w14:paraId="56F51DF0" w14:textId="77777777" w:rsidR="00501898" w:rsidRPr="0076075D" w:rsidRDefault="00136181">
      <w:pPr>
        <w:numPr>
          <w:ilvl w:val="0"/>
          <w:numId w:val="17"/>
        </w:numPr>
        <w:jc w:val="both"/>
        <w:rPr>
          <w:sz w:val="22"/>
          <w:szCs w:val="22"/>
        </w:rPr>
      </w:pPr>
      <w:r w:rsidRPr="0076075D">
        <w:rPr>
          <w:sz w:val="22"/>
          <w:szCs w:val="22"/>
        </w:rPr>
        <w:t>Headers:</w:t>
      </w:r>
    </w:p>
    <w:p w14:paraId="148A6F29"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1DD742C0" w14:textId="77777777" w:rsidR="00501898" w:rsidRPr="0076075D" w:rsidRDefault="00136181">
      <w:pPr>
        <w:ind w:left="720"/>
        <w:jc w:val="both"/>
        <w:rPr>
          <w:sz w:val="22"/>
          <w:szCs w:val="22"/>
          <w:lang w:val="fr-FR"/>
        </w:rPr>
      </w:pPr>
      <w:r w:rsidRPr="0076075D">
        <w:rPr>
          <w:sz w:val="22"/>
          <w:szCs w:val="22"/>
          <w:lang w:val="fr-FR"/>
        </w:rPr>
        <w:t>+ Content-Type : application/json</w:t>
      </w:r>
    </w:p>
    <w:p w14:paraId="662884D5" w14:textId="77777777" w:rsidR="00501898" w:rsidRPr="0076075D" w:rsidRDefault="00136181">
      <w:pPr>
        <w:pStyle w:val="ListParagraph"/>
        <w:widowControl w:val="0"/>
        <w:snapToGrid w:val="0"/>
        <w:spacing w:before="120" w:line="360" w:lineRule="auto"/>
        <w:ind w:left="0"/>
        <w:contextualSpacing/>
        <w:jc w:val="both"/>
        <w:rPr>
          <w:rFonts w:ascii="Times New Roman" w:hAnsi="Times New Roman"/>
        </w:rPr>
      </w:pPr>
      <w:r w:rsidRPr="0076075D">
        <w:rPr>
          <w:rFonts w:ascii="Times New Roman" w:hAnsi="Times New Roman"/>
        </w:rPr>
        <w:t>Các tham số của đối tượng CommonDataInput</w:t>
      </w:r>
    </w:p>
    <w:tbl>
      <w:tblPr>
        <w:tblW w:w="9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637"/>
        <w:gridCol w:w="4607"/>
      </w:tblGrid>
      <w:tr w:rsidR="00501898" w:rsidRPr="0076075D" w14:paraId="579C6AC3" w14:textId="77777777">
        <w:trPr>
          <w:trHeight w:val="806"/>
          <w:jc w:val="center"/>
        </w:trPr>
        <w:tc>
          <w:tcPr>
            <w:tcW w:w="2127" w:type="dxa"/>
            <w:shd w:val="clear" w:color="auto" w:fill="D9D9D9"/>
          </w:tcPr>
          <w:p w14:paraId="3B7CCB5A" w14:textId="77777777" w:rsidR="00501898" w:rsidRPr="0076075D" w:rsidRDefault="00136181">
            <w:pPr>
              <w:ind w:left="0"/>
              <w:jc w:val="center"/>
              <w:rPr>
                <w:b/>
                <w:bCs/>
                <w:color w:val="000000"/>
                <w:sz w:val="22"/>
                <w:szCs w:val="22"/>
              </w:rPr>
            </w:pPr>
            <w:r w:rsidRPr="0076075D">
              <w:rPr>
                <w:b/>
                <w:bCs/>
                <w:color w:val="000000"/>
                <w:sz w:val="22"/>
                <w:szCs w:val="22"/>
              </w:rPr>
              <w:lastRenderedPageBreak/>
              <w:t>Tên tham số</w:t>
            </w:r>
          </w:p>
        </w:tc>
        <w:tc>
          <w:tcPr>
            <w:tcW w:w="2637" w:type="dxa"/>
            <w:shd w:val="clear" w:color="auto" w:fill="D9D9D9"/>
          </w:tcPr>
          <w:p w14:paraId="3D920BB8" w14:textId="77777777" w:rsidR="00501898" w:rsidRPr="0076075D" w:rsidRDefault="00136181">
            <w:pPr>
              <w:ind w:hanging="411"/>
              <w:jc w:val="center"/>
              <w:rPr>
                <w:b/>
                <w:bCs/>
                <w:color w:val="000000"/>
                <w:sz w:val="22"/>
                <w:szCs w:val="22"/>
              </w:rPr>
            </w:pPr>
            <w:r w:rsidRPr="0076075D">
              <w:rPr>
                <w:b/>
                <w:bCs/>
                <w:color w:val="000000"/>
                <w:sz w:val="22"/>
                <w:szCs w:val="22"/>
              </w:rPr>
              <w:t>Kiểu dữ liệu, ràng buộc</w:t>
            </w:r>
          </w:p>
        </w:tc>
        <w:tc>
          <w:tcPr>
            <w:tcW w:w="4607" w:type="dxa"/>
            <w:shd w:val="clear" w:color="auto" w:fill="D9D9D9"/>
          </w:tcPr>
          <w:p w14:paraId="26D86B63"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61B8B763" w14:textId="77777777">
        <w:trPr>
          <w:trHeight w:val="448"/>
          <w:jc w:val="center"/>
        </w:trPr>
        <w:tc>
          <w:tcPr>
            <w:tcW w:w="2127" w:type="dxa"/>
          </w:tcPr>
          <w:p w14:paraId="26B8A4B7" w14:textId="77777777" w:rsidR="00501898" w:rsidRPr="0076075D" w:rsidRDefault="00136181">
            <w:pPr>
              <w:spacing w:before="0"/>
              <w:ind w:left="0"/>
              <w:jc w:val="both"/>
              <w:rPr>
                <w:sz w:val="22"/>
                <w:szCs w:val="22"/>
              </w:rPr>
            </w:pPr>
            <w:r w:rsidRPr="0076075D">
              <w:rPr>
                <w:sz w:val="22"/>
                <w:szCs w:val="22"/>
              </w:rPr>
              <w:t>supplierTaxCode</w:t>
            </w:r>
          </w:p>
        </w:tc>
        <w:tc>
          <w:tcPr>
            <w:tcW w:w="2637" w:type="dxa"/>
          </w:tcPr>
          <w:p w14:paraId="1493CD36" w14:textId="77777777" w:rsidR="00501898" w:rsidRPr="0076075D" w:rsidRDefault="00136181">
            <w:pPr>
              <w:spacing w:before="0"/>
              <w:ind w:left="0"/>
              <w:jc w:val="both"/>
              <w:rPr>
                <w:sz w:val="22"/>
                <w:szCs w:val="22"/>
              </w:rPr>
            </w:pPr>
            <w:r w:rsidRPr="0076075D">
              <w:rPr>
                <w:sz w:val="22"/>
                <w:szCs w:val="22"/>
              </w:rPr>
              <w:t>Required : true</w:t>
            </w:r>
          </w:p>
          <w:p w14:paraId="05344419" w14:textId="77777777" w:rsidR="00501898" w:rsidRPr="0076075D" w:rsidRDefault="00136181">
            <w:pPr>
              <w:spacing w:before="0"/>
              <w:ind w:left="0"/>
              <w:jc w:val="both"/>
              <w:rPr>
                <w:sz w:val="22"/>
                <w:szCs w:val="22"/>
              </w:rPr>
            </w:pPr>
            <w:r w:rsidRPr="0076075D">
              <w:rPr>
                <w:sz w:val="22"/>
                <w:szCs w:val="22"/>
              </w:rPr>
              <w:t>DataType: String</w:t>
            </w:r>
          </w:p>
          <w:p w14:paraId="41251E64" w14:textId="77777777" w:rsidR="00501898" w:rsidRPr="0076075D" w:rsidRDefault="00136181">
            <w:pPr>
              <w:spacing w:before="0"/>
              <w:ind w:left="0"/>
              <w:jc w:val="both"/>
              <w:rPr>
                <w:sz w:val="22"/>
                <w:szCs w:val="22"/>
              </w:rPr>
            </w:pPr>
            <w:r w:rsidRPr="0076075D">
              <w:rPr>
                <w:sz w:val="22"/>
                <w:szCs w:val="22"/>
              </w:rPr>
              <w:t xml:space="preserve">Minlength : </w:t>
            </w:r>
          </w:p>
          <w:p w14:paraId="480BBBB8" w14:textId="77777777" w:rsidR="00501898" w:rsidRPr="0076075D" w:rsidRDefault="00136181">
            <w:pPr>
              <w:spacing w:before="0"/>
              <w:ind w:left="0"/>
              <w:jc w:val="both"/>
              <w:rPr>
                <w:sz w:val="22"/>
                <w:szCs w:val="22"/>
              </w:rPr>
            </w:pPr>
            <w:r w:rsidRPr="0076075D">
              <w:rPr>
                <w:sz w:val="22"/>
                <w:szCs w:val="22"/>
              </w:rPr>
              <w:t>Maxlength : 20</w:t>
            </w:r>
          </w:p>
          <w:p w14:paraId="052D5013" w14:textId="77777777" w:rsidR="00501898" w:rsidRPr="0076075D" w:rsidRDefault="00136181">
            <w:pPr>
              <w:spacing w:before="0"/>
              <w:ind w:left="0"/>
              <w:jc w:val="both"/>
              <w:rPr>
                <w:sz w:val="22"/>
                <w:szCs w:val="22"/>
              </w:rPr>
            </w:pPr>
            <w:r w:rsidRPr="0076075D">
              <w:rPr>
                <w:sz w:val="22"/>
                <w:szCs w:val="22"/>
              </w:rPr>
              <w:t>Format : [0-9-]+</w:t>
            </w:r>
          </w:p>
        </w:tc>
        <w:tc>
          <w:tcPr>
            <w:tcW w:w="4607" w:type="dxa"/>
          </w:tcPr>
          <w:p w14:paraId="36658E4B"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71109F39" w14:textId="77777777" w:rsidR="00501898" w:rsidRPr="0076075D" w:rsidRDefault="00136181">
            <w:pPr>
              <w:spacing w:before="0"/>
              <w:ind w:left="0"/>
              <w:jc w:val="both"/>
              <w:rPr>
                <w:sz w:val="22"/>
                <w:szCs w:val="22"/>
              </w:rPr>
            </w:pPr>
            <w:r w:rsidRPr="0076075D">
              <w:rPr>
                <w:sz w:val="22"/>
                <w:szCs w:val="22"/>
              </w:rPr>
              <w:t xml:space="preserve">Mẫu 1: 0312770607 </w:t>
            </w:r>
          </w:p>
          <w:p w14:paraId="25B92E97" w14:textId="77777777" w:rsidR="00501898" w:rsidRPr="0076075D" w:rsidRDefault="00136181">
            <w:pPr>
              <w:spacing w:before="0"/>
              <w:ind w:left="0"/>
              <w:jc w:val="both"/>
              <w:rPr>
                <w:sz w:val="22"/>
                <w:szCs w:val="22"/>
              </w:rPr>
            </w:pPr>
            <w:r w:rsidRPr="0076075D">
              <w:rPr>
                <w:sz w:val="22"/>
                <w:szCs w:val="22"/>
              </w:rPr>
              <w:t>Mẫu 2: 0312770607-001</w:t>
            </w:r>
          </w:p>
          <w:p w14:paraId="4C3D2B73" w14:textId="77777777" w:rsidR="00501898" w:rsidRPr="0076075D" w:rsidRDefault="00136181">
            <w:pPr>
              <w:spacing w:before="0"/>
              <w:ind w:left="0"/>
              <w:jc w:val="both"/>
              <w:rPr>
                <w:sz w:val="22"/>
                <w:szCs w:val="22"/>
              </w:rPr>
            </w:pPr>
            <w:r w:rsidRPr="0076075D">
              <w:rPr>
                <w:sz w:val="22"/>
                <w:szCs w:val="22"/>
              </w:rPr>
              <w:t xml:space="preserve"> </w:t>
            </w:r>
          </w:p>
        </w:tc>
      </w:tr>
      <w:tr w:rsidR="00501898" w:rsidRPr="0076075D" w14:paraId="5417BE85" w14:textId="77777777">
        <w:trPr>
          <w:trHeight w:val="806"/>
          <w:jc w:val="center"/>
        </w:trPr>
        <w:tc>
          <w:tcPr>
            <w:tcW w:w="2127" w:type="dxa"/>
          </w:tcPr>
          <w:p w14:paraId="06603E4A" w14:textId="77777777" w:rsidR="00501898" w:rsidRPr="0076075D" w:rsidRDefault="00136181">
            <w:pPr>
              <w:spacing w:before="0"/>
              <w:ind w:left="0"/>
              <w:jc w:val="both"/>
              <w:rPr>
                <w:sz w:val="22"/>
                <w:szCs w:val="22"/>
              </w:rPr>
            </w:pPr>
            <w:r w:rsidRPr="0076075D">
              <w:rPr>
                <w:sz w:val="22"/>
                <w:szCs w:val="22"/>
              </w:rPr>
              <w:t>fromDate</w:t>
            </w:r>
          </w:p>
        </w:tc>
        <w:tc>
          <w:tcPr>
            <w:tcW w:w="2637" w:type="dxa"/>
          </w:tcPr>
          <w:p w14:paraId="354250E2" w14:textId="77777777" w:rsidR="00501898" w:rsidRPr="0076075D" w:rsidRDefault="00136181">
            <w:pPr>
              <w:spacing w:before="0"/>
              <w:ind w:left="0"/>
              <w:jc w:val="both"/>
              <w:rPr>
                <w:sz w:val="22"/>
                <w:szCs w:val="22"/>
              </w:rPr>
            </w:pPr>
            <w:r w:rsidRPr="0076075D">
              <w:rPr>
                <w:sz w:val="22"/>
                <w:szCs w:val="22"/>
              </w:rPr>
              <w:t>Required : true</w:t>
            </w:r>
          </w:p>
          <w:p w14:paraId="4C25CA30" w14:textId="77777777" w:rsidR="00501898" w:rsidRPr="0076075D" w:rsidRDefault="00136181">
            <w:pPr>
              <w:spacing w:before="0"/>
              <w:ind w:left="0"/>
              <w:jc w:val="both"/>
              <w:rPr>
                <w:sz w:val="22"/>
                <w:szCs w:val="22"/>
              </w:rPr>
            </w:pPr>
            <w:r w:rsidRPr="0076075D">
              <w:rPr>
                <w:sz w:val="22"/>
                <w:szCs w:val="22"/>
              </w:rPr>
              <w:t>DataType: String</w:t>
            </w:r>
          </w:p>
          <w:p w14:paraId="60CA7657" w14:textId="77777777" w:rsidR="00501898" w:rsidRPr="0076075D" w:rsidRDefault="00136181">
            <w:pPr>
              <w:spacing w:before="0"/>
              <w:ind w:left="0"/>
              <w:jc w:val="both"/>
              <w:rPr>
                <w:sz w:val="22"/>
                <w:szCs w:val="22"/>
              </w:rPr>
            </w:pPr>
            <w:r w:rsidRPr="0076075D">
              <w:rPr>
                <w:sz w:val="22"/>
                <w:szCs w:val="22"/>
              </w:rPr>
              <w:t>Format : dd/MM/yyyy</w:t>
            </w:r>
          </w:p>
        </w:tc>
        <w:tc>
          <w:tcPr>
            <w:tcW w:w="4607" w:type="dxa"/>
          </w:tcPr>
          <w:p w14:paraId="522ADED1" w14:textId="77777777" w:rsidR="00501898" w:rsidRPr="0076075D" w:rsidRDefault="00136181">
            <w:pPr>
              <w:spacing w:before="0"/>
              <w:ind w:left="0"/>
              <w:jc w:val="both"/>
              <w:rPr>
                <w:sz w:val="22"/>
                <w:szCs w:val="22"/>
              </w:rPr>
            </w:pPr>
            <w:r w:rsidRPr="0076075D">
              <w:rPr>
                <w:sz w:val="22"/>
                <w:szCs w:val="22"/>
              </w:rPr>
              <w:t xml:space="preserve">Ngày bắt đầu muốn tìm kiếm </w:t>
            </w:r>
          </w:p>
          <w:p w14:paraId="51B2D164" w14:textId="77777777" w:rsidR="00501898" w:rsidRPr="0076075D" w:rsidRDefault="00501898">
            <w:pPr>
              <w:spacing w:before="0"/>
              <w:ind w:left="0"/>
              <w:jc w:val="both"/>
              <w:rPr>
                <w:sz w:val="22"/>
                <w:szCs w:val="22"/>
              </w:rPr>
            </w:pPr>
          </w:p>
        </w:tc>
      </w:tr>
      <w:tr w:rsidR="00501898" w:rsidRPr="0076075D" w14:paraId="5FD193B3" w14:textId="77777777">
        <w:trPr>
          <w:trHeight w:val="806"/>
          <w:jc w:val="center"/>
        </w:trPr>
        <w:tc>
          <w:tcPr>
            <w:tcW w:w="2127" w:type="dxa"/>
          </w:tcPr>
          <w:p w14:paraId="2DF4E250" w14:textId="77777777" w:rsidR="00501898" w:rsidRPr="0076075D" w:rsidRDefault="00136181">
            <w:pPr>
              <w:spacing w:before="0"/>
              <w:ind w:left="0"/>
              <w:jc w:val="both"/>
              <w:rPr>
                <w:sz w:val="22"/>
                <w:szCs w:val="22"/>
              </w:rPr>
            </w:pPr>
            <w:r w:rsidRPr="0076075D">
              <w:rPr>
                <w:sz w:val="22"/>
                <w:szCs w:val="22"/>
              </w:rPr>
              <w:t>toDate</w:t>
            </w:r>
          </w:p>
        </w:tc>
        <w:tc>
          <w:tcPr>
            <w:tcW w:w="2637" w:type="dxa"/>
          </w:tcPr>
          <w:p w14:paraId="269AE36B" w14:textId="77777777" w:rsidR="00501898" w:rsidRPr="0076075D" w:rsidRDefault="00136181">
            <w:pPr>
              <w:spacing w:before="0"/>
              <w:ind w:left="0"/>
              <w:jc w:val="both"/>
              <w:rPr>
                <w:sz w:val="22"/>
                <w:szCs w:val="22"/>
              </w:rPr>
            </w:pPr>
            <w:r w:rsidRPr="0076075D">
              <w:rPr>
                <w:sz w:val="22"/>
                <w:szCs w:val="22"/>
              </w:rPr>
              <w:t>Required : true</w:t>
            </w:r>
          </w:p>
          <w:p w14:paraId="1F1336DF" w14:textId="77777777" w:rsidR="00501898" w:rsidRPr="0076075D" w:rsidRDefault="00136181">
            <w:pPr>
              <w:spacing w:before="0"/>
              <w:ind w:left="0"/>
              <w:jc w:val="both"/>
              <w:rPr>
                <w:sz w:val="22"/>
                <w:szCs w:val="22"/>
              </w:rPr>
            </w:pPr>
            <w:r w:rsidRPr="0076075D">
              <w:rPr>
                <w:sz w:val="22"/>
                <w:szCs w:val="22"/>
              </w:rPr>
              <w:t>DataType: String</w:t>
            </w:r>
          </w:p>
          <w:p w14:paraId="3F2CC8ED" w14:textId="77777777" w:rsidR="00501898" w:rsidRPr="0076075D" w:rsidRDefault="00136181">
            <w:pPr>
              <w:spacing w:before="0"/>
              <w:ind w:left="0"/>
              <w:jc w:val="both"/>
              <w:rPr>
                <w:sz w:val="22"/>
                <w:szCs w:val="22"/>
              </w:rPr>
            </w:pPr>
            <w:r w:rsidRPr="0076075D">
              <w:rPr>
                <w:sz w:val="22"/>
                <w:szCs w:val="22"/>
              </w:rPr>
              <w:t>Format : dd/MM/yyyy</w:t>
            </w:r>
          </w:p>
        </w:tc>
        <w:tc>
          <w:tcPr>
            <w:tcW w:w="4607" w:type="dxa"/>
          </w:tcPr>
          <w:p w14:paraId="3425039D" w14:textId="77777777" w:rsidR="00501898" w:rsidRPr="0076075D" w:rsidRDefault="00136181">
            <w:pPr>
              <w:spacing w:before="0"/>
              <w:ind w:left="0"/>
              <w:jc w:val="both"/>
              <w:rPr>
                <w:sz w:val="22"/>
                <w:szCs w:val="22"/>
              </w:rPr>
            </w:pPr>
            <w:r w:rsidRPr="0076075D">
              <w:rPr>
                <w:sz w:val="22"/>
                <w:szCs w:val="22"/>
              </w:rPr>
              <w:t>Ngày kết thúc muốn tìm kiếm</w:t>
            </w:r>
          </w:p>
          <w:p w14:paraId="0B087DDF" w14:textId="77777777" w:rsidR="00501898" w:rsidRPr="0076075D" w:rsidRDefault="00501898">
            <w:pPr>
              <w:spacing w:before="0"/>
              <w:ind w:left="0"/>
              <w:jc w:val="both"/>
              <w:rPr>
                <w:sz w:val="22"/>
                <w:szCs w:val="22"/>
              </w:rPr>
            </w:pPr>
          </w:p>
        </w:tc>
      </w:tr>
      <w:tr w:rsidR="00501898" w:rsidRPr="0076075D" w14:paraId="2D230F28" w14:textId="77777777">
        <w:trPr>
          <w:trHeight w:val="806"/>
          <w:jc w:val="center"/>
        </w:trPr>
        <w:tc>
          <w:tcPr>
            <w:tcW w:w="2127" w:type="dxa"/>
          </w:tcPr>
          <w:p w14:paraId="061C2301" w14:textId="77777777" w:rsidR="00501898" w:rsidRPr="0076075D" w:rsidRDefault="00136181">
            <w:pPr>
              <w:pStyle w:val="BodyText2"/>
              <w:spacing w:before="0"/>
              <w:jc w:val="both"/>
              <w:rPr>
                <w:sz w:val="22"/>
                <w:szCs w:val="22"/>
                <w:lang w:eastAsia="en-AU"/>
              </w:rPr>
            </w:pPr>
            <w:r w:rsidRPr="0076075D">
              <w:rPr>
                <w:sz w:val="22"/>
                <w:szCs w:val="22"/>
                <w:lang w:eastAsia="en-AU"/>
              </w:rPr>
              <w:t>originalInvoiceID</w:t>
            </w:r>
          </w:p>
        </w:tc>
        <w:tc>
          <w:tcPr>
            <w:tcW w:w="2637" w:type="dxa"/>
          </w:tcPr>
          <w:p w14:paraId="0077A333" w14:textId="77777777" w:rsidR="00501898" w:rsidRPr="0076075D" w:rsidRDefault="00136181">
            <w:pPr>
              <w:pStyle w:val="BodyText2"/>
              <w:spacing w:before="0"/>
              <w:rPr>
                <w:sz w:val="22"/>
                <w:szCs w:val="22"/>
                <w:lang w:eastAsia="en-AU"/>
              </w:rPr>
            </w:pPr>
            <w:r w:rsidRPr="0076075D">
              <w:rPr>
                <w:sz w:val="22"/>
                <w:szCs w:val="22"/>
                <w:lang w:eastAsia="en-AU"/>
              </w:rPr>
              <w:t>DataType: String</w:t>
            </w:r>
          </w:p>
          <w:p w14:paraId="08BC9A19" w14:textId="77777777" w:rsidR="00501898" w:rsidRPr="0076075D" w:rsidRDefault="00501898">
            <w:pPr>
              <w:pStyle w:val="BodyText2"/>
              <w:spacing w:before="0"/>
              <w:rPr>
                <w:sz w:val="22"/>
                <w:szCs w:val="22"/>
                <w:lang w:eastAsia="en-AU"/>
              </w:rPr>
            </w:pPr>
          </w:p>
        </w:tc>
        <w:tc>
          <w:tcPr>
            <w:tcW w:w="4607" w:type="dxa"/>
          </w:tcPr>
          <w:p w14:paraId="467057E5" w14:textId="77777777" w:rsidR="00501898" w:rsidRPr="0076075D" w:rsidRDefault="00136181">
            <w:pPr>
              <w:pStyle w:val="BodyText2"/>
              <w:numPr>
                <w:ilvl w:val="0"/>
                <w:numId w:val="26"/>
              </w:numPr>
              <w:spacing w:before="0"/>
              <w:rPr>
                <w:sz w:val="22"/>
                <w:szCs w:val="22"/>
                <w:lang w:eastAsia="en-AU"/>
              </w:rPr>
            </w:pPr>
            <w:r w:rsidRPr="0076075D">
              <w:rPr>
                <w:sz w:val="22"/>
                <w:szCs w:val="22"/>
                <w:lang w:eastAsia="en-AU"/>
              </w:rPr>
              <w:t>Là ký hiệu hóa đơn + số hóa đơn vd : AA/20E0000001</w:t>
            </w:r>
          </w:p>
          <w:p w14:paraId="5EE8D4FA" w14:textId="77777777" w:rsidR="00501898" w:rsidRPr="0076075D" w:rsidRDefault="00136181">
            <w:pPr>
              <w:pStyle w:val="BodyText2"/>
              <w:numPr>
                <w:ilvl w:val="0"/>
                <w:numId w:val="26"/>
              </w:numPr>
              <w:spacing w:before="0"/>
              <w:rPr>
                <w:sz w:val="22"/>
                <w:szCs w:val="22"/>
                <w:lang w:eastAsia="en-AU"/>
              </w:rPr>
            </w:pPr>
            <w:r w:rsidRPr="0076075D">
              <w:rPr>
                <w:sz w:val="22"/>
                <w:szCs w:val="22"/>
              </w:rPr>
              <w:t>Chỉ lấy khi hoá đơn có adjustmentType:</w:t>
            </w:r>
          </w:p>
          <w:p w14:paraId="253F68D1" w14:textId="77777777" w:rsidR="00501898" w:rsidRPr="0076075D" w:rsidRDefault="00136181">
            <w:pPr>
              <w:pStyle w:val="BodyText2"/>
              <w:spacing w:before="0"/>
              <w:ind w:left="360"/>
              <w:rPr>
                <w:sz w:val="22"/>
                <w:szCs w:val="22"/>
                <w:lang w:eastAsia="en-AU"/>
              </w:rPr>
            </w:pPr>
            <w:r w:rsidRPr="0076075D">
              <w:rPr>
                <w:sz w:val="22"/>
                <w:szCs w:val="22"/>
              </w:rPr>
              <w:t xml:space="preserve">3: Hóa đơn thay thế </w:t>
            </w:r>
          </w:p>
          <w:p w14:paraId="0CA4E648" w14:textId="77777777" w:rsidR="00501898" w:rsidRPr="0076075D" w:rsidRDefault="00136181">
            <w:pPr>
              <w:spacing w:before="0"/>
              <w:ind w:left="0"/>
              <w:rPr>
                <w:sz w:val="22"/>
                <w:szCs w:val="22"/>
              </w:rPr>
            </w:pPr>
            <w:r w:rsidRPr="0076075D">
              <w:rPr>
                <w:sz w:val="22"/>
                <w:szCs w:val="22"/>
              </w:rPr>
              <w:t xml:space="preserve">      5: Hóa đơn điều chỉnh </w:t>
            </w:r>
          </w:p>
        </w:tc>
      </w:tr>
      <w:tr w:rsidR="00501898" w:rsidRPr="0076075D" w14:paraId="394FEBDD" w14:textId="77777777">
        <w:trPr>
          <w:trHeight w:val="806"/>
          <w:jc w:val="center"/>
        </w:trPr>
        <w:tc>
          <w:tcPr>
            <w:tcW w:w="2127" w:type="dxa"/>
          </w:tcPr>
          <w:p w14:paraId="35093172" w14:textId="77777777" w:rsidR="00501898" w:rsidRPr="0076075D" w:rsidRDefault="00136181">
            <w:pPr>
              <w:spacing w:before="0"/>
              <w:ind w:left="0"/>
              <w:jc w:val="both"/>
              <w:rPr>
                <w:sz w:val="22"/>
                <w:szCs w:val="22"/>
              </w:rPr>
            </w:pPr>
            <w:r w:rsidRPr="0076075D">
              <w:rPr>
                <w:sz w:val="22"/>
                <w:szCs w:val="22"/>
              </w:rPr>
              <w:t>adjustmentType</w:t>
            </w:r>
          </w:p>
        </w:tc>
        <w:tc>
          <w:tcPr>
            <w:tcW w:w="2637" w:type="dxa"/>
          </w:tcPr>
          <w:p w14:paraId="3CBAB9EE" w14:textId="77777777" w:rsidR="00501898" w:rsidRPr="0076075D" w:rsidRDefault="00136181">
            <w:pPr>
              <w:spacing w:before="0"/>
              <w:ind w:left="0"/>
              <w:jc w:val="both"/>
              <w:rPr>
                <w:sz w:val="22"/>
                <w:szCs w:val="22"/>
              </w:rPr>
            </w:pPr>
            <w:r w:rsidRPr="0076075D">
              <w:rPr>
                <w:sz w:val="22"/>
                <w:szCs w:val="22"/>
              </w:rPr>
              <w:t>Required: false</w:t>
            </w:r>
          </w:p>
          <w:p w14:paraId="627BBF4B" w14:textId="77777777" w:rsidR="00501898" w:rsidRPr="0076075D" w:rsidRDefault="00136181">
            <w:pPr>
              <w:spacing w:before="0"/>
              <w:ind w:left="0"/>
              <w:jc w:val="both"/>
              <w:rPr>
                <w:sz w:val="22"/>
                <w:szCs w:val="22"/>
              </w:rPr>
            </w:pPr>
            <w:r w:rsidRPr="0076075D">
              <w:rPr>
                <w:sz w:val="22"/>
                <w:szCs w:val="22"/>
              </w:rPr>
              <w:t>DataType: String</w:t>
            </w:r>
          </w:p>
          <w:p w14:paraId="4066864C" w14:textId="77777777" w:rsidR="00501898" w:rsidRPr="0076075D" w:rsidRDefault="00136181">
            <w:pPr>
              <w:spacing w:before="0"/>
              <w:ind w:left="0"/>
              <w:jc w:val="both"/>
              <w:rPr>
                <w:sz w:val="22"/>
                <w:szCs w:val="22"/>
              </w:rPr>
            </w:pPr>
            <w:r w:rsidRPr="0076075D">
              <w:rPr>
                <w:sz w:val="22"/>
                <w:szCs w:val="22"/>
              </w:rPr>
              <w:t xml:space="preserve">Minlength: </w:t>
            </w:r>
          </w:p>
          <w:p w14:paraId="383AFA96" w14:textId="77777777" w:rsidR="00501898" w:rsidRPr="0076075D" w:rsidRDefault="00136181">
            <w:pPr>
              <w:spacing w:before="0"/>
              <w:ind w:left="0"/>
              <w:jc w:val="both"/>
              <w:rPr>
                <w:sz w:val="22"/>
                <w:szCs w:val="22"/>
              </w:rPr>
            </w:pPr>
            <w:r w:rsidRPr="0076075D">
              <w:rPr>
                <w:sz w:val="22"/>
                <w:szCs w:val="22"/>
              </w:rPr>
              <w:t>Maxlength: 1</w:t>
            </w:r>
          </w:p>
          <w:p w14:paraId="49AC1253" w14:textId="77777777" w:rsidR="00501898" w:rsidRPr="0076075D" w:rsidRDefault="00136181">
            <w:pPr>
              <w:spacing w:before="0"/>
              <w:ind w:left="0"/>
              <w:jc w:val="both"/>
              <w:rPr>
                <w:sz w:val="22"/>
                <w:szCs w:val="22"/>
              </w:rPr>
            </w:pPr>
            <w:r w:rsidRPr="0076075D">
              <w:rPr>
                <w:sz w:val="22"/>
                <w:szCs w:val="22"/>
              </w:rPr>
              <w:t>Format:</w:t>
            </w:r>
          </w:p>
        </w:tc>
        <w:tc>
          <w:tcPr>
            <w:tcW w:w="4607" w:type="dxa"/>
          </w:tcPr>
          <w:p w14:paraId="6947DF14" w14:textId="77777777" w:rsidR="00501898" w:rsidRPr="0076075D" w:rsidRDefault="00136181">
            <w:pPr>
              <w:spacing w:before="0"/>
              <w:ind w:left="0"/>
              <w:jc w:val="both"/>
              <w:rPr>
                <w:sz w:val="22"/>
                <w:szCs w:val="22"/>
              </w:rPr>
            </w:pPr>
            <w:r w:rsidRPr="0076075D">
              <w:rPr>
                <w:sz w:val="22"/>
                <w:szCs w:val="22"/>
              </w:rPr>
              <w:t xml:space="preserve">Trạng thái điều chỉnh hóa đơn: </w:t>
            </w:r>
          </w:p>
          <w:p w14:paraId="0545F5CF" w14:textId="77777777" w:rsidR="00501898" w:rsidRPr="0076075D" w:rsidRDefault="00136181">
            <w:pPr>
              <w:spacing w:before="0"/>
              <w:ind w:left="0"/>
              <w:jc w:val="both"/>
              <w:rPr>
                <w:sz w:val="22"/>
                <w:szCs w:val="22"/>
                <w:lang w:val="vi-VN"/>
              </w:rPr>
            </w:pPr>
            <w:r w:rsidRPr="0076075D">
              <w:rPr>
                <w:sz w:val="22"/>
                <w:szCs w:val="22"/>
              </w:rPr>
              <w:t xml:space="preserve">1: Hóa đơn gốc </w:t>
            </w:r>
            <w:r w:rsidRPr="0076075D">
              <w:rPr>
                <w:sz w:val="22"/>
                <w:szCs w:val="22"/>
                <w:lang w:val="vi-VN"/>
              </w:rPr>
              <w:t>(hóa đơn đã phát hành, hóa đơn bị điều chỉnh, hóa đơn bị thay thế)</w:t>
            </w:r>
          </w:p>
          <w:p w14:paraId="67F3BD1F" w14:textId="77777777" w:rsidR="00501898" w:rsidRPr="0076075D" w:rsidRDefault="00136181">
            <w:pPr>
              <w:spacing w:before="0"/>
              <w:ind w:left="0"/>
              <w:jc w:val="both"/>
              <w:rPr>
                <w:sz w:val="22"/>
                <w:szCs w:val="22"/>
                <w:lang w:val="vi-VN"/>
              </w:rPr>
            </w:pPr>
            <w:r w:rsidRPr="0076075D">
              <w:rPr>
                <w:sz w:val="22"/>
                <w:szCs w:val="22"/>
                <w:lang w:val="vi-VN"/>
              </w:rPr>
              <w:t xml:space="preserve">3: Hóa đơn thay thế </w:t>
            </w:r>
          </w:p>
          <w:p w14:paraId="0CAB2D93" w14:textId="77777777" w:rsidR="00501898" w:rsidRPr="0076075D" w:rsidRDefault="00136181">
            <w:pPr>
              <w:spacing w:before="0"/>
              <w:ind w:left="0"/>
              <w:jc w:val="both"/>
              <w:rPr>
                <w:sz w:val="22"/>
                <w:szCs w:val="22"/>
                <w:lang w:val="vi-VN"/>
              </w:rPr>
            </w:pPr>
            <w:r w:rsidRPr="0076075D">
              <w:rPr>
                <w:sz w:val="22"/>
                <w:szCs w:val="22"/>
                <w:lang w:val="vi-VN"/>
              </w:rPr>
              <w:t>5: Hóa đơn điều chỉnh thông tin</w:t>
            </w:r>
          </w:p>
          <w:p w14:paraId="1E0015AE" w14:textId="77777777" w:rsidR="00501898" w:rsidRPr="0076075D" w:rsidRDefault="00136181">
            <w:pPr>
              <w:spacing w:before="0"/>
              <w:ind w:left="0"/>
              <w:jc w:val="both"/>
              <w:rPr>
                <w:sz w:val="22"/>
                <w:szCs w:val="22"/>
                <w:lang w:val="vi-VN"/>
              </w:rPr>
            </w:pPr>
            <w:r w:rsidRPr="0076075D">
              <w:rPr>
                <w:sz w:val="22"/>
                <w:szCs w:val="22"/>
                <w:lang w:val="vi-VN"/>
              </w:rPr>
              <w:t>7: Hóa đơn xóa bỏ</w:t>
            </w:r>
          </w:p>
          <w:p w14:paraId="044C6D4F" w14:textId="77777777" w:rsidR="00501898" w:rsidRPr="0076075D" w:rsidRDefault="00136181">
            <w:pPr>
              <w:spacing w:before="0"/>
              <w:ind w:left="0"/>
              <w:jc w:val="both"/>
              <w:rPr>
                <w:sz w:val="22"/>
                <w:szCs w:val="22"/>
                <w:lang w:val="vi-VN"/>
              </w:rPr>
            </w:pPr>
            <w:r w:rsidRPr="0076075D">
              <w:rPr>
                <w:sz w:val="22"/>
                <w:szCs w:val="22"/>
                <w:lang w:val="vi-VN"/>
              </w:rPr>
              <w:t>9: Hóa đơn điều chỉnh tiền</w:t>
            </w:r>
          </w:p>
          <w:p w14:paraId="034F4284" w14:textId="77777777" w:rsidR="002506D4" w:rsidRPr="0076075D" w:rsidRDefault="002506D4" w:rsidP="002506D4">
            <w:pPr>
              <w:spacing w:before="0"/>
              <w:ind w:left="0"/>
              <w:jc w:val="both"/>
              <w:rPr>
                <w:sz w:val="22"/>
                <w:szCs w:val="22"/>
              </w:rPr>
            </w:pPr>
            <w:r w:rsidRPr="0076075D">
              <w:rPr>
                <w:sz w:val="22"/>
                <w:szCs w:val="22"/>
                <w:highlight w:val="yellow"/>
              </w:rPr>
              <w:t>11: Hóa đơn chiết khấu thương mại</w:t>
            </w:r>
          </w:p>
          <w:p w14:paraId="12B779ED" w14:textId="77777777" w:rsidR="002506D4" w:rsidRPr="0076075D" w:rsidRDefault="002506D4" w:rsidP="002506D4">
            <w:pPr>
              <w:spacing w:before="0"/>
              <w:ind w:left="0"/>
              <w:jc w:val="both"/>
              <w:rPr>
                <w:sz w:val="22"/>
                <w:szCs w:val="22"/>
              </w:rPr>
            </w:pPr>
            <w:r w:rsidRPr="0076075D">
              <w:rPr>
                <w:sz w:val="22"/>
                <w:szCs w:val="22"/>
              </w:rPr>
              <w:t>Không truyền sẽ mặc định là 1.</w:t>
            </w:r>
          </w:p>
          <w:p w14:paraId="23CD46E1" w14:textId="77777777" w:rsidR="002506D4" w:rsidRPr="0076075D" w:rsidRDefault="002506D4" w:rsidP="002506D4">
            <w:pPr>
              <w:ind w:left="0"/>
              <w:jc w:val="both"/>
              <w:rPr>
                <w:sz w:val="22"/>
                <w:szCs w:val="22"/>
                <w:highlight w:val="yellow"/>
              </w:rPr>
            </w:pPr>
            <w:r w:rsidRPr="0076075D">
              <w:rPr>
                <w:sz w:val="22"/>
                <w:szCs w:val="22"/>
                <w:highlight w:val="yellow"/>
              </w:rPr>
              <w:t xml:space="preserve">Hóa đơn chiết khấu thương mại: chỉ lập được với các hóa đơn loại sau: </w:t>
            </w:r>
          </w:p>
          <w:p w14:paraId="1524DEB0" w14:textId="77777777" w:rsidR="002506D4" w:rsidRPr="0076075D" w:rsidRDefault="002506D4" w:rsidP="002506D4">
            <w:pPr>
              <w:pStyle w:val="ListParagraph"/>
              <w:widowControl w:val="0"/>
              <w:numPr>
                <w:ilvl w:val="0"/>
                <w:numId w:val="36"/>
              </w:numPr>
              <w:spacing w:before="120" w:line="360" w:lineRule="auto"/>
              <w:contextualSpacing/>
              <w:rPr>
                <w:rFonts w:ascii="Times New Roman" w:hAnsi="Times New Roman"/>
                <w:highlight w:val="yellow"/>
              </w:rPr>
            </w:pPr>
            <w:r w:rsidRPr="0076075D">
              <w:rPr>
                <w:rFonts w:ascii="Times New Roman" w:hAnsi="Times New Roman"/>
                <w:highlight w:val="yellow"/>
              </w:rPr>
              <w:t>Hóa đơn giá trị gia tăng</w:t>
            </w:r>
          </w:p>
          <w:p w14:paraId="427FBB36" w14:textId="77777777" w:rsidR="002506D4" w:rsidRPr="0076075D" w:rsidRDefault="002506D4" w:rsidP="002506D4">
            <w:pPr>
              <w:pStyle w:val="ListParagraph"/>
              <w:widowControl w:val="0"/>
              <w:numPr>
                <w:ilvl w:val="0"/>
                <w:numId w:val="36"/>
              </w:numPr>
              <w:spacing w:before="120" w:line="360" w:lineRule="auto"/>
              <w:contextualSpacing/>
              <w:rPr>
                <w:rFonts w:ascii="Times New Roman" w:hAnsi="Times New Roman"/>
                <w:highlight w:val="yellow"/>
              </w:rPr>
            </w:pPr>
            <w:r w:rsidRPr="0076075D">
              <w:rPr>
                <w:rFonts w:ascii="Times New Roman" w:hAnsi="Times New Roman"/>
                <w:highlight w:val="yellow"/>
              </w:rPr>
              <w:t>Hóa đơn giá trị gia tăng khởi tạo từ máy tính tiền</w:t>
            </w:r>
          </w:p>
          <w:p w14:paraId="393DE614" w14:textId="77777777" w:rsidR="002506D4" w:rsidRPr="0076075D" w:rsidRDefault="002506D4" w:rsidP="002506D4">
            <w:pPr>
              <w:pStyle w:val="ListParagraph"/>
              <w:widowControl w:val="0"/>
              <w:numPr>
                <w:ilvl w:val="0"/>
                <w:numId w:val="36"/>
              </w:numPr>
              <w:spacing w:before="120" w:line="360" w:lineRule="auto"/>
              <w:contextualSpacing/>
              <w:rPr>
                <w:rFonts w:ascii="Times New Roman" w:hAnsi="Times New Roman"/>
                <w:highlight w:val="yellow"/>
              </w:rPr>
            </w:pPr>
            <w:r w:rsidRPr="0076075D">
              <w:rPr>
                <w:rFonts w:ascii="Times New Roman" w:hAnsi="Times New Roman"/>
                <w:highlight w:val="yellow"/>
              </w:rPr>
              <w:t>Hóa đơn bán hàng</w:t>
            </w:r>
          </w:p>
          <w:p w14:paraId="030A32EA" w14:textId="16B0507B" w:rsidR="00501898" w:rsidRPr="0076075D" w:rsidRDefault="002506D4" w:rsidP="002506D4">
            <w:pPr>
              <w:pStyle w:val="BodyText2"/>
              <w:spacing w:before="0"/>
              <w:rPr>
                <w:sz w:val="22"/>
                <w:szCs w:val="22"/>
                <w:lang w:val="vi-VN" w:eastAsia="en-AU"/>
              </w:rPr>
            </w:pPr>
            <w:r w:rsidRPr="0076075D">
              <w:rPr>
                <w:sz w:val="22"/>
                <w:szCs w:val="22"/>
                <w:highlight w:val="yellow"/>
              </w:rPr>
              <w:t>Hóa đơn bán hàng khởi tạo tù máy tính tiền</w:t>
            </w:r>
          </w:p>
        </w:tc>
      </w:tr>
    </w:tbl>
    <w:p w14:paraId="4A18413F" w14:textId="77777777" w:rsidR="00501898" w:rsidRPr="0076075D" w:rsidRDefault="00136181">
      <w:pPr>
        <w:jc w:val="both"/>
        <w:rPr>
          <w:sz w:val="22"/>
          <w:szCs w:val="22"/>
          <w:lang w:val="vi-VN"/>
        </w:rPr>
      </w:pPr>
      <w:r w:rsidRPr="0076075D">
        <w:rPr>
          <w:sz w:val="22"/>
          <w:szCs w:val="22"/>
          <w:lang w:val="vi-VN"/>
        </w:rPr>
        <w:t>Vị dụ mẫu và các trường dữ liệu:</w:t>
      </w:r>
    </w:p>
    <w:p w14:paraId="1F8BF511" w14:textId="77777777" w:rsidR="00501898" w:rsidRPr="0076075D" w:rsidRDefault="00136181">
      <w:pPr>
        <w:pStyle w:val="NormalIndent"/>
        <w:numPr>
          <w:ilvl w:val="0"/>
          <w:numId w:val="17"/>
        </w:numPr>
        <w:rPr>
          <w:color w:val="800000"/>
          <w:sz w:val="22"/>
          <w:szCs w:val="22"/>
        </w:rPr>
      </w:pPr>
      <w:r w:rsidRPr="0076075D">
        <w:rPr>
          <w:sz w:val="22"/>
          <w:szCs w:val="22"/>
        </w:rPr>
        <w:lastRenderedPageBreak/>
        <w:t>JSON:</w:t>
      </w:r>
    </w:p>
    <w:p w14:paraId="57454539" w14:textId="77777777" w:rsidR="00501898" w:rsidRPr="0076075D" w:rsidRDefault="00136181">
      <w:pPr>
        <w:shd w:val="clear" w:color="auto" w:fill="C6D9F1"/>
        <w:ind w:left="720"/>
        <w:jc w:val="both"/>
        <w:rPr>
          <w:color w:val="800000"/>
          <w:sz w:val="22"/>
          <w:szCs w:val="22"/>
        </w:rPr>
      </w:pPr>
      <w:r w:rsidRPr="0076075D">
        <w:rPr>
          <w:color w:val="800000"/>
          <w:sz w:val="22"/>
          <w:szCs w:val="22"/>
        </w:rPr>
        <w:t>{</w:t>
      </w:r>
      <w:r w:rsidRPr="0076075D">
        <w:rPr>
          <w:color w:val="800000"/>
          <w:sz w:val="22"/>
          <w:szCs w:val="22"/>
          <w:lang w:val="en"/>
        </w:rPr>
        <w:tab/>
      </w:r>
      <w:r w:rsidRPr="0076075D">
        <w:rPr>
          <w:color w:val="800000"/>
          <w:sz w:val="22"/>
          <w:szCs w:val="22"/>
        </w:rPr>
        <w:t>"supplierTaxCode":"0100109106",</w:t>
      </w:r>
    </w:p>
    <w:p w14:paraId="177D7074" w14:textId="77777777" w:rsidR="00501898" w:rsidRPr="0076075D" w:rsidRDefault="00136181">
      <w:pPr>
        <w:shd w:val="clear" w:color="auto" w:fill="C6D9F1"/>
        <w:ind w:left="720"/>
        <w:jc w:val="both"/>
        <w:rPr>
          <w:color w:val="800000"/>
          <w:sz w:val="22"/>
          <w:szCs w:val="22"/>
        </w:rPr>
      </w:pPr>
      <w:r w:rsidRPr="0076075D">
        <w:rPr>
          <w:color w:val="800000"/>
          <w:sz w:val="22"/>
          <w:szCs w:val="22"/>
        </w:rPr>
        <w:tab/>
        <w:t>"fromDate":"10/03/2018",</w:t>
      </w:r>
    </w:p>
    <w:p w14:paraId="424FD653" w14:textId="77777777" w:rsidR="00501898" w:rsidRPr="0076075D" w:rsidRDefault="00136181">
      <w:pPr>
        <w:shd w:val="clear" w:color="auto" w:fill="C6D9F1"/>
        <w:ind w:left="720"/>
        <w:jc w:val="both"/>
        <w:rPr>
          <w:color w:val="800000"/>
          <w:sz w:val="22"/>
          <w:szCs w:val="22"/>
        </w:rPr>
      </w:pPr>
      <w:r w:rsidRPr="0076075D">
        <w:rPr>
          <w:color w:val="800000"/>
          <w:sz w:val="22"/>
          <w:szCs w:val="22"/>
        </w:rPr>
        <w:tab/>
        <w:t>"toDate":"16/03/2018"</w:t>
      </w:r>
    </w:p>
    <w:p w14:paraId="0BDE133C" w14:textId="77777777" w:rsidR="00501898" w:rsidRPr="0076075D" w:rsidRDefault="00136181">
      <w:pPr>
        <w:shd w:val="clear" w:color="auto" w:fill="C6D9F1"/>
        <w:ind w:left="720"/>
        <w:jc w:val="both"/>
        <w:rPr>
          <w:color w:val="800000"/>
          <w:sz w:val="22"/>
          <w:szCs w:val="22"/>
        </w:rPr>
      </w:pPr>
      <w:r w:rsidRPr="0076075D">
        <w:rPr>
          <w:snapToGrid/>
          <w:color w:val="A31515"/>
          <w:sz w:val="22"/>
          <w:szCs w:val="22"/>
        </w:rPr>
        <w:t xml:space="preserve">       "adjustmentType"</w:t>
      </w:r>
      <w:r w:rsidRPr="0076075D">
        <w:rPr>
          <w:snapToGrid/>
          <w:color w:val="000000"/>
          <w:sz w:val="22"/>
          <w:szCs w:val="22"/>
        </w:rPr>
        <w:t>:</w:t>
      </w:r>
      <w:r w:rsidRPr="0076075D">
        <w:rPr>
          <w:snapToGrid/>
          <w:color w:val="098658"/>
          <w:sz w:val="22"/>
          <w:szCs w:val="22"/>
        </w:rPr>
        <w:t>3</w:t>
      </w:r>
    </w:p>
    <w:p w14:paraId="6194998B" w14:textId="77777777" w:rsidR="00501898" w:rsidRPr="0076075D" w:rsidRDefault="00136181">
      <w:pPr>
        <w:shd w:val="clear" w:color="auto" w:fill="C6D9F1"/>
        <w:ind w:left="720"/>
        <w:jc w:val="both"/>
        <w:rPr>
          <w:color w:val="800000"/>
          <w:sz w:val="22"/>
          <w:szCs w:val="22"/>
        </w:rPr>
      </w:pPr>
      <w:r w:rsidRPr="0076075D">
        <w:rPr>
          <w:color w:val="800000"/>
          <w:sz w:val="22"/>
          <w:szCs w:val="22"/>
        </w:rPr>
        <w:t>}</w:t>
      </w:r>
    </w:p>
    <w:p w14:paraId="1CD364E8" w14:textId="77777777" w:rsidR="00501898" w:rsidRPr="0076075D" w:rsidRDefault="00136181">
      <w:pPr>
        <w:numPr>
          <w:ilvl w:val="0"/>
          <w:numId w:val="21"/>
        </w:numPr>
        <w:jc w:val="both"/>
        <w:rPr>
          <w:b/>
          <w:color w:val="0000FF"/>
          <w:sz w:val="22"/>
          <w:szCs w:val="22"/>
        </w:rPr>
      </w:pPr>
      <w:r w:rsidRPr="0076075D">
        <w:rPr>
          <w:b/>
          <w:color w:val="0000FF"/>
          <w:sz w:val="22"/>
          <w:szCs w:val="22"/>
        </w:rPr>
        <w:t>Đầu ra:</w:t>
      </w:r>
    </w:p>
    <w:p w14:paraId="74D2D1F9" w14:textId="77777777" w:rsidR="00501898" w:rsidRPr="0076075D" w:rsidRDefault="00136181">
      <w:pPr>
        <w:ind w:left="904"/>
        <w:jc w:val="both"/>
        <w:rPr>
          <w:sz w:val="22"/>
          <w:szCs w:val="22"/>
        </w:rPr>
      </w:pPr>
      <w:r w:rsidRPr="0076075D">
        <w:rPr>
          <w:sz w:val="22"/>
          <w:szCs w:val="22"/>
        </w:rPr>
        <w:t>Đối tượng Response với HTTPStatus và output  Entity.</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6821A716" w14:textId="77777777">
        <w:trPr>
          <w:jc w:val="center"/>
        </w:trPr>
        <w:tc>
          <w:tcPr>
            <w:tcW w:w="2533" w:type="dxa"/>
            <w:shd w:val="clear" w:color="auto" w:fill="D9D9D9"/>
          </w:tcPr>
          <w:p w14:paraId="56CE386A"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6251" w:type="dxa"/>
            <w:shd w:val="clear" w:color="auto" w:fill="D9D9D9"/>
          </w:tcPr>
          <w:p w14:paraId="40571732"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3C1BB288" w14:textId="77777777">
        <w:trPr>
          <w:jc w:val="center"/>
        </w:trPr>
        <w:tc>
          <w:tcPr>
            <w:tcW w:w="2533" w:type="dxa"/>
          </w:tcPr>
          <w:p w14:paraId="6E13F398"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0E75110C" w14:textId="77777777" w:rsidR="00501898" w:rsidRPr="0076075D" w:rsidRDefault="00136181">
            <w:pPr>
              <w:spacing w:before="0"/>
              <w:ind w:left="0"/>
              <w:jc w:val="both"/>
              <w:rPr>
                <w:sz w:val="22"/>
                <w:szCs w:val="22"/>
              </w:rPr>
            </w:pPr>
            <w:r w:rsidRPr="0076075D">
              <w:rPr>
                <w:sz w:val="22"/>
                <w:szCs w:val="22"/>
              </w:rPr>
              <w:t>Mã lỗi (giá trị là null không có lỗi gì xảy ra)</w:t>
            </w:r>
          </w:p>
        </w:tc>
      </w:tr>
      <w:tr w:rsidR="00501898" w:rsidRPr="0076075D" w14:paraId="18C89B31" w14:textId="77777777">
        <w:trPr>
          <w:jc w:val="center"/>
        </w:trPr>
        <w:tc>
          <w:tcPr>
            <w:tcW w:w="2533" w:type="dxa"/>
          </w:tcPr>
          <w:p w14:paraId="0D9CD597"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54BAAE96" w14:textId="77777777" w:rsidR="00501898" w:rsidRPr="0076075D" w:rsidRDefault="00136181">
            <w:pPr>
              <w:spacing w:before="0"/>
              <w:ind w:left="0"/>
              <w:jc w:val="both"/>
              <w:rPr>
                <w:sz w:val="22"/>
                <w:szCs w:val="22"/>
              </w:rPr>
            </w:pPr>
            <w:r w:rsidRPr="0076075D">
              <w:rPr>
                <w:sz w:val="22"/>
                <w:szCs w:val="22"/>
              </w:rPr>
              <w:t>Mô tả lỗi (giá trị là null không có lỗi gì xảy ra)</w:t>
            </w:r>
          </w:p>
        </w:tc>
      </w:tr>
      <w:tr w:rsidR="00501898" w:rsidRPr="0076075D" w14:paraId="644BD4E1" w14:textId="77777777">
        <w:trPr>
          <w:jc w:val="center"/>
        </w:trPr>
        <w:tc>
          <w:tcPr>
            <w:tcW w:w="2533" w:type="dxa"/>
          </w:tcPr>
          <w:p w14:paraId="62F67373" w14:textId="77777777" w:rsidR="00501898" w:rsidRPr="0076075D" w:rsidRDefault="00136181">
            <w:pPr>
              <w:spacing w:before="0"/>
              <w:ind w:left="0"/>
              <w:jc w:val="both"/>
              <w:rPr>
                <w:sz w:val="22"/>
                <w:szCs w:val="22"/>
              </w:rPr>
            </w:pPr>
            <w:r w:rsidRPr="0076075D">
              <w:rPr>
                <w:sz w:val="22"/>
                <w:szCs w:val="22"/>
              </w:rPr>
              <w:t>lstInvoiceBO</w:t>
            </w:r>
          </w:p>
        </w:tc>
        <w:tc>
          <w:tcPr>
            <w:tcW w:w="6251" w:type="dxa"/>
          </w:tcPr>
          <w:p w14:paraId="23B7FC03" w14:textId="77777777" w:rsidR="00501898" w:rsidRPr="0076075D" w:rsidRDefault="00136181">
            <w:pPr>
              <w:spacing w:before="0"/>
              <w:ind w:left="0"/>
              <w:jc w:val="both"/>
              <w:rPr>
                <w:sz w:val="22"/>
                <w:szCs w:val="22"/>
              </w:rPr>
            </w:pPr>
            <w:r w:rsidRPr="0076075D">
              <w:rPr>
                <w:sz w:val="22"/>
                <w:szCs w:val="22"/>
              </w:rPr>
              <w:t>Danh sách hóa đơn được tạo theo thời gian được truyền vào</w:t>
            </w:r>
          </w:p>
        </w:tc>
      </w:tr>
    </w:tbl>
    <w:p w14:paraId="4C32BB1E" w14:textId="77777777" w:rsidR="00501898" w:rsidRPr="0076075D" w:rsidRDefault="00136181">
      <w:pPr>
        <w:ind w:left="0" w:firstLine="720"/>
        <w:rPr>
          <w:snapToGrid/>
          <w:color w:val="000000"/>
          <w:sz w:val="22"/>
          <w:szCs w:val="22"/>
          <w:shd w:val="clear" w:color="auto" w:fill="FCF6DB"/>
          <w:lang w:val="vi-VN"/>
        </w:rPr>
      </w:pPr>
      <w:r w:rsidRPr="0076075D">
        <w:rPr>
          <w:b/>
          <w:sz w:val="22"/>
          <w:szCs w:val="22"/>
        </w:rPr>
        <w:t>Lưu</w:t>
      </w:r>
      <w:r w:rsidRPr="0076075D">
        <w:rPr>
          <w:b/>
          <w:sz w:val="22"/>
          <w:szCs w:val="22"/>
          <w:lang w:val="vi-VN"/>
        </w:rPr>
        <w:t xml:space="preserve"> ý</w:t>
      </w:r>
      <w:r w:rsidRPr="0076075D">
        <w:rPr>
          <w:sz w:val="22"/>
          <w:szCs w:val="22"/>
        </w:rPr>
        <w:t xml:space="preserve"> adjustmentTyp</w:t>
      </w:r>
      <w:r w:rsidRPr="0076075D">
        <w:rPr>
          <w:sz w:val="22"/>
          <w:szCs w:val="22"/>
          <w:lang w:val="vi-VN"/>
        </w:rPr>
        <w:t xml:space="preserve"> của hóa đơn trả về :</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055ABD15" w14:textId="77777777">
        <w:trPr>
          <w:jc w:val="center"/>
        </w:trPr>
        <w:tc>
          <w:tcPr>
            <w:tcW w:w="2533" w:type="dxa"/>
            <w:shd w:val="clear" w:color="auto" w:fill="D9D9D9"/>
          </w:tcPr>
          <w:p w14:paraId="51413FA5"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6251" w:type="dxa"/>
            <w:shd w:val="clear" w:color="auto" w:fill="D9D9D9"/>
          </w:tcPr>
          <w:p w14:paraId="4F337D4C"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5E52406E" w14:textId="77777777">
        <w:trPr>
          <w:jc w:val="center"/>
        </w:trPr>
        <w:tc>
          <w:tcPr>
            <w:tcW w:w="2533" w:type="dxa"/>
          </w:tcPr>
          <w:p w14:paraId="05147466" w14:textId="77777777" w:rsidR="00501898" w:rsidRPr="0076075D" w:rsidRDefault="00136181">
            <w:pPr>
              <w:spacing w:before="0"/>
              <w:ind w:left="0"/>
              <w:jc w:val="both"/>
              <w:rPr>
                <w:sz w:val="22"/>
                <w:szCs w:val="22"/>
              </w:rPr>
            </w:pPr>
            <w:r w:rsidRPr="0076075D">
              <w:rPr>
                <w:sz w:val="22"/>
                <w:szCs w:val="22"/>
              </w:rPr>
              <w:t>adjustmentType</w:t>
            </w:r>
          </w:p>
        </w:tc>
        <w:tc>
          <w:tcPr>
            <w:tcW w:w="6251" w:type="dxa"/>
          </w:tcPr>
          <w:p w14:paraId="7CC20F25" w14:textId="77777777" w:rsidR="00501898" w:rsidRPr="0076075D" w:rsidRDefault="00136181">
            <w:pPr>
              <w:spacing w:before="0"/>
              <w:ind w:left="0"/>
              <w:jc w:val="both"/>
              <w:rPr>
                <w:sz w:val="22"/>
                <w:szCs w:val="22"/>
              </w:rPr>
            </w:pPr>
            <w:r w:rsidRPr="0076075D">
              <w:rPr>
                <w:sz w:val="22"/>
                <w:szCs w:val="22"/>
              </w:rPr>
              <w:t>Loại</w:t>
            </w:r>
            <w:r w:rsidRPr="0076075D">
              <w:rPr>
                <w:sz w:val="22"/>
                <w:szCs w:val="22"/>
                <w:lang w:val="vi-VN"/>
              </w:rPr>
              <w:t xml:space="preserve"> hóa đơn</w:t>
            </w:r>
            <w:r w:rsidRPr="0076075D">
              <w:rPr>
                <w:sz w:val="22"/>
                <w:szCs w:val="22"/>
              </w:rPr>
              <w:t xml:space="preserve">: </w:t>
            </w:r>
          </w:p>
          <w:p w14:paraId="3BCBF115" w14:textId="77777777" w:rsidR="00501898" w:rsidRPr="0076075D" w:rsidRDefault="00136181">
            <w:pPr>
              <w:spacing w:before="0"/>
              <w:ind w:left="0"/>
              <w:jc w:val="both"/>
              <w:rPr>
                <w:sz w:val="22"/>
                <w:szCs w:val="22"/>
              </w:rPr>
            </w:pPr>
            <w:r w:rsidRPr="0076075D">
              <w:rPr>
                <w:sz w:val="22"/>
                <w:szCs w:val="22"/>
              </w:rPr>
              <w:t xml:space="preserve">1: Hóa đơn gốc </w:t>
            </w:r>
          </w:p>
          <w:p w14:paraId="19EC892C" w14:textId="77777777" w:rsidR="00501898" w:rsidRPr="0076075D" w:rsidRDefault="00136181">
            <w:pPr>
              <w:spacing w:before="0"/>
              <w:ind w:left="0"/>
              <w:jc w:val="both"/>
              <w:rPr>
                <w:sz w:val="22"/>
                <w:szCs w:val="22"/>
              </w:rPr>
            </w:pPr>
            <w:r w:rsidRPr="0076075D">
              <w:rPr>
                <w:sz w:val="22"/>
                <w:szCs w:val="22"/>
              </w:rPr>
              <w:t xml:space="preserve">3: Hóa đơn thay thế </w:t>
            </w:r>
          </w:p>
          <w:p w14:paraId="22572EF5" w14:textId="77777777" w:rsidR="00501898" w:rsidRPr="0076075D" w:rsidRDefault="00136181">
            <w:pPr>
              <w:spacing w:before="0"/>
              <w:ind w:left="0"/>
              <w:jc w:val="both"/>
              <w:rPr>
                <w:sz w:val="22"/>
                <w:szCs w:val="22"/>
                <w:lang w:val="vi-VN"/>
              </w:rPr>
            </w:pPr>
            <w:r w:rsidRPr="0076075D">
              <w:rPr>
                <w:sz w:val="22"/>
                <w:szCs w:val="22"/>
              </w:rPr>
              <w:t>5: Hóa đơn điều chỉnh</w:t>
            </w:r>
            <w:r w:rsidRPr="0076075D">
              <w:rPr>
                <w:sz w:val="22"/>
                <w:szCs w:val="22"/>
                <w:lang w:val="vi-VN"/>
              </w:rPr>
              <w:t xml:space="preserve"> thông tin</w:t>
            </w:r>
          </w:p>
          <w:p w14:paraId="05B13BE8" w14:textId="77777777" w:rsidR="00501898" w:rsidRPr="0076075D" w:rsidRDefault="00136181">
            <w:pPr>
              <w:spacing w:before="0"/>
              <w:ind w:left="0"/>
              <w:jc w:val="both"/>
              <w:rPr>
                <w:sz w:val="22"/>
                <w:szCs w:val="22"/>
                <w:lang w:val="vi-VN"/>
              </w:rPr>
            </w:pPr>
            <w:r w:rsidRPr="0076075D">
              <w:rPr>
                <w:sz w:val="22"/>
                <w:szCs w:val="22"/>
                <w:lang w:val="vi-VN"/>
              </w:rPr>
              <w:t>7: Hóa đơn xóa bỏ</w:t>
            </w:r>
          </w:p>
          <w:p w14:paraId="3EF1B1F8" w14:textId="77777777" w:rsidR="00501898" w:rsidRPr="0076075D" w:rsidRDefault="00136181">
            <w:pPr>
              <w:spacing w:before="0"/>
              <w:ind w:left="0"/>
              <w:jc w:val="both"/>
              <w:rPr>
                <w:sz w:val="22"/>
                <w:szCs w:val="22"/>
                <w:lang w:val="vi-VN"/>
              </w:rPr>
            </w:pPr>
            <w:r w:rsidRPr="0076075D">
              <w:rPr>
                <w:sz w:val="22"/>
                <w:szCs w:val="22"/>
                <w:lang w:val="vi-VN"/>
              </w:rPr>
              <w:t>9: Hóa đơn điều chỉnh tiền</w:t>
            </w:r>
          </w:p>
          <w:p w14:paraId="7B53F105" w14:textId="7115A24C" w:rsidR="002506D4" w:rsidRPr="0076075D" w:rsidRDefault="002506D4">
            <w:pPr>
              <w:spacing w:before="0"/>
              <w:ind w:left="0"/>
              <w:jc w:val="both"/>
              <w:rPr>
                <w:sz w:val="22"/>
                <w:szCs w:val="22"/>
                <w:lang w:val="vi-VN"/>
              </w:rPr>
            </w:pPr>
            <w:r w:rsidRPr="0076075D">
              <w:rPr>
                <w:sz w:val="22"/>
                <w:szCs w:val="22"/>
                <w:highlight w:val="yellow"/>
              </w:rPr>
              <w:t>11: Hóa đơn chiết khấu thương mại</w:t>
            </w:r>
          </w:p>
        </w:tc>
      </w:tr>
    </w:tbl>
    <w:p w14:paraId="147EA04B"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rPr>
        <w:t>{</w:t>
      </w:r>
    </w:p>
    <w:p w14:paraId="58D8190A"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"errorCode": null,</w:t>
      </w:r>
    </w:p>
    <w:p w14:paraId="75456C85"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"description": null,</w:t>
      </w:r>
    </w:p>
    <w:p w14:paraId="03612CFF"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"totalRows": 8162,</w:t>
      </w:r>
    </w:p>
    <w:p w14:paraId="4207DDB8"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"invoices": [</w:t>
      </w:r>
    </w:p>
    <w:p w14:paraId="42D1C6B1"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w:t>
      </w:r>
    </w:p>
    <w:p w14:paraId="04C04EE5"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"invoiceId": 16376495,</w:t>
      </w:r>
    </w:p>
    <w:p w14:paraId="609F4B74"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"invoiceType": "1",</w:t>
      </w:r>
    </w:p>
    <w:p w14:paraId="5A1E9E0B"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"adjustmentType": "1",</w:t>
      </w:r>
    </w:p>
    <w:p w14:paraId="63A20454"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"templateCode": "1/011",</w:t>
      </w:r>
    </w:p>
    <w:p w14:paraId="598CFFC7"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"invoiceSeri": "K22TXK",</w:t>
      </w:r>
    </w:p>
    <w:p w14:paraId="113D5966"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"invoiceNumber": "0037294",</w:t>
      </w:r>
    </w:p>
    <w:p w14:paraId="799B6B4D"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"invoiceNo": "K22TXK37294",</w:t>
      </w:r>
    </w:p>
    <w:p w14:paraId="5A707397"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"currency": "VND",</w:t>
      </w:r>
    </w:p>
    <w:p w14:paraId="270F4332"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"total": 13627273.000000000,</w:t>
      </w:r>
    </w:p>
    <w:p w14:paraId="0F9198C1"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"issueDate": 1663204962000,</w:t>
      </w:r>
    </w:p>
    <w:p w14:paraId="5F9DD171"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"issueDateStr": null,</w:t>
      </w:r>
    </w:p>
    <w:p w14:paraId="4478D822"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"state": 1,</w:t>
      </w:r>
    </w:p>
    <w:p w14:paraId="6B086265"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"requestDate": null,</w:t>
      </w:r>
    </w:p>
    <w:p w14:paraId="3BB3B8EC"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lastRenderedPageBreak/>
        <w:t xml:space="preserve">            "description": null,</w:t>
      </w:r>
    </w:p>
    <w:p w14:paraId="78CA15DD"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"buyerIdNo": "",</w:t>
      </w:r>
    </w:p>
    <w:p w14:paraId="7BB5C135"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"stateCode": 1,</w:t>
      </w:r>
    </w:p>
    <w:p w14:paraId="06C20D43"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"subscriberNumber": null,</w:t>
      </w:r>
    </w:p>
    <w:p w14:paraId="5D837252"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"paymentStatus": 1,</w:t>
      </w:r>
    </w:p>
    <w:p w14:paraId="16C5895C"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"viewStatus": null,</w:t>
      </w:r>
    </w:p>
    <w:p w14:paraId="33335288"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"downloadStatus": null,</w:t>
      </w:r>
    </w:p>
    <w:p w14:paraId="52F20984"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"exchangeStatus": 0,</w:t>
      </w:r>
    </w:p>
    <w:p w14:paraId="2A63EC30"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"numOfExchange": null,</w:t>
      </w:r>
    </w:p>
    <w:p w14:paraId="5668C21B"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"createTime": 1663204962000,</w:t>
      </w:r>
    </w:p>
    <w:p w14:paraId="0BEB6964"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"contractId": null,</w:t>
      </w:r>
    </w:p>
    <w:p w14:paraId="6136E42A"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"contractNo": null,</w:t>
      </w:r>
    </w:p>
    <w:p w14:paraId="11DBFA00"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"supplierTaxCode": "0100109106-509",</w:t>
      </w:r>
    </w:p>
    <w:p w14:paraId="3F128434"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"buyerTaxCode": "",</w:t>
      </w:r>
    </w:p>
    <w:p w14:paraId="44668D31"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"totalBeforeTax": 13627273.000000000,</w:t>
      </w:r>
    </w:p>
    <w:p w14:paraId="2D436386"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"taxAmount": 0E-9,</w:t>
      </w:r>
    </w:p>
    <w:p w14:paraId="0D4DD38A"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"taxRate": null,</w:t>
      </w:r>
    </w:p>
    <w:p w14:paraId="7DB91006"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"paymentMethod": "5",</w:t>
      </w:r>
    </w:p>
    <w:p w14:paraId="3FA8AD8A"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"paymentTime": null,</w:t>
      </w:r>
    </w:p>
    <w:p w14:paraId="45166E9C"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"customerId": null,</w:t>
      </w:r>
    </w:p>
    <w:p w14:paraId="089E2A98"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"no": null,</w:t>
      </w:r>
    </w:p>
    <w:p w14:paraId="36D4CD7B"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"paymentStatusName": "Đã thanh toán",</w:t>
      </w:r>
    </w:p>
    <w:p w14:paraId="1CDBAD5F"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"buyerName": "Nguyễn văn A",</w:t>
      </w:r>
    </w:p>
    <w:p w14:paraId="3296C624"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"transactionUuid": "E8AE136CEF1272AAE05324011E0A9838"</w:t>
      </w:r>
    </w:p>
    <w:p w14:paraId="5D3C287F"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w:t>
      </w:r>
      <w:r w:rsidRPr="0076075D">
        <w:rPr>
          <w:snapToGrid/>
          <w:color w:val="A31515"/>
          <w:sz w:val="22"/>
          <w:szCs w:val="22"/>
        </w:rPr>
        <w:t>"originalInvoiceId"</w:t>
      </w:r>
      <w:r w:rsidRPr="0076075D">
        <w:rPr>
          <w:snapToGrid/>
          <w:color w:val="000000"/>
          <w:sz w:val="22"/>
          <w:szCs w:val="22"/>
        </w:rPr>
        <w:t>: </w:t>
      </w:r>
      <w:r w:rsidRPr="0076075D">
        <w:rPr>
          <w:snapToGrid/>
          <w:color w:val="0451A5"/>
          <w:sz w:val="22"/>
          <w:szCs w:val="22"/>
        </w:rPr>
        <w:t>"K22THY32"</w:t>
      </w:r>
    </w:p>
    <w:p w14:paraId="67EA6CAC"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w:t>
      </w:r>
    </w:p>
    <w:p w14:paraId="2757E8D7" w14:textId="77777777" w:rsidR="00501898" w:rsidRPr="0076075D" w:rsidRDefault="00136181">
      <w:pPr>
        <w:widowControl/>
        <w:shd w:val="clear" w:color="auto" w:fill="DBE5F1"/>
        <w:spacing w:before="0" w:line="240" w:lineRule="auto"/>
        <w:jc w:val="both"/>
        <w:rPr>
          <w:snapToGrid/>
          <w:color w:val="000000"/>
          <w:sz w:val="22"/>
          <w:szCs w:val="22"/>
          <w:shd w:val="clear" w:color="auto" w:fill="FCF6DB"/>
          <w:lang w:val="en"/>
        </w:rPr>
      </w:pPr>
      <w:r w:rsidRPr="0076075D">
        <w:rPr>
          <w:snapToGrid/>
          <w:color w:val="000000"/>
          <w:sz w:val="22"/>
          <w:szCs w:val="22"/>
          <w:shd w:val="clear" w:color="auto" w:fill="FCF6DB"/>
          <w:lang w:val="en"/>
        </w:rPr>
        <w:t xml:space="preserve">    ]</w:t>
      </w:r>
    </w:p>
    <w:p w14:paraId="728C3839" w14:textId="77777777" w:rsidR="00501898" w:rsidRPr="0076075D" w:rsidRDefault="00136181">
      <w:pPr>
        <w:widowControl/>
        <w:shd w:val="clear" w:color="auto" w:fill="DBE5F1"/>
        <w:spacing w:before="0" w:line="240" w:lineRule="auto"/>
        <w:jc w:val="both"/>
        <w:rPr>
          <w:sz w:val="22"/>
          <w:szCs w:val="22"/>
        </w:rPr>
      </w:pPr>
      <w:r w:rsidRPr="0076075D">
        <w:rPr>
          <w:snapToGrid/>
          <w:color w:val="000000"/>
          <w:sz w:val="22"/>
          <w:szCs w:val="22"/>
          <w:shd w:val="clear" w:color="auto" w:fill="FCF6DB"/>
          <w:lang w:val="en"/>
        </w:rPr>
        <w:t>}</w:t>
      </w:r>
    </w:p>
    <w:p w14:paraId="0855E4C9" w14:textId="77777777" w:rsidR="00501898" w:rsidRPr="0076075D" w:rsidRDefault="00501898">
      <w:pPr>
        <w:ind w:left="0"/>
        <w:rPr>
          <w:sz w:val="22"/>
          <w:szCs w:val="22"/>
        </w:rPr>
      </w:pPr>
    </w:p>
    <w:p w14:paraId="6236B315" w14:textId="77777777" w:rsidR="00501898" w:rsidRPr="0076075D" w:rsidRDefault="00136181">
      <w:pPr>
        <w:pStyle w:val="StyleHeading2l2H2h21TimesNewRoman14pt"/>
        <w:rPr>
          <w:sz w:val="22"/>
          <w:szCs w:val="22"/>
        </w:rPr>
      </w:pPr>
      <w:bookmarkStart w:id="49" w:name="_Toc115266196"/>
      <w:r w:rsidRPr="0076075D">
        <w:rPr>
          <w:sz w:val="22"/>
          <w:szCs w:val="22"/>
        </w:rPr>
        <w:t>Gửi email hoá đơn cho khách hàng</w:t>
      </w:r>
      <w:bookmarkEnd w:id="49"/>
    </w:p>
    <w:p w14:paraId="67811214" w14:textId="77777777" w:rsidR="00501898" w:rsidRPr="0076075D" w:rsidRDefault="00136181">
      <w:pPr>
        <w:pStyle w:val="NormalIndent"/>
        <w:rPr>
          <w:sz w:val="22"/>
          <w:szCs w:val="22"/>
        </w:rPr>
      </w:pPr>
      <w:r w:rsidRPr="0076075D">
        <w:rPr>
          <w:sz w:val="22"/>
          <w:szCs w:val="22"/>
        </w:rPr>
        <w:t>- Trong trường hợp khách hàng đã cấu hình email server và biểu mẫu email trên hệ thống SInvoice, hệ thống sẽ tự động thực hiện gửi email cho người mua khi trong thông tin hóa đơn có email. API này cho phép phần mềm tích hợp chủ động việc gửi email cho khách hàng, trong trường hợp cấu hình của email là không hoạt động hoặc muốn gửi lại email cho khách hàng khi có yêu cầu.</w:t>
      </w:r>
    </w:p>
    <w:p w14:paraId="5D9F8738" w14:textId="77777777" w:rsidR="00501898" w:rsidRPr="0076075D" w:rsidRDefault="00136181">
      <w:pPr>
        <w:pStyle w:val="NormalIndent"/>
        <w:rPr>
          <w:sz w:val="22"/>
          <w:szCs w:val="22"/>
          <w:lang w:val="vi-VN"/>
        </w:rPr>
      </w:pPr>
      <w:r w:rsidRPr="0076075D">
        <w:rPr>
          <w:sz w:val="22"/>
          <w:szCs w:val="22"/>
          <w:lang w:val="vi-VN"/>
        </w:rPr>
        <w:t>- API này có kiểm tra cấu hình gửi email các loại hóa đơn</w:t>
      </w:r>
    </w:p>
    <w:p w14:paraId="4C135625" w14:textId="77777777" w:rsidR="00501898" w:rsidRPr="0076075D" w:rsidRDefault="00136181">
      <w:pPr>
        <w:ind w:left="0"/>
        <w:rPr>
          <w:sz w:val="22"/>
          <w:szCs w:val="22"/>
          <w:lang w:val="vi-VN"/>
        </w:rPr>
      </w:pPr>
      <w:r w:rsidRPr="0076075D">
        <w:rPr>
          <w:sz w:val="22"/>
          <w:szCs w:val="22"/>
          <w:lang w:val="vi-VN"/>
        </w:rPr>
        <w:t xml:space="preserve">- </w:t>
      </w:r>
      <w:r w:rsidRPr="0076075D">
        <w:rPr>
          <w:b/>
          <w:sz w:val="22"/>
          <w:szCs w:val="22"/>
          <w:lang w:val="vi-VN"/>
        </w:rPr>
        <w:t>Chú ý:</w:t>
      </w:r>
      <w:r w:rsidRPr="0076075D">
        <w:rPr>
          <w:sz w:val="22"/>
          <w:szCs w:val="22"/>
          <w:lang w:val="vi-VN"/>
        </w:rPr>
        <w:t xml:space="preserve"> </w:t>
      </w:r>
    </w:p>
    <w:p w14:paraId="1CDCAB60" w14:textId="77777777" w:rsidR="00501898" w:rsidRPr="0076075D" w:rsidRDefault="00136181">
      <w:pPr>
        <w:ind w:left="0"/>
        <w:rPr>
          <w:i/>
          <w:sz w:val="22"/>
          <w:szCs w:val="22"/>
          <w:lang w:val="vi-VN"/>
        </w:rPr>
      </w:pPr>
      <w:r w:rsidRPr="0076075D">
        <w:rPr>
          <w:i/>
          <w:sz w:val="22"/>
          <w:szCs w:val="22"/>
          <w:lang w:val="vi-VN"/>
        </w:rPr>
        <w:t>+ Bổ sung đường link tra cứu hóa đơn theo mã bí mật trong email hóa đơn gửi cho người mua.</w:t>
      </w:r>
    </w:p>
    <w:p w14:paraId="58A744DC" w14:textId="77777777" w:rsidR="00501898" w:rsidRPr="0076075D" w:rsidRDefault="00136181">
      <w:pPr>
        <w:ind w:left="0"/>
        <w:rPr>
          <w:i/>
          <w:sz w:val="22"/>
          <w:szCs w:val="22"/>
          <w:lang w:val="vi-VN"/>
        </w:rPr>
      </w:pPr>
      <w:r w:rsidRPr="0076075D">
        <w:rPr>
          <w:i/>
          <w:sz w:val="22"/>
          <w:szCs w:val="22"/>
          <w:lang w:val="vi-VN"/>
        </w:rPr>
        <w:t xml:space="preserve">+ </w:t>
      </w:r>
      <w:r w:rsidRPr="0076075D">
        <w:rPr>
          <w:bCs/>
          <w:i/>
          <w:sz w:val="22"/>
          <w:szCs w:val="22"/>
          <w:lang w:val="vi-VN"/>
        </w:rPr>
        <w:t>Trường hợp dữ liệu hợp lệ, hệ thống gửi email hóa đơn cho người mua theo biểu mẫu đã cấu hình, thay thế các thông tin trong dấu {} bằng thông tin của hóa đơn/người bán như hiện tại, bổ sung thêm đường link tra cứu hóa đơn theo mã bí mật tại tham số {link-invoice-search}.</w:t>
      </w:r>
    </w:p>
    <w:p w14:paraId="24099499" w14:textId="77777777" w:rsidR="00501898" w:rsidRPr="0076075D" w:rsidRDefault="00136181">
      <w:pPr>
        <w:pStyle w:val="ListParagraph"/>
        <w:widowControl w:val="0"/>
        <w:numPr>
          <w:ilvl w:val="0"/>
          <w:numId w:val="25"/>
        </w:numPr>
        <w:spacing w:before="120" w:line="360" w:lineRule="auto"/>
        <w:contextualSpacing/>
        <w:jc w:val="both"/>
        <w:rPr>
          <w:rFonts w:ascii="Times New Roman" w:hAnsi="Times New Roman"/>
          <w:b/>
          <w:color w:val="0000FF"/>
        </w:rPr>
      </w:pPr>
      <w:r w:rsidRPr="0076075D">
        <w:rPr>
          <w:rFonts w:ascii="Times New Roman" w:hAnsi="Times New Roman"/>
          <w:b/>
          <w:color w:val="0000FF"/>
        </w:rPr>
        <w:t>Đầu vào:</w:t>
      </w:r>
    </w:p>
    <w:p w14:paraId="1E9681E8"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hyperlink r:id="rId79" w:history="1">
        <w:r w:rsidRPr="0076075D">
          <w:rPr>
            <w:rStyle w:val="Hyperlink"/>
            <w:sz w:val="22"/>
            <w:szCs w:val="22"/>
          </w:rPr>
          <w:t>/InvoiceAPI/</w:t>
        </w:r>
      </w:hyperlink>
      <w:r w:rsidRPr="0076075D">
        <w:rPr>
          <w:rStyle w:val="Hyperlink"/>
          <w:sz w:val="22"/>
          <w:szCs w:val="22"/>
        </w:rPr>
        <w:t>InvoiceUtilsWS/sendHtmlMailProcess</w:t>
      </w:r>
    </w:p>
    <w:p w14:paraId="0F027055" w14:textId="77777777" w:rsidR="00501898" w:rsidRPr="0076075D" w:rsidRDefault="00136181">
      <w:pPr>
        <w:numPr>
          <w:ilvl w:val="0"/>
          <w:numId w:val="17"/>
        </w:numPr>
        <w:jc w:val="both"/>
        <w:rPr>
          <w:sz w:val="22"/>
          <w:szCs w:val="22"/>
        </w:rPr>
      </w:pPr>
      <w:r w:rsidRPr="0076075D">
        <w:rPr>
          <w:sz w:val="22"/>
          <w:szCs w:val="22"/>
        </w:rPr>
        <w:t>Headers:</w:t>
      </w:r>
    </w:p>
    <w:p w14:paraId="6B9C388E" w14:textId="77777777" w:rsidR="00501898" w:rsidRPr="0076075D" w:rsidRDefault="00136181">
      <w:pPr>
        <w:ind w:left="720"/>
        <w:jc w:val="both"/>
        <w:rPr>
          <w:sz w:val="22"/>
          <w:szCs w:val="22"/>
          <w:lang w:val="en"/>
        </w:rPr>
      </w:pPr>
      <w:r w:rsidRPr="0076075D">
        <w:rPr>
          <w:sz w:val="22"/>
          <w:szCs w:val="22"/>
          <w:lang w:val="en"/>
        </w:rPr>
        <w:lastRenderedPageBreak/>
        <w:t>+ Cookie: giá trị access_token hoặc Authorization: username/pass như đăng nhập trên web</w:t>
      </w:r>
    </w:p>
    <w:p w14:paraId="63328AF5" w14:textId="77777777" w:rsidR="00501898" w:rsidRPr="0076075D" w:rsidRDefault="00136181">
      <w:pPr>
        <w:ind w:left="0" w:firstLine="720"/>
        <w:contextualSpacing/>
        <w:rPr>
          <w:b/>
          <w:color w:val="0000FF"/>
          <w:sz w:val="22"/>
          <w:szCs w:val="22"/>
          <w:lang w:val="fr-FR"/>
        </w:rPr>
      </w:pPr>
      <w:r w:rsidRPr="0076075D">
        <w:rPr>
          <w:sz w:val="22"/>
          <w:szCs w:val="22"/>
          <w:lang w:val="fr-FR"/>
        </w:rPr>
        <w:t xml:space="preserve">+ Content-Type : application/json </w:t>
      </w:r>
    </w:p>
    <w:p w14:paraId="2509BE16" w14:textId="77777777" w:rsidR="00501898" w:rsidRPr="0076075D" w:rsidRDefault="00136181">
      <w:pPr>
        <w:pStyle w:val="ListParagraph"/>
        <w:widowControl w:val="0"/>
        <w:numPr>
          <w:ilvl w:val="0"/>
          <w:numId w:val="27"/>
        </w:numPr>
        <w:snapToGrid w:val="0"/>
        <w:spacing w:before="120" w:line="360" w:lineRule="auto"/>
        <w:contextualSpacing/>
        <w:jc w:val="both"/>
        <w:rPr>
          <w:rFonts w:ascii="Times New Roman" w:hAnsi="Times New Roman"/>
        </w:rPr>
      </w:pPr>
      <w:r w:rsidRPr="0076075D">
        <w:rPr>
          <w:rFonts w:ascii="Times New Roman" w:hAnsi="Times New Roman"/>
        </w:rPr>
        <w:t>Các tham số sendHtmlMailProcess</w:t>
      </w:r>
    </w:p>
    <w:tbl>
      <w:tblPr>
        <w:tblW w:w="8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524"/>
        <w:gridCol w:w="4315"/>
      </w:tblGrid>
      <w:tr w:rsidR="00501898" w:rsidRPr="0076075D" w14:paraId="2D728165" w14:textId="77777777">
        <w:trPr>
          <w:trHeight w:val="431"/>
          <w:jc w:val="center"/>
        </w:trPr>
        <w:tc>
          <w:tcPr>
            <w:tcW w:w="2127" w:type="dxa"/>
            <w:shd w:val="clear" w:color="auto" w:fill="D9D9D9"/>
          </w:tcPr>
          <w:p w14:paraId="01CE06BF" w14:textId="77777777" w:rsidR="00501898" w:rsidRPr="0076075D" w:rsidRDefault="00136181">
            <w:pPr>
              <w:ind w:left="0"/>
              <w:jc w:val="center"/>
              <w:rPr>
                <w:b/>
                <w:bCs/>
                <w:color w:val="000000"/>
                <w:sz w:val="22"/>
                <w:szCs w:val="22"/>
              </w:rPr>
            </w:pPr>
            <w:r w:rsidRPr="0076075D">
              <w:rPr>
                <w:b/>
                <w:bCs/>
                <w:color w:val="000000"/>
                <w:sz w:val="22"/>
                <w:szCs w:val="22"/>
              </w:rPr>
              <w:t>Tên tham số</w:t>
            </w:r>
          </w:p>
        </w:tc>
        <w:tc>
          <w:tcPr>
            <w:tcW w:w="2524" w:type="dxa"/>
            <w:shd w:val="clear" w:color="auto" w:fill="D9D9D9"/>
          </w:tcPr>
          <w:p w14:paraId="57E57C11"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315" w:type="dxa"/>
            <w:shd w:val="clear" w:color="auto" w:fill="D9D9D9"/>
          </w:tcPr>
          <w:p w14:paraId="19D5783D"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41C84A6A" w14:textId="77777777">
        <w:trPr>
          <w:trHeight w:val="448"/>
          <w:jc w:val="center"/>
        </w:trPr>
        <w:tc>
          <w:tcPr>
            <w:tcW w:w="2127" w:type="dxa"/>
          </w:tcPr>
          <w:p w14:paraId="1CDAD33D" w14:textId="77777777" w:rsidR="00501898" w:rsidRPr="0076075D" w:rsidRDefault="00136181">
            <w:pPr>
              <w:spacing w:before="0"/>
              <w:ind w:left="0"/>
              <w:jc w:val="both"/>
              <w:rPr>
                <w:sz w:val="22"/>
                <w:szCs w:val="22"/>
              </w:rPr>
            </w:pPr>
            <w:r w:rsidRPr="0076075D">
              <w:rPr>
                <w:sz w:val="22"/>
                <w:szCs w:val="22"/>
              </w:rPr>
              <w:t>supplierTaxCode</w:t>
            </w:r>
          </w:p>
        </w:tc>
        <w:tc>
          <w:tcPr>
            <w:tcW w:w="2524" w:type="dxa"/>
          </w:tcPr>
          <w:p w14:paraId="11E692F2" w14:textId="77777777" w:rsidR="00501898" w:rsidRPr="0076075D" w:rsidRDefault="00136181">
            <w:pPr>
              <w:spacing w:before="0"/>
              <w:ind w:left="0"/>
              <w:jc w:val="both"/>
              <w:rPr>
                <w:sz w:val="22"/>
                <w:szCs w:val="22"/>
              </w:rPr>
            </w:pPr>
            <w:r w:rsidRPr="0076075D">
              <w:rPr>
                <w:sz w:val="22"/>
                <w:szCs w:val="22"/>
              </w:rPr>
              <w:t>Required : true</w:t>
            </w:r>
          </w:p>
          <w:p w14:paraId="55A001D7" w14:textId="77777777" w:rsidR="00501898" w:rsidRPr="0076075D" w:rsidRDefault="00136181">
            <w:pPr>
              <w:spacing w:before="0"/>
              <w:ind w:left="0"/>
              <w:jc w:val="both"/>
              <w:rPr>
                <w:sz w:val="22"/>
                <w:szCs w:val="22"/>
              </w:rPr>
            </w:pPr>
            <w:r w:rsidRPr="0076075D">
              <w:rPr>
                <w:sz w:val="22"/>
                <w:szCs w:val="22"/>
              </w:rPr>
              <w:t>DataType: String</w:t>
            </w:r>
          </w:p>
          <w:p w14:paraId="76736A39" w14:textId="77777777" w:rsidR="00501898" w:rsidRPr="0076075D" w:rsidRDefault="00136181">
            <w:pPr>
              <w:spacing w:before="0"/>
              <w:ind w:left="0"/>
              <w:jc w:val="both"/>
              <w:rPr>
                <w:sz w:val="22"/>
                <w:szCs w:val="22"/>
              </w:rPr>
            </w:pPr>
            <w:r w:rsidRPr="0076075D">
              <w:rPr>
                <w:sz w:val="22"/>
                <w:szCs w:val="22"/>
              </w:rPr>
              <w:t xml:space="preserve">Minlength : </w:t>
            </w:r>
          </w:p>
          <w:p w14:paraId="44BEF3BC" w14:textId="77777777" w:rsidR="00501898" w:rsidRPr="0076075D" w:rsidRDefault="00136181">
            <w:pPr>
              <w:spacing w:before="0"/>
              <w:ind w:left="0"/>
              <w:jc w:val="both"/>
              <w:rPr>
                <w:sz w:val="22"/>
                <w:szCs w:val="22"/>
              </w:rPr>
            </w:pPr>
            <w:r w:rsidRPr="0076075D">
              <w:rPr>
                <w:sz w:val="22"/>
                <w:szCs w:val="22"/>
              </w:rPr>
              <w:t>Maxlength : 20</w:t>
            </w:r>
          </w:p>
          <w:p w14:paraId="6C9943D8" w14:textId="77777777" w:rsidR="00501898" w:rsidRPr="0076075D" w:rsidRDefault="00136181">
            <w:pPr>
              <w:spacing w:before="0"/>
              <w:ind w:left="0"/>
              <w:jc w:val="both"/>
              <w:rPr>
                <w:sz w:val="22"/>
                <w:szCs w:val="22"/>
              </w:rPr>
            </w:pPr>
            <w:r w:rsidRPr="0076075D">
              <w:rPr>
                <w:sz w:val="22"/>
                <w:szCs w:val="22"/>
              </w:rPr>
              <w:t>Format : [0-9-]+</w:t>
            </w:r>
          </w:p>
        </w:tc>
        <w:tc>
          <w:tcPr>
            <w:tcW w:w="4315" w:type="dxa"/>
          </w:tcPr>
          <w:p w14:paraId="4ECC996C"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1A26AA11" w14:textId="77777777" w:rsidR="00501898" w:rsidRPr="0076075D" w:rsidRDefault="00136181">
            <w:pPr>
              <w:spacing w:before="0"/>
              <w:ind w:left="0"/>
              <w:jc w:val="both"/>
              <w:rPr>
                <w:sz w:val="22"/>
                <w:szCs w:val="22"/>
              </w:rPr>
            </w:pPr>
            <w:r w:rsidRPr="0076075D">
              <w:rPr>
                <w:sz w:val="22"/>
                <w:szCs w:val="22"/>
              </w:rPr>
              <w:t xml:space="preserve">Mẫu 1: 0312770607 </w:t>
            </w:r>
          </w:p>
          <w:p w14:paraId="5856FBE2" w14:textId="77777777" w:rsidR="00501898" w:rsidRPr="0076075D" w:rsidRDefault="00136181">
            <w:pPr>
              <w:spacing w:before="0"/>
              <w:ind w:left="0"/>
              <w:jc w:val="both"/>
              <w:rPr>
                <w:sz w:val="22"/>
                <w:szCs w:val="22"/>
              </w:rPr>
            </w:pPr>
            <w:r w:rsidRPr="0076075D">
              <w:rPr>
                <w:sz w:val="22"/>
                <w:szCs w:val="22"/>
              </w:rPr>
              <w:t>Mẫu 2: 0312770607-001</w:t>
            </w:r>
          </w:p>
          <w:p w14:paraId="1C09DF4D" w14:textId="77777777" w:rsidR="00501898" w:rsidRPr="0076075D" w:rsidRDefault="00501898">
            <w:pPr>
              <w:spacing w:before="0"/>
              <w:ind w:left="0"/>
              <w:jc w:val="both"/>
              <w:rPr>
                <w:sz w:val="22"/>
                <w:szCs w:val="22"/>
              </w:rPr>
            </w:pPr>
          </w:p>
        </w:tc>
      </w:tr>
      <w:tr w:rsidR="00501898" w:rsidRPr="0076075D" w14:paraId="7161B5E5" w14:textId="77777777">
        <w:trPr>
          <w:trHeight w:val="806"/>
          <w:jc w:val="center"/>
        </w:trPr>
        <w:tc>
          <w:tcPr>
            <w:tcW w:w="2127" w:type="dxa"/>
          </w:tcPr>
          <w:p w14:paraId="3BDB9C40" w14:textId="77777777" w:rsidR="00501898" w:rsidRPr="0076075D" w:rsidRDefault="00136181">
            <w:pPr>
              <w:spacing w:before="0"/>
              <w:ind w:left="0"/>
              <w:jc w:val="both"/>
              <w:rPr>
                <w:sz w:val="22"/>
                <w:szCs w:val="22"/>
              </w:rPr>
            </w:pPr>
            <w:r w:rsidRPr="0076075D">
              <w:rPr>
                <w:sz w:val="22"/>
                <w:szCs w:val="22"/>
              </w:rPr>
              <w:t>lstTransactionUuid</w:t>
            </w:r>
          </w:p>
        </w:tc>
        <w:tc>
          <w:tcPr>
            <w:tcW w:w="2524" w:type="dxa"/>
          </w:tcPr>
          <w:p w14:paraId="7306119F" w14:textId="77777777" w:rsidR="00501898" w:rsidRPr="0076075D" w:rsidRDefault="00136181">
            <w:pPr>
              <w:spacing w:before="0"/>
              <w:ind w:left="0"/>
              <w:jc w:val="both"/>
              <w:rPr>
                <w:sz w:val="22"/>
                <w:szCs w:val="22"/>
              </w:rPr>
            </w:pPr>
            <w:r w:rsidRPr="0076075D">
              <w:rPr>
                <w:sz w:val="22"/>
                <w:szCs w:val="22"/>
              </w:rPr>
              <w:t>Required : true</w:t>
            </w:r>
          </w:p>
          <w:p w14:paraId="4ADF00D0" w14:textId="77777777" w:rsidR="00501898" w:rsidRPr="0076075D" w:rsidRDefault="00136181">
            <w:pPr>
              <w:spacing w:before="0"/>
              <w:ind w:left="0"/>
              <w:jc w:val="both"/>
              <w:rPr>
                <w:sz w:val="22"/>
                <w:szCs w:val="22"/>
              </w:rPr>
            </w:pPr>
            <w:r w:rsidRPr="0076075D">
              <w:rPr>
                <w:sz w:val="22"/>
                <w:szCs w:val="22"/>
              </w:rPr>
              <w:t>DataType: String</w:t>
            </w:r>
          </w:p>
        </w:tc>
        <w:tc>
          <w:tcPr>
            <w:tcW w:w="4315" w:type="dxa"/>
          </w:tcPr>
          <w:p w14:paraId="682F15BC" w14:textId="77777777" w:rsidR="00501898" w:rsidRPr="0076075D" w:rsidRDefault="00136181">
            <w:pPr>
              <w:spacing w:before="0"/>
              <w:ind w:left="0"/>
              <w:jc w:val="both"/>
              <w:rPr>
                <w:sz w:val="22"/>
                <w:szCs w:val="22"/>
              </w:rPr>
            </w:pPr>
            <w:r w:rsidRPr="0076075D">
              <w:rPr>
                <w:sz w:val="22"/>
                <w:szCs w:val="22"/>
              </w:rPr>
              <w:t>Danh sách key request, mỗi transactionUuid tương ứng với 1 hoá đơn (Validate độ dài transactionUuid trong khoảng 10 – 36 ký tự). Các transactionUuid cách nhau bởi dấu “,”</w:t>
            </w:r>
          </w:p>
        </w:tc>
      </w:tr>
    </w:tbl>
    <w:p w14:paraId="4C8C01E9" w14:textId="77777777" w:rsidR="00501898" w:rsidRPr="0076075D" w:rsidRDefault="00501898">
      <w:pPr>
        <w:ind w:left="0"/>
        <w:jc w:val="both"/>
        <w:rPr>
          <w:sz w:val="22"/>
          <w:szCs w:val="22"/>
        </w:rPr>
      </w:pPr>
    </w:p>
    <w:p w14:paraId="32321AE4" w14:textId="77777777" w:rsidR="00501898" w:rsidRPr="0076075D" w:rsidRDefault="00136181">
      <w:pPr>
        <w:jc w:val="both"/>
        <w:rPr>
          <w:sz w:val="22"/>
          <w:szCs w:val="22"/>
        </w:rPr>
      </w:pPr>
      <w:r w:rsidRPr="0076075D">
        <w:rPr>
          <w:sz w:val="22"/>
          <w:szCs w:val="22"/>
        </w:rPr>
        <w:t>Vị dụ mẫu và các trường dữ liệu:</w:t>
      </w:r>
    </w:p>
    <w:p w14:paraId="473E6F19" w14:textId="77777777" w:rsidR="00501898" w:rsidRPr="0076075D" w:rsidRDefault="00136181">
      <w:pPr>
        <w:pStyle w:val="NormalIndent"/>
        <w:numPr>
          <w:ilvl w:val="0"/>
          <w:numId w:val="17"/>
        </w:numPr>
        <w:rPr>
          <w:sz w:val="22"/>
          <w:szCs w:val="22"/>
        </w:rPr>
      </w:pPr>
      <w:r w:rsidRPr="0076075D">
        <w:rPr>
          <w:sz w:val="22"/>
          <w:szCs w:val="22"/>
        </w:rPr>
        <w:t>JSON:</w:t>
      </w:r>
    </w:p>
    <w:p w14:paraId="4138FCDB" w14:textId="77777777" w:rsidR="00501898" w:rsidRPr="0076075D" w:rsidRDefault="00136181">
      <w:pPr>
        <w:shd w:val="clear" w:color="auto" w:fill="C6D9F1"/>
        <w:ind w:left="720"/>
        <w:jc w:val="both"/>
        <w:rPr>
          <w:color w:val="833C0B"/>
          <w:sz w:val="22"/>
          <w:szCs w:val="22"/>
        </w:rPr>
      </w:pPr>
      <w:r w:rsidRPr="0076075D">
        <w:rPr>
          <w:color w:val="833C0B"/>
          <w:sz w:val="22"/>
          <w:szCs w:val="22"/>
        </w:rPr>
        <w:t>{</w:t>
      </w:r>
    </w:p>
    <w:p w14:paraId="4249312E" w14:textId="77777777" w:rsidR="00501898" w:rsidRPr="0076075D" w:rsidRDefault="00136181">
      <w:pPr>
        <w:shd w:val="clear" w:color="auto" w:fill="C6D9F1"/>
        <w:ind w:left="720"/>
        <w:jc w:val="both"/>
        <w:rPr>
          <w:color w:val="833C0B"/>
          <w:sz w:val="22"/>
          <w:szCs w:val="22"/>
        </w:rPr>
      </w:pPr>
      <w:r w:rsidRPr="0076075D">
        <w:rPr>
          <w:color w:val="833C0B"/>
          <w:sz w:val="22"/>
          <w:szCs w:val="22"/>
        </w:rPr>
        <w:tab/>
        <w:t>"supplierTaxCode":"0100109106-712s",</w:t>
      </w:r>
    </w:p>
    <w:p w14:paraId="0CF08077" w14:textId="77777777" w:rsidR="00501898" w:rsidRPr="0076075D" w:rsidRDefault="00136181">
      <w:pPr>
        <w:shd w:val="clear" w:color="auto" w:fill="C6D9F1"/>
        <w:ind w:left="720"/>
        <w:jc w:val="both"/>
        <w:rPr>
          <w:color w:val="833C0B"/>
          <w:sz w:val="22"/>
          <w:szCs w:val="22"/>
        </w:rPr>
      </w:pPr>
      <w:r w:rsidRPr="0076075D">
        <w:rPr>
          <w:color w:val="833C0B"/>
          <w:sz w:val="22"/>
          <w:szCs w:val="22"/>
        </w:rPr>
        <w:tab/>
        <w:t>"lstTransactionUuid":"idtest9999999999,testuuid8888888,transactionUuid123"</w:t>
      </w:r>
    </w:p>
    <w:p w14:paraId="017D050A" w14:textId="77777777" w:rsidR="00501898" w:rsidRPr="0076075D" w:rsidRDefault="00136181">
      <w:pPr>
        <w:shd w:val="clear" w:color="auto" w:fill="C6D9F1"/>
        <w:ind w:left="720"/>
        <w:jc w:val="both"/>
        <w:rPr>
          <w:color w:val="833C0B"/>
          <w:sz w:val="22"/>
          <w:szCs w:val="22"/>
        </w:rPr>
      </w:pPr>
      <w:r w:rsidRPr="0076075D">
        <w:rPr>
          <w:color w:val="833C0B"/>
          <w:sz w:val="22"/>
          <w:szCs w:val="22"/>
        </w:rPr>
        <w:t>}</w:t>
      </w:r>
    </w:p>
    <w:p w14:paraId="3436FFC4" w14:textId="77777777" w:rsidR="00501898" w:rsidRPr="0076075D" w:rsidRDefault="00501898">
      <w:pPr>
        <w:ind w:left="0"/>
        <w:jc w:val="both"/>
        <w:rPr>
          <w:b/>
          <w:color w:val="0000FF"/>
          <w:sz w:val="22"/>
          <w:szCs w:val="22"/>
        </w:rPr>
      </w:pPr>
    </w:p>
    <w:p w14:paraId="3CFEBF59" w14:textId="77777777" w:rsidR="00501898" w:rsidRPr="0076075D" w:rsidRDefault="00136181">
      <w:pPr>
        <w:numPr>
          <w:ilvl w:val="0"/>
          <w:numId w:val="21"/>
        </w:numPr>
        <w:jc w:val="both"/>
        <w:rPr>
          <w:b/>
          <w:color w:val="0000FF"/>
          <w:sz w:val="22"/>
          <w:szCs w:val="22"/>
        </w:rPr>
      </w:pPr>
      <w:r w:rsidRPr="0076075D">
        <w:rPr>
          <w:b/>
          <w:color w:val="0000FF"/>
          <w:sz w:val="22"/>
          <w:szCs w:val="22"/>
        </w:rPr>
        <w:t>Đầu ra:</w:t>
      </w:r>
    </w:p>
    <w:p w14:paraId="13FF80B4" w14:textId="77777777" w:rsidR="00501898" w:rsidRPr="0076075D" w:rsidRDefault="00136181">
      <w:pPr>
        <w:ind w:left="904"/>
        <w:jc w:val="both"/>
        <w:rPr>
          <w:sz w:val="22"/>
          <w:szCs w:val="22"/>
        </w:rPr>
      </w:pPr>
      <w:r w:rsidRPr="0076075D">
        <w:rPr>
          <w:sz w:val="22"/>
          <w:szCs w:val="22"/>
        </w:rPr>
        <w:t>Đối tượng Response với HTTPStatus và output Entity.</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0C91766D" w14:textId="77777777">
        <w:trPr>
          <w:jc w:val="center"/>
        </w:trPr>
        <w:tc>
          <w:tcPr>
            <w:tcW w:w="2533" w:type="dxa"/>
            <w:shd w:val="clear" w:color="auto" w:fill="D9D9D9"/>
          </w:tcPr>
          <w:p w14:paraId="4BF94092" w14:textId="77777777" w:rsidR="00501898" w:rsidRPr="0076075D" w:rsidRDefault="00136181">
            <w:pPr>
              <w:jc w:val="center"/>
              <w:rPr>
                <w:b/>
                <w:sz w:val="22"/>
                <w:szCs w:val="22"/>
              </w:rPr>
            </w:pPr>
            <w:r w:rsidRPr="0076075D">
              <w:rPr>
                <w:b/>
                <w:sz w:val="22"/>
                <w:szCs w:val="22"/>
              </w:rPr>
              <w:t>Tên trường</w:t>
            </w:r>
          </w:p>
        </w:tc>
        <w:tc>
          <w:tcPr>
            <w:tcW w:w="6251" w:type="dxa"/>
            <w:shd w:val="clear" w:color="auto" w:fill="D9D9D9"/>
          </w:tcPr>
          <w:p w14:paraId="342F104F" w14:textId="77777777" w:rsidR="00501898" w:rsidRPr="0076075D" w:rsidRDefault="00136181">
            <w:pPr>
              <w:jc w:val="center"/>
              <w:rPr>
                <w:b/>
                <w:sz w:val="22"/>
                <w:szCs w:val="22"/>
              </w:rPr>
            </w:pPr>
            <w:r w:rsidRPr="0076075D">
              <w:rPr>
                <w:b/>
                <w:sz w:val="22"/>
                <w:szCs w:val="22"/>
              </w:rPr>
              <w:t>Mô tả</w:t>
            </w:r>
          </w:p>
        </w:tc>
      </w:tr>
      <w:tr w:rsidR="00501898" w:rsidRPr="0076075D" w14:paraId="6DF042EB" w14:textId="77777777">
        <w:trPr>
          <w:jc w:val="center"/>
        </w:trPr>
        <w:tc>
          <w:tcPr>
            <w:tcW w:w="2533" w:type="dxa"/>
          </w:tcPr>
          <w:p w14:paraId="4378F144"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11CC83FD" w14:textId="77777777" w:rsidR="00501898" w:rsidRPr="0076075D" w:rsidRDefault="00136181">
            <w:pPr>
              <w:spacing w:before="0"/>
              <w:ind w:left="0"/>
              <w:jc w:val="both"/>
              <w:rPr>
                <w:sz w:val="22"/>
                <w:szCs w:val="22"/>
              </w:rPr>
            </w:pPr>
            <w:r w:rsidRPr="0076075D">
              <w:rPr>
                <w:sz w:val="22"/>
                <w:szCs w:val="22"/>
              </w:rPr>
              <w:t>Mã lỗi (giá trị là null không có lỗi gì xảy ra)</w:t>
            </w:r>
          </w:p>
        </w:tc>
      </w:tr>
      <w:tr w:rsidR="00501898" w:rsidRPr="0076075D" w14:paraId="763960DE" w14:textId="77777777">
        <w:trPr>
          <w:jc w:val="center"/>
        </w:trPr>
        <w:tc>
          <w:tcPr>
            <w:tcW w:w="2533" w:type="dxa"/>
          </w:tcPr>
          <w:p w14:paraId="3544328C"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14540465" w14:textId="77777777" w:rsidR="00501898" w:rsidRPr="0076075D" w:rsidRDefault="00136181">
            <w:pPr>
              <w:spacing w:before="0"/>
              <w:ind w:left="0"/>
              <w:jc w:val="both"/>
              <w:rPr>
                <w:sz w:val="22"/>
                <w:szCs w:val="22"/>
              </w:rPr>
            </w:pPr>
            <w:r w:rsidRPr="0076075D">
              <w:rPr>
                <w:sz w:val="22"/>
                <w:szCs w:val="22"/>
              </w:rPr>
              <w:t>Mô tả lỗi (giá trị là null không có lỗi gì xảy ra)</w:t>
            </w:r>
          </w:p>
        </w:tc>
      </w:tr>
    </w:tbl>
    <w:p w14:paraId="12461E1C" w14:textId="77777777" w:rsidR="00501898" w:rsidRPr="0076075D" w:rsidRDefault="00501898">
      <w:pPr>
        <w:ind w:left="0"/>
        <w:rPr>
          <w:sz w:val="22"/>
          <w:szCs w:val="22"/>
        </w:rPr>
      </w:pPr>
    </w:p>
    <w:p w14:paraId="26FDDC95" w14:textId="77777777" w:rsidR="00501898" w:rsidRPr="0076075D" w:rsidRDefault="00136181">
      <w:pPr>
        <w:pStyle w:val="StyleHeading2l2H2h21TimesNewRoman14pt"/>
        <w:rPr>
          <w:sz w:val="22"/>
          <w:szCs w:val="22"/>
        </w:rPr>
      </w:pPr>
      <w:bookmarkStart w:id="50" w:name="_Toc115266197"/>
      <w:r w:rsidRPr="0076075D">
        <w:rPr>
          <w:sz w:val="22"/>
          <w:szCs w:val="22"/>
        </w:rPr>
        <w:t>Phát hành/thay thế/điều chỉnh cho USB-TOKEN (Bước 1: Lấy chuỗi hash)</w:t>
      </w:r>
      <w:bookmarkEnd w:id="50"/>
    </w:p>
    <w:p w14:paraId="740413BF" w14:textId="77777777" w:rsidR="00501898" w:rsidRPr="0076075D" w:rsidRDefault="00136181">
      <w:pPr>
        <w:jc w:val="both"/>
        <w:rPr>
          <w:b/>
          <w:sz w:val="22"/>
          <w:szCs w:val="22"/>
        </w:rPr>
      </w:pPr>
      <w:r w:rsidRPr="0076075D">
        <w:rPr>
          <w:b/>
          <w:sz w:val="22"/>
          <w:szCs w:val="22"/>
        </w:rPr>
        <w:t>*Quy tắc kiểm tra ngày lập hóa đơn:</w:t>
      </w:r>
    </w:p>
    <w:p w14:paraId="5B767B80" w14:textId="77777777" w:rsidR="00501898" w:rsidRPr="0076075D" w:rsidRDefault="00136181">
      <w:pPr>
        <w:rPr>
          <w:spacing w:val="2"/>
          <w:sz w:val="22"/>
          <w:szCs w:val="22"/>
          <w:shd w:val="clear" w:color="auto" w:fill="FFFFFF"/>
        </w:rPr>
      </w:pPr>
      <w:r w:rsidRPr="0076075D">
        <w:rPr>
          <w:spacing w:val="2"/>
          <w:sz w:val="22"/>
          <w:szCs w:val="22"/>
          <w:shd w:val="clear" w:color="auto" w:fill="FFFFFF"/>
        </w:rPr>
        <w:t xml:space="preserve">Hệ thống Hóa đơn điện tử SInvoice V2, phần Cấu hình chung liên quan ngày lập hóa đơn có 2 </w:t>
      </w:r>
      <w:r w:rsidRPr="0076075D">
        <w:rPr>
          <w:spacing w:val="2"/>
          <w:sz w:val="22"/>
          <w:szCs w:val="22"/>
          <w:shd w:val="clear" w:color="auto" w:fill="FFFFFF"/>
        </w:rPr>
        <w:lastRenderedPageBreak/>
        <w:t xml:space="preserve">checkbox: </w:t>
      </w:r>
      <w:r w:rsidRPr="0076075D">
        <w:rPr>
          <w:color w:val="181D34"/>
          <w:spacing w:val="2"/>
          <w:sz w:val="22"/>
          <w:szCs w:val="22"/>
          <w:shd w:val="clear" w:color="auto" w:fill="FFFFFF"/>
        </w:rPr>
        <w:t>Cho phép ngày lập hóa đơn khác ngày hiện tại</w:t>
      </w:r>
      <w:r w:rsidRPr="0076075D">
        <w:rPr>
          <w:spacing w:val="2"/>
          <w:sz w:val="22"/>
          <w:szCs w:val="22"/>
          <w:shd w:val="clear" w:color="auto" w:fill="FFFFFF"/>
        </w:rPr>
        <w:t>, Tự động đặt giá trị cho ngày lập hóa đơn bằng ngày lập gần nhất.</w:t>
      </w:r>
    </w:p>
    <w:p w14:paraId="6B6CB3BD" w14:textId="77777777" w:rsidR="00501898" w:rsidRPr="0076075D" w:rsidRDefault="00136181">
      <w:pPr>
        <w:rPr>
          <w:spacing w:val="2"/>
          <w:sz w:val="22"/>
          <w:szCs w:val="22"/>
          <w:shd w:val="clear" w:color="auto" w:fill="FFFFFF"/>
        </w:rPr>
      </w:pPr>
      <w:r w:rsidRPr="0076075D">
        <w:rPr>
          <w:spacing w:val="2"/>
          <w:sz w:val="22"/>
          <w:szCs w:val="22"/>
          <w:shd w:val="clear" w:color="auto" w:fill="FFFFFF"/>
        </w:rPr>
        <w:t>Khi phát hành hóa đơn qua API, ngày lập hóa đơn sẽ bị ảnh hưởng khi người dùng tích chọn các checkbox này, xảy ra 4 trường hợp như mô tả sau:</w:t>
      </w:r>
    </w:p>
    <w:p w14:paraId="44385C7C" w14:textId="77777777" w:rsidR="00501898" w:rsidRPr="0076075D" w:rsidRDefault="00136181">
      <w:pPr>
        <w:rPr>
          <w:b/>
          <w:snapToGrid/>
          <w:sz w:val="22"/>
          <w:szCs w:val="22"/>
        </w:rPr>
      </w:pPr>
      <w:r w:rsidRPr="0076075D">
        <w:rPr>
          <w:b/>
          <w:sz w:val="22"/>
          <w:szCs w:val="22"/>
        </w:rPr>
        <w:t>TH1: Không tick cả 2</w:t>
      </w:r>
    </w:p>
    <w:p w14:paraId="4140E095" w14:textId="77777777" w:rsidR="00501898" w:rsidRPr="0076075D" w:rsidRDefault="00136181">
      <w:pPr>
        <w:rPr>
          <w:sz w:val="22"/>
          <w:szCs w:val="22"/>
        </w:rPr>
      </w:pPr>
      <w:r w:rsidRPr="0076075D">
        <w:rPr>
          <w:sz w:val="22"/>
          <w:szCs w:val="22"/>
        </w:rPr>
        <w:t>- Ngày lập (invoiceIssuedDate) null: lấy ngày giờ hiện tại (sysdate)</w:t>
      </w:r>
    </w:p>
    <w:p w14:paraId="70F47E4E" w14:textId="77777777" w:rsidR="00501898" w:rsidRPr="0076075D" w:rsidRDefault="00136181">
      <w:pPr>
        <w:rPr>
          <w:sz w:val="22"/>
          <w:szCs w:val="22"/>
        </w:rPr>
      </w:pPr>
      <w:r w:rsidRPr="0076075D">
        <w:rPr>
          <w:sz w:val="22"/>
          <w:szCs w:val="22"/>
        </w:rPr>
        <w:t>- Ngày lập &lt; ngày lập của hóa đơn gần nhất: ngày lập không hợp lệ</w:t>
      </w:r>
    </w:p>
    <w:p w14:paraId="6E9E6FCB" w14:textId="77777777" w:rsidR="00501898" w:rsidRPr="0076075D" w:rsidRDefault="00136181">
      <w:pPr>
        <w:rPr>
          <w:sz w:val="22"/>
          <w:szCs w:val="22"/>
        </w:rPr>
      </w:pPr>
      <w:r w:rsidRPr="0076075D">
        <w:rPr>
          <w:sz w:val="22"/>
          <w:szCs w:val="22"/>
        </w:rPr>
        <w:t>- Ngày lập &gt;= ngày lập của hóa đơn gần nhất và &lt;= ngày hiện tại: ngày lập không hợp lệ</w:t>
      </w:r>
    </w:p>
    <w:p w14:paraId="4F33A985" w14:textId="77777777" w:rsidR="00501898" w:rsidRPr="0076075D" w:rsidRDefault="00136181">
      <w:pPr>
        <w:rPr>
          <w:sz w:val="22"/>
          <w:szCs w:val="22"/>
        </w:rPr>
      </w:pPr>
      <w:r w:rsidRPr="0076075D">
        <w:rPr>
          <w:sz w:val="22"/>
          <w:szCs w:val="22"/>
        </w:rPr>
        <w:t>- Ngày lập &gt; ngày hiện tại: lấy ngày truyền vào (không kiểm tra giờ)</w:t>
      </w:r>
    </w:p>
    <w:p w14:paraId="0BFB2704" w14:textId="77777777" w:rsidR="00501898" w:rsidRPr="0076075D" w:rsidRDefault="00136181">
      <w:pPr>
        <w:rPr>
          <w:b/>
          <w:sz w:val="22"/>
          <w:szCs w:val="22"/>
        </w:rPr>
      </w:pPr>
      <w:r w:rsidRPr="0076075D">
        <w:rPr>
          <w:b/>
          <w:sz w:val="22"/>
          <w:szCs w:val="22"/>
        </w:rPr>
        <w:t>TH2: Tick “</w:t>
      </w:r>
      <w:r w:rsidRPr="0076075D">
        <w:rPr>
          <w:b/>
          <w:spacing w:val="2"/>
          <w:sz w:val="22"/>
          <w:szCs w:val="22"/>
          <w:shd w:val="clear" w:color="auto" w:fill="FFFFFF"/>
        </w:rPr>
        <w:t>Cấu hình ngày ký là thời điểm hiện tại”</w:t>
      </w:r>
    </w:p>
    <w:p w14:paraId="3D1473CF" w14:textId="77777777" w:rsidR="00501898" w:rsidRPr="0076075D" w:rsidRDefault="00136181">
      <w:pPr>
        <w:rPr>
          <w:sz w:val="22"/>
          <w:szCs w:val="22"/>
        </w:rPr>
      </w:pPr>
      <w:r w:rsidRPr="0076075D">
        <w:rPr>
          <w:sz w:val="22"/>
          <w:szCs w:val="22"/>
        </w:rPr>
        <w:t>- Ngày lập (invoiceIssuedDate) null: lấy ngày giờ hiện tại (sysdate)</w:t>
      </w:r>
    </w:p>
    <w:p w14:paraId="54AB9E3F" w14:textId="77777777" w:rsidR="00501898" w:rsidRPr="0076075D" w:rsidRDefault="00136181">
      <w:pPr>
        <w:rPr>
          <w:sz w:val="22"/>
          <w:szCs w:val="22"/>
        </w:rPr>
      </w:pPr>
      <w:r w:rsidRPr="0076075D">
        <w:rPr>
          <w:sz w:val="22"/>
          <w:szCs w:val="22"/>
        </w:rPr>
        <w:t xml:space="preserve">- Ngày lập &lt; ngày lập của hóa đơn gần nhất: lấy ngày của hóa đơn đã lập gần nhất </w:t>
      </w:r>
    </w:p>
    <w:p w14:paraId="56E2ACC1" w14:textId="77777777" w:rsidR="00501898" w:rsidRPr="0076075D" w:rsidRDefault="00136181">
      <w:pPr>
        <w:rPr>
          <w:sz w:val="22"/>
          <w:szCs w:val="22"/>
        </w:rPr>
      </w:pPr>
      <w:r w:rsidRPr="0076075D">
        <w:rPr>
          <w:sz w:val="22"/>
          <w:szCs w:val="22"/>
        </w:rPr>
        <w:t xml:space="preserve">- Ngày lập &gt;= ngày lập của hóa đơn gần nhất và &lt;= ngày hiện tại: lấy ngày truyền vào </w:t>
      </w:r>
    </w:p>
    <w:p w14:paraId="510A4819" w14:textId="77777777" w:rsidR="00501898" w:rsidRPr="0076075D" w:rsidRDefault="00136181">
      <w:pPr>
        <w:rPr>
          <w:sz w:val="22"/>
          <w:szCs w:val="22"/>
        </w:rPr>
      </w:pPr>
      <w:r w:rsidRPr="0076075D">
        <w:rPr>
          <w:sz w:val="22"/>
          <w:szCs w:val="22"/>
        </w:rPr>
        <w:t>- Ngày lập &gt; ngày hiện tại: ngày lập không hợp lệ</w:t>
      </w:r>
    </w:p>
    <w:p w14:paraId="127CB4B6" w14:textId="77777777" w:rsidR="00501898" w:rsidRPr="0076075D" w:rsidRDefault="00136181">
      <w:pPr>
        <w:jc w:val="both"/>
        <w:rPr>
          <w:b/>
          <w:spacing w:val="2"/>
          <w:sz w:val="22"/>
          <w:szCs w:val="22"/>
          <w:shd w:val="clear" w:color="auto" w:fill="FFFFFF"/>
        </w:rPr>
      </w:pPr>
      <w:r w:rsidRPr="0076075D">
        <w:rPr>
          <w:b/>
          <w:sz w:val="22"/>
          <w:szCs w:val="22"/>
        </w:rPr>
        <w:t>TH3: Tick “</w:t>
      </w:r>
      <w:r w:rsidRPr="0076075D">
        <w:rPr>
          <w:b/>
          <w:spacing w:val="2"/>
          <w:sz w:val="22"/>
          <w:szCs w:val="22"/>
          <w:shd w:val="clear" w:color="auto" w:fill="FFFFFF"/>
        </w:rPr>
        <w:t>Tự động đặt giá trị cho ngày lập hóa đơn bằng ngày lập gần nhất”</w:t>
      </w:r>
    </w:p>
    <w:p w14:paraId="552D647C" w14:textId="77777777" w:rsidR="00501898" w:rsidRPr="0076075D" w:rsidRDefault="00136181">
      <w:pPr>
        <w:rPr>
          <w:sz w:val="22"/>
          <w:szCs w:val="22"/>
        </w:rPr>
      </w:pPr>
      <w:r w:rsidRPr="0076075D">
        <w:rPr>
          <w:sz w:val="22"/>
          <w:szCs w:val="22"/>
        </w:rPr>
        <w:t>- Ngày lập (invoiceIssuedDate) null: lấy ngày giờ hiện tại (sysdate)</w:t>
      </w:r>
    </w:p>
    <w:p w14:paraId="4974D5FE" w14:textId="77777777" w:rsidR="00501898" w:rsidRPr="0076075D" w:rsidRDefault="00136181">
      <w:pPr>
        <w:rPr>
          <w:sz w:val="22"/>
          <w:szCs w:val="22"/>
        </w:rPr>
      </w:pPr>
      <w:r w:rsidRPr="0076075D">
        <w:rPr>
          <w:sz w:val="22"/>
          <w:szCs w:val="22"/>
        </w:rPr>
        <w:t>- Ngày lập &lt; ngày lập của hóa đơn gần nhất: ngày lập không hợp lệ</w:t>
      </w:r>
    </w:p>
    <w:p w14:paraId="22424F29" w14:textId="77777777" w:rsidR="00501898" w:rsidRPr="0076075D" w:rsidRDefault="00136181">
      <w:pPr>
        <w:rPr>
          <w:sz w:val="22"/>
          <w:szCs w:val="22"/>
        </w:rPr>
      </w:pPr>
      <w:r w:rsidRPr="0076075D">
        <w:rPr>
          <w:sz w:val="22"/>
          <w:szCs w:val="22"/>
        </w:rPr>
        <w:t xml:space="preserve">- Ngày lập &gt;= ngày lập của hóa đơn gần nhất và &lt;= ngày hiện tại: lấy ngày truyền vào </w:t>
      </w:r>
    </w:p>
    <w:p w14:paraId="64E3A239" w14:textId="77777777" w:rsidR="00501898" w:rsidRPr="0076075D" w:rsidRDefault="00136181">
      <w:pPr>
        <w:rPr>
          <w:sz w:val="22"/>
          <w:szCs w:val="22"/>
        </w:rPr>
      </w:pPr>
      <w:r w:rsidRPr="0076075D">
        <w:rPr>
          <w:sz w:val="22"/>
          <w:szCs w:val="22"/>
        </w:rPr>
        <w:t>- Ngày lập &gt; ngày hiện tại: ngày lập không hợp lệ</w:t>
      </w:r>
    </w:p>
    <w:p w14:paraId="0BD345BE" w14:textId="77777777" w:rsidR="00501898" w:rsidRPr="0076075D" w:rsidRDefault="00136181">
      <w:pPr>
        <w:rPr>
          <w:b/>
          <w:sz w:val="22"/>
          <w:szCs w:val="22"/>
        </w:rPr>
      </w:pPr>
      <w:r w:rsidRPr="0076075D">
        <w:rPr>
          <w:b/>
          <w:sz w:val="22"/>
          <w:szCs w:val="22"/>
        </w:rPr>
        <w:t xml:space="preserve">TH4: Tích cả 2 </w:t>
      </w:r>
    </w:p>
    <w:p w14:paraId="4327461E" w14:textId="77777777" w:rsidR="00501898" w:rsidRPr="0076075D" w:rsidRDefault="00136181">
      <w:pPr>
        <w:rPr>
          <w:sz w:val="22"/>
          <w:szCs w:val="22"/>
        </w:rPr>
      </w:pPr>
      <w:r w:rsidRPr="0076075D">
        <w:rPr>
          <w:sz w:val="22"/>
          <w:szCs w:val="22"/>
        </w:rPr>
        <w:t>- Ngày lập (invoiceIssuedDate) null: lấy ngày giờ hiện tại (sysdate)</w:t>
      </w:r>
    </w:p>
    <w:p w14:paraId="54B9BA4C" w14:textId="77777777" w:rsidR="00501898" w:rsidRPr="0076075D" w:rsidRDefault="00136181">
      <w:pPr>
        <w:rPr>
          <w:sz w:val="22"/>
          <w:szCs w:val="22"/>
        </w:rPr>
      </w:pPr>
      <w:r w:rsidRPr="0076075D">
        <w:rPr>
          <w:sz w:val="22"/>
          <w:szCs w:val="22"/>
        </w:rPr>
        <w:t xml:space="preserve">- Ngày lập &lt; ngày lập của hóa đơn gần nhất: lấy ngày của hóa đơn đã lập gần nhất </w:t>
      </w:r>
    </w:p>
    <w:p w14:paraId="742CE7CC" w14:textId="77777777" w:rsidR="00501898" w:rsidRPr="0076075D" w:rsidRDefault="00136181">
      <w:pPr>
        <w:rPr>
          <w:sz w:val="22"/>
          <w:szCs w:val="22"/>
        </w:rPr>
      </w:pPr>
      <w:r w:rsidRPr="0076075D">
        <w:rPr>
          <w:sz w:val="22"/>
          <w:szCs w:val="22"/>
        </w:rPr>
        <w:t xml:space="preserve">- Ngày lập &gt;= ngày lập của hóa đơn gần nhất và &lt;= ngày hiện tại:  lấy ngày truyền vào </w:t>
      </w:r>
    </w:p>
    <w:p w14:paraId="79C5766A" w14:textId="77777777" w:rsidR="00501898" w:rsidRPr="0076075D" w:rsidRDefault="00136181">
      <w:pPr>
        <w:rPr>
          <w:sz w:val="22"/>
          <w:szCs w:val="22"/>
        </w:rPr>
      </w:pPr>
      <w:r w:rsidRPr="0076075D">
        <w:rPr>
          <w:sz w:val="22"/>
          <w:szCs w:val="22"/>
        </w:rPr>
        <w:t>- Ngày lập &gt; ngày hiện tại: ngày lập không hợp lệ</w:t>
      </w:r>
    </w:p>
    <w:p w14:paraId="275CC3B6" w14:textId="77777777" w:rsidR="00501898" w:rsidRPr="0076075D" w:rsidRDefault="00136181">
      <w:pPr>
        <w:pStyle w:val="NormalIndent"/>
        <w:rPr>
          <w:sz w:val="22"/>
          <w:szCs w:val="22"/>
        </w:rPr>
      </w:pPr>
      <w:r w:rsidRPr="0076075D">
        <w:rPr>
          <w:sz w:val="22"/>
          <w:szCs w:val="22"/>
        </w:rPr>
        <w:t>- Sinh ra file xml và chuỗi hash của file XML của hóa đơn ký bởi USB Token.</w:t>
      </w:r>
    </w:p>
    <w:p w14:paraId="2CCCD2B1" w14:textId="77777777" w:rsidR="00501898" w:rsidRPr="0076075D" w:rsidRDefault="00136181">
      <w:pPr>
        <w:pStyle w:val="ListParagraph"/>
        <w:widowControl w:val="0"/>
        <w:numPr>
          <w:ilvl w:val="0"/>
          <w:numId w:val="25"/>
        </w:numPr>
        <w:spacing w:before="120" w:line="360" w:lineRule="auto"/>
        <w:contextualSpacing/>
        <w:jc w:val="both"/>
        <w:rPr>
          <w:rFonts w:ascii="Times New Roman" w:hAnsi="Times New Roman"/>
          <w:b/>
          <w:color w:val="0000FF"/>
        </w:rPr>
      </w:pPr>
      <w:r w:rsidRPr="0076075D">
        <w:rPr>
          <w:rFonts w:ascii="Times New Roman" w:hAnsi="Times New Roman"/>
          <w:b/>
          <w:color w:val="0000FF"/>
        </w:rPr>
        <w:t>Đầuvào:</w:t>
      </w:r>
    </w:p>
    <w:p w14:paraId="48BBA545"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color w:val="505050"/>
          <w:sz w:val="22"/>
          <w:szCs w:val="22"/>
          <w:shd w:val="clear" w:color="auto" w:fill="FAFAFA"/>
        </w:rPr>
        <w:t>InvoiceAPI/InvoiceWS/createInvoiceUsbTokenGetHash/{supplierTaxCode}</w:t>
      </w:r>
    </w:p>
    <w:p w14:paraId="61C02128" w14:textId="77777777" w:rsidR="00501898" w:rsidRPr="0076075D" w:rsidRDefault="00136181">
      <w:pPr>
        <w:numPr>
          <w:ilvl w:val="0"/>
          <w:numId w:val="17"/>
        </w:numPr>
        <w:jc w:val="both"/>
        <w:rPr>
          <w:sz w:val="22"/>
          <w:szCs w:val="22"/>
        </w:rPr>
      </w:pPr>
      <w:r w:rsidRPr="0076075D">
        <w:rPr>
          <w:sz w:val="22"/>
          <w:szCs w:val="22"/>
        </w:rPr>
        <w:t>Headers:</w:t>
      </w:r>
    </w:p>
    <w:p w14:paraId="22C4D440" w14:textId="77777777" w:rsidR="00501898" w:rsidRPr="0076075D" w:rsidRDefault="00136181">
      <w:pPr>
        <w:ind w:left="720"/>
        <w:jc w:val="both"/>
        <w:rPr>
          <w:sz w:val="22"/>
          <w:szCs w:val="22"/>
          <w:lang w:val="en"/>
        </w:rPr>
      </w:pPr>
      <w:r w:rsidRPr="0076075D">
        <w:rPr>
          <w:sz w:val="22"/>
          <w:szCs w:val="22"/>
          <w:lang w:val="en"/>
        </w:rPr>
        <w:t xml:space="preserve">+ Cookie: giá trị access_token hoặc Authorization: username/pass như đăng nhập trên web  hoặc </w:t>
      </w:r>
      <w:r w:rsidRPr="0076075D">
        <w:rPr>
          <w:sz w:val="22"/>
          <w:szCs w:val="22"/>
          <w:lang w:val="en"/>
        </w:rPr>
        <w:lastRenderedPageBreak/>
        <w:t>Authorization: username/pass như đăng nhập trên web</w:t>
      </w:r>
    </w:p>
    <w:p w14:paraId="740F511F" w14:textId="77777777" w:rsidR="00501898" w:rsidRPr="0076075D" w:rsidRDefault="00136181">
      <w:pPr>
        <w:ind w:left="720"/>
        <w:jc w:val="both"/>
        <w:rPr>
          <w:sz w:val="22"/>
          <w:szCs w:val="22"/>
        </w:rPr>
      </w:pPr>
      <w:r w:rsidRPr="0076075D">
        <w:rPr>
          <w:sz w:val="22"/>
          <w:szCs w:val="22"/>
        </w:rPr>
        <w:t xml:space="preserve">+ Content-Type : application/json </w:t>
      </w:r>
    </w:p>
    <w:p w14:paraId="0AA8031B" w14:textId="77777777" w:rsidR="00501898" w:rsidRPr="0076075D" w:rsidRDefault="00136181">
      <w:pPr>
        <w:pStyle w:val="ListParagraph"/>
        <w:widowControl w:val="0"/>
        <w:snapToGrid w:val="0"/>
        <w:spacing w:before="120" w:line="360" w:lineRule="auto"/>
        <w:ind w:left="0"/>
        <w:contextualSpacing/>
        <w:jc w:val="both"/>
        <w:rPr>
          <w:rFonts w:ascii="Times New Roman" w:hAnsi="Times New Roman"/>
        </w:rPr>
      </w:pPr>
      <w:r w:rsidRPr="0076075D">
        <w:rPr>
          <w:rFonts w:ascii="Times New Roman" w:hAnsi="Times New Roman"/>
        </w:rPr>
        <w:t>Đầu vào tương tư như lập hóa đơn, bổ sung thêm thông tin chứng thư gửi kèm.</w:t>
      </w:r>
    </w:p>
    <w:p w14:paraId="6A8BEB90" w14:textId="77777777" w:rsidR="00501898" w:rsidRPr="0076075D" w:rsidRDefault="00136181">
      <w:pPr>
        <w:pStyle w:val="ListParagraph"/>
        <w:widowControl w:val="0"/>
        <w:snapToGrid w:val="0"/>
        <w:spacing w:before="120" w:line="360" w:lineRule="auto"/>
        <w:ind w:left="0"/>
        <w:contextualSpacing/>
        <w:jc w:val="both"/>
        <w:rPr>
          <w:rFonts w:ascii="Times New Roman" w:hAnsi="Times New Roman"/>
        </w:rPr>
      </w:pPr>
      <w:r w:rsidRPr="0076075D">
        <w:rPr>
          <w:rFonts w:ascii="Times New Roman" w:hAnsi="Times New Roman"/>
        </w:rPr>
        <w:t xml:space="preserve">Bổ sung trường Lý do sai sót hoá đơn. Điều chỉnh cho phép truyền </w:t>
      </w:r>
      <w:r w:rsidRPr="0076075D">
        <w:rPr>
          <w:rFonts w:ascii="Times New Roman" w:hAnsi="Times New Roman"/>
          <w:iCs/>
          <w:shd w:val="clear" w:color="auto" w:fill="FFFFFF"/>
        </w:rPr>
        <w:t>dấu âm số lượng/ đơn giá</w:t>
      </w:r>
    </w:p>
    <w:tbl>
      <w:tblPr>
        <w:tblW w:w="9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506"/>
        <w:gridCol w:w="4837"/>
      </w:tblGrid>
      <w:tr w:rsidR="00501898" w:rsidRPr="0076075D" w14:paraId="7FC48C16" w14:textId="77777777">
        <w:trPr>
          <w:trHeight w:val="467"/>
          <w:jc w:val="center"/>
        </w:trPr>
        <w:tc>
          <w:tcPr>
            <w:tcW w:w="2127" w:type="dxa"/>
            <w:shd w:val="clear" w:color="auto" w:fill="D9D9D9"/>
          </w:tcPr>
          <w:p w14:paraId="14D8DB77" w14:textId="77777777" w:rsidR="00501898" w:rsidRPr="0076075D" w:rsidRDefault="00136181">
            <w:pPr>
              <w:ind w:left="0"/>
              <w:jc w:val="center"/>
              <w:rPr>
                <w:b/>
                <w:bCs/>
                <w:color w:val="000000"/>
                <w:sz w:val="22"/>
                <w:szCs w:val="22"/>
              </w:rPr>
            </w:pPr>
            <w:r w:rsidRPr="0076075D">
              <w:rPr>
                <w:b/>
                <w:bCs/>
                <w:color w:val="000000"/>
                <w:sz w:val="22"/>
                <w:szCs w:val="22"/>
              </w:rPr>
              <w:t>Tên tham số</w:t>
            </w:r>
          </w:p>
        </w:tc>
        <w:tc>
          <w:tcPr>
            <w:tcW w:w="2506" w:type="dxa"/>
            <w:shd w:val="clear" w:color="auto" w:fill="D9D9D9"/>
          </w:tcPr>
          <w:p w14:paraId="5E682A23"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837" w:type="dxa"/>
            <w:shd w:val="clear" w:color="auto" w:fill="D9D9D9"/>
          </w:tcPr>
          <w:p w14:paraId="5D256C9C"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0DFC2CEF" w14:textId="77777777">
        <w:trPr>
          <w:trHeight w:val="448"/>
          <w:jc w:val="center"/>
        </w:trPr>
        <w:tc>
          <w:tcPr>
            <w:tcW w:w="2127" w:type="dxa"/>
          </w:tcPr>
          <w:p w14:paraId="323F2C04" w14:textId="77777777" w:rsidR="00501898" w:rsidRPr="0076075D" w:rsidRDefault="00136181">
            <w:pPr>
              <w:spacing w:before="0"/>
              <w:ind w:left="0"/>
              <w:jc w:val="both"/>
              <w:rPr>
                <w:sz w:val="22"/>
                <w:szCs w:val="22"/>
              </w:rPr>
            </w:pPr>
            <w:r w:rsidRPr="0076075D">
              <w:rPr>
                <w:sz w:val="22"/>
                <w:szCs w:val="22"/>
              </w:rPr>
              <w:t>certificateSerial</w:t>
            </w:r>
          </w:p>
        </w:tc>
        <w:tc>
          <w:tcPr>
            <w:tcW w:w="2506" w:type="dxa"/>
          </w:tcPr>
          <w:p w14:paraId="3C887164" w14:textId="77777777" w:rsidR="00501898" w:rsidRPr="0076075D" w:rsidRDefault="00136181">
            <w:pPr>
              <w:spacing w:before="0"/>
              <w:ind w:left="0"/>
              <w:jc w:val="both"/>
              <w:rPr>
                <w:sz w:val="22"/>
                <w:szCs w:val="22"/>
              </w:rPr>
            </w:pPr>
            <w:r w:rsidRPr="0076075D">
              <w:rPr>
                <w:sz w:val="22"/>
                <w:szCs w:val="22"/>
              </w:rPr>
              <w:t>Required : true</w:t>
            </w:r>
          </w:p>
          <w:p w14:paraId="5972DE4C" w14:textId="77777777" w:rsidR="00501898" w:rsidRPr="0076075D" w:rsidRDefault="00136181">
            <w:pPr>
              <w:spacing w:before="0"/>
              <w:ind w:left="0"/>
              <w:jc w:val="both"/>
              <w:rPr>
                <w:sz w:val="22"/>
                <w:szCs w:val="22"/>
              </w:rPr>
            </w:pPr>
            <w:r w:rsidRPr="0076075D">
              <w:rPr>
                <w:sz w:val="22"/>
                <w:szCs w:val="22"/>
              </w:rPr>
              <w:t>DataType: String</w:t>
            </w:r>
          </w:p>
          <w:p w14:paraId="26C6E2B3" w14:textId="77777777" w:rsidR="00501898" w:rsidRPr="0076075D" w:rsidRDefault="00136181">
            <w:pPr>
              <w:spacing w:before="0"/>
              <w:ind w:left="0"/>
              <w:jc w:val="both"/>
              <w:rPr>
                <w:sz w:val="22"/>
                <w:szCs w:val="22"/>
              </w:rPr>
            </w:pPr>
            <w:r w:rsidRPr="0076075D">
              <w:rPr>
                <w:sz w:val="22"/>
                <w:szCs w:val="22"/>
              </w:rPr>
              <w:t xml:space="preserve">Minlength :  </w:t>
            </w:r>
          </w:p>
          <w:p w14:paraId="36F3C5BE" w14:textId="77777777" w:rsidR="00501898" w:rsidRPr="0076075D" w:rsidRDefault="00136181">
            <w:pPr>
              <w:spacing w:before="0"/>
              <w:ind w:left="0"/>
              <w:jc w:val="both"/>
              <w:rPr>
                <w:sz w:val="22"/>
                <w:szCs w:val="22"/>
              </w:rPr>
            </w:pPr>
            <w:r w:rsidRPr="0076075D">
              <w:rPr>
                <w:sz w:val="22"/>
                <w:szCs w:val="22"/>
              </w:rPr>
              <w:t>Maxlength : 100</w:t>
            </w:r>
          </w:p>
          <w:p w14:paraId="40F5E643" w14:textId="77777777" w:rsidR="00501898" w:rsidRPr="0076075D" w:rsidRDefault="00136181">
            <w:pPr>
              <w:spacing w:before="0"/>
              <w:ind w:left="0"/>
              <w:jc w:val="both"/>
              <w:rPr>
                <w:sz w:val="22"/>
                <w:szCs w:val="22"/>
              </w:rPr>
            </w:pPr>
            <w:r w:rsidRPr="0076075D">
              <w:rPr>
                <w:sz w:val="22"/>
                <w:szCs w:val="22"/>
              </w:rPr>
              <w:t xml:space="preserve">Format : </w:t>
            </w:r>
          </w:p>
        </w:tc>
        <w:tc>
          <w:tcPr>
            <w:tcW w:w="4837" w:type="dxa"/>
          </w:tcPr>
          <w:p w14:paraId="348F62D2" w14:textId="77777777" w:rsidR="00501898" w:rsidRPr="0076075D" w:rsidRDefault="00136181">
            <w:pPr>
              <w:spacing w:before="0"/>
              <w:ind w:left="0"/>
              <w:jc w:val="both"/>
              <w:rPr>
                <w:sz w:val="22"/>
                <w:szCs w:val="22"/>
              </w:rPr>
            </w:pPr>
            <w:bookmarkStart w:id="51" w:name="OLE_LINK8"/>
            <w:bookmarkStart w:id="52" w:name="OLE_LINK7"/>
            <w:r w:rsidRPr="0076075D">
              <w:rPr>
                <w:sz w:val="22"/>
                <w:szCs w:val="22"/>
              </w:rPr>
              <w:t>Serial Number của chứng thư số của doanh nghiệp, chứng thư số này đã được doanh nghiệp đẩy lên trên hệ thống khi đăng ký sử dụng USB Token.</w:t>
            </w:r>
          </w:p>
          <w:p w14:paraId="7BCEDAE4" w14:textId="77777777" w:rsidR="00501898" w:rsidRPr="0076075D" w:rsidRDefault="00136181">
            <w:pPr>
              <w:spacing w:before="0"/>
              <w:ind w:left="0"/>
              <w:jc w:val="both"/>
              <w:rPr>
                <w:sz w:val="22"/>
                <w:szCs w:val="22"/>
              </w:rPr>
            </w:pPr>
            <w:r w:rsidRPr="0076075D">
              <w:rPr>
                <w:sz w:val="22"/>
                <w:szCs w:val="22"/>
              </w:rPr>
              <w:t>Định dạng Hex.</w:t>
            </w:r>
          </w:p>
          <w:p w14:paraId="49B05D68" w14:textId="77777777" w:rsidR="00501898" w:rsidRPr="0076075D" w:rsidRDefault="00136181">
            <w:pPr>
              <w:spacing w:before="0"/>
              <w:ind w:left="0"/>
              <w:jc w:val="both"/>
              <w:rPr>
                <w:sz w:val="22"/>
                <w:szCs w:val="22"/>
              </w:rPr>
            </w:pPr>
            <w:r w:rsidRPr="0076075D">
              <w:rPr>
                <w:sz w:val="22"/>
                <w:szCs w:val="22"/>
              </w:rPr>
              <w:t>Vị dụ: 5404FFFEB7033FB316D672201B7BA4FE</w:t>
            </w:r>
            <w:bookmarkEnd w:id="51"/>
            <w:bookmarkEnd w:id="52"/>
          </w:p>
        </w:tc>
      </w:tr>
      <w:tr w:rsidR="00501898" w:rsidRPr="0076075D" w14:paraId="1B2251D7" w14:textId="77777777">
        <w:trPr>
          <w:trHeight w:val="448"/>
          <w:jc w:val="center"/>
        </w:trPr>
        <w:tc>
          <w:tcPr>
            <w:tcW w:w="2127" w:type="dxa"/>
          </w:tcPr>
          <w:p w14:paraId="1E54919C" w14:textId="77777777" w:rsidR="00501898" w:rsidRPr="0076075D" w:rsidRDefault="00136181">
            <w:pPr>
              <w:spacing w:before="0"/>
              <w:ind w:left="0"/>
              <w:jc w:val="both"/>
              <w:rPr>
                <w:sz w:val="22"/>
                <w:szCs w:val="22"/>
              </w:rPr>
            </w:pPr>
            <w:r w:rsidRPr="0076075D">
              <w:rPr>
                <w:sz w:val="22"/>
                <w:szCs w:val="22"/>
              </w:rPr>
              <w:t>adjustedNote</w:t>
            </w:r>
          </w:p>
        </w:tc>
        <w:tc>
          <w:tcPr>
            <w:tcW w:w="2506" w:type="dxa"/>
          </w:tcPr>
          <w:p w14:paraId="2D62DDC6" w14:textId="77777777" w:rsidR="00501898" w:rsidRPr="0076075D" w:rsidRDefault="00136181">
            <w:pPr>
              <w:spacing w:before="0"/>
              <w:ind w:left="0"/>
              <w:jc w:val="both"/>
              <w:rPr>
                <w:sz w:val="22"/>
                <w:szCs w:val="22"/>
              </w:rPr>
            </w:pPr>
            <w:r w:rsidRPr="0076075D">
              <w:rPr>
                <w:sz w:val="22"/>
                <w:szCs w:val="22"/>
              </w:rPr>
              <w:t>Required:</w:t>
            </w:r>
            <w:r w:rsidRPr="0076075D">
              <w:rPr>
                <w:sz w:val="22"/>
                <w:szCs w:val="22"/>
                <w:lang w:val="vi-VN"/>
              </w:rPr>
              <w:t xml:space="preserve"> </w:t>
            </w:r>
            <w:r w:rsidRPr="0076075D">
              <w:rPr>
                <w:sz w:val="22"/>
                <w:szCs w:val="22"/>
              </w:rPr>
              <w:t>False</w:t>
            </w:r>
          </w:p>
          <w:p w14:paraId="44E2AF13" w14:textId="77777777" w:rsidR="00501898" w:rsidRPr="0076075D" w:rsidRDefault="00136181">
            <w:pPr>
              <w:spacing w:before="0"/>
              <w:ind w:left="0"/>
              <w:jc w:val="both"/>
              <w:rPr>
                <w:sz w:val="22"/>
                <w:szCs w:val="22"/>
              </w:rPr>
            </w:pPr>
            <w:r w:rsidRPr="0076075D">
              <w:rPr>
                <w:sz w:val="22"/>
                <w:szCs w:val="22"/>
              </w:rPr>
              <w:t>DataType: String</w:t>
            </w:r>
          </w:p>
          <w:p w14:paraId="476343F1" w14:textId="77777777" w:rsidR="00501898" w:rsidRPr="0076075D" w:rsidRDefault="00136181">
            <w:pPr>
              <w:spacing w:before="0"/>
              <w:ind w:left="0"/>
              <w:jc w:val="both"/>
              <w:rPr>
                <w:sz w:val="22"/>
                <w:szCs w:val="22"/>
              </w:rPr>
            </w:pPr>
            <w:r w:rsidRPr="0076075D">
              <w:rPr>
                <w:sz w:val="22"/>
                <w:szCs w:val="22"/>
              </w:rPr>
              <w:t>Minlength: N/A</w:t>
            </w:r>
          </w:p>
          <w:p w14:paraId="46325ECD" w14:textId="77777777" w:rsidR="00501898" w:rsidRPr="0076075D" w:rsidRDefault="00136181">
            <w:pPr>
              <w:spacing w:before="0"/>
              <w:ind w:left="0"/>
              <w:jc w:val="both"/>
              <w:rPr>
                <w:sz w:val="22"/>
                <w:szCs w:val="22"/>
              </w:rPr>
            </w:pPr>
            <w:r w:rsidRPr="0076075D">
              <w:rPr>
                <w:sz w:val="22"/>
                <w:szCs w:val="22"/>
              </w:rPr>
              <w:t>Maxlength: 255</w:t>
            </w:r>
          </w:p>
          <w:p w14:paraId="156BA7AE" w14:textId="77777777" w:rsidR="00501898" w:rsidRPr="0076075D" w:rsidRDefault="00136181">
            <w:pPr>
              <w:spacing w:before="0"/>
              <w:ind w:left="0"/>
              <w:jc w:val="both"/>
              <w:rPr>
                <w:sz w:val="22"/>
                <w:szCs w:val="22"/>
              </w:rPr>
            </w:pPr>
            <w:r w:rsidRPr="0076075D">
              <w:rPr>
                <w:sz w:val="22"/>
                <w:szCs w:val="22"/>
              </w:rPr>
              <w:t>Format:</w:t>
            </w:r>
          </w:p>
        </w:tc>
        <w:tc>
          <w:tcPr>
            <w:tcW w:w="4837" w:type="dxa"/>
          </w:tcPr>
          <w:p w14:paraId="5E0C8371" w14:textId="77777777" w:rsidR="00501898" w:rsidRPr="0076075D" w:rsidRDefault="00136181">
            <w:pPr>
              <w:spacing w:before="0"/>
              <w:ind w:left="41"/>
              <w:jc w:val="both"/>
              <w:rPr>
                <w:bCs/>
                <w:sz w:val="22"/>
                <w:szCs w:val="22"/>
              </w:rPr>
            </w:pPr>
            <w:r w:rsidRPr="0076075D">
              <w:rPr>
                <w:bCs/>
                <w:sz w:val="22"/>
                <w:szCs w:val="22"/>
              </w:rPr>
              <w:t xml:space="preserve">Lý do sai sót </w:t>
            </w:r>
          </w:p>
          <w:p w14:paraId="211B7FF6" w14:textId="77777777" w:rsidR="00501898" w:rsidRPr="0076075D" w:rsidRDefault="00136181">
            <w:pPr>
              <w:spacing w:before="0"/>
              <w:ind w:left="41"/>
              <w:jc w:val="both"/>
              <w:rPr>
                <w:bCs/>
                <w:sz w:val="22"/>
                <w:szCs w:val="22"/>
              </w:rPr>
            </w:pPr>
            <w:r w:rsidRPr="0076075D">
              <w:rPr>
                <w:bCs/>
                <w:sz w:val="22"/>
                <w:szCs w:val="22"/>
              </w:rPr>
              <w:t xml:space="preserve">Cho phép nhập chuỗi ký tự tối đa 255 ký tự. </w:t>
            </w:r>
          </w:p>
          <w:p w14:paraId="3708C826" w14:textId="77777777" w:rsidR="00501898" w:rsidRPr="0076075D" w:rsidRDefault="00136181">
            <w:pPr>
              <w:spacing w:before="0"/>
              <w:ind w:left="41"/>
              <w:jc w:val="both"/>
              <w:rPr>
                <w:bCs/>
                <w:sz w:val="22"/>
                <w:szCs w:val="22"/>
              </w:rPr>
            </w:pPr>
            <w:r w:rsidRPr="0076075D">
              <w:rPr>
                <w:bCs/>
                <w:sz w:val="22"/>
                <w:szCs w:val="22"/>
              </w:rPr>
              <w:t>Không bắt buộc truyền.</w:t>
            </w:r>
          </w:p>
          <w:p w14:paraId="66F33417" w14:textId="77777777" w:rsidR="00501898" w:rsidRPr="0076075D" w:rsidRDefault="00136181">
            <w:pPr>
              <w:spacing w:before="0"/>
              <w:ind w:left="0"/>
              <w:jc w:val="both"/>
              <w:rPr>
                <w:sz w:val="22"/>
                <w:szCs w:val="22"/>
              </w:rPr>
            </w:pPr>
            <w:r w:rsidRPr="0076075D">
              <w:rPr>
                <w:bCs/>
                <w:sz w:val="22"/>
                <w:szCs w:val="22"/>
              </w:rPr>
              <w:t>Đặt trong generalInvoiceInfo</w:t>
            </w:r>
          </w:p>
        </w:tc>
      </w:tr>
      <w:tr w:rsidR="00501898" w:rsidRPr="0076075D" w14:paraId="6628E7C0" w14:textId="77777777">
        <w:trPr>
          <w:trHeight w:val="448"/>
          <w:jc w:val="center"/>
        </w:trPr>
        <w:tc>
          <w:tcPr>
            <w:tcW w:w="2127" w:type="dxa"/>
          </w:tcPr>
          <w:p w14:paraId="0EAA65C6" w14:textId="77777777" w:rsidR="00501898" w:rsidRPr="0076075D" w:rsidRDefault="00136181">
            <w:pPr>
              <w:spacing w:before="0"/>
              <w:ind w:left="0"/>
              <w:jc w:val="both"/>
              <w:rPr>
                <w:sz w:val="22"/>
                <w:szCs w:val="22"/>
              </w:rPr>
            </w:pPr>
            <w:r w:rsidRPr="0076075D">
              <w:rPr>
                <w:sz w:val="22"/>
                <w:szCs w:val="22"/>
              </w:rPr>
              <w:t>unitPrice</w:t>
            </w:r>
          </w:p>
        </w:tc>
        <w:tc>
          <w:tcPr>
            <w:tcW w:w="2506" w:type="dxa"/>
          </w:tcPr>
          <w:p w14:paraId="3A0F070A" w14:textId="77777777" w:rsidR="00501898" w:rsidRPr="0076075D" w:rsidRDefault="00136181">
            <w:pPr>
              <w:spacing w:before="0"/>
              <w:ind w:left="0"/>
              <w:jc w:val="both"/>
              <w:rPr>
                <w:sz w:val="22"/>
                <w:szCs w:val="22"/>
              </w:rPr>
            </w:pPr>
            <w:r w:rsidRPr="0076075D">
              <w:rPr>
                <w:sz w:val="22"/>
                <w:szCs w:val="22"/>
              </w:rPr>
              <w:t>Required: false</w:t>
            </w:r>
          </w:p>
          <w:p w14:paraId="6D8DE79E" w14:textId="77777777" w:rsidR="00501898" w:rsidRPr="0076075D" w:rsidRDefault="00136181">
            <w:pPr>
              <w:spacing w:before="0"/>
              <w:ind w:left="0"/>
              <w:jc w:val="both"/>
              <w:rPr>
                <w:sz w:val="22"/>
                <w:szCs w:val="22"/>
              </w:rPr>
            </w:pPr>
            <w:r w:rsidRPr="0076075D">
              <w:rPr>
                <w:sz w:val="22"/>
                <w:szCs w:val="22"/>
              </w:rPr>
              <w:t>DataType: BigDecimal</w:t>
            </w:r>
          </w:p>
          <w:p w14:paraId="77FB8232" w14:textId="77777777" w:rsidR="00501898" w:rsidRPr="0076075D" w:rsidRDefault="00136181">
            <w:pPr>
              <w:spacing w:before="0"/>
              <w:ind w:left="0"/>
              <w:jc w:val="both"/>
              <w:rPr>
                <w:sz w:val="22"/>
                <w:szCs w:val="22"/>
              </w:rPr>
            </w:pPr>
            <w:r w:rsidRPr="0076075D">
              <w:rPr>
                <w:sz w:val="22"/>
                <w:szCs w:val="22"/>
              </w:rPr>
              <w:t xml:space="preserve">Minlength: </w:t>
            </w:r>
          </w:p>
          <w:p w14:paraId="06BEA44A" w14:textId="77777777" w:rsidR="00501898" w:rsidRPr="0076075D" w:rsidRDefault="00136181">
            <w:pPr>
              <w:spacing w:before="0"/>
              <w:ind w:left="0"/>
              <w:jc w:val="both"/>
              <w:rPr>
                <w:sz w:val="22"/>
                <w:szCs w:val="22"/>
              </w:rPr>
            </w:pPr>
            <w:r w:rsidRPr="0076075D">
              <w:rPr>
                <w:sz w:val="22"/>
                <w:szCs w:val="22"/>
              </w:rPr>
              <w:t xml:space="preserve">Maxlength: </w:t>
            </w:r>
          </w:p>
          <w:p w14:paraId="5AB1628E" w14:textId="77777777" w:rsidR="00501898" w:rsidRPr="0076075D" w:rsidRDefault="00136181">
            <w:pPr>
              <w:spacing w:before="0"/>
              <w:ind w:left="0"/>
              <w:jc w:val="both"/>
              <w:rPr>
                <w:sz w:val="22"/>
                <w:szCs w:val="22"/>
              </w:rPr>
            </w:pPr>
            <w:r w:rsidRPr="0076075D">
              <w:rPr>
                <w:sz w:val="22"/>
                <w:szCs w:val="22"/>
              </w:rPr>
              <w:t>Format: [0-9.]+</w:t>
            </w:r>
            <w:r w:rsidRPr="0076075D">
              <w:rPr>
                <w:color w:val="FF0000"/>
                <w:sz w:val="22"/>
                <w:szCs w:val="22"/>
              </w:rPr>
              <w:t>-</w:t>
            </w:r>
          </w:p>
        </w:tc>
        <w:tc>
          <w:tcPr>
            <w:tcW w:w="4837" w:type="dxa"/>
          </w:tcPr>
          <w:p w14:paraId="621EB9DA" w14:textId="77777777" w:rsidR="00501898" w:rsidRPr="0076075D" w:rsidRDefault="00136181">
            <w:pPr>
              <w:spacing w:before="0"/>
              <w:ind w:left="28"/>
              <w:jc w:val="both"/>
              <w:rPr>
                <w:sz w:val="22"/>
                <w:szCs w:val="22"/>
              </w:rPr>
            </w:pPr>
            <w:r w:rsidRPr="0076075D">
              <w:rPr>
                <w:sz w:val="22"/>
                <w:szCs w:val="22"/>
              </w:rPr>
              <w:t xml:space="preserve">Đơn giá của hàng hóa. </w:t>
            </w:r>
          </w:p>
          <w:p w14:paraId="4FCCB8FC" w14:textId="77777777" w:rsidR="00501898" w:rsidRPr="0076075D" w:rsidRDefault="00136181">
            <w:pPr>
              <w:spacing w:before="0"/>
              <w:ind w:left="41"/>
              <w:jc w:val="both"/>
              <w:rPr>
                <w:sz w:val="22"/>
                <w:szCs w:val="22"/>
              </w:rPr>
            </w:pPr>
            <w:r w:rsidRPr="0076075D">
              <w:rPr>
                <w:sz w:val="22"/>
                <w:szCs w:val="22"/>
              </w:rPr>
              <w:t xml:space="preserve">Các quy tắc ràng buộc giữ nguyên hiện trạng. </w:t>
            </w:r>
          </w:p>
          <w:p w14:paraId="7BE17EC0" w14:textId="77777777" w:rsidR="00501898" w:rsidRPr="0076075D" w:rsidRDefault="00136181">
            <w:pPr>
              <w:spacing w:before="0"/>
              <w:ind w:left="41"/>
              <w:jc w:val="both"/>
              <w:rPr>
                <w:color w:val="FF0000"/>
                <w:sz w:val="22"/>
                <w:szCs w:val="22"/>
              </w:rPr>
            </w:pPr>
            <w:r w:rsidRPr="0076075D">
              <w:rPr>
                <w:color w:val="FF0000"/>
                <w:sz w:val="22"/>
                <w:szCs w:val="22"/>
              </w:rPr>
              <w:t>Bổ sung cho phép truyền giá trị âm</w:t>
            </w:r>
          </w:p>
          <w:p w14:paraId="14C87879" w14:textId="77777777" w:rsidR="00501898" w:rsidRPr="0076075D" w:rsidRDefault="00501898">
            <w:pPr>
              <w:spacing w:before="0"/>
              <w:ind w:left="28"/>
              <w:jc w:val="both"/>
              <w:rPr>
                <w:sz w:val="22"/>
                <w:szCs w:val="22"/>
              </w:rPr>
            </w:pPr>
          </w:p>
          <w:p w14:paraId="69C28303" w14:textId="77777777" w:rsidR="00501898" w:rsidRPr="0076075D" w:rsidRDefault="00501898">
            <w:pPr>
              <w:spacing w:before="0"/>
              <w:ind w:left="41"/>
              <w:jc w:val="both"/>
              <w:rPr>
                <w:bCs/>
                <w:sz w:val="22"/>
                <w:szCs w:val="22"/>
              </w:rPr>
            </w:pPr>
          </w:p>
        </w:tc>
      </w:tr>
      <w:tr w:rsidR="00501898" w:rsidRPr="0076075D" w14:paraId="38A4C535" w14:textId="77777777">
        <w:trPr>
          <w:trHeight w:val="448"/>
          <w:jc w:val="center"/>
        </w:trPr>
        <w:tc>
          <w:tcPr>
            <w:tcW w:w="2127" w:type="dxa"/>
          </w:tcPr>
          <w:p w14:paraId="4A4F8C89" w14:textId="77777777" w:rsidR="00501898" w:rsidRPr="0076075D" w:rsidRDefault="00136181">
            <w:pPr>
              <w:spacing w:before="0"/>
              <w:ind w:left="0"/>
              <w:jc w:val="both"/>
              <w:rPr>
                <w:sz w:val="22"/>
                <w:szCs w:val="22"/>
              </w:rPr>
            </w:pPr>
            <w:r w:rsidRPr="0076075D">
              <w:rPr>
                <w:sz w:val="22"/>
                <w:szCs w:val="22"/>
              </w:rPr>
              <w:t>quantity</w:t>
            </w:r>
          </w:p>
        </w:tc>
        <w:tc>
          <w:tcPr>
            <w:tcW w:w="2506" w:type="dxa"/>
          </w:tcPr>
          <w:p w14:paraId="68CF512A" w14:textId="77777777" w:rsidR="00501898" w:rsidRPr="0076075D" w:rsidRDefault="00136181">
            <w:pPr>
              <w:spacing w:before="0"/>
              <w:ind w:left="0"/>
              <w:jc w:val="both"/>
              <w:rPr>
                <w:sz w:val="22"/>
                <w:szCs w:val="22"/>
              </w:rPr>
            </w:pPr>
            <w:r w:rsidRPr="0076075D">
              <w:rPr>
                <w:sz w:val="22"/>
                <w:szCs w:val="22"/>
              </w:rPr>
              <w:t>Required: false</w:t>
            </w:r>
          </w:p>
          <w:p w14:paraId="74699996" w14:textId="77777777" w:rsidR="00501898" w:rsidRPr="0076075D" w:rsidRDefault="00136181">
            <w:pPr>
              <w:spacing w:before="0"/>
              <w:ind w:left="0"/>
              <w:jc w:val="both"/>
              <w:rPr>
                <w:sz w:val="22"/>
                <w:szCs w:val="22"/>
              </w:rPr>
            </w:pPr>
            <w:r w:rsidRPr="0076075D">
              <w:rPr>
                <w:sz w:val="22"/>
                <w:szCs w:val="22"/>
              </w:rPr>
              <w:t>DataType: BigDecimal</w:t>
            </w:r>
          </w:p>
          <w:p w14:paraId="12360DD3" w14:textId="77777777" w:rsidR="00501898" w:rsidRPr="0076075D" w:rsidRDefault="00136181">
            <w:pPr>
              <w:spacing w:before="0"/>
              <w:ind w:left="0"/>
              <w:jc w:val="both"/>
              <w:rPr>
                <w:sz w:val="22"/>
                <w:szCs w:val="22"/>
              </w:rPr>
            </w:pPr>
            <w:r w:rsidRPr="0076075D">
              <w:rPr>
                <w:sz w:val="22"/>
                <w:szCs w:val="22"/>
              </w:rPr>
              <w:t xml:space="preserve">Minlength: </w:t>
            </w:r>
          </w:p>
          <w:p w14:paraId="3EBD14B8" w14:textId="77777777" w:rsidR="00501898" w:rsidRPr="0076075D" w:rsidRDefault="00136181">
            <w:pPr>
              <w:spacing w:before="0"/>
              <w:ind w:left="0"/>
              <w:jc w:val="both"/>
              <w:rPr>
                <w:sz w:val="22"/>
                <w:szCs w:val="22"/>
              </w:rPr>
            </w:pPr>
            <w:r w:rsidRPr="0076075D">
              <w:rPr>
                <w:sz w:val="22"/>
                <w:szCs w:val="22"/>
              </w:rPr>
              <w:t xml:space="preserve">Maxlength: </w:t>
            </w:r>
          </w:p>
          <w:p w14:paraId="76D0B21A" w14:textId="77777777" w:rsidR="00501898" w:rsidRPr="0076075D" w:rsidRDefault="00136181">
            <w:pPr>
              <w:spacing w:before="0"/>
              <w:ind w:left="0"/>
              <w:jc w:val="both"/>
              <w:rPr>
                <w:sz w:val="22"/>
                <w:szCs w:val="22"/>
              </w:rPr>
            </w:pPr>
            <w:r w:rsidRPr="0076075D">
              <w:rPr>
                <w:sz w:val="22"/>
                <w:szCs w:val="22"/>
              </w:rPr>
              <w:t>Format: [0-9.]+</w:t>
            </w:r>
            <w:r w:rsidRPr="0076075D">
              <w:rPr>
                <w:color w:val="FF0000"/>
                <w:sz w:val="22"/>
                <w:szCs w:val="22"/>
              </w:rPr>
              <w:t>-</w:t>
            </w:r>
          </w:p>
        </w:tc>
        <w:tc>
          <w:tcPr>
            <w:tcW w:w="4837" w:type="dxa"/>
          </w:tcPr>
          <w:p w14:paraId="3F4D98CA" w14:textId="77777777" w:rsidR="00501898" w:rsidRPr="0076075D" w:rsidRDefault="00136181">
            <w:pPr>
              <w:spacing w:before="0"/>
              <w:ind w:left="28"/>
              <w:jc w:val="both"/>
              <w:rPr>
                <w:sz w:val="22"/>
                <w:szCs w:val="22"/>
              </w:rPr>
            </w:pPr>
            <w:r w:rsidRPr="0076075D">
              <w:rPr>
                <w:sz w:val="22"/>
                <w:szCs w:val="22"/>
              </w:rPr>
              <w:t xml:space="preserve">Số lượng của hàng hóa </w:t>
            </w:r>
          </w:p>
          <w:p w14:paraId="1EEB5547" w14:textId="77777777" w:rsidR="00501898" w:rsidRPr="0076075D" w:rsidRDefault="00136181">
            <w:pPr>
              <w:spacing w:before="0"/>
              <w:ind w:left="41"/>
              <w:jc w:val="both"/>
              <w:rPr>
                <w:sz w:val="22"/>
                <w:szCs w:val="22"/>
              </w:rPr>
            </w:pPr>
            <w:r w:rsidRPr="0076075D">
              <w:rPr>
                <w:sz w:val="22"/>
                <w:szCs w:val="22"/>
              </w:rPr>
              <w:t xml:space="preserve">Các quy tắc ràng buộc giữ nguyên hiện trạng. </w:t>
            </w:r>
          </w:p>
          <w:p w14:paraId="45333ABE" w14:textId="77777777" w:rsidR="00501898" w:rsidRPr="0076075D" w:rsidRDefault="00136181">
            <w:pPr>
              <w:spacing w:before="0"/>
              <w:ind w:left="41"/>
              <w:jc w:val="both"/>
              <w:rPr>
                <w:color w:val="FF0000"/>
                <w:sz w:val="22"/>
                <w:szCs w:val="22"/>
              </w:rPr>
            </w:pPr>
            <w:r w:rsidRPr="0076075D">
              <w:rPr>
                <w:color w:val="FF0000"/>
                <w:sz w:val="22"/>
                <w:szCs w:val="22"/>
              </w:rPr>
              <w:t>Bổ sung cho phép truyền giá trị âm</w:t>
            </w:r>
          </w:p>
          <w:p w14:paraId="59615C78" w14:textId="77777777" w:rsidR="00501898" w:rsidRPr="0076075D" w:rsidRDefault="00501898">
            <w:pPr>
              <w:spacing w:before="0"/>
              <w:ind w:left="28"/>
              <w:jc w:val="both"/>
              <w:rPr>
                <w:sz w:val="22"/>
                <w:szCs w:val="22"/>
              </w:rPr>
            </w:pPr>
          </w:p>
          <w:p w14:paraId="07255272" w14:textId="77777777" w:rsidR="00501898" w:rsidRPr="0076075D" w:rsidRDefault="00501898">
            <w:pPr>
              <w:spacing w:before="0"/>
              <w:ind w:left="28"/>
              <w:jc w:val="both"/>
              <w:rPr>
                <w:sz w:val="22"/>
                <w:szCs w:val="22"/>
              </w:rPr>
            </w:pPr>
          </w:p>
          <w:p w14:paraId="3DD893A4" w14:textId="77777777" w:rsidR="00501898" w:rsidRPr="0076075D" w:rsidRDefault="00501898">
            <w:pPr>
              <w:spacing w:before="0"/>
              <w:ind w:left="41"/>
              <w:jc w:val="both"/>
              <w:rPr>
                <w:bCs/>
                <w:sz w:val="22"/>
                <w:szCs w:val="22"/>
              </w:rPr>
            </w:pPr>
          </w:p>
        </w:tc>
      </w:tr>
      <w:tr w:rsidR="00501898" w:rsidRPr="0076075D" w14:paraId="31E21DED" w14:textId="77777777">
        <w:trPr>
          <w:trHeight w:val="448"/>
          <w:jc w:val="center"/>
        </w:trPr>
        <w:tc>
          <w:tcPr>
            <w:tcW w:w="2127" w:type="dxa"/>
          </w:tcPr>
          <w:p w14:paraId="242E58CC" w14:textId="77777777" w:rsidR="00501898" w:rsidRPr="0076075D" w:rsidRDefault="00136181">
            <w:pPr>
              <w:spacing w:before="0"/>
              <w:ind w:left="0"/>
              <w:jc w:val="both"/>
              <w:rPr>
                <w:sz w:val="22"/>
                <w:szCs w:val="22"/>
              </w:rPr>
            </w:pPr>
            <w:r w:rsidRPr="0076075D">
              <w:rPr>
                <w:sz w:val="22"/>
                <w:szCs w:val="22"/>
              </w:rPr>
              <w:t>originalInvoiceType</w:t>
            </w:r>
          </w:p>
        </w:tc>
        <w:tc>
          <w:tcPr>
            <w:tcW w:w="2506" w:type="dxa"/>
          </w:tcPr>
          <w:p w14:paraId="21115C15" w14:textId="77777777" w:rsidR="00501898" w:rsidRPr="0076075D" w:rsidRDefault="00136181">
            <w:pPr>
              <w:spacing w:before="0"/>
              <w:ind w:left="0"/>
              <w:jc w:val="both"/>
              <w:rPr>
                <w:sz w:val="22"/>
                <w:szCs w:val="22"/>
                <w:lang w:val="vi-VN"/>
              </w:rPr>
            </w:pPr>
            <w:r w:rsidRPr="0076075D">
              <w:rPr>
                <w:sz w:val="22"/>
                <w:szCs w:val="22"/>
              </w:rPr>
              <w:t>Required:</w:t>
            </w:r>
            <w:r w:rsidRPr="0076075D">
              <w:rPr>
                <w:sz w:val="22"/>
                <w:szCs w:val="22"/>
                <w:lang w:val="vi-VN"/>
              </w:rPr>
              <w:t xml:space="preserve"> True</w:t>
            </w:r>
          </w:p>
          <w:p w14:paraId="32066088" w14:textId="77777777" w:rsidR="00501898" w:rsidRPr="0076075D" w:rsidRDefault="00136181">
            <w:pPr>
              <w:spacing w:before="0"/>
              <w:ind w:left="0"/>
              <w:jc w:val="both"/>
              <w:rPr>
                <w:sz w:val="22"/>
                <w:szCs w:val="22"/>
              </w:rPr>
            </w:pPr>
            <w:r w:rsidRPr="0076075D">
              <w:rPr>
                <w:sz w:val="22"/>
                <w:szCs w:val="22"/>
              </w:rPr>
              <w:t>DataType: String</w:t>
            </w:r>
          </w:p>
          <w:p w14:paraId="39B1FF26" w14:textId="77777777" w:rsidR="00501898" w:rsidRPr="0076075D" w:rsidRDefault="00136181">
            <w:pPr>
              <w:spacing w:before="0"/>
              <w:ind w:left="0"/>
              <w:jc w:val="both"/>
              <w:rPr>
                <w:sz w:val="22"/>
                <w:szCs w:val="22"/>
              </w:rPr>
            </w:pPr>
            <w:r w:rsidRPr="0076075D">
              <w:rPr>
                <w:sz w:val="22"/>
                <w:szCs w:val="22"/>
              </w:rPr>
              <w:t>Minlength: N/A</w:t>
            </w:r>
          </w:p>
          <w:p w14:paraId="7C96220D" w14:textId="77777777" w:rsidR="00501898" w:rsidRPr="0076075D" w:rsidRDefault="00136181">
            <w:pPr>
              <w:spacing w:before="0"/>
              <w:ind w:left="0"/>
              <w:jc w:val="both"/>
              <w:rPr>
                <w:sz w:val="22"/>
                <w:szCs w:val="22"/>
              </w:rPr>
            </w:pPr>
            <w:r w:rsidRPr="0076075D">
              <w:rPr>
                <w:sz w:val="22"/>
                <w:szCs w:val="22"/>
              </w:rPr>
              <w:t xml:space="preserve">Maxlength: </w:t>
            </w:r>
          </w:p>
          <w:p w14:paraId="26A55758" w14:textId="77777777" w:rsidR="00501898" w:rsidRPr="0076075D" w:rsidRDefault="00136181">
            <w:pPr>
              <w:spacing w:before="0"/>
              <w:ind w:left="0"/>
              <w:jc w:val="both"/>
              <w:rPr>
                <w:sz w:val="22"/>
                <w:szCs w:val="22"/>
              </w:rPr>
            </w:pPr>
            <w:r w:rsidRPr="0076075D">
              <w:rPr>
                <w:sz w:val="22"/>
                <w:szCs w:val="22"/>
              </w:rPr>
              <w:t>Format:</w:t>
            </w:r>
          </w:p>
        </w:tc>
        <w:tc>
          <w:tcPr>
            <w:tcW w:w="4837" w:type="dxa"/>
          </w:tcPr>
          <w:p w14:paraId="30147FF2" w14:textId="77777777" w:rsidR="00501898" w:rsidRPr="0076075D" w:rsidRDefault="00136181">
            <w:pPr>
              <w:spacing w:before="0"/>
              <w:ind w:left="41"/>
              <w:jc w:val="both"/>
              <w:rPr>
                <w:bCs/>
                <w:sz w:val="22"/>
                <w:szCs w:val="22"/>
              </w:rPr>
            </w:pPr>
            <w:r w:rsidRPr="0076075D">
              <w:rPr>
                <w:bCs/>
                <w:sz w:val="22"/>
                <w:szCs w:val="22"/>
              </w:rPr>
              <w:t>Loại hóa đơn gốc</w:t>
            </w:r>
          </w:p>
          <w:p w14:paraId="1D7D2A80" w14:textId="77777777" w:rsidR="00501898" w:rsidRPr="0076075D" w:rsidRDefault="00136181">
            <w:pPr>
              <w:spacing w:before="0"/>
              <w:ind w:left="41"/>
              <w:jc w:val="both"/>
              <w:rPr>
                <w:bCs/>
                <w:sz w:val="22"/>
                <w:szCs w:val="22"/>
              </w:rPr>
            </w:pPr>
            <w:r w:rsidRPr="0076075D">
              <w:rPr>
                <w:bCs/>
                <w:sz w:val="22"/>
                <w:szCs w:val="22"/>
              </w:rPr>
              <w:t xml:space="preserve">Truyền giá trị số với ý nghĩa như sau </w:t>
            </w:r>
          </w:p>
          <w:p w14:paraId="65D44431" w14:textId="77777777" w:rsidR="00501898" w:rsidRPr="0076075D" w:rsidRDefault="00136181">
            <w:pPr>
              <w:spacing w:before="0"/>
              <w:ind w:left="41"/>
              <w:jc w:val="both"/>
              <w:rPr>
                <w:bCs/>
                <w:sz w:val="22"/>
                <w:szCs w:val="22"/>
              </w:rPr>
            </w:pPr>
            <w:r w:rsidRPr="0076075D">
              <w:rPr>
                <w:bCs/>
                <w:sz w:val="22"/>
                <w:szCs w:val="22"/>
              </w:rPr>
              <w:t xml:space="preserve">0- Không phải hóa đơn giấy/hóa đơn không tồn tại trên hệ thống </w:t>
            </w:r>
          </w:p>
          <w:p w14:paraId="1B4907E2" w14:textId="77777777" w:rsidR="00501898" w:rsidRPr="0076075D" w:rsidRDefault="00136181">
            <w:pPr>
              <w:spacing w:before="0"/>
              <w:ind w:left="41"/>
              <w:jc w:val="both"/>
              <w:rPr>
                <w:bCs/>
                <w:sz w:val="22"/>
                <w:szCs w:val="22"/>
              </w:rPr>
            </w:pPr>
            <w:r w:rsidRPr="0076075D">
              <w:rPr>
                <w:bCs/>
                <w:sz w:val="22"/>
                <w:szCs w:val="22"/>
              </w:rPr>
              <w:t xml:space="preserve">1-Hóa đơn TT78 </w:t>
            </w:r>
          </w:p>
          <w:p w14:paraId="5BC03B26" w14:textId="77777777" w:rsidR="00501898" w:rsidRPr="0076075D" w:rsidRDefault="00136181">
            <w:pPr>
              <w:spacing w:before="0"/>
              <w:ind w:left="41"/>
              <w:jc w:val="both"/>
              <w:rPr>
                <w:bCs/>
                <w:sz w:val="22"/>
                <w:szCs w:val="22"/>
              </w:rPr>
            </w:pPr>
            <w:r w:rsidRPr="0076075D">
              <w:rPr>
                <w:bCs/>
                <w:sz w:val="22"/>
                <w:szCs w:val="22"/>
              </w:rPr>
              <w:t xml:space="preserve">2-Hóa đơn theo QĐ 1209 </w:t>
            </w:r>
          </w:p>
          <w:p w14:paraId="78A9F6AB" w14:textId="77777777" w:rsidR="00501898" w:rsidRPr="0076075D" w:rsidRDefault="00136181">
            <w:pPr>
              <w:spacing w:before="0"/>
              <w:ind w:left="41"/>
              <w:jc w:val="both"/>
              <w:rPr>
                <w:bCs/>
                <w:sz w:val="22"/>
                <w:szCs w:val="22"/>
              </w:rPr>
            </w:pPr>
            <w:r w:rsidRPr="0076075D">
              <w:rPr>
                <w:bCs/>
                <w:sz w:val="22"/>
                <w:szCs w:val="22"/>
              </w:rPr>
              <w:t>3-Hóa đơn điện tử/giấy TT32</w:t>
            </w:r>
          </w:p>
          <w:p w14:paraId="2B690478" w14:textId="77777777" w:rsidR="00501898" w:rsidRPr="0076075D" w:rsidRDefault="00136181">
            <w:pPr>
              <w:spacing w:before="0"/>
              <w:ind w:left="41"/>
              <w:jc w:val="both"/>
              <w:rPr>
                <w:bCs/>
                <w:sz w:val="22"/>
                <w:szCs w:val="22"/>
              </w:rPr>
            </w:pPr>
            <w:r w:rsidRPr="0076075D">
              <w:rPr>
                <w:bCs/>
                <w:sz w:val="22"/>
                <w:szCs w:val="22"/>
              </w:rPr>
              <w:t>4-Hóa đơn giấy TT 78</w:t>
            </w:r>
          </w:p>
          <w:p w14:paraId="76DD3D4B" w14:textId="77777777" w:rsidR="00501898" w:rsidRPr="0076075D" w:rsidRDefault="00136181">
            <w:pPr>
              <w:ind w:left="0"/>
              <w:rPr>
                <w:bCs/>
                <w:sz w:val="22"/>
                <w:szCs w:val="22"/>
              </w:rPr>
            </w:pPr>
            <w:r w:rsidRPr="0076075D">
              <w:rPr>
                <w:bCs/>
                <w:color w:val="FF0000"/>
                <w:sz w:val="22"/>
                <w:szCs w:val="22"/>
              </w:rPr>
              <w:t>Chú ý</w:t>
            </w:r>
            <w:r w:rsidRPr="0076075D">
              <w:rPr>
                <w:bCs/>
                <w:sz w:val="22"/>
                <w:szCs w:val="22"/>
              </w:rPr>
              <w:t xml:space="preserve">: </w:t>
            </w:r>
          </w:p>
          <w:p w14:paraId="20854DF3" w14:textId="77777777" w:rsidR="00501898" w:rsidRPr="0076075D" w:rsidRDefault="00136181">
            <w:pPr>
              <w:ind w:left="0"/>
              <w:rPr>
                <w:sz w:val="22"/>
                <w:szCs w:val="22"/>
              </w:rPr>
            </w:pPr>
            <w:r w:rsidRPr="0076075D">
              <w:rPr>
                <w:bCs/>
                <w:sz w:val="22"/>
                <w:szCs w:val="22"/>
              </w:rPr>
              <w:lastRenderedPageBreak/>
              <w:t xml:space="preserve">- </w:t>
            </w:r>
            <w:r w:rsidRPr="0076075D">
              <w:rPr>
                <w:sz w:val="22"/>
                <w:szCs w:val="22"/>
              </w:rPr>
              <w:t xml:space="preserve">Trường hợp thẻ originalInvoiceType không truyền hoặc truyền giá trị rỗng/0 thì không bắt buộc truyền thẻ originalTemplateCode, hệ thống xác thực thông tin khi lập hóa đơn như hiện trạng. </w:t>
            </w:r>
          </w:p>
          <w:p w14:paraId="350C25BD" w14:textId="77777777" w:rsidR="00501898" w:rsidRPr="0076075D" w:rsidRDefault="00136181">
            <w:pPr>
              <w:ind w:left="0"/>
              <w:rPr>
                <w:sz w:val="22"/>
                <w:szCs w:val="22"/>
              </w:rPr>
            </w:pPr>
            <w:r w:rsidRPr="0076075D">
              <w:rPr>
                <w:sz w:val="22"/>
                <w:szCs w:val="22"/>
              </w:rPr>
              <w:t xml:space="preserve">- Trường hợp thẻ originalInvoiceType truyền giá trị 1, 2, 3 hoặc 4 thì </w:t>
            </w:r>
          </w:p>
          <w:p w14:paraId="2E10A1EC" w14:textId="77777777" w:rsidR="00501898" w:rsidRPr="0076075D" w:rsidRDefault="00136181">
            <w:pPr>
              <w:ind w:left="0"/>
              <w:rPr>
                <w:sz w:val="22"/>
                <w:szCs w:val="22"/>
              </w:rPr>
            </w:pPr>
            <w:r w:rsidRPr="0076075D">
              <w:rPr>
                <w:sz w:val="22"/>
                <w:szCs w:val="22"/>
              </w:rPr>
              <w:t xml:space="preserve">+ Bắt buộc phải truyền thẻ originalTemplateCode, quy tắc xác thực thẻ này tương tự như thẻ templateCode hiện tại. </w:t>
            </w:r>
          </w:p>
          <w:p w14:paraId="4F20A18A" w14:textId="77777777" w:rsidR="00501898" w:rsidRPr="0076075D" w:rsidRDefault="00136181">
            <w:pPr>
              <w:spacing w:before="0"/>
              <w:ind w:left="0"/>
              <w:jc w:val="both"/>
              <w:rPr>
                <w:bCs/>
                <w:sz w:val="22"/>
                <w:szCs w:val="22"/>
              </w:rPr>
            </w:pPr>
            <w:r w:rsidRPr="0076075D">
              <w:rPr>
                <w:sz w:val="22"/>
                <w:szCs w:val="22"/>
              </w:rPr>
              <w:t xml:space="preserve">+ Khi lập hóa đơn, hệ thống </w:t>
            </w:r>
            <w:r w:rsidRPr="0076075D">
              <w:rPr>
                <w:b/>
                <w:bCs/>
                <w:sz w:val="22"/>
                <w:szCs w:val="22"/>
              </w:rPr>
              <w:t>không kiểm tra tính tồn tại</w:t>
            </w:r>
            <w:r w:rsidRPr="0076075D">
              <w:rPr>
                <w:sz w:val="22"/>
                <w:szCs w:val="22"/>
              </w:rPr>
              <w:t xml:space="preserve"> của hóa đơn gốc trên hệ thống, các quy tắc xác thực khác giữ nguyên hiện trạng</w:t>
            </w:r>
          </w:p>
        </w:tc>
      </w:tr>
      <w:tr w:rsidR="00501898" w:rsidRPr="0076075D" w14:paraId="4DB27703" w14:textId="77777777">
        <w:trPr>
          <w:trHeight w:val="448"/>
          <w:jc w:val="center"/>
        </w:trPr>
        <w:tc>
          <w:tcPr>
            <w:tcW w:w="2127" w:type="dxa"/>
          </w:tcPr>
          <w:p w14:paraId="4AA2CB10" w14:textId="77777777" w:rsidR="00501898" w:rsidRPr="0076075D" w:rsidRDefault="00136181">
            <w:pPr>
              <w:spacing w:before="0"/>
              <w:ind w:left="0"/>
              <w:jc w:val="both"/>
              <w:rPr>
                <w:sz w:val="22"/>
                <w:szCs w:val="22"/>
              </w:rPr>
            </w:pPr>
            <w:r w:rsidRPr="0076075D">
              <w:rPr>
                <w:sz w:val="22"/>
                <w:szCs w:val="22"/>
              </w:rPr>
              <w:lastRenderedPageBreak/>
              <w:t>originalTemplateCode</w:t>
            </w:r>
          </w:p>
        </w:tc>
        <w:tc>
          <w:tcPr>
            <w:tcW w:w="2506" w:type="dxa"/>
          </w:tcPr>
          <w:p w14:paraId="625506F7" w14:textId="77777777" w:rsidR="00501898" w:rsidRPr="0076075D" w:rsidRDefault="00136181">
            <w:pPr>
              <w:spacing w:before="0"/>
              <w:ind w:left="0"/>
              <w:jc w:val="both"/>
              <w:rPr>
                <w:sz w:val="22"/>
                <w:szCs w:val="22"/>
              </w:rPr>
            </w:pPr>
            <w:r w:rsidRPr="0076075D">
              <w:rPr>
                <w:sz w:val="22"/>
                <w:szCs w:val="22"/>
              </w:rPr>
              <w:t xml:space="preserve">Required: </w:t>
            </w:r>
          </w:p>
          <w:p w14:paraId="72F92FFB" w14:textId="77777777" w:rsidR="00501898" w:rsidRPr="0076075D" w:rsidRDefault="00136181">
            <w:pPr>
              <w:spacing w:before="0"/>
              <w:ind w:left="0"/>
              <w:jc w:val="both"/>
              <w:rPr>
                <w:sz w:val="22"/>
                <w:szCs w:val="22"/>
              </w:rPr>
            </w:pPr>
            <w:r w:rsidRPr="0076075D">
              <w:rPr>
                <w:sz w:val="22"/>
                <w:szCs w:val="22"/>
              </w:rPr>
              <w:t>DataType: String</w:t>
            </w:r>
          </w:p>
          <w:p w14:paraId="5CB2B2DB" w14:textId="77777777" w:rsidR="00501898" w:rsidRPr="0076075D" w:rsidRDefault="00136181">
            <w:pPr>
              <w:spacing w:before="0"/>
              <w:ind w:left="0"/>
              <w:jc w:val="both"/>
              <w:rPr>
                <w:sz w:val="22"/>
                <w:szCs w:val="22"/>
              </w:rPr>
            </w:pPr>
            <w:r w:rsidRPr="0076075D">
              <w:rPr>
                <w:sz w:val="22"/>
                <w:szCs w:val="22"/>
              </w:rPr>
              <w:t>Minlength: N/A</w:t>
            </w:r>
          </w:p>
          <w:p w14:paraId="4E84735E" w14:textId="77777777" w:rsidR="00501898" w:rsidRPr="0076075D" w:rsidRDefault="00136181">
            <w:pPr>
              <w:spacing w:before="0"/>
              <w:ind w:left="0"/>
              <w:jc w:val="both"/>
              <w:rPr>
                <w:sz w:val="22"/>
                <w:szCs w:val="22"/>
              </w:rPr>
            </w:pPr>
            <w:r w:rsidRPr="0076075D">
              <w:rPr>
                <w:sz w:val="22"/>
                <w:szCs w:val="22"/>
              </w:rPr>
              <w:t>Maxlength: 20</w:t>
            </w:r>
          </w:p>
          <w:p w14:paraId="4A4AC7FF" w14:textId="77777777" w:rsidR="00501898" w:rsidRPr="0076075D" w:rsidRDefault="00136181">
            <w:pPr>
              <w:spacing w:before="0"/>
              <w:ind w:left="0"/>
              <w:jc w:val="both"/>
              <w:rPr>
                <w:sz w:val="22"/>
                <w:szCs w:val="22"/>
              </w:rPr>
            </w:pPr>
            <w:r w:rsidRPr="0076075D">
              <w:rPr>
                <w:sz w:val="22"/>
                <w:szCs w:val="22"/>
              </w:rPr>
              <w:t>Format:</w:t>
            </w:r>
          </w:p>
        </w:tc>
        <w:tc>
          <w:tcPr>
            <w:tcW w:w="4837" w:type="dxa"/>
          </w:tcPr>
          <w:p w14:paraId="31E75C3A" w14:textId="77777777" w:rsidR="00501898" w:rsidRPr="0076075D" w:rsidRDefault="00136181">
            <w:pPr>
              <w:spacing w:before="0"/>
              <w:ind w:left="41"/>
              <w:jc w:val="both"/>
              <w:rPr>
                <w:bCs/>
                <w:sz w:val="22"/>
                <w:szCs w:val="22"/>
                <w:lang w:val="fr-FR"/>
              </w:rPr>
            </w:pPr>
            <w:r w:rsidRPr="0076075D">
              <w:rPr>
                <w:bCs/>
                <w:sz w:val="22"/>
                <w:szCs w:val="22"/>
                <w:lang w:val="fr-FR"/>
              </w:rPr>
              <w:t>Bắt buộc truyền nếu originalInvoiceType là 1, 2, 3 hoặc 4</w:t>
            </w:r>
          </w:p>
          <w:p w14:paraId="13C9E7B4" w14:textId="77777777" w:rsidR="00501898" w:rsidRPr="0076075D" w:rsidRDefault="00136181">
            <w:pPr>
              <w:spacing w:before="0"/>
              <w:ind w:left="41"/>
              <w:jc w:val="both"/>
              <w:rPr>
                <w:bCs/>
                <w:sz w:val="22"/>
                <w:szCs w:val="22"/>
                <w:lang w:val="vi-VN"/>
              </w:rPr>
            </w:pPr>
            <w:r w:rsidRPr="0076075D">
              <w:rPr>
                <w:bCs/>
                <w:sz w:val="22"/>
                <w:szCs w:val="22"/>
                <w:lang w:val="vi-VN"/>
              </w:rPr>
              <w:t>Ví dụ mẫu TT32: 01GTKT0/001</w:t>
            </w:r>
          </w:p>
          <w:p w14:paraId="43CA9492" w14:textId="77777777" w:rsidR="00501898" w:rsidRPr="0076075D" w:rsidRDefault="00136181">
            <w:pPr>
              <w:spacing w:before="0"/>
              <w:ind w:left="41"/>
              <w:jc w:val="both"/>
              <w:rPr>
                <w:bCs/>
                <w:sz w:val="22"/>
                <w:szCs w:val="22"/>
                <w:lang w:val="vi-VN"/>
              </w:rPr>
            </w:pPr>
            <w:r w:rsidRPr="0076075D">
              <w:rPr>
                <w:bCs/>
                <w:sz w:val="22"/>
                <w:szCs w:val="22"/>
                <w:lang w:val="vi-VN"/>
              </w:rPr>
              <w:t>Ví dụ mẫu TT78: 1/0224</w:t>
            </w:r>
          </w:p>
        </w:tc>
      </w:tr>
    </w:tbl>
    <w:p w14:paraId="528C7CFD" w14:textId="77777777" w:rsidR="00501898" w:rsidRPr="0076075D" w:rsidRDefault="00501898">
      <w:pPr>
        <w:pStyle w:val="ListParagraph"/>
        <w:widowControl w:val="0"/>
        <w:snapToGrid w:val="0"/>
        <w:spacing w:before="120" w:line="360" w:lineRule="auto"/>
        <w:ind w:left="360"/>
        <w:contextualSpacing/>
        <w:jc w:val="both"/>
        <w:rPr>
          <w:rFonts w:ascii="Times New Roman" w:hAnsi="Times New Roman"/>
        </w:rPr>
      </w:pPr>
    </w:p>
    <w:p w14:paraId="72A3DA03"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w:t>
      </w:r>
    </w:p>
    <w:p w14:paraId="12EF98B5"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"generalInvoiceInfo":{</w:t>
      </w:r>
    </w:p>
    <w:p w14:paraId="0CC215B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"invoiceType":"01GTKT",</w:t>
      </w:r>
    </w:p>
    <w:p w14:paraId="0CC81601"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"templateCode":"01GTKT0/170",</w:t>
      </w:r>
    </w:p>
    <w:p w14:paraId="7300D5E3"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ab/>
        <w:t>"invoiceSeries":"AA/17E",</w:t>
      </w:r>
    </w:p>
    <w:p w14:paraId="021A6825" w14:textId="77777777" w:rsidR="00501898" w:rsidRPr="0076075D" w:rsidRDefault="00136181">
      <w:pPr>
        <w:widowControl/>
        <w:shd w:val="clear" w:color="auto" w:fill="DBE5F1"/>
        <w:spacing w:before="0" w:line="240" w:lineRule="auto"/>
        <w:ind w:left="720"/>
        <w:jc w:val="both"/>
        <w:rPr>
          <w:b/>
          <w:bCs/>
          <w:snapToGrid/>
          <w:color w:val="525252"/>
          <w:sz w:val="22"/>
          <w:szCs w:val="22"/>
          <w:lang w:val="pt-PT"/>
        </w:rPr>
      </w:pPr>
      <w:r w:rsidRPr="0076075D">
        <w:rPr>
          <w:b/>
          <w:bCs/>
          <w:snapToGrid/>
          <w:color w:val="525252"/>
          <w:sz w:val="22"/>
          <w:szCs w:val="22"/>
          <w:lang w:val="pt-PT"/>
        </w:rPr>
        <w:t xml:space="preserve">      "transactionUuid": "123e4567-e89b-12d3-a456-426655440000",</w:t>
      </w:r>
    </w:p>
    <w:p w14:paraId="4A19FE86"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lang w:val="pt-PT"/>
        </w:rPr>
        <w:t xml:space="preserve">      </w:t>
      </w:r>
      <w:r w:rsidRPr="0076075D">
        <w:rPr>
          <w:b/>
          <w:bCs/>
          <w:snapToGrid/>
          <w:color w:val="525252"/>
          <w:sz w:val="22"/>
          <w:szCs w:val="22"/>
        </w:rPr>
        <w:t>"invoiceIssuedDate":</w:t>
      </w:r>
      <w:r w:rsidRPr="0076075D">
        <w:rPr>
          <w:bCs/>
          <w:snapToGrid/>
          <w:color w:val="8000FF"/>
          <w:sz w:val="22"/>
          <w:szCs w:val="22"/>
          <w:shd w:val="clear" w:color="auto" w:fill="FFFF00"/>
        </w:rPr>
        <w:t>1587797116843</w:t>
      </w:r>
      <w:r w:rsidRPr="0076075D">
        <w:rPr>
          <w:b/>
          <w:bCs/>
          <w:snapToGrid/>
          <w:color w:val="525252"/>
          <w:sz w:val="22"/>
          <w:szCs w:val="22"/>
        </w:rPr>
        <w:t>,</w:t>
      </w:r>
    </w:p>
    <w:p w14:paraId="62464587"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"currencyCode":"VND",</w:t>
      </w:r>
    </w:p>
    <w:p w14:paraId="3CE63DA3"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"adjustmentType":"1",</w:t>
      </w:r>
    </w:p>
    <w:p w14:paraId="67D757C6"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"adjustedNote":"",</w:t>
      </w:r>
    </w:p>
    <w:p w14:paraId="4B4F44A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"originalInvoiceType": "1",</w:t>
      </w:r>
    </w:p>
    <w:p w14:paraId="3B09D94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"originalTemolateCode": "1/0224",</w:t>
      </w:r>
    </w:p>
    <w:p w14:paraId="03E1DA2E"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"paymentStatus":true,</w:t>
      </w:r>
    </w:p>
    <w:p w14:paraId="0A7BD89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"paymentType":"TM",</w:t>
      </w:r>
    </w:p>
    <w:p w14:paraId="4C304C47"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"paymentTypeName":"TM",</w:t>
      </w:r>
    </w:p>
    <w:p w14:paraId="73EB2791"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"cusGetInvoiceRight":true,</w:t>
      </w:r>
    </w:p>
    <w:p w14:paraId="1F59D57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"userName":"user 1",</w:t>
      </w:r>
    </w:p>
    <w:p w14:paraId="545F36B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“certificateSerial”:”5404FFFEB7033FB316D672201B7BA4FE”</w:t>
      </w:r>
    </w:p>
    <w:p w14:paraId="63C3917A"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60B0E496"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"buyerInfo":{</w:t>
      </w:r>
    </w:p>
    <w:p w14:paraId="7D3E4493"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"buyerName":"Đặng thị thanh tâm",</w:t>
      </w:r>
    </w:p>
    <w:p w14:paraId="58D9C5C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"buyerLegalName":"",</w:t>
      </w:r>
    </w:p>
    <w:p w14:paraId="3585E978"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"buyerTaxCode":"",</w:t>
      </w:r>
    </w:p>
    <w:p w14:paraId="6D5A6992"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"buyerAddressLine":"HN VN",</w:t>
      </w:r>
    </w:p>
    <w:p w14:paraId="40910318"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"buyerPhoneNumber":"11111",</w:t>
      </w:r>
    </w:p>
    <w:p w14:paraId="16308FB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"buyerEmail":"",</w:t>
      </w:r>
    </w:p>
    <w:p w14:paraId="6005BA0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"buyerIdNo":"123456789",</w:t>
      </w:r>
    </w:p>
    <w:p w14:paraId="56BE0C2F"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lastRenderedPageBreak/>
        <w:t xml:space="preserve">      "buyerIdType":"1"</w:t>
      </w:r>
    </w:p>
    <w:p w14:paraId="53E65405"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463221B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"sellerInfo":{</w:t>
      </w:r>
    </w:p>
    <w:p w14:paraId="0C43C0B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"sellerLegalName":"Đặng thị thanh tâm",</w:t>
      </w:r>
    </w:p>
    <w:p w14:paraId="1E4533E1"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"sellerTaxCode":"0100109106-501",</w:t>
      </w:r>
    </w:p>
    <w:p w14:paraId="5FE3FAD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"sellerAddressLine":"test",</w:t>
      </w:r>
    </w:p>
    <w:p w14:paraId="481A8AC8"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"sellerPhoneNumber":"0123456789",</w:t>
      </w:r>
    </w:p>
    <w:p w14:paraId="3D4AE67C"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"sellerEmail":"PerformanceTest1@viettel.com.vn",</w:t>
      </w:r>
    </w:p>
    <w:p w14:paraId="7D78F5FD"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"sellerBankName":"vtbank",</w:t>
      </w:r>
    </w:p>
    <w:p w14:paraId="2481EE0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"sellerBankAccount":"23423424"</w:t>
      </w:r>
    </w:p>
    <w:p w14:paraId="2795A451"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32CD711F"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"extAttribute":[</w:t>
      </w:r>
    </w:p>
    <w:p w14:paraId="0E7986DC" w14:textId="77777777" w:rsidR="00501898" w:rsidRPr="0076075D" w:rsidRDefault="00501898">
      <w:pPr>
        <w:widowControl/>
        <w:shd w:val="clear" w:color="auto" w:fill="DBE5F1"/>
        <w:spacing w:before="0" w:line="240" w:lineRule="auto"/>
        <w:ind w:left="720"/>
        <w:jc w:val="both"/>
        <w:rPr>
          <w:b/>
          <w:bCs/>
          <w:snapToGrid/>
          <w:color w:val="525252"/>
          <w:sz w:val="22"/>
          <w:szCs w:val="22"/>
        </w:rPr>
      </w:pPr>
    </w:p>
    <w:p w14:paraId="67375C2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51D7CAF1"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"payments":[</w:t>
      </w:r>
    </w:p>
    <w:p w14:paraId="5E9159EA"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0933421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"paymentMethodName":"TM"</w:t>
      </w:r>
    </w:p>
    <w:p w14:paraId="0E7B75A1"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315C4BF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3CDB68EC"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"deliveryInfo":{</w:t>
      </w:r>
    </w:p>
    <w:p w14:paraId="4854FAED" w14:textId="77777777" w:rsidR="00501898" w:rsidRPr="0076075D" w:rsidRDefault="00501898">
      <w:pPr>
        <w:widowControl/>
        <w:shd w:val="clear" w:color="auto" w:fill="DBE5F1"/>
        <w:spacing w:before="0" w:line="240" w:lineRule="auto"/>
        <w:ind w:left="720"/>
        <w:jc w:val="both"/>
        <w:rPr>
          <w:b/>
          <w:bCs/>
          <w:snapToGrid/>
          <w:color w:val="525252"/>
          <w:sz w:val="22"/>
          <w:szCs w:val="22"/>
        </w:rPr>
      </w:pPr>
    </w:p>
    <w:p w14:paraId="7F2B4417"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39E01912"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"itemInfo":[</w:t>
      </w:r>
    </w:p>
    <w:p w14:paraId="652EA4F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497BD1B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"lineNumber":1,</w:t>
      </w:r>
    </w:p>
    <w:p w14:paraId="2E28B9CA"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"itemCode":"ENGLISH_COURSE",</w:t>
      </w:r>
    </w:p>
    <w:p w14:paraId="6B6C343A"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"itemName":"Khóa học tiếng anh",</w:t>
      </w:r>
    </w:p>
    <w:p w14:paraId="311C779A" w14:textId="77777777" w:rsidR="00501898" w:rsidRPr="0076075D" w:rsidRDefault="00136181">
      <w:pPr>
        <w:widowControl/>
        <w:shd w:val="clear" w:color="auto" w:fill="DBE5F1"/>
        <w:spacing w:before="0" w:line="240" w:lineRule="auto"/>
        <w:ind w:left="720"/>
        <w:jc w:val="both"/>
        <w:rPr>
          <w:b/>
          <w:bCs/>
          <w:snapToGrid/>
          <w:color w:val="525252"/>
          <w:sz w:val="22"/>
          <w:szCs w:val="22"/>
          <w:lang w:val="fr-FR"/>
        </w:rPr>
      </w:pPr>
      <w:r w:rsidRPr="0076075D">
        <w:rPr>
          <w:b/>
          <w:bCs/>
          <w:snapToGrid/>
          <w:color w:val="525252"/>
          <w:sz w:val="22"/>
          <w:szCs w:val="22"/>
        </w:rPr>
        <w:t xml:space="preserve">         </w:t>
      </w:r>
      <w:r w:rsidRPr="0076075D">
        <w:rPr>
          <w:b/>
          <w:bCs/>
          <w:snapToGrid/>
          <w:color w:val="525252"/>
          <w:sz w:val="22"/>
          <w:szCs w:val="22"/>
          <w:lang w:val="fr-FR"/>
        </w:rPr>
        <w:t>"unitName":"khóa học",</w:t>
      </w:r>
    </w:p>
    <w:p w14:paraId="2C252364" w14:textId="77777777" w:rsidR="00501898" w:rsidRPr="0076075D" w:rsidRDefault="00136181">
      <w:pPr>
        <w:widowControl/>
        <w:shd w:val="clear" w:color="auto" w:fill="DBE5F1"/>
        <w:spacing w:before="0" w:line="240" w:lineRule="auto"/>
        <w:ind w:left="720"/>
        <w:jc w:val="both"/>
        <w:rPr>
          <w:b/>
          <w:bCs/>
          <w:snapToGrid/>
          <w:color w:val="525252"/>
          <w:sz w:val="22"/>
          <w:szCs w:val="22"/>
          <w:lang w:val="fr-FR"/>
        </w:rPr>
      </w:pPr>
      <w:r w:rsidRPr="0076075D">
        <w:rPr>
          <w:b/>
          <w:bCs/>
          <w:snapToGrid/>
          <w:color w:val="525252"/>
          <w:sz w:val="22"/>
          <w:szCs w:val="22"/>
          <w:lang w:val="fr-FR"/>
        </w:rPr>
        <w:t xml:space="preserve">         "unitPrice":"-3500000.0",</w:t>
      </w:r>
    </w:p>
    <w:p w14:paraId="27CB8201" w14:textId="77777777" w:rsidR="00501898" w:rsidRPr="0076075D" w:rsidRDefault="00136181">
      <w:pPr>
        <w:widowControl/>
        <w:shd w:val="clear" w:color="auto" w:fill="DBE5F1"/>
        <w:spacing w:before="0" w:line="240" w:lineRule="auto"/>
        <w:ind w:left="720"/>
        <w:jc w:val="both"/>
        <w:rPr>
          <w:b/>
          <w:bCs/>
          <w:snapToGrid/>
          <w:color w:val="525252"/>
          <w:sz w:val="22"/>
          <w:szCs w:val="22"/>
          <w:lang w:val="fr-FR"/>
        </w:rPr>
      </w:pPr>
      <w:r w:rsidRPr="0076075D">
        <w:rPr>
          <w:b/>
          <w:bCs/>
          <w:snapToGrid/>
          <w:color w:val="525252"/>
          <w:sz w:val="22"/>
          <w:szCs w:val="22"/>
          <w:lang w:val="fr-FR"/>
        </w:rPr>
        <w:t xml:space="preserve">         "quantity":"-10.0",</w:t>
      </w:r>
    </w:p>
    <w:p w14:paraId="45472F90"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lang w:val="fr-FR"/>
        </w:rPr>
        <w:t xml:space="preserve">         </w:t>
      </w:r>
      <w:r w:rsidRPr="0076075D">
        <w:rPr>
          <w:b/>
          <w:bCs/>
          <w:snapToGrid/>
          <w:color w:val="525252"/>
          <w:sz w:val="22"/>
          <w:szCs w:val="22"/>
        </w:rPr>
        <w:t>"itemTotalAmountWithoutTax":35000000,</w:t>
      </w:r>
    </w:p>
    <w:p w14:paraId="56F880ED"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"taxPercentage":10.0,</w:t>
      </w:r>
    </w:p>
    <w:p w14:paraId="1676E73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"taxAmount":0.0,</w:t>
      </w:r>
    </w:p>
    <w:p w14:paraId="6A9181D2"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"discount":0.0,</w:t>
      </w:r>
    </w:p>
    <w:p w14:paraId="6B2E48C0"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"itemDiscount":150000.0</w:t>
      </w:r>
    </w:p>
    <w:p w14:paraId="69A9EA6E"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3693616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4F0C1497"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"discountItemInfo":[</w:t>
      </w:r>
    </w:p>
    <w:p w14:paraId="1D7EC7D7" w14:textId="77777777" w:rsidR="00501898" w:rsidRPr="0076075D" w:rsidRDefault="00501898">
      <w:pPr>
        <w:widowControl/>
        <w:shd w:val="clear" w:color="auto" w:fill="DBE5F1"/>
        <w:spacing w:before="0" w:line="240" w:lineRule="auto"/>
        <w:ind w:left="720"/>
        <w:jc w:val="both"/>
        <w:rPr>
          <w:b/>
          <w:bCs/>
          <w:snapToGrid/>
          <w:color w:val="525252"/>
          <w:sz w:val="22"/>
          <w:szCs w:val="22"/>
        </w:rPr>
      </w:pPr>
    </w:p>
    <w:p w14:paraId="23C5348F"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5F7E274A"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"metadata":[</w:t>
      </w:r>
    </w:p>
    <w:p w14:paraId="05B63DD1" w14:textId="77777777" w:rsidR="00501898" w:rsidRPr="0076075D" w:rsidRDefault="00501898">
      <w:pPr>
        <w:widowControl/>
        <w:shd w:val="clear" w:color="auto" w:fill="DBE5F1"/>
        <w:spacing w:before="0" w:line="240" w:lineRule="auto"/>
        <w:ind w:left="720"/>
        <w:jc w:val="both"/>
        <w:rPr>
          <w:b/>
          <w:bCs/>
          <w:snapToGrid/>
          <w:color w:val="525252"/>
          <w:sz w:val="22"/>
          <w:szCs w:val="22"/>
        </w:rPr>
      </w:pPr>
    </w:p>
    <w:p w14:paraId="3B6E3F0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0F751A62" w14:textId="77777777" w:rsidR="00501898" w:rsidRPr="0076075D" w:rsidRDefault="00501898">
      <w:pPr>
        <w:widowControl/>
        <w:shd w:val="clear" w:color="auto" w:fill="DBE5F1"/>
        <w:spacing w:before="0" w:line="240" w:lineRule="auto"/>
        <w:ind w:left="720"/>
        <w:jc w:val="both"/>
        <w:rPr>
          <w:b/>
          <w:bCs/>
          <w:snapToGrid/>
          <w:color w:val="525252"/>
          <w:sz w:val="22"/>
          <w:szCs w:val="22"/>
        </w:rPr>
      </w:pPr>
    </w:p>
    <w:p w14:paraId="1A81DA7A"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color w:val="1F497D"/>
          <w:sz w:val="22"/>
          <w:szCs w:val="22"/>
        </w:rPr>
        <w:t>  "</w:t>
      </w:r>
      <w:r w:rsidRPr="0076075D">
        <w:rPr>
          <w:b/>
          <w:bCs/>
          <w:snapToGrid/>
          <w:color w:val="525252"/>
          <w:sz w:val="22"/>
          <w:szCs w:val="22"/>
        </w:rPr>
        <w:t>meterReading": [{</w:t>
      </w:r>
    </w:p>
    <w:p w14:paraId="02A728A1"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"previousIndex": "5454",</w:t>
      </w:r>
    </w:p>
    <w:p w14:paraId="61CE65B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"currentIndex": "244",</w:t>
      </w:r>
    </w:p>
    <w:p w14:paraId="46209398"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"factor": "22",</w:t>
      </w:r>
    </w:p>
    <w:p w14:paraId="6ACAF998"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"amount": "2"</w:t>
      </w:r>
    </w:p>
    <w:p w14:paraId="07D63216"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w:t>
      </w:r>
    </w:p>
    <w:p w14:paraId="3F4C1ED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w:t>
      </w:r>
    </w:p>
    <w:p w14:paraId="664784A1"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"previousIndex": "44",</w:t>
      </w:r>
    </w:p>
    <w:p w14:paraId="60B7F79E"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"currentIndex": "44",</w:t>
      </w:r>
    </w:p>
    <w:p w14:paraId="0CA34E28"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"factor": "33",</w:t>
      </w:r>
    </w:p>
    <w:p w14:paraId="6FF9FB4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"amount": "3"</w:t>
      </w:r>
    </w:p>
    <w:p w14:paraId="64295C62"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w:t>
      </w:r>
    </w:p>
    <w:p w14:paraId="21C9FF0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lastRenderedPageBreak/>
        <w:t xml:space="preserve">   "summarizeInfo":{</w:t>
      </w:r>
    </w:p>
    <w:p w14:paraId="5D49B12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"sumOfTotalLineAmountWithoutTax":35000000,</w:t>
      </w:r>
    </w:p>
    <w:p w14:paraId="6F1EA19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"totalAmountWithoutTax":35000000,</w:t>
      </w:r>
    </w:p>
    <w:p w14:paraId="052A68C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"totalTaxAmount":3500000.0,</w:t>
      </w:r>
    </w:p>
    <w:p w14:paraId="4701D62F"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"totalAmountWithTax":38500000,</w:t>
      </w:r>
    </w:p>
    <w:p w14:paraId="2C829EA5"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"totalAmountWithTaxInWords":"Ba mươi tám triệu năm trăm nghìn đồng chẵn",</w:t>
      </w:r>
    </w:p>
    <w:p w14:paraId="2A0CE40E"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"discountAmount":0.0,</w:t>
      </w:r>
    </w:p>
    <w:p w14:paraId="4B95A4D5"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"settlementDiscountAmount":0.0,</w:t>
      </w:r>
    </w:p>
    <w:p w14:paraId="46E15E9D"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"taxPercentage":10.0,</w:t>
      </w:r>
    </w:p>
    <w:p w14:paraId="4EF781B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"extraName": "{ Tiền phí đặc biệt, Tiền phí,  } ",</w:t>
      </w:r>
    </w:p>
    <w:p w14:paraId="0837B9F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"extraValue": "{ 00 ,00,}"</w:t>
      </w:r>
    </w:p>
    <w:p w14:paraId="5CE6484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09703FFD"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"taxBreakdowns":[</w:t>
      </w:r>
    </w:p>
    <w:p w14:paraId="32537F1D"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484049D6"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"taxPercentage":10.0,</w:t>
      </w:r>
    </w:p>
    <w:p w14:paraId="655D6976"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"taxableAmount":35000000,</w:t>
      </w:r>
    </w:p>
    <w:p w14:paraId="4BA3C216"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"taxAmount":3500000.0</w:t>
      </w:r>
    </w:p>
    <w:p w14:paraId="6459A73F"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5E72133F"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59593F49" w14:textId="77777777" w:rsidR="00501898" w:rsidRPr="0076075D" w:rsidRDefault="00136181">
      <w:pPr>
        <w:widowControl/>
        <w:shd w:val="clear" w:color="auto" w:fill="DBE5F1"/>
        <w:spacing w:before="0" w:line="240" w:lineRule="auto"/>
        <w:ind w:left="720"/>
        <w:jc w:val="both"/>
        <w:rPr>
          <w:snapToGrid/>
          <w:color w:val="525252"/>
          <w:sz w:val="22"/>
          <w:szCs w:val="22"/>
        </w:rPr>
      </w:pPr>
      <w:r w:rsidRPr="0076075D">
        <w:rPr>
          <w:b/>
          <w:bCs/>
          <w:snapToGrid/>
          <w:color w:val="525252"/>
          <w:sz w:val="22"/>
          <w:szCs w:val="22"/>
        </w:rPr>
        <w:t>}</w:t>
      </w:r>
    </w:p>
    <w:p w14:paraId="4FDDC6D5" w14:textId="77777777" w:rsidR="00501898" w:rsidRPr="0076075D" w:rsidRDefault="00136181">
      <w:pPr>
        <w:numPr>
          <w:ilvl w:val="2"/>
          <w:numId w:val="17"/>
        </w:numPr>
        <w:snapToGrid w:val="0"/>
        <w:ind w:left="1276"/>
        <w:jc w:val="both"/>
        <w:rPr>
          <w:sz w:val="22"/>
          <w:szCs w:val="22"/>
        </w:rPr>
      </w:pPr>
      <w:r w:rsidRPr="0076075D">
        <w:rPr>
          <w:sz w:val="22"/>
          <w:szCs w:val="22"/>
        </w:rPr>
        <w:t>Dữ liệu chuỗi Hash trả về</w:t>
      </w:r>
    </w:p>
    <w:p w14:paraId="0A21C820"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b/>
          <w:bCs/>
          <w:snapToGrid/>
          <w:color w:val="8000FF"/>
          <w:sz w:val="22"/>
          <w:szCs w:val="22"/>
        </w:rPr>
        <w:t>{</w:t>
      </w:r>
    </w:p>
    <w:p w14:paraId="4D0738EF"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snapToGrid/>
          <w:color w:val="000000"/>
          <w:sz w:val="22"/>
          <w:szCs w:val="22"/>
        </w:rPr>
        <w:t xml:space="preserve">  </w:t>
      </w:r>
      <w:r w:rsidRPr="0076075D">
        <w:rPr>
          <w:snapToGrid/>
          <w:color w:val="800000"/>
          <w:sz w:val="22"/>
          <w:szCs w:val="22"/>
        </w:rPr>
        <w:t>"errorCode"</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29200357"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snapToGrid/>
          <w:color w:val="000000"/>
          <w:sz w:val="22"/>
          <w:szCs w:val="22"/>
        </w:rPr>
        <w:t xml:space="preserve">  </w:t>
      </w:r>
      <w:r w:rsidRPr="0076075D">
        <w:rPr>
          <w:snapToGrid/>
          <w:color w:val="800000"/>
          <w:sz w:val="22"/>
          <w:szCs w:val="22"/>
        </w:rPr>
        <w:t>"description"</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4C2CE444"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snapToGrid/>
          <w:color w:val="000000"/>
          <w:sz w:val="22"/>
          <w:szCs w:val="22"/>
        </w:rPr>
        <w:t xml:space="preserve">  </w:t>
      </w:r>
      <w:r w:rsidRPr="0076075D">
        <w:rPr>
          <w:snapToGrid/>
          <w:color w:val="800000"/>
          <w:sz w:val="22"/>
          <w:szCs w:val="22"/>
        </w:rPr>
        <w:t>"result"</w:t>
      </w:r>
      <w:r w:rsidRPr="0076075D">
        <w:rPr>
          <w:snapToGrid/>
          <w:color w:val="000000"/>
          <w:sz w:val="22"/>
          <w:szCs w:val="22"/>
        </w:rPr>
        <w:t xml:space="preserve">: </w:t>
      </w:r>
      <w:r w:rsidRPr="0076075D">
        <w:rPr>
          <w:b/>
          <w:bCs/>
          <w:snapToGrid/>
          <w:color w:val="8000FF"/>
          <w:sz w:val="22"/>
          <w:szCs w:val="22"/>
        </w:rPr>
        <w:t>{</w:t>
      </w:r>
    </w:p>
    <w:p w14:paraId="713DDF5D"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snapToGrid/>
          <w:color w:val="000000"/>
          <w:sz w:val="22"/>
          <w:szCs w:val="22"/>
        </w:rPr>
        <w:t xml:space="preserve">    </w:t>
      </w:r>
      <w:r w:rsidRPr="0076075D">
        <w:rPr>
          <w:snapToGrid/>
          <w:color w:val="800000"/>
          <w:sz w:val="22"/>
          <w:szCs w:val="22"/>
        </w:rPr>
        <w:t>"hashString"</w:t>
      </w:r>
      <w:r w:rsidRPr="0076075D">
        <w:rPr>
          <w:snapToGrid/>
          <w:color w:val="000000"/>
          <w:sz w:val="22"/>
          <w:szCs w:val="22"/>
        </w:rPr>
        <w:t xml:space="preserve">: </w:t>
      </w:r>
      <w:r w:rsidRPr="0076075D">
        <w:rPr>
          <w:snapToGrid/>
          <w:color w:val="FF8000"/>
          <w:sz w:val="22"/>
          <w:szCs w:val="22"/>
        </w:rPr>
        <w:t>0HFm34vX525V3Syg5EwdTnfO21s=</w:t>
      </w:r>
      <w:r w:rsidRPr="0076075D">
        <w:rPr>
          <w:b/>
          <w:bCs/>
          <w:snapToGrid/>
          <w:color w:val="8000FF"/>
          <w:sz w:val="22"/>
          <w:szCs w:val="22"/>
        </w:rPr>
        <w:t>,</w:t>
      </w:r>
      <w:r w:rsidRPr="0076075D">
        <w:rPr>
          <w:snapToGrid/>
          <w:color w:val="000000"/>
          <w:sz w:val="22"/>
          <w:szCs w:val="22"/>
        </w:rPr>
        <w:t xml:space="preserve">  </w:t>
      </w:r>
      <w:r w:rsidRPr="0076075D">
        <w:rPr>
          <w:b/>
          <w:bCs/>
          <w:snapToGrid/>
          <w:color w:val="8000FF"/>
          <w:sz w:val="22"/>
          <w:szCs w:val="22"/>
        </w:rPr>
        <w:t>}</w:t>
      </w:r>
    </w:p>
    <w:p w14:paraId="6DAEEABE" w14:textId="77777777" w:rsidR="00501898" w:rsidRPr="0076075D" w:rsidRDefault="00136181">
      <w:pPr>
        <w:widowControl/>
        <w:shd w:val="clear" w:color="auto" w:fill="DBE5F1"/>
        <w:spacing w:before="0" w:line="240" w:lineRule="auto"/>
        <w:ind w:left="1276"/>
        <w:jc w:val="both"/>
        <w:rPr>
          <w:b/>
          <w:bCs/>
          <w:snapToGrid/>
          <w:color w:val="8000FF"/>
          <w:sz w:val="22"/>
          <w:szCs w:val="22"/>
        </w:rPr>
      </w:pPr>
      <w:r w:rsidRPr="0076075D">
        <w:rPr>
          <w:b/>
          <w:bCs/>
          <w:snapToGrid/>
          <w:color w:val="8000FF"/>
          <w:sz w:val="22"/>
          <w:szCs w:val="22"/>
        </w:rPr>
        <w:t>}</w:t>
      </w:r>
      <w:r w:rsidRPr="0076075D">
        <w:rPr>
          <w:b/>
          <w:bCs/>
          <w:snapToGrid/>
          <w:color w:val="8000FF"/>
          <w:sz w:val="22"/>
          <w:szCs w:val="22"/>
        </w:rPr>
        <w:br/>
      </w:r>
    </w:p>
    <w:p w14:paraId="6A7073E1" w14:textId="77777777" w:rsidR="00501898" w:rsidRPr="0076075D" w:rsidRDefault="00136181">
      <w:pPr>
        <w:ind w:left="0"/>
        <w:rPr>
          <w:b/>
          <w:bCs/>
          <w:sz w:val="22"/>
          <w:szCs w:val="22"/>
          <w:lang w:val="vi-VN"/>
        </w:rPr>
      </w:pPr>
      <w:r w:rsidRPr="0076075D">
        <w:rPr>
          <w:b/>
          <w:bCs/>
          <w:sz w:val="22"/>
          <w:szCs w:val="22"/>
          <w:lang w:val="vi-VN"/>
        </w:rPr>
        <w:t>Ví dụ response trường hợp truyền sai giá trị originalInvoiceType</w:t>
      </w:r>
    </w:p>
    <w:p w14:paraId="771A7E7D"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w:t>
      </w:r>
    </w:p>
    <w:p w14:paraId="4E7375FF"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"code": 400,</w:t>
      </w:r>
    </w:p>
    <w:p w14:paraId="3E82A9C1"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"message": "BAD_REQUEST_ORIGINAL_INVOICE_TYPE_INVALID",</w:t>
      </w:r>
    </w:p>
    <w:p w14:paraId="35B71D17"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"data": "BAD_REQUEST_ORIGINAL_INVOICE_TYPE_INVALID"</w:t>
      </w:r>
    </w:p>
    <w:p w14:paraId="4CE3DC3D"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w:t>
      </w:r>
    </w:p>
    <w:p w14:paraId="5C84E4AE" w14:textId="77777777" w:rsidR="00501898" w:rsidRPr="0076075D" w:rsidRDefault="00136181">
      <w:pPr>
        <w:ind w:left="0"/>
        <w:rPr>
          <w:sz w:val="22"/>
          <w:szCs w:val="22"/>
          <w:lang w:val="vi-VN"/>
        </w:rPr>
      </w:pPr>
      <w:r w:rsidRPr="0076075D">
        <w:rPr>
          <w:b/>
          <w:bCs/>
          <w:iCs/>
          <w:sz w:val="22"/>
          <w:szCs w:val="22"/>
          <w:lang w:val="vi-VN"/>
        </w:rPr>
        <w:t>Lưu ý:</w:t>
      </w:r>
      <w:r w:rsidRPr="0076075D">
        <w:rPr>
          <w:sz w:val="22"/>
          <w:szCs w:val="22"/>
          <w:lang w:val="vi-VN"/>
        </w:rPr>
        <w:t xml:space="preserve"> </w:t>
      </w:r>
    </w:p>
    <w:p w14:paraId="7145BCDA" w14:textId="77777777" w:rsidR="00501898" w:rsidRPr="0076075D" w:rsidRDefault="00136181">
      <w:pPr>
        <w:numPr>
          <w:ilvl w:val="0"/>
          <w:numId w:val="28"/>
        </w:numPr>
        <w:rPr>
          <w:sz w:val="22"/>
          <w:szCs w:val="22"/>
          <w:lang w:val="vi-VN"/>
        </w:rPr>
      </w:pPr>
      <w:r w:rsidRPr="0076075D">
        <w:rPr>
          <w:sz w:val="22"/>
          <w:szCs w:val="22"/>
          <w:lang w:val="vi-VN"/>
        </w:rPr>
        <w:t xml:space="preserve">Dữ liệu hóa đơn gốc lưu vào cột instance_file_name trong bảng invoice như sau: </w:t>
      </w:r>
    </w:p>
    <w:p w14:paraId="1B6AE8A4" w14:textId="77777777" w:rsidR="00501898" w:rsidRPr="0076075D" w:rsidRDefault="00136181">
      <w:pPr>
        <w:ind w:left="360"/>
        <w:rPr>
          <w:sz w:val="22"/>
          <w:szCs w:val="22"/>
          <w:lang w:val="vi-VN"/>
        </w:rPr>
      </w:pPr>
      <w:r w:rsidRPr="0076075D">
        <w:rPr>
          <w:sz w:val="22"/>
          <w:szCs w:val="22"/>
          <w:lang w:val="vi-VN"/>
        </w:rPr>
        <w:t>Loại hóa đơn | Mẫu hóa đơn | Ký hiệu hóa đơn | Số hóa đơn</w:t>
      </w:r>
    </w:p>
    <w:p w14:paraId="6F6B8F5A" w14:textId="77777777" w:rsidR="00501898" w:rsidRPr="0076075D" w:rsidRDefault="00136181">
      <w:pPr>
        <w:ind w:left="360"/>
        <w:rPr>
          <w:sz w:val="22"/>
          <w:szCs w:val="22"/>
          <w:lang w:val="vi-VN"/>
        </w:rPr>
      </w:pPr>
      <w:r w:rsidRPr="0076075D">
        <w:rPr>
          <w:sz w:val="22"/>
          <w:szCs w:val="22"/>
          <w:lang w:val="vi-VN"/>
        </w:rPr>
        <w:t>trong đó:</w:t>
      </w:r>
    </w:p>
    <w:p w14:paraId="0C675D3E" w14:textId="77777777" w:rsidR="00501898" w:rsidRPr="0076075D" w:rsidRDefault="00136181">
      <w:pPr>
        <w:ind w:left="360"/>
        <w:rPr>
          <w:sz w:val="22"/>
          <w:szCs w:val="22"/>
          <w:lang w:val="vi-VN"/>
        </w:rPr>
      </w:pPr>
      <w:r w:rsidRPr="0076075D">
        <w:rPr>
          <w:sz w:val="22"/>
          <w:szCs w:val="22"/>
          <w:lang w:val="vi-VN"/>
        </w:rPr>
        <w:t xml:space="preserve">- Loại hóa đơn là giá trị thẻ originalInvoiceType </w:t>
      </w:r>
    </w:p>
    <w:p w14:paraId="7470DC93" w14:textId="77777777" w:rsidR="00501898" w:rsidRPr="0076075D" w:rsidRDefault="00136181">
      <w:pPr>
        <w:ind w:left="360"/>
        <w:rPr>
          <w:sz w:val="22"/>
          <w:szCs w:val="22"/>
          <w:lang w:val="vi-VN"/>
        </w:rPr>
      </w:pPr>
      <w:r w:rsidRPr="0076075D">
        <w:rPr>
          <w:sz w:val="22"/>
          <w:szCs w:val="22"/>
          <w:lang w:val="vi-VN"/>
        </w:rPr>
        <w:t xml:space="preserve">- Mẫu hóa đơn là giá trị thẻ originalTemplateCode </w:t>
      </w:r>
    </w:p>
    <w:p w14:paraId="28CAF76E" w14:textId="77777777" w:rsidR="00501898" w:rsidRPr="0076075D" w:rsidRDefault="00136181">
      <w:pPr>
        <w:numPr>
          <w:ilvl w:val="0"/>
          <w:numId w:val="28"/>
        </w:numPr>
        <w:rPr>
          <w:sz w:val="22"/>
          <w:szCs w:val="22"/>
          <w:lang w:val="vi-VN"/>
        </w:rPr>
      </w:pPr>
      <w:r w:rsidRPr="0076075D">
        <w:rPr>
          <w:sz w:val="22"/>
          <w:szCs w:val="22"/>
          <w:lang w:val="vi-VN"/>
        </w:rPr>
        <w:t xml:space="preserve">Nếu người dùng truyền giá trị 0 hoặc “0” cho tham số validation trong phần generalInvoiceInfo thì </w:t>
      </w:r>
      <w:r w:rsidRPr="0076075D">
        <w:rPr>
          <w:bCs/>
          <w:sz w:val="22"/>
          <w:szCs w:val="22"/>
          <w:lang w:val="vi-VN"/>
        </w:rPr>
        <w:t>các thông tin được truyền trong phần itemInfo, taxBreakdowns, summarizeInfo sẽ được giữ nguyên mà không thực hiện kiểm tra ràng buộc và tính toán lại.</w:t>
      </w:r>
    </w:p>
    <w:p w14:paraId="0D82EC8A" w14:textId="77777777" w:rsidR="00501898" w:rsidRPr="0076075D" w:rsidRDefault="00136181">
      <w:pPr>
        <w:ind w:left="0"/>
        <w:rPr>
          <w:sz w:val="22"/>
          <w:szCs w:val="22"/>
        </w:rPr>
      </w:pPr>
      <w:r w:rsidRPr="0076075D">
        <w:rPr>
          <w:b/>
          <w:sz w:val="22"/>
          <w:szCs w:val="22"/>
        </w:rPr>
        <w:t>Output</w:t>
      </w:r>
      <w:r w:rsidRPr="0076075D">
        <w:rPr>
          <w:sz w:val="22"/>
          <w:szCs w:val="22"/>
        </w:rPr>
        <w:t>:</w:t>
      </w:r>
    </w:p>
    <w:tbl>
      <w:tblPr>
        <w:tblW w:w="9563"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2520"/>
        <w:gridCol w:w="4703"/>
      </w:tblGrid>
      <w:tr w:rsidR="00501898" w:rsidRPr="0076075D" w14:paraId="14233257" w14:textId="77777777">
        <w:trPr>
          <w:trHeight w:val="530"/>
        </w:trPr>
        <w:tc>
          <w:tcPr>
            <w:tcW w:w="2340" w:type="dxa"/>
            <w:shd w:val="clear" w:color="auto" w:fill="D9D9D9"/>
          </w:tcPr>
          <w:p w14:paraId="72B918BC" w14:textId="77777777" w:rsidR="00501898" w:rsidRPr="0076075D" w:rsidRDefault="00136181">
            <w:pPr>
              <w:ind w:left="0"/>
              <w:jc w:val="center"/>
              <w:rPr>
                <w:b/>
                <w:bCs/>
                <w:color w:val="000000"/>
                <w:sz w:val="22"/>
                <w:szCs w:val="22"/>
              </w:rPr>
            </w:pPr>
            <w:r w:rsidRPr="0076075D">
              <w:rPr>
                <w:b/>
                <w:bCs/>
                <w:color w:val="000000"/>
                <w:sz w:val="22"/>
                <w:szCs w:val="22"/>
              </w:rPr>
              <w:lastRenderedPageBreak/>
              <w:t>Tên trường</w:t>
            </w:r>
          </w:p>
        </w:tc>
        <w:tc>
          <w:tcPr>
            <w:tcW w:w="2520" w:type="dxa"/>
            <w:shd w:val="clear" w:color="auto" w:fill="D9D9D9"/>
          </w:tcPr>
          <w:p w14:paraId="41F6E3C0"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703" w:type="dxa"/>
            <w:shd w:val="clear" w:color="auto" w:fill="D9D9D9"/>
          </w:tcPr>
          <w:p w14:paraId="378C158A"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66AE1A1B" w14:textId="77777777">
        <w:tc>
          <w:tcPr>
            <w:tcW w:w="2340" w:type="dxa"/>
          </w:tcPr>
          <w:p w14:paraId="254EF9F7" w14:textId="77777777" w:rsidR="00501898" w:rsidRPr="0076075D" w:rsidRDefault="00136181">
            <w:pPr>
              <w:spacing w:before="0"/>
              <w:ind w:left="0"/>
              <w:jc w:val="both"/>
              <w:rPr>
                <w:sz w:val="22"/>
                <w:szCs w:val="22"/>
              </w:rPr>
            </w:pPr>
            <w:r w:rsidRPr="0076075D">
              <w:rPr>
                <w:sz w:val="22"/>
                <w:szCs w:val="22"/>
              </w:rPr>
              <w:t>errorCode</w:t>
            </w:r>
          </w:p>
        </w:tc>
        <w:tc>
          <w:tcPr>
            <w:tcW w:w="2520" w:type="dxa"/>
          </w:tcPr>
          <w:p w14:paraId="61D841B5" w14:textId="77777777" w:rsidR="00501898" w:rsidRPr="0076075D" w:rsidRDefault="00136181">
            <w:pPr>
              <w:spacing w:before="0"/>
              <w:ind w:left="0"/>
              <w:jc w:val="both"/>
              <w:rPr>
                <w:sz w:val="22"/>
                <w:szCs w:val="22"/>
              </w:rPr>
            </w:pPr>
            <w:r w:rsidRPr="0076075D">
              <w:rPr>
                <w:sz w:val="22"/>
                <w:szCs w:val="22"/>
              </w:rPr>
              <w:t>DataType: String</w:t>
            </w:r>
          </w:p>
        </w:tc>
        <w:tc>
          <w:tcPr>
            <w:tcW w:w="4703" w:type="dxa"/>
          </w:tcPr>
          <w:p w14:paraId="405DB9CF" w14:textId="77777777" w:rsidR="00501898" w:rsidRPr="0076075D" w:rsidRDefault="00136181">
            <w:pPr>
              <w:spacing w:before="0"/>
              <w:ind w:left="41"/>
              <w:jc w:val="both"/>
              <w:rPr>
                <w:sz w:val="22"/>
                <w:szCs w:val="22"/>
              </w:rPr>
            </w:pPr>
            <w:r w:rsidRPr="0076075D">
              <w:rPr>
                <w:sz w:val="22"/>
                <w:szCs w:val="22"/>
              </w:rPr>
              <w:t>Mã lỗi nếu có, không có lỗi thì trả về null</w:t>
            </w:r>
          </w:p>
        </w:tc>
      </w:tr>
      <w:tr w:rsidR="00501898" w:rsidRPr="0076075D" w14:paraId="0DA6D5C2" w14:textId="77777777">
        <w:tc>
          <w:tcPr>
            <w:tcW w:w="2340" w:type="dxa"/>
          </w:tcPr>
          <w:p w14:paraId="402C6AD4" w14:textId="77777777" w:rsidR="00501898" w:rsidRPr="0076075D" w:rsidRDefault="00136181">
            <w:pPr>
              <w:spacing w:before="0"/>
              <w:ind w:left="0"/>
              <w:jc w:val="both"/>
              <w:rPr>
                <w:sz w:val="22"/>
                <w:szCs w:val="22"/>
              </w:rPr>
            </w:pPr>
            <w:r w:rsidRPr="0076075D">
              <w:rPr>
                <w:sz w:val="22"/>
                <w:szCs w:val="22"/>
              </w:rPr>
              <w:t>description</w:t>
            </w:r>
          </w:p>
        </w:tc>
        <w:tc>
          <w:tcPr>
            <w:tcW w:w="2520" w:type="dxa"/>
          </w:tcPr>
          <w:p w14:paraId="030B2BE0" w14:textId="77777777" w:rsidR="00501898" w:rsidRPr="0076075D" w:rsidRDefault="00136181">
            <w:pPr>
              <w:spacing w:before="0"/>
              <w:ind w:left="0"/>
              <w:jc w:val="both"/>
              <w:rPr>
                <w:sz w:val="22"/>
                <w:szCs w:val="22"/>
              </w:rPr>
            </w:pPr>
            <w:r w:rsidRPr="0076075D">
              <w:rPr>
                <w:sz w:val="22"/>
                <w:szCs w:val="22"/>
              </w:rPr>
              <w:t>DataType: String</w:t>
            </w:r>
          </w:p>
        </w:tc>
        <w:tc>
          <w:tcPr>
            <w:tcW w:w="4703" w:type="dxa"/>
          </w:tcPr>
          <w:p w14:paraId="5E9ED038" w14:textId="77777777" w:rsidR="00501898" w:rsidRPr="0076075D" w:rsidRDefault="00136181">
            <w:pPr>
              <w:spacing w:before="0"/>
              <w:ind w:left="41"/>
              <w:jc w:val="both"/>
              <w:rPr>
                <w:sz w:val="22"/>
                <w:szCs w:val="22"/>
              </w:rPr>
            </w:pPr>
            <w:r w:rsidRPr="0076075D">
              <w:rPr>
                <w:sz w:val="22"/>
                <w:szCs w:val="22"/>
              </w:rPr>
              <w:t>Mô tả chi tiết lỗi</w:t>
            </w:r>
          </w:p>
        </w:tc>
      </w:tr>
      <w:tr w:rsidR="00501898" w:rsidRPr="0076075D" w14:paraId="39D0B296" w14:textId="77777777">
        <w:tc>
          <w:tcPr>
            <w:tcW w:w="2340" w:type="dxa"/>
          </w:tcPr>
          <w:p w14:paraId="54631CB0" w14:textId="77777777" w:rsidR="00501898" w:rsidRPr="0076075D" w:rsidRDefault="00136181">
            <w:pPr>
              <w:spacing w:before="0"/>
              <w:ind w:left="0"/>
              <w:jc w:val="both"/>
              <w:rPr>
                <w:sz w:val="22"/>
                <w:szCs w:val="22"/>
              </w:rPr>
            </w:pPr>
            <w:r w:rsidRPr="0076075D">
              <w:rPr>
                <w:sz w:val="22"/>
                <w:szCs w:val="22"/>
              </w:rPr>
              <w:t>hashString</w:t>
            </w:r>
          </w:p>
        </w:tc>
        <w:tc>
          <w:tcPr>
            <w:tcW w:w="2520" w:type="dxa"/>
          </w:tcPr>
          <w:p w14:paraId="79506207" w14:textId="77777777" w:rsidR="00501898" w:rsidRPr="0076075D" w:rsidRDefault="00136181">
            <w:pPr>
              <w:spacing w:before="0"/>
              <w:ind w:left="0"/>
              <w:jc w:val="both"/>
              <w:rPr>
                <w:sz w:val="22"/>
                <w:szCs w:val="22"/>
              </w:rPr>
            </w:pPr>
            <w:r w:rsidRPr="0076075D">
              <w:rPr>
                <w:sz w:val="22"/>
                <w:szCs w:val="22"/>
              </w:rPr>
              <w:t>DataType: String</w:t>
            </w:r>
          </w:p>
        </w:tc>
        <w:tc>
          <w:tcPr>
            <w:tcW w:w="4703" w:type="dxa"/>
          </w:tcPr>
          <w:p w14:paraId="1BCD9B6F" w14:textId="77777777" w:rsidR="00501898" w:rsidRPr="0076075D" w:rsidRDefault="00136181">
            <w:pPr>
              <w:spacing w:before="0"/>
              <w:ind w:left="41"/>
              <w:jc w:val="both"/>
              <w:rPr>
                <w:sz w:val="22"/>
                <w:szCs w:val="22"/>
              </w:rPr>
            </w:pPr>
            <w:r w:rsidRPr="0076075D">
              <w:rPr>
                <w:sz w:val="22"/>
                <w:szCs w:val="22"/>
              </w:rPr>
              <w:t>Chuỗi Hash trả về của hóa đơn, dạng Base64</w:t>
            </w:r>
          </w:p>
        </w:tc>
      </w:tr>
    </w:tbl>
    <w:p w14:paraId="1660065A" w14:textId="77777777" w:rsidR="00501898" w:rsidRPr="0076075D" w:rsidRDefault="00501898">
      <w:pPr>
        <w:ind w:left="2160"/>
        <w:rPr>
          <w:sz w:val="22"/>
          <w:szCs w:val="22"/>
        </w:rPr>
      </w:pPr>
    </w:p>
    <w:p w14:paraId="7CE066B6" w14:textId="77777777" w:rsidR="00501898" w:rsidRPr="0076075D" w:rsidRDefault="00136181">
      <w:pPr>
        <w:pStyle w:val="StyleHeading2l2H2h21TimesNewRoman14pt"/>
        <w:rPr>
          <w:sz w:val="22"/>
          <w:szCs w:val="22"/>
        </w:rPr>
      </w:pPr>
      <w:bookmarkStart w:id="53" w:name="_Toc115266198"/>
      <w:r w:rsidRPr="0076075D">
        <w:rPr>
          <w:sz w:val="22"/>
          <w:szCs w:val="22"/>
        </w:rPr>
        <w:t>Phát hành/thay thế/điều chỉnh cho USB-TOKEN (Bước 2: Ký USB token và sinh hóa đơn)</w:t>
      </w:r>
      <w:bookmarkEnd w:id="53"/>
    </w:p>
    <w:p w14:paraId="47D140EA" w14:textId="77777777" w:rsidR="00501898" w:rsidRPr="0076075D" w:rsidRDefault="00136181">
      <w:pPr>
        <w:pStyle w:val="NormalIndent"/>
        <w:rPr>
          <w:sz w:val="22"/>
          <w:szCs w:val="22"/>
        </w:rPr>
      </w:pPr>
      <w:r w:rsidRPr="0076075D">
        <w:rPr>
          <w:sz w:val="22"/>
          <w:szCs w:val="22"/>
        </w:rPr>
        <w:t>- Thực hiện sử dụng USB-TOKEN để ký chuỗi hashString nhận được từ API trong bước 7.15. Lấy chuỗi ký để sinh hóa đơn.</w:t>
      </w:r>
    </w:p>
    <w:p w14:paraId="41B420F5" w14:textId="77777777" w:rsidR="00501898" w:rsidRPr="0076075D" w:rsidRDefault="00136181">
      <w:pPr>
        <w:pStyle w:val="ListParagraph"/>
        <w:widowControl w:val="0"/>
        <w:numPr>
          <w:ilvl w:val="0"/>
          <w:numId w:val="25"/>
        </w:numPr>
        <w:spacing w:before="120" w:line="360" w:lineRule="auto"/>
        <w:contextualSpacing/>
        <w:jc w:val="both"/>
        <w:rPr>
          <w:rFonts w:ascii="Times New Roman" w:hAnsi="Times New Roman"/>
          <w:b/>
          <w:color w:val="0000FF"/>
        </w:rPr>
      </w:pPr>
      <w:r w:rsidRPr="0076075D">
        <w:rPr>
          <w:rFonts w:ascii="Times New Roman" w:hAnsi="Times New Roman"/>
          <w:b/>
          <w:color w:val="0000FF"/>
        </w:rPr>
        <w:t>Đầuvào:</w:t>
      </w:r>
    </w:p>
    <w:p w14:paraId="36612993"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color w:val="505050"/>
          <w:sz w:val="22"/>
          <w:szCs w:val="22"/>
          <w:shd w:val="clear" w:color="auto" w:fill="FAFAFA"/>
        </w:rPr>
        <w:t>InvoiceAPI/InvoiceWS/createInvoiceUsbTokenInsertSignature</w:t>
      </w:r>
    </w:p>
    <w:p w14:paraId="4884CCAF" w14:textId="77777777" w:rsidR="00501898" w:rsidRPr="0076075D" w:rsidRDefault="00136181">
      <w:pPr>
        <w:numPr>
          <w:ilvl w:val="0"/>
          <w:numId w:val="17"/>
        </w:numPr>
        <w:jc w:val="both"/>
        <w:rPr>
          <w:sz w:val="22"/>
          <w:szCs w:val="22"/>
        </w:rPr>
      </w:pPr>
      <w:r w:rsidRPr="0076075D">
        <w:rPr>
          <w:sz w:val="22"/>
          <w:szCs w:val="22"/>
        </w:rPr>
        <w:t>Headers:</w:t>
      </w:r>
    </w:p>
    <w:p w14:paraId="29AD3F13"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76598C26" w14:textId="77777777" w:rsidR="00501898" w:rsidRPr="0076075D" w:rsidRDefault="00136181">
      <w:pPr>
        <w:pStyle w:val="NormalIndent"/>
        <w:ind w:firstLine="720"/>
        <w:rPr>
          <w:sz w:val="22"/>
          <w:szCs w:val="22"/>
          <w:lang w:val="fr-FR"/>
        </w:rPr>
      </w:pPr>
      <w:r w:rsidRPr="0076075D">
        <w:rPr>
          <w:sz w:val="22"/>
          <w:szCs w:val="22"/>
          <w:lang w:val="fr-FR"/>
        </w:rPr>
        <w:t>+ Content-Type : application/json</w:t>
      </w:r>
    </w:p>
    <w:tbl>
      <w:tblPr>
        <w:tblW w:w="9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692"/>
        <w:gridCol w:w="4483"/>
      </w:tblGrid>
      <w:tr w:rsidR="00501898" w:rsidRPr="0076075D" w14:paraId="3D98255E" w14:textId="77777777">
        <w:trPr>
          <w:trHeight w:val="521"/>
          <w:jc w:val="center"/>
        </w:trPr>
        <w:tc>
          <w:tcPr>
            <w:tcW w:w="2127" w:type="dxa"/>
            <w:shd w:val="clear" w:color="auto" w:fill="D9D9D9"/>
          </w:tcPr>
          <w:p w14:paraId="64627C3F" w14:textId="77777777" w:rsidR="00501898" w:rsidRPr="0076075D" w:rsidRDefault="00136181">
            <w:pPr>
              <w:ind w:left="0"/>
              <w:jc w:val="center"/>
              <w:rPr>
                <w:b/>
                <w:bCs/>
                <w:color w:val="000000"/>
                <w:sz w:val="22"/>
                <w:szCs w:val="22"/>
              </w:rPr>
            </w:pPr>
            <w:r w:rsidRPr="0076075D">
              <w:rPr>
                <w:b/>
                <w:bCs/>
                <w:color w:val="000000"/>
                <w:sz w:val="22"/>
                <w:szCs w:val="22"/>
              </w:rPr>
              <w:t>Tên tham số</w:t>
            </w:r>
          </w:p>
        </w:tc>
        <w:tc>
          <w:tcPr>
            <w:tcW w:w="2692" w:type="dxa"/>
            <w:shd w:val="clear" w:color="auto" w:fill="D9D9D9"/>
          </w:tcPr>
          <w:p w14:paraId="31457333"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483" w:type="dxa"/>
            <w:shd w:val="clear" w:color="auto" w:fill="D9D9D9"/>
          </w:tcPr>
          <w:p w14:paraId="50613E19"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695AE0BE" w14:textId="77777777">
        <w:trPr>
          <w:trHeight w:val="448"/>
          <w:jc w:val="center"/>
        </w:trPr>
        <w:tc>
          <w:tcPr>
            <w:tcW w:w="2127" w:type="dxa"/>
          </w:tcPr>
          <w:p w14:paraId="10DE4A4A" w14:textId="77777777" w:rsidR="00501898" w:rsidRPr="0076075D" w:rsidRDefault="00136181">
            <w:pPr>
              <w:spacing w:before="0"/>
              <w:ind w:left="0"/>
              <w:jc w:val="both"/>
              <w:rPr>
                <w:sz w:val="22"/>
                <w:szCs w:val="22"/>
              </w:rPr>
            </w:pPr>
            <w:r w:rsidRPr="0076075D">
              <w:rPr>
                <w:sz w:val="22"/>
                <w:szCs w:val="22"/>
              </w:rPr>
              <w:t>supplierTaxCode</w:t>
            </w:r>
          </w:p>
        </w:tc>
        <w:tc>
          <w:tcPr>
            <w:tcW w:w="2692" w:type="dxa"/>
          </w:tcPr>
          <w:p w14:paraId="3AD4A2C5" w14:textId="77777777" w:rsidR="00501898" w:rsidRPr="0076075D" w:rsidRDefault="00136181">
            <w:pPr>
              <w:spacing w:before="0"/>
              <w:ind w:left="0"/>
              <w:jc w:val="both"/>
              <w:rPr>
                <w:sz w:val="22"/>
                <w:szCs w:val="22"/>
              </w:rPr>
            </w:pPr>
            <w:r w:rsidRPr="0076075D">
              <w:rPr>
                <w:sz w:val="22"/>
                <w:szCs w:val="22"/>
              </w:rPr>
              <w:t>Required : true</w:t>
            </w:r>
          </w:p>
          <w:p w14:paraId="0A7527A7" w14:textId="77777777" w:rsidR="00501898" w:rsidRPr="0076075D" w:rsidRDefault="00136181">
            <w:pPr>
              <w:spacing w:before="0"/>
              <w:ind w:left="0"/>
              <w:jc w:val="both"/>
              <w:rPr>
                <w:sz w:val="22"/>
                <w:szCs w:val="22"/>
              </w:rPr>
            </w:pPr>
            <w:r w:rsidRPr="0076075D">
              <w:rPr>
                <w:sz w:val="22"/>
                <w:szCs w:val="22"/>
              </w:rPr>
              <w:t>DataType: String</w:t>
            </w:r>
          </w:p>
          <w:p w14:paraId="4B7EDB1A" w14:textId="77777777" w:rsidR="00501898" w:rsidRPr="0076075D" w:rsidRDefault="00136181">
            <w:pPr>
              <w:spacing w:before="0"/>
              <w:ind w:left="0"/>
              <w:jc w:val="both"/>
              <w:rPr>
                <w:sz w:val="22"/>
                <w:szCs w:val="22"/>
              </w:rPr>
            </w:pPr>
            <w:r w:rsidRPr="0076075D">
              <w:rPr>
                <w:sz w:val="22"/>
                <w:szCs w:val="22"/>
              </w:rPr>
              <w:t xml:space="preserve">Minlength :  </w:t>
            </w:r>
          </w:p>
          <w:p w14:paraId="5CA85F71" w14:textId="77777777" w:rsidR="00501898" w:rsidRPr="0076075D" w:rsidRDefault="00136181">
            <w:pPr>
              <w:spacing w:before="0"/>
              <w:ind w:left="0"/>
              <w:jc w:val="both"/>
              <w:rPr>
                <w:sz w:val="22"/>
                <w:szCs w:val="22"/>
              </w:rPr>
            </w:pPr>
            <w:r w:rsidRPr="0076075D">
              <w:rPr>
                <w:sz w:val="22"/>
                <w:szCs w:val="22"/>
              </w:rPr>
              <w:t>Maxlength : 20</w:t>
            </w:r>
          </w:p>
          <w:p w14:paraId="42625A93" w14:textId="77777777" w:rsidR="00501898" w:rsidRPr="0076075D" w:rsidRDefault="00136181">
            <w:pPr>
              <w:spacing w:before="0"/>
              <w:ind w:left="0"/>
              <w:jc w:val="both"/>
              <w:rPr>
                <w:sz w:val="22"/>
                <w:szCs w:val="22"/>
              </w:rPr>
            </w:pPr>
            <w:r w:rsidRPr="0076075D">
              <w:rPr>
                <w:sz w:val="22"/>
                <w:szCs w:val="22"/>
              </w:rPr>
              <w:t>Format : [0-9-]+</w:t>
            </w:r>
          </w:p>
        </w:tc>
        <w:tc>
          <w:tcPr>
            <w:tcW w:w="4483" w:type="dxa"/>
          </w:tcPr>
          <w:p w14:paraId="5239A227"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080E8977" w14:textId="77777777" w:rsidR="00501898" w:rsidRPr="0076075D" w:rsidRDefault="00136181">
            <w:pPr>
              <w:spacing w:before="0"/>
              <w:ind w:left="0"/>
              <w:jc w:val="both"/>
              <w:rPr>
                <w:sz w:val="22"/>
                <w:szCs w:val="22"/>
              </w:rPr>
            </w:pPr>
            <w:r w:rsidRPr="0076075D">
              <w:rPr>
                <w:sz w:val="22"/>
                <w:szCs w:val="22"/>
              </w:rPr>
              <w:t xml:space="preserve">Mẫu 1: 0312770607 </w:t>
            </w:r>
          </w:p>
          <w:p w14:paraId="30BC3ECC" w14:textId="77777777" w:rsidR="00501898" w:rsidRPr="0076075D" w:rsidRDefault="00136181">
            <w:pPr>
              <w:spacing w:before="0"/>
              <w:ind w:left="0"/>
              <w:jc w:val="both"/>
              <w:rPr>
                <w:sz w:val="22"/>
                <w:szCs w:val="22"/>
              </w:rPr>
            </w:pPr>
            <w:r w:rsidRPr="0076075D">
              <w:rPr>
                <w:sz w:val="22"/>
                <w:szCs w:val="22"/>
              </w:rPr>
              <w:t>Mẫu 2: 0312770607-001</w:t>
            </w:r>
          </w:p>
          <w:p w14:paraId="40C1E429" w14:textId="77777777" w:rsidR="00501898" w:rsidRPr="0076075D" w:rsidRDefault="00501898">
            <w:pPr>
              <w:spacing w:before="0"/>
              <w:ind w:left="0"/>
              <w:jc w:val="both"/>
              <w:rPr>
                <w:sz w:val="22"/>
                <w:szCs w:val="22"/>
              </w:rPr>
            </w:pPr>
          </w:p>
        </w:tc>
      </w:tr>
      <w:tr w:rsidR="00501898" w:rsidRPr="0076075D" w14:paraId="252FC8EE" w14:textId="77777777">
        <w:trPr>
          <w:trHeight w:val="448"/>
          <w:jc w:val="center"/>
        </w:trPr>
        <w:tc>
          <w:tcPr>
            <w:tcW w:w="2127" w:type="dxa"/>
          </w:tcPr>
          <w:p w14:paraId="5E6CCFC9" w14:textId="77777777" w:rsidR="00501898" w:rsidRPr="0076075D" w:rsidRDefault="00136181">
            <w:pPr>
              <w:spacing w:before="0"/>
              <w:ind w:left="0"/>
              <w:jc w:val="both"/>
              <w:rPr>
                <w:sz w:val="22"/>
                <w:szCs w:val="22"/>
              </w:rPr>
            </w:pPr>
            <w:r w:rsidRPr="0076075D">
              <w:rPr>
                <w:sz w:val="22"/>
                <w:szCs w:val="22"/>
              </w:rPr>
              <w:t>templateCode</w:t>
            </w:r>
          </w:p>
        </w:tc>
        <w:tc>
          <w:tcPr>
            <w:tcW w:w="2692" w:type="dxa"/>
          </w:tcPr>
          <w:p w14:paraId="0F6C280A" w14:textId="77777777" w:rsidR="00501898" w:rsidRPr="0076075D" w:rsidRDefault="00136181">
            <w:pPr>
              <w:spacing w:before="0"/>
              <w:ind w:left="0"/>
              <w:jc w:val="both"/>
              <w:rPr>
                <w:sz w:val="22"/>
                <w:szCs w:val="22"/>
              </w:rPr>
            </w:pPr>
            <w:r w:rsidRPr="0076075D">
              <w:rPr>
                <w:sz w:val="22"/>
                <w:szCs w:val="22"/>
              </w:rPr>
              <w:t>Required : true</w:t>
            </w:r>
          </w:p>
          <w:p w14:paraId="4348CF31" w14:textId="77777777" w:rsidR="00501898" w:rsidRPr="0076075D" w:rsidRDefault="00136181">
            <w:pPr>
              <w:spacing w:before="0"/>
              <w:ind w:left="0"/>
              <w:jc w:val="both"/>
              <w:rPr>
                <w:sz w:val="22"/>
                <w:szCs w:val="22"/>
              </w:rPr>
            </w:pPr>
            <w:r w:rsidRPr="0076075D">
              <w:rPr>
                <w:sz w:val="22"/>
                <w:szCs w:val="22"/>
              </w:rPr>
              <w:t>DataType: String</w:t>
            </w:r>
          </w:p>
          <w:p w14:paraId="5B41502F" w14:textId="77777777" w:rsidR="00501898" w:rsidRPr="0076075D" w:rsidRDefault="00136181">
            <w:pPr>
              <w:spacing w:before="0"/>
              <w:ind w:left="0"/>
              <w:jc w:val="both"/>
              <w:rPr>
                <w:sz w:val="22"/>
                <w:szCs w:val="22"/>
              </w:rPr>
            </w:pPr>
            <w:r w:rsidRPr="0076075D">
              <w:rPr>
                <w:sz w:val="22"/>
                <w:szCs w:val="22"/>
              </w:rPr>
              <w:t xml:space="preserve">Minlength : </w:t>
            </w:r>
          </w:p>
          <w:p w14:paraId="73ADFC8E" w14:textId="77777777" w:rsidR="00501898" w:rsidRPr="0076075D" w:rsidRDefault="00136181">
            <w:pPr>
              <w:spacing w:before="0"/>
              <w:ind w:left="0"/>
              <w:jc w:val="both"/>
              <w:rPr>
                <w:sz w:val="22"/>
                <w:szCs w:val="22"/>
              </w:rPr>
            </w:pPr>
            <w:r w:rsidRPr="0076075D">
              <w:rPr>
                <w:sz w:val="22"/>
                <w:szCs w:val="22"/>
              </w:rPr>
              <w:t>Maxlength : 20</w:t>
            </w:r>
          </w:p>
        </w:tc>
        <w:tc>
          <w:tcPr>
            <w:tcW w:w="4483" w:type="dxa"/>
          </w:tcPr>
          <w:p w14:paraId="74BEB97C" w14:textId="77777777" w:rsidR="00501898" w:rsidRPr="0076075D" w:rsidRDefault="00136181">
            <w:pPr>
              <w:spacing w:before="0"/>
              <w:ind w:left="0"/>
              <w:jc w:val="both"/>
              <w:rPr>
                <w:sz w:val="22"/>
                <w:szCs w:val="22"/>
              </w:rPr>
            </w:pPr>
            <w:r w:rsidRPr="0076075D">
              <w:rPr>
                <w:sz w:val="22"/>
                <w:szCs w:val="22"/>
              </w:rPr>
              <w:t xml:space="preserve">Mã mẫu hóa đơn. </w:t>
            </w:r>
          </w:p>
          <w:p w14:paraId="53DECB72" w14:textId="77777777" w:rsidR="00501898" w:rsidRPr="0076075D" w:rsidRDefault="00501898">
            <w:pPr>
              <w:spacing w:before="0"/>
              <w:ind w:left="0"/>
              <w:jc w:val="both"/>
              <w:rPr>
                <w:sz w:val="22"/>
                <w:szCs w:val="22"/>
              </w:rPr>
            </w:pPr>
          </w:p>
        </w:tc>
      </w:tr>
      <w:tr w:rsidR="00501898" w:rsidRPr="0076075D" w14:paraId="07B01395" w14:textId="77777777">
        <w:trPr>
          <w:trHeight w:val="448"/>
          <w:jc w:val="center"/>
        </w:trPr>
        <w:tc>
          <w:tcPr>
            <w:tcW w:w="2127" w:type="dxa"/>
          </w:tcPr>
          <w:p w14:paraId="353C173F" w14:textId="77777777" w:rsidR="00501898" w:rsidRPr="0076075D" w:rsidRDefault="00136181">
            <w:pPr>
              <w:spacing w:before="0"/>
              <w:ind w:left="0"/>
              <w:jc w:val="both"/>
              <w:rPr>
                <w:sz w:val="22"/>
                <w:szCs w:val="22"/>
              </w:rPr>
            </w:pPr>
            <w:r w:rsidRPr="0076075D">
              <w:rPr>
                <w:sz w:val="22"/>
                <w:szCs w:val="22"/>
              </w:rPr>
              <w:t>hashString</w:t>
            </w:r>
          </w:p>
        </w:tc>
        <w:tc>
          <w:tcPr>
            <w:tcW w:w="2692" w:type="dxa"/>
          </w:tcPr>
          <w:p w14:paraId="5D549BFC" w14:textId="77777777" w:rsidR="00501898" w:rsidRPr="0076075D" w:rsidRDefault="00136181">
            <w:pPr>
              <w:spacing w:before="0"/>
              <w:ind w:left="0"/>
              <w:jc w:val="both"/>
              <w:rPr>
                <w:sz w:val="22"/>
                <w:szCs w:val="22"/>
              </w:rPr>
            </w:pPr>
            <w:r w:rsidRPr="0076075D">
              <w:rPr>
                <w:sz w:val="22"/>
                <w:szCs w:val="22"/>
              </w:rPr>
              <w:t>Required : true</w:t>
            </w:r>
          </w:p>
          <w:p w14:paraId="11F0F30F" w14:textId="77777777" w:rsidR="00501898" w:rsidRPr="0076075D" w:rsidRDefault="00136181">
            <w:pPr>
              <w:spacing w:before="0"/>
              <w:ind w:left="0"/>
              <w:jc w:val="both"/>
              <w:rPr>
                <w:sz w:val="22"/>
                <w:szCs w:val="22"/>
              </w:rPr>
            </w:pPr>
            <w:r w:rsidRPr="0076075D">
              <w:rPr>
                <w:sz w:val="22"/>
                <w:szCs w:val="22"/>
              </w:rPr>
              <w:t>DataType: String</w:t>
            </w:r>
          </w:p>
        </w:tc>
        <w:tc>
          <w:tcPr>
            <w:tcW w:w="4483" w:type="dxa"/>
          </w:tcPr>
          <w:p w14:paraId="63A93820" w14:textId="77777777" w:rsidR="00501898" w:rsidRPr="0076075D" w:rsidRDefault="00136181">
            <w:pPr>
              <w:spacing w:before="0"/>
              <w:ind w:left="0"/>
              <w:jc w:val="both"/>
              <w:rPr>
                <w:sz w:val="22"/>
                <w:szCs w:val="22"/>
              </w:rPr>
            </w:pPr>
            <w:r w:rsidRPr="0076075D">
              <w:rPr>
                <w:sz w:val="22"/>
                <w:szCs w:val="22"/>
              </w:rPr>
              <w:t>Chuỗi Hash mà dữ liệu trả về ở trong request getHash phía bên trên</w:t>
            </w:r>
          </w:p>
          <w:p w14:paraId="6DDB0DDF" w14:textId="77777777" w:rsidR="00501898" w:rsidRPr="0076075D" w:rsidRDefault="00136181">
            <w:pPr>
              <w:spacing w:before="0"/>
              <w:ind w:left="0"/>
              <w:jc w:val="both"/>
              <w:rPr>
                <w:sz w:val="22"/>
                <w:szCs w:val="22"/>
              </w:rPr>
            </w:pPr>
            <w:r w:rsidRPr="0076075D">
              <w:rPr>
                <w:sz w:val="22"/>
                <w:szCs w:val="22"/>
              </w:rPr>
              <w:t xml:space="preserve">= out put của API : </w:t>
            </w:r>
            <w:r w:rsidRPr="0076075D">
              <w:rPr>
                <w:sz w:val="22"/>
                <w:szCs w:val="22"/>
                <w:lang w:val="en"/>
              </w:rPr>
              <w:t>7</w:t>
            </w:r>
            <w:r w:rsidRPr="0076075D">
              <w:rPr>
                <w:sz w:val="22"/>
                <w:szCs w:val="22"/>
              </w:rPr>
              <w:t>.15 Lập hóa đơn ký USB Token (Bước 1: Lấy chuỗi hash)</w:t>
            </w:r>
          </w:p>
        </w:tc>
      </w:tr>
      <w:tr w:rsidR="00501898" w:rsidRPr="0076075D" w14:paraId="285AB210" w14:textId="77777777">
        <w:trPr>
          <w:trHeight w:val="448"/>
          <w:jc w:val="center"/>
        </w:trPr>
        <w:tc>
          <w:tcPr>
            <w:tcW w:w="2127" w:type="dxa"/>
          </w:tcPr>
          <w:p w14:paraId="08EC0071" w14:textId="77777777" w:rsidR="00501898" w:rsidRPr="0076075D" w:rsidRDefault="00136181">
            <w:pPr>
              <w:spacing w:before="0"/>
              <w:ind w:left="0"/>
              <w:jc w:val="both"/>
              <w:rPr>
                <w:sz w:val="22"/>
                <w:szCs w:val="22"/>
              </w:rPr>
            </w:pPr>
            <w:r w:rsidRPr="0076075D">
              <w:rPr>
                <w:sz w:val="22"/>
                <w:szCs w:val="22"/>
              </w:rPr>
              <w:t>signature</w:t>
            </w:r>
          </w:p>
        </w:tc>
        <w:tc>
          <w:tcPr>
            <w:tcW w:w="2692" w:type="dxa"/>
          </w:tcPr>
          <w:p w14:paraId="60D9A333" w14:textId="77777777" w:rsidR="00501898" w:rsidRPr="0076075D" w:rsidRDefault="00136181">
            <w:pPr>
              <w:spacing w:before="0"/>
              <w:ind w:left="0"/>
              <w:jc w:val="both"/>
              <w:rPr>
                <w:sz w:val="22"/>
                <w:szCs w:val="22"/>
              </w:rPr>
            </w:pPr>
            <w:r w:rsidRPr="0076075D">
              <w:rPr>
                <w:sz w:val="22"/>
                <w:szCs w:val="22"/>
              </w:rPr>
              <w:t>Required : true</w:t>
            </w:r>
          </w:p>
          <w:p w14:paraId="1856C58E" w14:textId="77777777" w:rsidR="00501898" w:rsidRPr="0076075D" w:rsidRDefault="00136181">
            <w:pPr>
              <w:spacing w:before="0"/>
              <w:ind w:left="0"/>
              <w:jc w:val="both"/>
              <w:rPr>
                <w:sz w:val="22"/>
                <w:szCs w:val="22"/>
              </w:rPr>
            </w:pPr>
            <w:r w:rsidRPr="0076075D">
              <w:rPr>
                <w:sz w:val="22"/>
                <w:szCs w:val="22"/>
              </w:rPr>
              <w:t>DataType: String</w:t>
            </w:r>
          </w:p>
        </w:tc>
        <w:tc>
          <w:tcPr>
            <w:tcW w:w="4483" w:type="dxa"/>
          </w:tcPr>
          <w:p w14:paraId="53E58CE3" w14:textId="77777777" w:rsidR="00501898" w:rsidRPr="0076075D" w:rsidRDefault="00136181">
            <w:pPr>
              <w:spacing w:before="0"/>
              <w:ind w:left="0"/>
              <w:jc w:val="both"/>
              <w:rPr>
                <w:sz w:val="22"/>
                <w:szCs w:val="22"/>
              </w:rPr>
            </w:pPr>
            <w:r w:rsidRPr="0076075D">
              <w:rPr>
                <w:sz w:val="22"/>
                <w:szCs w:val="22"/>
              </w:rPr>
              <w:t>Chữ ký sau khi hashString đã được ký bởi USB token. dạng Base64</w:t>
            </w:r>
          </w:p>
        </w:tc>
      </w:tr>
    </w:tbl>
    <w:p w14:paraId="3A6DE23C" w14:textId="77777777" w:rsidR="00501898" w:rsidRPr="0076075D" w:rsidRDefault="00136181">
      <w:pPr>
        <w:snapToGrid w:val="0"/>
        <w:jc w:val="both"/>
        <w:rPr>
          <w:sz w:val="22"/>
          <w:szCs w:val="22"/>
          <w:lang w:val="fr-FR"/>
        </w:rPr>
      </w:pPr>
      <w:r w:rsidRPr="0076075D">
        <w:rPr>
          <w:sz w:val="22"/>
          <w:szCs w:val="22"/>
          <w:lang w:val="fr-FR"/>
        </w:rPr>
        <w:t>Vị dụ Json</w:t>
      </w:r>
    </w:p>
    <w:p w14:paraId="248CEA25" w14:textId="77777777" w:rsidR="00501898" w:rsidRPr="0076075D" w:rsidRDefault="00136181">
      <w:pPr>
        <w:widowControl/>
        <w:shd w:val="clear" w:color="auto" w:fill="DBE5F1"/>
        <w:spacing w:before="0" w:line="240" w:lineRule="auto"/>
        <w:ind w:left="993" w:right="285"/>
        <w:jc w:val="both"/>
        <w:rPr>
          <w:b/>
          <w:bCs/>
          <w:snapToGrid/>
          <w:color w:val="8000FF"/>
          <w:sz w:val="22"/>
          <w:szCs w:val="22"/>
          <w:lang w:val="fr-FR"/>
        </w:rPr>
      </w:pPr>
      <w:r w:rsidRPr="0076075D">
        <w:rPr>
          <w:b/>
          <w:bCs/>
          <w:snapToGrid/>
          <w:color w:val="8000FF"/>
          <w:sz w:val="22"/>
          <w:szCs w:val="22"/>
          <w:lang w:val="fr-FR"/>
        </w:rPr>
        <w:t>{</w:t>
      </w:r>
    </w:p>
    <w:p w14:paraId="4CFF58D2" w14:textId="77777777" w:rsidR="00501898" w:rsidRPr="0076075D" w:rsidRDefault="00136181">
      <w:pPr>
        <w:widowControl/>
        <w:shd w:val="clear" w:color="auto" w:fill="DBE5F1"/>
        <w:spacing w:before="0" w:line="240" w:lineRule="auto"/>
        <w:ind w:left="993" w:right="285"/>
        <w:jc w:val="both"/>
        <w:rPr>
          <w:b/>
          <w:bCs/>
          <w:snapToGrid/>
          <w:color w:val="8000FF"/>
          <w:sz w:val="22"/>
          <w:szCs w:val="22"/>
          <w:lang w:val="fr-FR"/>
        </w:rPr>
      </w:pPr>
      <w:r w:rsidRPr="0076075D">
        <w:rPr>
          <w:b/>
          <w:bCs/>
          <w:snapToGrid/>
          <w:color w:val="8000FF"/>
          <w:sz w:val="22"/>
          <w:szCs w:val="22"/>
          <w:lang w:val="fr-FR"/>
        </w:rPr>
        <w:lastRenderedPageBreak/>
        <w:t xml:space="preserve">  "supplierTaxCode": "0100109106-712",</w:t>
      </w:r>
    </w:p>
    <w:p w14:paraId="7AFF3FC9" w14:textId="77777777" w:rsidR="00501898" w:rsidRPr="0076075D" w:rsidRDefault="00136181">
      <w:pPr>
        <w:widowControl/>
        <w:shd w:val="clear" w:color="auto" w:fill="DBE5F1"/>
        <w:spacing w:before="0" w:line="240" w:lineRule="auto"/>
        <w:ind w:left="993" w:right="285"/>
        <w:jc w:val="both"/>
        <w:rPr>
          <w:b/>
          <w:bCs/>
          <w:snapToGrid/>
          <w:color w:val="8000FF"/>
          <w:sz w:val="22"/>
          <w:szCs w:val="22"/>
          <w:lang w:val="fr-FR"/>
        </w:rPr>
      </w:pPr>
      <w:r w:rsidRPr="0076075D">
        <w:rPr>
          <w:b/>
          <w:bCs/>
          <w:snapToGrid/>
          <w:color w:val="8000FF"/>
          <w:sz w:val="22"/>
          <w:szCs w:val="22"/>
          <w:lang w:val="fr-FR"/>
        </w:rPr>
        <w:t xml:space="preserve">  "templateCode": "01GTKT0/002",</w:t>
      </w:r>
    </w:p>
    <w:p w14:paraId="2D3EF782" w14:textId="77777777" w:rsidR="00501898" w:rsidRPr="0076075D" w:rsidRDefault="00136181">
      <w:pPr>
        <w:widowControl/>
        <w:shd w:val="clear" w:color="auto" w:fill="DBE5F1"/>
        <w:spacing w:before="0" w:line="240" w:lineRule="auto"/>
        <w:ind w:left="993" w:right="285"/>
        <w:jc w:val="both"/>
        <w:rPr>
          <w:b/>
          <w:bCs/>
          <w:snapToGrid/>
          <w:color w:val="8000FF"/>
          <w:sz w:val="22"/>
          <w:szCs w:val="22"/>
          <w:lang w:val="fr-FR"/>
        </w:rPr>
      </w:pPr>
      <w:r w:rsidRPr="0076075D">
        <w:rPr>
          <w:b/>
          <w:bCs/>
          <w:snapToGrid/>
          <w:color w:val="8000FF"/>
          <w:sz w:val="22"/>
          <w:szCs w:val="22"/>
          <w:lang w:val="fr-FR"/>
        </w:rPr>
        <w:t xml:space="preserve">  "hashString": "0HFm34vX525V3Syg5EwdTnfO21s=",</w:t>
      </w:r>
    </w:p>
    <w:p w14:paraId="63AA08DF" w14:textId="77777777" w:rsidR="00501898" w:rsidRPr="0076075D" w:rsidRDefault="00136181">
      <w:pPr>
        <w:widowControl/>
        <w:shd w:val="clear" w:color="auto" w:fill="DBE5F1"/>
        <w:spacing w:before="0" w:line="240" w:lineRule="auto"/>
        <w:ind w:left="993" w:right="285"/>
        <w:jc w:val="both"/>
        <w:rPr>
          <w:b/>
          <w:bCs/>
          <w:snapToGrid/>
          <w:color w:val="8000FF"/>
          <w:sz w:val="22"/>
          <w:szCs w:val="22"/>
          <w:lang w:val="fr-FR"/>
        </w:rPr>
      </w:pPr>
      <w:r w:rsidRPr="0076075D">
        <w:rPr>
          <w:b/>
          <w:bCs/>
          <w:snapToGrid/>
          <w:color w:val="8000FF"/>
          <w:sz w:val="22"/>
          <w:szCs w:val="22"/>
          <w:lang w:val="fr-FR"/>
        </w:rPr>
        <w:t xml:space="preserve">  "signature": "U0WpJk2Q/rDsnZDz8hiWKvs6QEf5DHTG8JyXjjNMtggZ/MIDP0hn9Mutc2uPZEOxqk2YnMjuRSxU8ST/T+C5i46Vb/0+7uIfzKpPm2yrsOSivCdzr6FrY6nJPkfkOWEdEs/hqDzcf4Vn8ZCVkNfovYR4prPGc7kNpO21sNb9BAI="</w:t>
      </w:r>
    </w:p>
    <w:p w14:paraId="0D233A44" w14:textId="77777777" w:rsidR="00501898" w:rsidRPr="0076075D" w:rsidRDefault="00136181">
      <w:pPr>
        <w:widowControl/>
        <w:shd w:val="clear" w:color="auto" w:fill="DBE5F1"/>
        <w:spacing w:before="0" w:line="240" w:lineRule="auto"/>
        <w:ind w:left="993" w:right="285"/>
        <w:jc w:val="both"/>
        <w:rPr>
          <w:b/>
          <w:bCs/>
          <w:snapToGrid/>
          <w:color w:val="8000FF"/>
          <w:sz w:val="22"/>
          <w:szCs w:val="22"/>
        </w:rPr>
      </w:pPr>
      <w:r w:rsidRPr="0076075D">
        <w:rPr>
          <w:b/>
          <w:bCs/>
          <w:snapToGrid/>
          <w:color w:val="8000FF"/>
          <w:sz w:val="22"/>
          <w:szCs w:val="22"/>
        </w:rPr>
        <w:t>}</w:t>
      </w:r>
    </w:p>
    <w:p w14:paraId="1B7F01B8" w14:textId="77777777" w:rsidR="00501898" w:rsidRPr="0076075D" w:rsidRDefault="00136181">
      <w:pPr>
        <w:snapToGrid w:val="0"/>
        <w:jc w:val="both"/>
        <w:rPr>
          <w:sz w:val="22"/>
          <w:szCs w:val="22"/>
        </w:rPr>
      </w:pPr>
      <w:r w:rsidRPr="0076075D">
        <w:rPr>
          <w:sz w:val="22"/>
          <w:szCs w:val="22"/>
        </w:rPr>
        <w:t>Kết quả trả về</w:t>
      </w:r>
    </w:p>
    <w:p w14:paraId="7271C077" w14:textId="77777777" w:rsidR="00501898" w:rsidRPr="0076075D" w:rsidRDefault="00136181">
      <w:pPr>
        <w:numPr>
          <w:ilvl w:val="2"/>
          <w:numId w:val="17"/>
        </w:numPr>
        <w:snapToGrid w:val="0"/>
        <w:ind w:left="993" w:right="285"/>
        <w:jc w:val="both"/>
        <w:rPr>
          <w:sz w:val="22"/>
          <w:szCs w:val="22"/>
        </w:rPr>
      </w:pPr>
      <w:r w:rsidRPr="0076075D">
        <w:rPr>
          <w:sz w:val="22"/>
          <w:szCs w:val="22"/>
        </w:rPr>
        <w:t>Dữ liệu về thông tin về hóa đơn đã lập0</w:t>
      </w:r>
    </w:p>
    <w:p w14:paraId="10F18028"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b/>
          <w:bCs/>
          <w:snapToGrid/>
          <w:color w:val="8000FF"/>
          <w:sz w:val="22"/>
          <w:szCs w:val="22"/>
        </w:rPr>
        <w:t>{</w:t>
      </w:r>
    </w:p>
    <w:p w14:paraId="1BCE39CD"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"errorCode"</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518C3AF3"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"description"</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0BBE4F14"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"result"</w:t>
      </w:r>
      <w:r w:rsidRPr="0076075D">
        <w:rPr>
          <w:snapToGrid/>
          <w:color w:val="000000"/>
          <w:sz w:val="22"/>
          <w:szCs w:val="22"/>
        </w:rPr>
        <w:t xml:space="preserve">: </w:t>
      </w:r>
      <w:r w:rsidRPr="0076075D">
        <w:rPr>
          <w:b/>
          <w:bCs/>
          <w:snapToGrid/>
          <w:color w:val="8000FF"/>
          <w:sz w:val="22"/>
          <w:szCs w:val="22"/>
        </w:rPr>
        <w:t>{</w:t>
      </w:r>
    </w:p>
    <w:p w14:paraId="1EEC5ABB"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"supplierTaxCode"</w:t>
      </w:r>
      <w:r w:rsidRPr="0076075D">
        <w:rPr>
          <w:snapToGrid/>
          <w:color w:val="000000"/>
          <w:sz w:val="22"/>
          <w:szCs w:val="22"/>
        </w:rPr>
        <w:t xml:space="preserve">: </w:t>
      </w:r>
      <w:r w:rsidRPr="0076075D">
        <w:rPr>
          <w:snapToGrid/>
          <w:color w:val="FF8000"/>
          <w:sz w:val="22"/>
          <w:szCs w:val="22"/>
        </w:rPr>
        <w:t>0100109106-712</w:t>
      </w:r>
      <w:r w:rsidRPr="0076075D">
        <w:rPr>
          <w:b/>
          <w:bCs/>
          <w:snapToGrid/>
          <w:color w:val="8000FF"/>
          <w:sz w:val="22"/>
          <w:szCs w:val="22"/>
        </w:rPr>
        <w:t>,</w:t>
      </w:r>
    </w:p>
    <w:p w14:paraId="6C616EB4"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"invoiceNo"</w:t>
      </w:r>
      <w:r w:rsidRPr="0076075D">
        <w:rPr>
          <w:snapToGrid/>
          <w:color w:val="000000"/>
          <w:sz w:val="22"/>
          <w:szCs w:val="22"/>
        </w:rPr>
        <w:t>: AA</w:t>
      </w:r>
      <w:r w:rsidRPr="0076075D">
        <w:rPr>
          <w:b/>
          <w:bCs/>
          <w:snapToGrid/>
          <w:color w:val="8000FF"/>
          <w:sz w:val="22"/>
          <w:szCs w:val="22"/>
        </w:rPr>
        <w:t>/</w:t>
      </w:r>
      <w:r w:rsidRPr="0076075D">
        <w:rPr>
          <w:snapToGrid/>
          <w:color w:val="FF8000"/>
          <w:sz w:val="22"/>
          <w:szCs w:val="22"/>
        </w:rPr>
        <w:t>20E0000018</w:t>
      </w:r>
      <w:r w:rsidRPr="0076075D">
        <w:rPr>
          <w:b/>
          <w:bCs/>
          <w:snapToGrid/>
          <w:color w:val="8000FF"/>
          <w:sz w:val="22"/>
          <w:szCs w:val="22"/>
        </w:rPr>
        <w:t>,</w:t>
      </w:r>
    </w:p>
    <w:p w14:paraId="70E0E720"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"transactionID"</w:t>
      </w:r>
      <w:r w:rsidRPr="0076075D">
        <w:rPr>
          <w:snapToGrid/>
          <w:color w:val="000000"/>
          <w:sz w:val="22"/>
          <w:szCs w:val="22"/>
        </w:rPr>
        <w:t xml:space="preserve">: </w:t>
      </w:r>
      <w:r w:rsidRPr="0076075D">
        <w:rPr>
          <w:snapToGrid/>
          <w:color w:val="FF8000"/>
          <w:sz w:val="22"/>
          <w:szCs w:val="22"/>
        </w:rPr>
        <w:t>12523522245</w:t>
      </w:r>
      <w:r w:rsidRPr="0076075D">
        <w:rPr>
          <w:b/>
          <w:bCs/>
          <w:snapToGrid/>
          <w:color w:val="8000FF"/>
          <w:sz w:val="22"/>
          <w:szCs w:val="22"/>
        </w:rPr>
        <w:t>,</w:t>
      </w:r>
    </w:p>
    <w:p w14:paraId="7F0F9AA7"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"reservationCode"</w:t>
      </w:r>
      <w:r w:rsidRPr="0076075D">
        <w:rPr>
          <w:snapToGrid/>
          <w:color w:val="000000"/>
          <w:sz w:val="22"/>
          <w:szCs w:val="22"/>
        </w:rPr>
        <w:t>: AXHBNK8I0H</w:t>
      </w:r>
    </w:p>
    <w:p w14:paraId="14ACE564"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b/>
          <w:bCs/>
          <w:snapToGrid/>
          <w:color w:val="8000FF"/>
          <w:sz w:val="22"/>
          <w:szCs w:val="22"/>
        </w:rPr>
        <w:t>}</w:t>
      </w:r>
    </w:p>
    <w:p w14:paraId="47E8F662" w14:textId="77777777" w:rsidR="00501898" w:rsidRPr="0076075D" w:rsidRDefault="00136181">
      <w:pPr>
        <w:widowControl/>
        <w:shd w:val="clear" w:color="auto" w:fill="DBE5F1"/>
        <w:spacing w:before="0" w:line="240" w:lineRule="auto"/>
        <w:ind w:left="993" w:right="285"/>
        <w:jc w:val="both"/>
        <w:rPr>
          <w:b/>
          <w:bCs/>
          <w:snapToGrid/>
          <w:color w:val="8000FF"/>
          <w:sz w:val="22"/>
          <w:szCs w:val="22"/>
        </w:rPr>
      </w:pPr>
      <w:r w:rsidRPr="0076075D">
        <w:rPr>
          <w:b/>
          <w:bCs/>
          <w:snapToGrid/>
          <w:color w:val="8000FF"/>
          <w:sz w:val="22"/>
          <w:szCs w:val="22"/>
        </w:rPr>
        <w:t>}</w:t>
      </w:r>
      <w:r w:rsidRPr="0076075D">
        <w:rPr>
          <w:b/>
          <w:bCs/>
          <w:snapToGrid/>
          <w:color w:val="8000FF"/>
          <w:sz w:val="22"/>
          <w:szCs w:val="22"/>
        </w:rPr>
        <w:br/>
      </w:r>
    </w:p>
    <w:p w14:paraId="4F40EB43" w14:textId="77777777" w:rsidR="00501898" w:rsidRPr="0076075D" w:rsidRDefault="00501898">
      <w:pPr>
        <w:snapToGrid w:val="0"/>
        <w:jc w:val="both"/>
        <w:rPr>
          <w:sz w:val="22"/>
          <w:szCs w:val="22"/>
        </w:rPr>
      </w:pPr>
    </w:p>
    <w:tbl>
      <w:tblPr>
        <w:tblW w:w="8784"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4D990326" w14:textId="77777777">
        <w:tc>
          <w:tcPr>
            <w:tcW w:w="2533" w:type="dxa"/>
            <w:shd w:val="clear" w:color="auto" w:fill="D9D9D9"/>
          </w:tcPr>
          <w:p w14:paraId="088E4521" w14:textId="77777777" w:rsidR="00501898" w:rsidRPr="0076075D" w:rsidRDefault="00136181">
            <w:pPr>
              <w:jc w:val="center"/>
              <w:rPr>
                <w:b/>
                <w:sz w:val="22"/>
                <w:szCs w:val="22"/>
              </w:rPr>
            </w:pPr>
            <w:r w:rsidRPr="0076075D">
              <w:rPr>
                <w:b/>
                <w:sz w:val="22"/>
                <w:szCs w:val="22"/>
              </w:rPr>
              <w:t>Tên trường</w:t>
            </w:r>
          </w:p>
        </w:tc>
        <w:tc>
          <w:tcPr>
            <w:tcW w:w="6251" w:type="dxa"/>
            <w:shd w:val="clear" w:color="auto" w:fill="D9D9D9"/>
          </w:tcPr>
          <w:p w14:paraId="54FECA05" w14:textId="77777777" w:rsidR="00501898" w:rsidRPr="0076075D" w:rsidRDefault="00136181">
            <w:pPr>
              <w:jc w:val="center"/>
              <w:rPr>
                <w:b/>
                <w:sz w:val="22"/>
                <w:szCs w:val="22"/>
              </w:rPr>
            </w:pPr>
            <w:r w:rsidRPr="0076075D">
              <w:rPr>
                <w:b/>
                <w:sz w:val="22"/>
                <w:szCs w:val="22"/>
              </w:rPr>
              <w:t>Mô tả</w:t>
            </w:r>
          </w:p>
        </w:tc>
      </w:tr>
      <w:tr w:rsidR="00501898" w:rsidRPr="0076075D" w14:paraId="740CBA28" w14:textId="77777777">
        <w:tc>
          <w:tcPr>
            <w:tcW w:w="2533" w:type="dxa"/>
          </w:tcPr>
          <w:p w14:paraId="021AA0C6"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529688D8" w14:textId="77777777" w:rsidR="00501898" w:rsidRPr="0076075D" w:rsidRDefault="00136181">
            <w:pPr>
              <w:spacing w:before="0"/>
              <w:ind w:left="0"/>
              <w:jc w:val="both"/>
              <w:rPr>
                <w:sz w:val="22"/>
                <w:szCs w:val="22"/>
              </w:rPr>
            </w:pPr>
            <w:r w:rsidRPr="0076075D">
              <w:rPr>
                <w:sz w:val="22"/>
                <w:szCs w:val="22"/>
              </w:rPr>
              <w:t>Mã lỗi (giá trị là null nếu lập hóa đơn thành công)</w:t>
            </w:r>
          </w:p>
        </w:tc>
      </w:tr>
      <w:tr w:rsidR="00501898" w:rsidRPr="0076075D" w14:paraId="7D15E745" w14:textId="77777777">
        <w:tc>
          <w:tcPr>
            <w:tcW w:w="2533" w:type="dxa"/>
          </w:tcPr>
          <w:p w14:paraId="274E92C2"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0C60EAA1" w14:textId="77777777" w:rsidR="00501898" w:rsidRPr="0076075D" w:rsidRDefault="00136181">
            <w:pPr>
              <w:spacing w:before="0"/>
              <w:ind w:left="0"/>
              <w:jc w:val="both"/>
              <w:rPr>
                <w:sz w:val="22"/>
                <w:szCs w:val="22"/>
              </w:rPr>
            </w:pPr>
            <w:r w:rsidRPr="0076075D">
              <w:rPr>
                <w:sz w:val="22"/>
                <w:szCs w:val="22"/>
              </w:rPr>
              <w:t>Mô tả lỗi (giá trị là null nếu lập hóa đơn thành công)</w:t>
            </w:r>
          </w:p>
        </w:tc>
      </w:tr>
      <w:tr w:rsidR="00501898" w:rsidRPr="0076075D" w14:paraId="3F37A022" w14:textId="77777777">
        <w:tc>
          <w:tcPr>
            <w:tcW w:w="2533" w:type="dxa"/>
          </w:tcPr>
          <w:p w14:paraId="4C563887" w14:textId="77777777" w:rsidR="00501898" w:rsidRPr="0076075D" w:rsidRDefault="00136181">
            <w:pPr>
              <w:spacing w:before="0"/>
              <w:ind w:left="0"/>
              <w:jc w:val="both"/>
              <w:rPr>
                <w:sz w:val="22"/>
                <w:szCs w:val="22"/>
              </w:rPr>
            </w:pPr>
            <w:r w:rsidRPr="0076075D">
              <w:rPr>
                <w:sz w:val="22"/>
                <w:szCs w:val="22"/>
              </w:rPr>
              <w:t>supplierTaxCode</w:t>
            </w:r>
          </w:p>
        </w:tc>
        <w:tc>
          <w:tcPr>
            <w:tcW w:w="6251" w:type="dxa"/>
          </w:tcPr>
          <w:p w14:paraId="22C373A1" w14:textId="77777777" w:rsidR="00501898" w:rsidRPr="0076075D" w:rsidRDefault="00136181">
            <w:pPr>
              <w:spacing w:before="0"/>
              <w:ind w:left="0"/>
              <w:jc w:val="both"/>
              <w:rPr>
                <w:sz w:val="22"/>
                <w:szCs w:val="22"/>
              </w:rPr>
            </w:pPr>
            <w:r w:rsidRPr="0076075D">
              <w:rPr>
                <w:sz w:val="22"/>
                <w:szCs w:val="22"/>
              </w:rPr>
              <w:t>Mã số thuế người bán (doanh nghiệp phát hành hóa đơn)</w:t>
            </w:r>
          </w:p>
        </w:tc>
      </w:tr>
      <w:tr w:rsidR="00501898" w:rsidRPr="0076075D" w14:paraId="347AD86B" w14:textId="77777777">
        <w:tc>
          <w:tcPr>
            <w:tcW w:w="2533" w:type="dxa"/>
          </w:tcPr>
          <w:p w14:paraId="54071E7A" w14:textId="77777777" w:rsidR="00501898" w:rsidRPr="0076075D" w:rsidRDefault="00136181">
            <w:pPr>
              <w:spacing w:before="0"/>
              <w:ind w:left="0"/>
              <w:jc w:val="both"/>
              <w:rPr>
                <w:sz w:val="22"/>
                <w:szCs w:val="22"/>
              </w:rPr>
            </w:pPr>
            <w:r w:rsidRPr="0076075D">
              <w:rPr>
                <w:sz w:val="22"/>
                <w:szCs w:val="22"/>
              </w:rPr>
              <w:t>invoiceNo</w:t>
            </w:r>
          </w:p>
        </w:tc>
        <w:tc>
          <w:tcPr>
            <w:tcW w:w="6251" w:type="dxa"/>
          </w:tcPr>
          <w:p w14:paraId="30291E44" w14:textId="77777777" w:rsidR="00501898" w:rsidRPr="0076075D" w:rsidRDefault="00136181">
            <w:pPr>
              <w:spacing w:before="0"/>
              <w:ind w:left="0"/>
              <w:jc w:val="both"/>
              <w:rPr>
                <w:sz w:val="22"/>
                <w:szCs w:val="22"/>
                <w:lang w:val="pt-PT"/>
              </w:rPr>
            </w:pPr>
            <w:r w:rsidRPr="0076075D">
              <w:rPr>
                <w:sz w:val="22"/>
                <w:szCs w:val="22"/>
                <w:lang w:val="pt-PT"/>
              </w:rPr>
              <w:t xml:space="preserve">Số hóa đơn vd: AA\20E0000001 </w:t>
            </w:r>
          </w:p>
        </w:tc>
      </w:tr>
      <w:tr w:rsidR="00501898" w:rsidRPr="0076075D" w14:paraId="0914A507" w14:textId="77777777">
        <w:tc>
          <w:tcPr>
            <w:tcW w:w="2533" w:type="dxa"/>
          </w:tcPr>
          <w:p w14:paraId="67CD3FCF" w14:textId="77777777" w:rsidR="00501898" w:rsidRPr="0076075D" w:rsidRDefault="00136181">
            <w:pPr>
              <w:spacing w:before="0"/>
              <w:ind w:left="0"/>
              <w:jc w:val="both"/>
              <w:rPr>
                <w:sz w:val="22"/>
                <w:szCs w:val="22"/>
              </w:rPr>
            </w:pPr>
            <w:r w:rsidRPr="0076075D">
              <w:rPr>
                <w:sz w:val="22"/>
                <w:szCs w:val="22"/>
              </w:rPr>
              <w:t>transactionID</w:t>
            </w:r>
          </w:p>
        </w:tc>
        <w:tc>
          <w:tcPr>
            <w:tcW w:w="6251" w:type="dxa"/>
          </w:tcPr>
          <w:p w14:paraId="4815D838" w14:textId="77777777" w:rsidR="00501898" w:rsidRPr="0076075D" w:rsidRDefault="00136181">
            <w:pPr>
              <w:spacing w:before="0"/>
              <w:ind w:left="0"/>
              <w:jc w:val="both"/>
              <w:rPr>
                <w:sz w:val="22"/>
                <w:szCs w:val="22"/>
              </w:rPr>
            </w:pPr>
            <w:r w:rsidRPr="0076075D">
              <w:rPr>
                <w:sz w:val="22"/>
                <w:szCs w:val="22"/>
              </w:rPr>
              <w:t>Id của giao dịch</w:t>
            </w:r>
          </w:p>
        </w:tc>
      </w:tr>
      <w:tr w:rsidR="00501898" w:rsidRPr="0076075D" w14:paraId="1B62C416" w14:textId="77777777">
        <w:tc>
          <w:tcPr>
            <w:tcW w:w="2533" w:type="dxa"/>
          </w:tcPr>
          <w:p w14:paraId="780BB85C" w14:textId="77777777" w:rsidR="00501898" w:rsidRPr="0076075D" w:rsidRDefault="00136181">
            <w:pPr>
              <w:spacing w:before="0"/>
              <w:ind w:left="0"/>
              <w:jc w:val="both"/>
              <w:rPr>
                <w:sz w:val="22"/>
                <w:szCs w:val="22"/>
              </w:rPr>
            </w:pPr>
            <w:r w:rsidRPr="0076075D">
              <w:rPr>
                <w:sz w:val="22"/>
                <w:szCs w:val="22"/>
              </w:rPr>
              <w:t>reservationCode</w:t>
            </w:r>
          </w:p>
        </w:tc>
        <w:tc>
          <w:tcPr>
            <w:tcW w:w="6251" w:type="dxa"/>
          </w:tcPr>
          <w:p w14:paraId="74AC91D0" w14:textId="77777777" w:rsidR="00501898" w:rsidRPr="0076075D" w:rsidRDefault="00136181">
            <w:pPr>
              <w:spacing w:before="0"/>
              <w:ind w:left="0"/>
              <w:jc w:val="both"/>
              <w:rPr>
                <w:sz w:val="22"/>
                <w:szCs w:val="22"/>
              </w:rPr>
            </w:pPr>
            <w:r w:rsidRPr="0076075D">
              <w:rPr>
                <w:sz w:val="22"/>
                <w:szCs w:val="22"/>
              </w:rPr>
              <w:t>Mã số bí mật dùng để khách hàng tra cứu</w:t>
            </w:r>
          </w:p>
        </w:tc>
      </w:tr>
    </w:tbl>
    <w:p w14:paraId="37094CA5" w14:textId="77777777" w:rsidR="00501898" w:rsidRPr="0076075D" w:rsidRDefault="00136181">
      <w:pPr>
        <w:rPr>
          <w:sz w:val="22"/>
          <w:szCs w:val="22"/>
        </w:rPr>
      </w:pPr>
      <w:r w:rsidRPr="0076075D">
        <w:rPr>
          <w:sz w:val="22"/>
          <w:szCs w:val="22"/>
        </w:rPr>
        <w:t xml:space="preserve">Tham khảo thêm tại </w:t>
      </w:r>
      <w:hyperlink r:id="rId80" w:history="1">
        <w:r w:rsidRPr="0076075D">
          <w:rPr>
            <w:rStyle w:val="Hyperlink"/>
            <w:sz w:val="22"/>
            <w:szCs w:val="22"/>
          </w:rPr>
          <w:t>https://sinvoice.viettel.vn/download/soft/signhash.rar</w:t>
        </w:r>
      </w:hyperlink>
    </w:p>
    <w:p w14:paraId="7ACE28CF" w14:textId="77777777" w:rsidR="00501898" w:rsidRPr="0076075D" w:rsidRDefault="00136181">
      <w:pPr>
        <w:rPr>
          <w:sz w:val="22"/>
          <w:szCs w:val="22"/>
        </w:rPr>
      </w:pPr>
      <w:r w:rsidRPr="0076075D">
        <w:rPr>
          <w:b/>
          <w:bCs/>
          <w:sz w:val="22"/>
          <w:szCs w:val="22"/>
        </w:rPr>
        <w:t>Lưu ý:</w:t>
      </w:r>
      <w:r w:rsidRPr="0076075D">
        <w:rPr>
          <w:sz w:val="22"/>
          <w:szCs w:val="22"/>
        </w:rPr>
        <w:t xml:space="preserve"> Nếu là lập hóa đơn máy tính tiền thì respond trả về có cả thông tin Mã CQT cấp: "codeOfTax", nếu không phải hóa đơn máy tính tiền thì trả về codeOfTax = null</w:t>
      </w:r>
    </w:p>
    <w:p w14:paraId="5200895B" w14:textId="77777777" w:rsidR="00501898" w:rsidRPr="0076075D" w:rsidRDefault="00136181">
      <w:pPr>
        <w:snapToGrid w:val="0"/>
        <w:ind w:left="720"/>
        <w:jc w:val="both"/>
        <w:rPr>
          <w:sz w:val="22"/>
          <w:szCs w:val="22"/>
          <w:lang w:val="vi-VN"/>
        </w:rPr>
      </w:pPr>
      <w:r w:rsidRPr="0076075D">
        <w:rPr>
          <w:sz w:val="22"/>
          <w:szCs w:val="22"/>
          <w:lang w:val="vi-VN"/>
        </w:rPr>
        <w:t>VD mẫu output</w:t>
      </w:r>
    </w:p>
    <w:p w14:paraId="79A24125" w14:textId="77777777" w:rsidR="00501898" w:rsidRPr="0076075D" w:rsidRDefault="00136181">
      <w:pPr>
        <w:ind w:left="720" w:right="11"/>
        <w:contextualSpacing/>
        <w:rPr>
          <w:bCs/>
          <w:sz w:val="22"/>
          <w:szCs w:val="22"/>
        </w:rPr>
      </w:pPr>
      <w:r w:rsidRPr="0076075D">
        <w:rPr>
          <w:bCs/>
          <w:sz w:val="22"/>
          <w:szCs w:val="22"/>
        </w:rPr>
        <w:t>{</w:t>
      </w:r>
    </w:p>
    <w:p w14:paraId="60AA2785" w14:textId="77777777" w:rsidR="00501898" w:rsidRPr="0076075D" w:rsidRDefault="00136181">
      <w:pPr>
        <w:ind w:left="720" w:right="11"/>
        <w:contextualSpacing/>
        <w:rPr>
          <w:bCs/>
          <w:sz w:val="22"/>
          <w:szCs w:val="22"/>
        </w:rPr>
      </w:pPr>
      <w:r w:rsidRPr="0076075D">
        <w:rPr>
          <w:bCs/>
          <w:sz w:val="22"/>
          <w:szCs w:val="22"/>
        </w:rPr>
        <w:t xml:space="preserve">    "errorCode": null,</w:t>
      </w:r>
    </w:p>
    <w:p w14:paraId="7ABAF58D" w14:textId="77777777" w:rsidR="00501898" w:rsidRPr="0076075D" w:rsidRDefault="00136181">
      <w:pPr>
        <w:ind w:left="720" w:right="11"/>
        <w:contextualSpacing/>
        <w:rPr>
          <w:bCs/>
          <w:sz w:val="22"/>
          <w:szCs w:val="22"/>
        </w:rPr>
      </w:pPr>
      <w:r w:rsidRPr="0076075D">
        <w:rPr>
          <w:bCs/>
          <w:sz w:val="22"/>
          <w:szCs w:val="22"/>
        </w:rPr>
        <w:t xml:space="preserve">    "description": null,</w:t>
      </w:r>
    </w:p>
    <w:p w14:paraId="716B1310" w14:textId="77777777" w:rsidR="00501898" w:rsidRPr="0076075D" w:rsidRDefault="00136181">
      <w:pPr>
        <w:ind w:left="720" w:right="11"/>
        <w:contextualSpacing/>
        <w:rPr>
          <w:bCs/>
          <w:sz w:val="22"/>
          <w:szCs w:val="22"/>
        </w:rPr>
      </w:pPr>
      <w:r w:rsidRPr="0076075D">
        <w:rPr>
          <w:bCs/>
          <w:sz w:val="22"/>
          <w:szCs w:val="22"/>
        </w:rPr>
        <w:t xml:space="preserve">    "result": {</w:t>
      </w:r>
    </w:p>
    <w:p w14:paraId="33C73BEF" w14:textId="77777777" w:rsidR="00501898" w:rsidRPr="0076075D" w:rsidRDefault="00136181">
      <w:pPr>
        <w:ind w:left="720" w:right="11"/>
        <w:contextualSpacing/>
        <w:rPr>
          <w:bCs/>
          <w:sz w:val="22"/>
          <w:szCs w:val="22"/>
        </w:rPr>
      </w:pPr>
      <w:r w:rsidRPr="0076075D">
        <w:rPr>
          <w:bCs/>
          <w:sz w:val="22"/>
          <w:szCs w:val="22"/>
        </w:rPr>
        <w:t xml:space="preserve">        "supplierTaxCode": "0100109106-710",</w:t>
      </w:r>
    </w:p>
    <w:p w14:paraId="7D5301AF" w14:textId="77777777" w:rsidR="00501898" w:rsidRPr="0076075D" w:rsidRDefault="00136181">
      <w:pPr>
        <w:ind w:left="720" w:right="11"/>
        <w:contextualSpacing/>
        <w:rPr>
          <w:bCs/>
          <w:sz w:val="22"/>
          <w:szCs w:val="22"/>
        </w:rPr>
      </w:pPr>
      <w:r w:rsidRPr="0076075D">
        <w:rPr>
          <w:bCs/>
          <w:sz w:val="22"/>
          <w:szCs w:val="22"/>
        </w:rPr>
        <w:t xml:space="preserve">        "invoiceNo": "C23MHY3",</w:t>
      </w:r>
    </w:p>
    <w:p w14:paraId="747489D0" w14:textId="77777777" w:rsidR="00501898" w:rsidRPr="0076075D" w:rsidRDefault="00136181">
      <w:pPr>
        <w:ind w:left="720" w:right="11"/>
        <w:contextualSpacing/>
        <w:rPr>
          <w:bCs/>
          <w:sz w:val="22"/>
          <w:szCs w:val="22"/>
        </w:rPr>
      </w:pPr>
      <w:r w:rsidRPr="0076075D">
        <w:rPr>
          <w:bCs/>
          <w:sz w:val="22"/>
          <w:szCs w:val="22"/>
        </w:rPr>
        <w:t xml:space="preserve">        "transactionID": "168378907853232661",</w:t>
      </w:r>
    </w:p>
    <w:p w14:paraId="35D7D87D" w14:textId="77777777" w:rsidR="00501898" w:rsidRPr="0076075D" w:rsidRDefault="00136181">
      <w:pPr>
        <w:ind w:left="720" w:right="11"/>
        <w:contextualSpacing/>
        <w:rPr>
          <w:bCs/>
          <w:sz w:val="22"/>
          <w:szCs w:val="22"/>
        </w:rPr>
      </w:pPr>
      <w:r w:rsidRPr="0076075D">
        <w:rPr>
          <w:bCs/>
          <w:sz w:val="22"/>
          <w:szCs w:val="22"/>
        </w:rPr>
        <w:t xml:space="preserve">        "reservationCode": "2QTBFEMAXFWZO5B",</w:t>
      </w:r>
    </w:p>
    <w:p w14:paraId="34990ADA" w14:textId="77777777" w:rsidR="00501898" w:rsidRPr="0076075D" w:rsidRDefault="00136181">
      <w:pPr>
        <w:ind w:left="720" w:right="11"/>
        <w:contextualSpacing/>
        <w:rPr>
          <w:bCs/>
          <w:sz w:val="22"/>
          <w:szCs w:val="22"/>
        </w:rPr>
      </w:pPr>
      <w:r w:rsidRPr="0076075D">
        <w:rPr>
          <w:bCs/>
          <w:sz w:val="22"/>
          <w:szCs w:val="22"/>
        </w:rPr>
        <w:lastRenderedPageBreak/>
        <w:t xml:space="preserve">        "codeOfTax": "M1-23-34567-00000000201"</w:t>
      </w:r>
    </w:p>
    <w:p w14:paraId="6E42260F" w14:textId="77777777" w:rsidR="00501898" w:rsidRPr="0076075D" w:rsidRDefault="00136181">
      <w:pPr>
        <w:ind w:left="720" w:right="11"/>
        <w:contextualSpacing/>
        <w:rPr>
          <w:bCs/>
          <w:sz w:val="22"/>
          <w:szCs w:val="22"/>
        </w:rPr>
      </w:pPr>
      <w:r w:rsidRPr="0076075D">
        <w:rPr>
          <w:bCs/>
          <w:sz w:val="22"/>
          <w:szCs w:val="22"/>
        </w:rPr>
        <w:t xml:space="preserve">    }</w:t>
      </w:r>
    </w:p>
    <w:p w14:paraId="7ABAF79F" w14:textId="77777777" w:rsidR="00501898" w:rsidRPr="0076075D" w:rsidRDefault="00136181">
      <w:pPr>
        <w:snapToGrid w:val="0"/>
        <w:ind w:left="720"/>
        <w:jc w:val="both"/>
        <w:rPr>
          <w:sz w:val="22"/>
          <w:szCs w:val="22"/>
          <w:lang w:val="vi-VN"/>
        </w:rPr>
      </w:pPr>
      <w:r w:rsidRPr="0076075D">
        <w:rPr>
          <w:bCs/>
          <w:sz w:val="22"/>
          <w:szCs w:val="22"/>
        </w:rPr>
        <w:t>}</w:t>
      </w:r>
    </w:p>
    <w:p w14:paraId="71BA776F" w14:textId="77777777" w:rsidR="00501898" w:rsidRPr="0076075D" w:rsidRDefault="00136181">
      <w:pPr>
        <w:pStyle w:val="StyleHeading2l2H2h21TimesNewRoman14pt"/>
        <w:rPr>
          <w:sz w:val="22"/>
          <w:szCs w:val="22"/>
        </w:rPr>
      </w:pPr>
      <w:bookmarkStart w:id="54" w:name="_Toc115266199"/>
      <w:r w:rsidRPr="0076075D">
        <w:rPr>
          <w:sz w:val="22"/>
          <w:szCs w:val="22"/>
        </w:rPr>
        <w:t>Chuyển font</w:t>
      </w:r>
      <w:bookmarkEnd w:id="54"/>
    </w:p>
    <w:p w14:paraId="1984D417" w14:textId="77777777" w:rsidR="00501898" w:rsidRPr="0076075D" w:rsidRDefault="00136181">
      <w:pPr>
        <w:jc w:val="both"/>
        <w:rPr>
          <w:sz w:val="22"/>
          <w:szCs w:val="22"/>
        </w:rPr>
      </w:pPr>
      <w:r w:rsidRPr="0076075D">
        <w:rPr>
          <w:sz w:val="22"/>
          <w:szCs w:val="22"/>
        </w:rPr>
        <w:t>Hỗ trợ convert từ các font chữ sang unicode (KH sử dụng API) này kết hợp với API tạo hóa đơn để convert dữ liệu</w:t>
      </w:r>
    </w:p>
    <w:p w14:paraId="17C92616" w14:textId="77777777" w:rsidR="00501898" w:rsidRPr="0076075D" w:rsidRDefault="00136181">
      <w:pPr>
        <w:pStyle w:val="ListParagraph"/>
        <w:widowControl w:val="0"/>
        <w:numPr>
          <w:ilvl w:val="0"/>
          <w:numId w:val="25"/>
        </w:numPr>
        <w:spacing w:before="120" w:line="360" w:lineRule="auto"/>
        <w:contextualSpacing/>
        <w:jc w:val="both"/>
        <w:rPr>
          <w:rFonts w:ascii="Times New Roman" w:hAnsi="Times New Roman"/>
          <w:b/>
          <w:color w:val="0000FF"/>
        </w:rPr>
      </w:pPr>
      <w:r w:rsidRPr="0076075D">
        <w:rPr>
          <w:rFonts w:ascii="Times New Roman" w:hAnsi="Times New Roman"/>
          <w:b/>
          <w:color w:val="0000FF"/>
        </w:rPr>
        <w:t>Đầuvào:</w:t>
      </w:r>
    </w:p>
    <w:p w14:paraId="1AC6E885"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color w:val="505050"/>
          <w:sz w:val="22"/>
          <w:szCs w:val="22"/>
          <w:shd w:val="clear" w:color="auto" w:fill="FAFAFA"/>
        </w:rPr>
        <w:t>InvoiceAPI/InvoiceUtilsWS/convertFont</w:t>
      </w:r>
    </w:p>
    <w:p w14:paraId="5BD2F794" w14:textId="77777777" w:rsidR="00501898" w:rsidRPr="0076075D" w:rsidRDefault="00136181">
      <w:pPr>
        <w:numPr>
          <w:ilvl w:val="0"/>
          <w:numId w:val="17"/>
        </w:numPr>
        <w:jc w:val="both"/>
        <w:rPr>
          <w:sz w:val="22"/>
          <w:szCs w:val="22"/>
        </w:rPr>
      </w:pPr>
      <w:r w:rsidRPr="0076075D">
        <w:rPr>
          <w:sz w:val="22"/>
          <w:szCs w:val="22"/>
        </w:rPr>
        <w:t>Headers:</w:t>
      </w:r>
    </w:p>
    <w:p w14:paraId="4770CA9F"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4D1A1824" w14:textId="77777777" w:rsidR="00501898" w:rsidRPr="0076075D" w:rsidRDefault="00136181">
      <w:pPr>
        <w:pStyle w:val="NormalIndent"/>
        <w:ind w:firstLine="720"/>
        <w:rPr>
          <w:sz w:val="22"/>
          <w:szCs w:val="22"/>
          <w:lang w:val="fr-FR"/>
        </w:rPr>
      </w:pPr>
      <w:r w:rsidRPr="0076075D">
        <w:rPr>
          <w:sz w:val="22"/>
          <w:szCs w:val="22"/>
          <w:lang w:val="fr-FR"/>
        </w:rPr>
        <w:t>+ Content-Type : application/json</w:t>
      </w:r>
    </w:p>
    <w:tbl>
      <w:tblPr>
        <w:tblW w:w="8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794"/>
        <w:gridCol w:w="4045"/>
      </w:tblGrid>
      <w:tr w:rsidR="00501898" w:rsidRPr="0076075D" w14:paraId="32C4C95D" w14:textId="77777777">
        <w:trPr>
          <w:trHeight w:val="449"/>
          <w:jc w:val="center"/>
        </w:trPr>
        <w:tc>
          <w:tcPr>
            <w:tcW w:w="2127" w:type="dxa"/>
            <w:shd w:val="clear" w:color="auto" w:fill="D9D9D9"/>
          </w:tcPr>
          <w:p w14:paraId="7D1D09DF" w14:textId="77777777" w:rsidR="00501898" w:rsidRPr="0076075D" w:rsidRDefault="00136181">
            <w:pPr>
              <w:ind w:left="-135"/>
              <w:jc w:val="center"/>
              <w:rPr>
                <w:b/>
                <w:sz w:val="22"/>
                <w:szCs w:val="22"/>
              </w:rPr>
            </w:pPr>
            <w:r w:rsidRPr="0076075D">
              <w:rPr>
                <w:b/>
                <w:sz w:val="22"/>
                <w:szCs w:val="22"/>
              </w:rPr>
              <w:t>Tên tham số</w:t>
            </w:r>
          </w:p>
        </w:tc>
        <w:tc>
          <w:tcPr>
            <w:tcW w:w="2794" w:type="dxa"/>
            <w:shd w:val="clear" w:color="auto" w:fill="D9D9D9"/>
          </w:tcPr>
          <w:p w14:paraId="5E10A652" w14:textId="77777777" w:rsidR="00501898" w:rsidRPr="0076075D" w:rsidRDefault="00136181">
            <w:pPr>
              <w:ind w:left="-14"/>
              <w:jc w:val="center"/>
              <w:rPr>
                <w:b/>
                <w:sz w:val="22"/>
                <w:szCs w:val="22"/>
              </w:rPr>
            </w:pPr>
            <w:r w:rsidRPr="0076075D">
              <w:rPr>
                <w:b/>
                <w:bCs/>
                <w:sz w:val="22"/>
                <w:szCs w:val="22"/>
              </w:rPr>
              <w:t>Kiểu dữ liệu, ràng buộc</w:t>
            </w:r>
          </w:p>
        </w:tc>
        <w:tc>
          <w:tcPr>
            <w:tcW w:w="4045" w:type="dxa"/>
            <w:shd w:val="clear" w:color="auto" w:fill="D9D9D9"/>
          </w:tcPr>
          <w:p w14:paraId="3FC990CC" w14:textId="77777777" w:rsidR="00501898" w:rsidRPr="0076075D" w:rsidRDefault="00136181">
            <w:pPr>
              <w:ind w:left="-104"/>
              <w:jc w:val="center"/>
              <w:rPr>
                <w:b/>
                <w:sz w:val="22"/>
                <w:szCs w:val="22"/>
              </w:rPr>
            </w:pPr>
            <w:r w:rsidRPr="0076075D">
              <w:rPr>
                <w:b/>
                <w:sz w:val="22"/>
                <w:szCs w:val="22"/>
              </w:rPr>
              <w:t>Mô tả</w:t>
            </w:r>
          </w:p>
        </w:tc>
      </w:tr>
      <w:tr w:rsidR="00501898" w:rsidRPr="0076075D" w14:paraId="27C9AE10" w14:textId="77777777">
        <w:trPr>
          <w:trHeight w:val="448"/>
          <w:jc w:val="center"/>
        </w:trPr>
        <w:tc>
          <w:tcPr>
            <w:tcW w:w="2127" w:type="dxa"/>
          </w:tcPr>
          <w:p w14:paraId="426DB3CD" w14:textId="77777777" w:rsidR="00501898" w:rsidRPr="0076075D" w:rsidRDefault="00136181">
            <w:pPr>
              <w:spacing w:before="0"/>
              <w:ind w:left="0"/>
              <w:jc w:val="both"/>
              <w:rPr>
                <w:sz w:val="22"/>
                <w:szCs w:val="22"/>
              </w:rPr>
            </w:pPr>
            <w:r w:rsidRPr="0076075D">
              <w:rPr>
                <w:sz w:val="22"/>
                <w:szCs w:val="22"/>
              </w:rPr>
              <w:t>font</w:t>
            </w:r>
          </w:p>
        </w:tc>
        <w:tc>
          <w:tcPr>
            <w:tcW w:w="2794" w:type="dxa"/>
          </w:tcPr>
          <w:p w14:paraId="05979019" w14:textId="77777777" w:rsidR="00501898" w:rsidRPr="0076075D" w:rsidRDefault="00136181">
            <w:pPr>
              <w:spacing w:before="0"/>
              <w:ind w:left="0"/>
              <w:jc w:val="both"/>
              <w:rPr>
                <w:sz w:val="22"/>
                <w:szCs w:val="22"/>
              </w:rPr>
            </w:pPr>
            <w:r w:rsidRPr="0076075D">
              <w:rPr>
                <w:sz w:val="22"/>
                <w:szCs w:val="22"/>
              </w:rPr>
              <w:t>Required : true</w:t>
            </w:r>
          </w:p>
          <w:p w14:paraId="227FD3A5" w14:textId="77777777" w:rsidR="00501898" w:rsidRPr="0076075D" w:rsidRDefault="00136181">
            <w:pPr>
              <w:spacing w:before="0"/>
              <w:ind w:left="0"/>
              <w:jc w:val="both"/>
              <w:rPr>
                <w:sz w:val="22"/>
                <w:szCs w:val="22"/>
              </w:rPr>
            </w:pPr>
            <w:r w:rsidRPr="0076075D">
              <w:rPr>
                <w:sz w:val="22"/>
                <w:szCs w:val="22"/>
              </w:rPr>
              <w:t>DataType: String</w:t>
            </w:r>
          </w:p>
        </w:tc>
        <w:tc>
          <w:tcPr>
            <w:tcW w:w="4045" w:type="dxa"/>
          </w:tcPr>
          <w:p w14:paraId="1CE71C23" w14:textId="77777777" w:rsidR="00501898" w:rsidRPr="0076075D" w:rsidRDefault="00136181">
            <w:pPr>
              <w:spacing w:before="0"/>
              <w:ind w:left="0"/>
              <w:jc w:val="both"/>
              <w:rPr>
                <w:sz w:val="22"/>
                <w:szCs w:val="22"/>
              </w:rPr>
            </w:pPr>
            <w:r w:rsidRPr="0076075D">
              <w:rPr>
                <w:sz w:val="22"/>
                <w:szCs w:val="22"/>
              </w:rPr>
              <w:t>Font dữ liệu, các dữ liệu hỗ trợ bao gồm:</w:t>
            </w:r>
          </w:p>
          <w:p w14:paraId="692F3138" w14:textId="77777777" w:rsidR="00501898" w:rsidRPr="0076075D" w:rsidRDefault="00136181">
            <w:pPr>
              <w:spacing w:before="0"/>
              <w:ind w:left="0"/>
              <w:jc w:val="both"/>
              <w:rPr>
                <w:sz w:val="22"/>
                <w:szCs w:val="22"/>
              </w:rPr>
            </w:pPr>
            <w:r w:rsidRPr="0076075D">
              <w:rPr>
                <w:sz w:val="22"/>
                <w:szCs w:val="22"/>
              </w:rPr>
              <w:t>VNI</w:t>
            </w:r>
          </w:p>
          <w:p w14:paraId="52802E9F" w14:textId="77777777" w:rsidR="00501898" w:rsidRPr="0076075D" w:rsidRDefault="00136181">
            <w:pPr>
              <w:spacing w:before="0"/>
              <w:ind w:left="0"/>
              <w:jc w:val="both"/>
              <w:rPr>
                <w:sz w:val="22"/>
                <w:szCs w:val="22"/>
              </w:rPr>
            </w:pPr>
            <w:r w:rsidRPr="0076075D">
              <w:rPr>
                <w:sz w:val="22"/>
                <w:szCs w:val="22"/>
              </w:rPr>
              <w:t>TCVN3</w:t>
            </w:r>
          </w:p>
          <w:p w14:paraId="1A897E94" w14:textId="77777777" w:rsidR="00501898" w:rsidRPr="0076075D" w:rsidRDefault="00136181">
            <w:pPr>
              <w:spacing w:before="0"/>
              <w:ind w:left="0"/>
              <w:jc w:val="both"/>
              <w:rPr>
                <w:sz w:val="22"/>
                <w:szCs w:val="22"/>
              </w:rPr>
            </w:pPr>
            <w:r w:rsidRPr="0076075D">
              <w:rPr>
                <w:sz w:val="22"/>
                <w:szCs w:val="22"/>
              </w:rPr>
              <w:t>TCVN1</w:t>
            </w:r>
          </w:p>
        </w:tc>
      </w:tr>
      <w:tr w:rsidR="00501898" w:rsidRPr="0076075D" w14:paraId="705B19E3" w14:textId="77777777">
        <w:trPr>
          <w:trHeight w:val="448"/>
          <w:jc w:val="center"/>
        </w:trPr>
        <w:tc>
          <w:tcPr>
            <w:tcW w:w="2127" w:type="dxa"/>
          </w:tcPr>
          <w:p w14:paraId="7F275B6C" w14:textId="77777777" w:rsidR="00501898" w:rsidRPr="0076075D" w:rsidRDefault="00136181">
            <w:pPr>
              <w:spacing w:before="0"/>
              <w:ind w:left="0"/>
              <w:jc w:val="both"/>
              <w:rPr>
                <w:sz w:val="22"/>
                <w:szCs w:val="22"/>
              </w:rPr>
            </w:pPr>
            <w:r w:rsidRPr="0076075D">
              <w:rPr>
                <w:sz w:val="22"/>
                <w:szCs w:val="22"/>
              </w:rPr>
              <w:t>data</w:t>
            </w:r>
          </w:p>
        </w:tc>
        <w:tc>
          <w:tcPr>
            <w:tcW w:w="2794" w:type="dxa"/>
          </w:tcPr>
          <w:p w14:paraId="23EB469B" w14:textId="77777777" w:rsidR="00501898" w:rsidRPr="0076075D" w:rsidRDefault="00136181">
            <w:pPr>
              <w:spacing w:before="0"/>
              <w:ind w:left="0"/>
              <w:jc w:val="both"/>
              <w:rPr>
                <w:sz w:val="22"/>
                <w:szCs w:val="22"/>
              </w:rPr>
            </w:pPr>
            <w:r w:rsidRPr="0076075D">
              <w:rPr>
                <w:sz w:val="22"/>
                <w:szCs w:val="22"/>
              </w:rPr>
              <w:t>Required : true</w:t>
            </w:r>
          </w:p>
          <w:p w14:paraId="14007244" w14:textId="77777777" w:rsidR="00501898" w:rsidRPr="0076075D" w:rsidRDefault="00136181">
            <w:pPr>
              <w:spacing w:before="0"/>
              <w:ind w:left="0"/>
              <w:jc w:val="both"/>
              <w:rPr>
                <w:sz w:val="22"/>
                <w:szCs w:val="22"/>
              </w:rPr>
            </w:pPr>
            <w:r w:rsidRPr="0076075D">
              <w:rPr>
                <w:sz w:val="22"/>
                <w:szCs w:val="22"/>
              </w:rPr>
              <w:t>DataType: String</w:t>
            </w:r>
          </w:p>
        </w:tc>
        <w:tc>
          <w:tcPr>
            <w:tcW w:w="4045" w:type="dxa"/>
          </w:tcPr>
          <w:p w14:paraId="702C58E4" w14:textId="77777777" w:rsidR="00501898" w:rsidRPr="0076075D" w:rsidRDefault="00136181">
            <w:pPr>
              <w:spacing w:before="0"/>
              <w:ind w:left="0"/>
              <w:jc w:val="both"/>
              <w:rPr>
                <w:sz w:val="22"/>
                <w:szCs w:val="22"/>
              </w:rPr>
            </w:pPr>
            <w:r w:rsidRPr="0076075D">
              <w:rPr>
                <w:sz w:val="22"/>
                <w:szCs w:val="22"/>
              </w:rPr>
              <w:t xml:space="preserve">Dữ liệu cần chuyển </w:t>
            </w:r>
          </w:p>
        </w:tc>
      </w:tr>
    </w:tbl>
    <w:p w14:paraId="71FD0B6E" w14:textId="77777777" w:rsidR="00501898" w:rsidRPr="0076075D" w:rsidRDefault="00136181">
      <w:pPr>
        <w:snapToGrid w:val="0"/>
        <w:jc w:val="both"/>
        <w:rPr>
          <w:sz w:val="22"/>
          <w:szCs w:val="22"/>
        </w:rPr>
      </w:pPr>
      <w:r w:rsidRPr="0076075D">
        <w:rPr>
          <w:sz w:val="22"/>
          <w:szCs w:val="22"/>
        </w:rPr>
        <w:t>Vị dụ json:</w:t>
      </w:r>
    </w:p>
    <w:p w14:paraId="13AC5F71" w14:textId="77777777" w:rsidR="00501898" w:rsidRPr="0076075D" w:rsidRDefault="00136181">
      <w:pPr>
        <w:widowControl/>
        <w:shd w:val="clear" w:color="auto" w:fill="DBE5F1"/>
        <w:spacing w:before="0" w:line="240" w:lineRule="auto"/>
        <w:ind w:left="993" w:right="285"/>
        <w:jc w:val="both"/>
        <w:rPr>
          <w:b/>
          <w:bCs/>
          <w:snapToGrid/>
          <w:color w:val="8000FF"/>
          <w:sz w:val="22"/>
          <w:szCs w:val="22"/>
        </w:rPr>
      </w:pPr>
      <w:r w:rsidRPr="0076075D">
        <w:rPr>
          <w:b/>
          <w:bCs/>
          <w:snapToGrid/>
          <w:color w:val="8000FF"/>
          <w:sz w:val="22"/>
          <w:szCs w:val="22"/>
        </w:rPr>
        <w:t>{</w:t>
      </w:r>
    </w:p>
    <w:p w14:paraId="56D63BDB" w14:textId="77777777" w:rsidR="00501898" w:rsidRPr="0076075D" w:rsidRDefault="00136181">
      <w:pPr>
        <w:widowControl/>
        <w:shd w:val="clear" w:color="auto" w:fill="DBE5F1"/>
        <w:spacing w:before="0" w:line="240" w:lineRule="auto"/>
        <w:ind w:left="993" w:right="285"/>
        <w:jc w:val="both"/>
        <w:rPr>
          <w:b/>
          <w:bCs/>
          <w:snapToGrid/>
          <w:color w:val="8000FF"/>
          <w:sz w:val="22"/>
          <w:szCs w:val="22"/>
        </w:rPr>
      </w:pPr>
      <w:r w:rsidRPr="0076075D">
        <w:rPr>
          <w:b/>
          <w:bCs/>
          <w:snapToGrid/>
          <w:color w:val="8000FF"/>
          <w:sz w:val="22"/>
          <w:szCs w:val="22"/>
        </w:rPr>
        <w:t xml:space="preserve">  "font": "TCVN3",</w:t>
      </w:r>
    </w:p>
    <w:p w14:paraId="73C3172C" w14:textId="77777777" w:rsidR="00501898" w:rsidRPr="0076075D" w:rsidRDefault="00136181">
      <w:pPr>
        <w:widowControl/>
        <w:shd w:val="clear" w:color="auto" w:fill="DBE5F1"/>
        <w:spacing w:before="0" w:line="240" w:lineRule="auto"/>
        <w:ind w:left="993" w:right="285"/>
        <w:jc w:val="both"/>
        <w:rPr>
          <w:b/>
          <w:bCs/>
          <w:snapToGrid/>
          <w:color w:val="8000FF"/>
          <w:sz w:val="22"/>
          <w:szCs w:val="22"/>
        </w:rPr>
      </w:pPr>
      <w:r w:rsidRPr="0076075D">
        <w:rPr>
          <w:b/>
          <w:bCs/>
          <w:snapToGrid/>
          <w:color w:val="8000FF"/>
          <w:sz w:val="22"/>
          <w:szCs w:val="22"/>
        </w:rPr>
        <w:t xml:space="preserve">  "data": "D÷ liÖu kh«ng ®óng chuÈn Unicode cÇn convert"</w:t>
      </w:r>
    </w:p>
    <w:p w14:paraId="1E5CF24A" w14:textId="77777777" w:rsidR="00501898" w:rsidRPr="0076075D" w:rsidRDefault="00136181">
      <w:pPr>
        <w:widowControl/>
        <w:shd w:val="clear" w:color="auto" w:fill="DBE5F1"/>
        <w:spacing w:before="0" w:line="240" w:lineRule="auto"/>
        <w:ind w:left="993" w:right="285"/>
        <w:jc w:val="both"/>
        <w:rPr>
          <w:b/>
          <w:bCs/>
          <w:snapToGrid/>
          <w:color w:val="8000FF"/>
          <w:sz w:val="22"/>
          <w:szCs w:val="22"/>
        </w:rPr>
      </w:pPr>
      <w:r w:rsidRPr="0076075D">
        <w:rPr>
          <w:b/>
          <w:bCs/>
          <w:snapToGrid/>
          <w:color w:val="8000FF"/>
          <w:sz w:val="22"/>
          <w:szCs w:val="22"/>
        </w:rPr>
        <w:t>}</w:t>
      </w:r>
    </w:p>
    <w:p w14:paraId="6EC7CBBC" w14:textId="77777777" w:rsidR="00501898" w:rsidRPr="0076075D" w:rsidRDefault="00136181">
      <w:pPr>
        <w:snapToGrid w:val="0"/>
        <w:jc w:val="both"/>
        <w:rPr>
          <w:sz w:val="22"/>
          <w:szCs w:val="22"/>
        </w:rPr>
      </w:pPr>
      <w:r w:rsidRPr="0076075D">
        <w:rPr>
          <w:sz w:val="22"/>
          <w:szCs w:val="22"/>
        </w:rPr>
        <w:t>Kết quả trả về</w:t>
      </w:r>
    </w:p>
    <w:p w14:paraId="01DFD6C0" w14:textId="77777777" w:rsidR="00501898" w:rsidRPr="0076075D" w:rsidRDefault="00136181">
      <w:pPr>
        <w:widowControl/>
        <w:shd w:val="clear" w:color="auto" w:fill="DBE5F1"/>
        <w:spacing w:before="0" w:line="240" w:lineRule="auto"/>
        <w:ind w:left="993" w:right="285"/>
        <w:jc w:val="both"/>
        <w:rPr>
          <w:b/>
          <w:bCs/>
          <w:snapToGrid/>
          <w:color w:val="8000FF"/>
          <w:sz w:val="22"/>
          <w:szCs w:val="22"/>
        </w:rPr>
      </w:pPr>
      <w:r w:rsidRPr="0076075D">
        <w:rPr>
          <w:b/>
          <w:bCs/>
          <w:snapToGrid/>
          <w:color w:val="8000FF"/>
          <w:sz w:val="22"/>
          <w:szCs w:val="22"/>
        </w:rPr>
        <w:t>{</w:t>
      </w:r>
    </w:p>
    <w:p w14:paraId="033E2326" w14:textId="77777777" w:rsidR="00501898" w:rsidRPr="0076075D" w:rsidRDefault="00136181">
      <w:pPr>
        <w:widowControl/>
        <w:shd w:val="clear" w:color="auto" w:fill="DBE5F1"/>
        <w:spacing w:before="0" w:line="240" w:lineRule="auto"/>
        <w:ind w:left="993" w:right="285"/>
        <w:jc w:val="both"/>
        <w:rPr>
          <w:b/>
          <w:bCs/>
          <w:snapToGrid/>
          <w:color w:val="8000FF"/>
          <w:sz w:val="22"/>
          <w:szCs w:val="22"/>
        </w:rPr>
      </w:pPr>
      <w:r w:rsidRPr="0076075D">
        <w:rPr>
          <w:b/>
          <w:bCs/>
          <w:snapToGrid/>
          <w:color w:val="8000FF"/>
          <w:sz w:val="22"/>
          <w:szCs w:val="22"/>
        </w:rPr>
        <w:t xml:space="preserve">    "errorCode": null,</w:t>
      </w:r>
    </w:p>
    <w:p w14:paraId="01D72068" w14:textId="77777777" w:rsidR="00501898" w:rsidRPr="0076075D" w:rsidRDefault="00136181">
      <w:pPr>
        <w:widowControl/>
        <w:shd w:val="clear" w:color="auto" w:fill="DBE5F1"/>
        <w:spacing w:before="0" w:line="240" w:lineRule="auto"/>
        <w:ind w:left="993" w:right="285"/>
        <w:jc w:val="both"/>
        <w:rPr>
          <w:b/>
          <w:bCs/>
          <w:snapToGrid/>
          <w:color w:val="8000FF"/>
          <w:sz w:val="22"/>
          <w:szCs w:val="22"/>
        </w:rPr>
      </w:pPr>
      <w:r w:rsidRPr="0076075D">
        <w:rPr>
          <w:b/>
          <w:bCs/>
          <w:snapToGrid/>
          <w:color w:val="8000FF"/>
          <w:sz w:val="22"/>
          <w:szCs w:val="22"/>
        </w:rPr>
        <w:t xml:space="preserve">    "description": null,</w:t>
      </w:r>
    </w:p>
    <w:p w14:paraId="3502F7B7" w14:textId="77777777" w:rsidR="00501898" w:rsidRPr="0076075D" w:rsidRDefault="00136181">
      <w:pPr>
        <w:widowControl/>
        <w:shd w:val="clear" w:color="auto" w:fill="DBE5F1"/>
        <w:spacing w:before="0" w:line="240" w:lineRule="auto"/>
        <w:ind w:left="993" w:right="285"/>
        <w:jc w:val="both"/>
        <w:rPr>
          <w:b/>
          <w:bCs/>
          <w:snapToGrid/>
          <w:color w:val="8000FF"/>
          <w:sz w:val="22"/>
          <w:szCs w:val="22"/>
        </w:rPr>
      </w:pPr>
      <w:r w:rsidRPr="0076075D">
        <w:rPr>
          <w:b/>
          <w:bCs/>
          <w:snapToGrid/>
          <w:color w:val="8000FF"/>
          <w:sz w:val="22"/>
          <w:szCs w:val="22"/>
        </w:rPr>
        <w:t xml:space="preserve">    "result": "Dữ liệu không đúng chuẩn Unicode cần convert"</w:t>
      </w:r>
    </w:p>
    <w:p w14:paraId="4DE5F3B3" w14:textId="77777777" w:rsidR="00501898" w:rsidRPr="0076075D" w:rsidRDefault="00136181">
      <w:pPr>
        <w:widowControl/>
        <w:shd w:val="clear" w:color="auto" w:fill="DBE5F1"/>
        <w:spacing w:before="0" w:line="240" w:lineRule="auto"/>
        <w:ind w:left="993" w:right="285"/>
        <w:jc w:val="both"/>
        <w:rPr>
          <w:b/>
          <w:bCs/>
          <w:snapToGrid/>
          <w:color w:val="8000FF"/>
          <w:sz w:val="22"/>
          <w:szCs w:val="22"/>
        </w:rPr>
      </w:pPr>
      <w:r w:rsidRPr="0076075D">
        <w:rPr>
          <w:b/>
          <w:bCs/>
          <w:snapToGrid/>
          <w:color w:val="8000FF"/>
          <w:sz w:val="22"/>
          <w:szCs w:val="22"/>
        </w:rPr>
        <w:t>}</w:t>
      </w:r>
    </w:p>
    <w:p w14:paraId="09C2F0FC" w14:textId="77777777" w:rsidR="00501898" w:rsidRPr="0076075D" w:rsidRDefault="00501898">
      <w:pPr>
        <w:snapToGrid w:val="0"/>
        <w:jc w:val="both"/>
        <w:rPr>
          <w:sz w:val="22"/>
          <w:szCs w:val="22"/>
        </w:rPr>
      </w:pPr>
    </w:p>
    <w:p w14:paraId="16A3B257" w14:textId="77777777" w:rsidR="00501898" w:rsidRPr="0076075D" w:rsidRDefault="00136181">
      <w:pPr>
        <w:snapToGrid w:val="0"/>
        <w:jc w:val="both"/>
        <w:rPr>
          <w:sz w:val="22"/>
          <w:szCs w:val="22"/>
        </w:rPr>
      </w:pPr>
      <w:r w:rsidRPr="0076075D">
        <w:rPr>
          <w:noProof/>
          <w:sz w:val="22"/>
          <w:szCs w:val="22"/>
        </w:rPr>
        <w:lastRenderedPageBreak/>
        <w:drawing>
          <wp:inline distT="0" distB="0" distL="114300" distR="114300" wp14:anchorId="7535D282" wp14:editId="2CD9C32F">
            <wp:extent cx="6293485" cy="2973705"/>
            <wp:effectExtent l="0" t="0" r="12065" b="17145"/>
            <wp:docPr id="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0"/>
                    <pic:cNvPicPr>
                      <a:picLocks noChangeAspect="1"/>
                    </pic:cNvPicPr>
                  </pic:nvPicPr>
                  <pic:blipFill>
                    <a:blip r:embed="rId81"/>
                    <a:stretch>
                      <a:fillRect/>
                    </a:stretch>
                  </pic:blipFill>
                  <pic:spPr>
                    <a:xfrm>
                      <a:off x="0" y="0"/>
                      <a:ext cx="6293485" cy="2973705"/>
                    </a:xfrm>
                    <a:prstGeom prst="rect">
                      <a:avLst/>
                    </a:prstGeom>
                    <a:noFill/>
                    <a:ln>
                      <a:noFill/>
                    </a:ln>
                  </pic:spPr>
                </pic:pic>
              </a:graphicData>
            </a:graphic>
          </wp:inline>
        </w:drawing>
      </w:r>
    </w:p>
    <w:p w14:paraId="20FD6F53" w14:textId="77777777" w:rsidR="00501898" w:rsidRPr="0076075D" w:rsidRDefault="00501898">
      <w:pPr>
        <w:snapToGrid w:val="0"/>
        <w:jc w:val="both"/>
        <w:rPr>
          <w:sz w:val="22"/>
          <w:szCs w:val="22"/>
        </w:rPr>
      </w:pPr>
    </w:p>
    <w:p w14:paraId="35A49413" w14:textId="77777777" w:rsidR="00501898" w:rsidRPr="0076075D" w:rsidRDefault="00501898">
      <w:pPr>
        <w:snapToGrid w:val="0"/>
        <w:jc w:val="both"/>
        <w:rPr>
          <w:sz w:val="22"/>
          <w:szCs w:val="22"/>
        </w:rPr>
      </w:pPr>
    </w:p>
    <w:tbl>
      <w:tblPr>
        <w:tblW w:w="8784"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41EB746F" w14:textId="77777777">
        <w:tc>
          <w:tcPr>
            <w:tcW w:w="2533" w:type="dxa"/>
            <w:shd w:val="clear" w:color="auto" w:fill="D9D9D9"/>
          </w:tcPr>
          <w:p w14:paraId="05D17D57" w14:textId="77777777" w:rsidR="00501898" w:rsidRPr="0076075D" w:rsidRDefault="00136181">
            <w:pPr>
              <w:jc w:val="center"/>
              <w:rPr>
                <w:b/>
                <w:sz w:val="22"/>
                <w:szCs w:val="22"/>
              </w:rPr>
            </w:pPr>
            <w:r w:rsidRPr="0076075D">
              <w:rPr>
                <w:b/>
                <w:sz w:val="22"/>
                <w:szCs w:val="22"/>
              </w:rPr>
              <w:t>Tên trường</w:t>
            </w:r>
          </w:p>
        </w:tc>
        <w:tc>
          <w:tcPr>
            <w:tcW w:w="6251" w:type="dxa"/>
            <w:shd w:val="clear" w:color="auto" w:fill="D9D9D9"/>
          </w:tcPr>
          <w:p w14:paraId="50C21D50" w14:textId="77777777" w:rsidR="00501898" w:rsidRPr="0076075D" w:rsidRDefault="00136181">
            <w:pPr>
              <w:jc w:val="center"/>
              <w:rPr>
                <w:b/>
                <w:sz w:val="22"/>
                <w:szCs w:val="22"/>
              </w:rPr>
            </w:pPr>
            <w:r w:rsidRPr="0076075D">
              <w:rPr>
                <w:b/>
                <w:sz w:val="22"/>
                <w:szCs w:val="22"/>
              </w:rPr>
              <w:t>Mô tả</w:t>
            </w:r>
          </w:p>
        </w:tc>
      </w:tr>
      <w:tr w:rsidR="00501898" w:rsidRPr="0076075D" w14:paraId="69C56AAB" w14:textId="77777777">
        <w:tc>
          <w:tcPr>
            <w:tcW w:w="2533" w:type="dxa"/>
          </w:tcPr>
          <w:p w14:paraId="00DE8F29"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7526BA49" w14:textId="77777777" w:rsidR="00501898" w:rsidRPr="0076075D" w:rsidRDefault="00136181">
            <w:pPr>
              <w:spacing w:before="0"/>
              <w:ind w:left="0"/>
              <w:jc w:val="both"/>
              <w:rPr>
                <w:sz w:val="22"/>
                <w:szCs w:val="22"/>
              </w:rPr>
            </w:pPr>
            <w:r w:rsidRPr="0076075D">
              <w:rPr>
                <w:sz w:val="22"/>
                <w:szCs w:val="22"/>
              </w:rPr>
              <w:t>Mã lỗi (giá trị là null nếu chuyển font thành công)</w:t>
            </w:r>
          </w:p>
        </w:tc>
      </w:tr>
      <w:tr w:rsidR="00501898" w:rsidRPr="0076075D" w14:paraId="534F7349" w14:textId="77777777">
        <w:tc>
          <w:tcPr>
            <w:tcW w:w="2533" w:type="dxa"/>
          </w:tcPr>
          <w:p w14:paraId="559A19EE"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13E1AA50" w14:textId="77777777" w:rsidR="00501898" w:rsidRPr="0076075D" w:rsidRDefault="00136181">
            <w:pPr>
              <w:spacing w:before="0"/>
              <w:ind w:left="0"/>
              <w:jc w:val="both"/>
              <w:rPr>
                <w:sz w:val="22"/>
                <w:szCs w:val="22"/>
              </w:rPr>
            </w:pPr>
            <w:r w:rsidRPr="0076075D">
              <w:rPr>
                <w:sz w:val="22"/>
                <w:szCs w:val="22"/>
              </w:rPr>
              <w:t>Mô tả lỗi (giá trị là null nếu chuyển font thành công)</w:t>
            </w:r>
          </w:p>
        </w:tc>
      </w:tr>
      <w:tr w:rsidR="00501898" w:rsidRPr="0076075D" w14:paraId="08EF6A54" w14:textId="77777777">
        <w:trPr>
          <w:trHeight w:val="70"/>
        </w:trPr>
        <w:tc>
          <w:tcPr>
            <w:tcW w:w="2533" w:type="dxa"/>
          </w:tcPr>
          <w:p w14:paraId="2A06A883" w14:textId="77777777" w:rsidR="00501898" w:rsidRPr="0076075D" w:rsidRDefault="00136181">
            <w:pPr>
              <w:spacing w:before="0"/>
              <w:ind w:left="0"/>
              <w:jc w:val="both"/>
              <w:rPr>
                <w:sz w:val="22"/>
                <w:szCs w:val="22"/>
              </w:rPr>
            </w:pPr>
            <w:r w:rsidRPr="0076075D">
              <w:rPr>
                <w:sz w:val="22"/>
                <w:szCs w:val="22"/>
              </w:rPr>
              <w:t>result</w:t>
            </w:r>
          </w:p>
        </w:tc>
        <w:tc>
          <w:tcPr>
            <w:tcW w:w="6251" w:type="dxa"/>
          </w:tcPr>
          <w:p w14:paraId="5C7B8021" w14:textId="77777777" w:rsidR="00501898" w:rsidRPr="0076075D" w:rsidRDefault="00136181">
            <w:pPr>
              <w:spacing w:before="0"/>
              <w:ind w:left="0"/>
              <w:jc w:val="both"/>
              <w:rPr>
                <w:sz w:val="22"/>
                <w:szCs w:val="22"/>
              </w:rPr>
            </w:pPr>
            <w:r w:rsidRPr="0076075D">
              <w:rPr>
                <w:sz w:val="22"/>
                <w:szCs w:val="22"/>
              </w:rPr>
              <w:t>Dữ liệu sau khi được chuyển về chuẩn Unicode</w:t>
            </w:r>
          </w:p>
        </w:tc>
      </w:tr>
    </w:tbl>
    <w:p w14:paraId="63CEC10D" w14:textId="77777777" w:rsidR="00501898" w:rsidRPr="0076075D" w:rsidRDefault="00136181">
      <w:pPr>
        <w:pStyle w:val="StyleHeading2l2H2h21TimesNewRoman14pt"/>
        <w:rPr>
          <w:sz w:val="22"/>
          <w:szCs w:val="22"/>
        </w:rPr>
      </w:pPr>
      <w:bookmarkStart w:id="55" w:name="_Toc115266200"/>
      <w:r w:rsidRPr="0076075D">
        <w:rPr>
          <w:sz w:val="22"/>
          <w:szCs w:val="22"/>
        </w:rPr>
        <w:t>Cập nhật trạng thái thanh toán</w:t>
      </w:r>
      <w:bookmarkEnd w:id="55"/>
    </w:p>
    <w:p w14:paraId="0DD0F3D5" w14:textId="77777777" w:rsidR="00501898" w:rsidRPr="0076075D" w:rsidRDefault="00136181">
      <w:pPr>
        <w:pStyle w:val="NormalIndent"/>
        <w:rPr>
          <w:sz w:val="22"/>
          <w:szCs w:val="22"/>
        </w:rPr>
      </w:pPr>
      <w:r w:rsidRPr="0076075D">
        <w:rPr>
          <w:sz w:val="22"/>
          <w:szCs w:val="22"/>
        </w:rPr>
        <w:t>Cho phép hệ thống tích hợp cập nhật trạng thái thanh toán của hóa đơn sang là đã thanh toán.</w:t>
      </w:r>
    </w:p>
    <w:p w14:paraId="2426D945"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0169E9F6" w14:textId="77777777" w:rsidR="00501898" w:rsidRPr="0076075D" w:rsidRDefault="00136181">
      <w:pPr>
        <w:numPr>
          <w:ilvl w:val="0"/>
          <w:numId w:val="17"/>
        </w:numPr>
        <w:snapToGrid w:val="0"/>
        <w:jc w:val="both"/>
        <w:rPr>
          <w:sz w:val="22"/>
          <w:szCs w:val="22"/>
        </w:rPr>
      </w:pPr>
      <w:r w:rsidRPr="0076075D">
        <w:rPr>
          <w:sz w:val="22"/>
          <w:szCs w:val="22"/>
        </w:rPr>
        <w:t>Action (POST):  InvoiceAPI/InvoiceWS/updatePaymentStatus</w:t>
      </w:r>
    </w:p>
    <w:p w14:paraId="57413731" w14:textId="77777777" w:rsidR="00501898" w:rsidRPr="0076075D" w:rsidRDefault="00136181">
      <w:pPr>
        <w:numPr>
          <w:ilvl w:val="0"/>
          <w:numId w:val="17"/>
        </w:numPr>
        <w:jc w:val="both"/>
        <w:rPr>
          <w:sz w:val="22"/>
          <w:szCs w:val="22"/>
        </w:rPr>
      </w:pPr>
      <w:r w:rsidRPr="0076075D">
        <w:rPr>
          <w:sz w:val="22"/>
          <w:szCs w:val="22"/>
        </w:rPr>
        <w:t>Headers:</w:t>
      </w:r>
    </w:p>
    <w:p w14:paraId="7BEF2ED0"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21E3C8F7" w14:textId="77777777" w:rsidR="00501898" w:rsidRPr="0076075D" w:rsidRDefault="00136181">
      <w:pPr>
        <w:pStyle w:val="NormalIndent"/>
        <w:ind w:firstLine="720"/>
        <w:rPr>
          <w:sz w:val="22"/>
          <w:szCs w:val="22"/>
          <w:lang w:val="fr-FR"/>
        </w:rPr>
      </w:pPr>
      <w:r w:rsidRPr="0076075D">
        <w:rPr>
          <w:sz w:val="22"/>
          <w:szCs w:val="22"/>
          <w:lang w:val="fr-FR"/>
        </w:rPr>
        <w:t>+ Content-Type : application/x-www-form-urlencoded</w:t>
      </w:r>
    </w:p>
    <w:p w14:paraId="3AA178AF" w14:textId="77777777" w:rsidR="00501898" w:rsidRPr="0076075D" w:rsidRDefault="00136181">
      <w:pPr>
        <w:numPr>
          <w:ilvl w:val="0"/>
          <w:numId w:val="17"/>
        </w:numPr>
        <w:snapToGrid w:val="0"/>
        <w:jc w:val="both"/>
        <w:rPr>
          <w:sz w:val="22"/>
          <w:szCs w:val="22"/>
          <w:lang w:val="fr-FR"/>
        </w:rPr>
      </w:pPr>
      <w:r w:rsidRPr="0076075D">
        <w:rPr>
          <w:sz w:val="22"/>
          <w:szCs w:val="22"/>
          <w:lang w:val="fr-FR"/>
        </w:rPr>
        <w:t>Data: dữ liệu truyền vào dạng Form Param gồm các tham số:</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8"/>
        <w:gridCol w:w="2520"/>
        <w:gridCol w:w="5310"/>
      </w:tblGrid>
      <w:tr w:rsidR="00501898" w:rsidRPr="0076075D" w14:paraId="3DE001AF" w14:textId="77777777">
        <w:trPr>
          <w:trHeight w:val="530"/>
        </w:trPr>
        <w:tc>
          <w:tcPr>
            <w:tcW w:w="2178" w:type="dxa"/>
            <w:shd w:val="clear" w:color="auto" w:fill="D9D9D9"/>
          </w:tcPr>
          <w:p w14:paraId="5F9F99F4" w14:textId="77777777" w:rsidR="00501898" w:rsidRPr="0076075D" w:rsidRDefault="00501898">
            <w:pPr>
              <w:widowControl/>
              <w:spacing w:before="0" w:line="240" w:lineRule="auto"/>
              <w:ind w:left="0"/>
              <w:jc w:val="center"/>
              <w:rPr>
                <w:b/>
                <w:bCs/>
                <w:color w:val="000000"/>
                <w:sz w:val="22"/>
                <w:szCs w:val="22"/>
                <w:lang w:val="fr-FR"/>
              </w:rPr>
            </w:pPr>
          </w:p>
          <w:p w14:paraId="08E21151" w14:textId="77777777" w:rsidR="00501898" w:rsidRPr="0076075D" w:rsidRDefault="00136181">
            <w:pPr>
              <w:widowControl/>
              <w:spacing w:before="0" w:line="240" w:lineRule="auto"/>
              <w:ind w:left="0"/>
              <w:jc w:val="center"/>
              <w:rPr>
                <w:b/>
                <w:bCs/>
                <w:color w:val="000000"/>
                <w:sz w:val="22"/>
                <w:szCs w:val="22"/>
              </w:rPr>
            </w:pPr>
            <w:r w:rsidRPr="0076075D">
              <w:rPr>
                <w:b/>
                <w:bCs/>
                <w:color w:val="000000"/>
                <w:sz w:val="22"/>
                <w:szCs w:val="22"/>
              </w:rPr>
              <w:t>Tên trường</w:t>
            </w:r>
          </w:p>
        </w:tc>
        <w:tc>
          <w:tcPr>
            <w:tcW w:w="2520" w:type="dxa"/>
            <w:shd w:val="clear" w:color="auto" w:fill="D9D9D9"/>
          </w:tcPr>
          <w:p w14:paraId="63BF0493" w14:textId="77777777" w:rsidR="00501898" w:rsidRPr="0076075D" w:rsidRDefault="00501898">
            <w:pPr>
              <w:widowControl/>
              <w:spacing w:before="0" w:line="240" w:lineRule="auto"/>
              <w:ind w:left="0"/>
              <w:jc w:val="center"/>
              <w:rPr>
                <w:b/>
                <w:bCs/>
                <w:color w:val="000000"/>
                <w:sz w:val="22"/>
                <w:szCs w:val="22"/>
              </w:rPr>
            </w:pPr>
          </w:p>
          <w:p w14:paraId="321F656D" w14:textId="77777777" w:rsidR="00501898" w:rsidRPr="0076075D" w:rsidRDefault="00136181">
            <w:pPr>
              <w:widowControl/>
              <w:spacing w:before="0" w:line="240" w:lineRule="auto"/>
              <w:ind w:left="0"/>
              <w:jc w:val="center"/>
              <w:rPr>
                <w:b/>
                <w:bCs/>
                <w:color w:val="000000"/>
                <w:sz w:val="22"/>
                <w:szCs w:val="22"/>
              </w:rPr>
            </w:pPr>
            <w:r w:rsidRPr="0076075D">
              <w:rPr>
                <w:b/>
                <w:bCs/>
                <w:color w:val="000000"/>
                <w:sz w:val="22"/>
                <w:szCs w:val="22"/>
              </w:rPr>
              <w:t>Kiểu dữ liệu, ràng buộc</w:t>
            </w:r>
          </w:p>
        </w:tc>
        <w:tc>
          <w:tcPr>
            <w:tcW w:w="5310" w:type="dxa"/>
            <w:shd w:val="clear" w:color="auto" w:fill="D9D9D9"/>
          </w:tcPr>
          <w:p w14:paraId="7982E142" w14:textId="77777777" w:rsidR="00501898" w:rsidRPr="0076075D" w:rsidRDefault="00501898">
            <w:pPr>
              <w:spacing w:before="0" w:line="240" w:lineRule="auto"/>
              <w:ind w:left="0"/>
              <w:jc w:val="center"/>
              <w:rPr>
                <w:b/>
                <w:bCs/>
                <w:color w:val="000000"/>
                <w:sz w:val="22"/>
                <w:szCs w:val="22"/>
              </w:rPr>
            </w:pPr>
          </w:p>
          <w:p w14:paraId="2D0898F0" w14:textId="77777777" w:rsidR="00501898" w:rsidRPr="0076075D" w:rsidRDefault="00136181">
            <w:pPr>
              <w:spacing w:before="0" w:line="240" w:lineRule="auto"/>
              <w:ind w:left="0"/>
              <w:jc w:val="center"/>
              <w:rPr>
                <w:b/>
                <w:bCs/>
                <w:color w:val="000000"/>
                <w:sz w:val="22"/>
                <w:szCs w:val="22"/>
              </w:rPr>
            </w:pPr>
            <w:r w:rsidRPr="0076075D">
              <w:rPr>
                <w:b/>
                <w:bCs/>
                <w:color w:val="000000"/>
                <w:sz w:val="22"/>
                <w:szCs w:val="22"/>
              </w:rPr>
              <w:t>Dữ liệu/mô tả</w:t>
            </w:r>
          </w:p>
        </w:tc>
      </w:tr>
      <w:tr w:rsidR="00501898" w:rsidRPr="0076075D" w14:paraId="19695929" w14:textId="77777777">
        <w:tc>
          <w:tcPr>
            <w:tcW w:w="2178" w:type="dxa"/>
          </w:tcPr>
          <w:p w14:paraId="55AD6FE3" w14:textId="77777777" w:rsidR="00501898" w:rsidRPr="0076075D" w:rsidRDefault="00136181">
            <w:pPr>
              <w:spacing w:before="0"/>
              <w:ind w:left="0"/>
              <w:jc w:val="both"/>
              <w:rPr>
                <w:sz w:val="22"/>
                <w:szCs w:val="22"/>
              </w:rPr>
            </w:pPr>
            <w:r w:rsidRPr="0076075D">
              <w:rPr>
                <w:sz w:val="22"/>
                <w:szCs w:val="22"/>
              </w:rPr>
              <w:t>supplierTaxCode</w:t>
            </w:r>
          </w:p>
        </w:tc>
        <w:tc>
          <w:tcPr>
            <w:tcW w:w="2520" w:type="dxa"/>
          </w:tcPr>
          <w:p w14:paraId="79AA4515" w14:textId="77777777" w:rsidR="00501898" w:rsidRPr="0076075D" w:rsidRDefault="00136181">
            <w:pPr>
              <w:spacing w:before="0"/>
              <w:ind w:left="0"/>
              <w:jc w:val="both"/>
              <w:rPr>
                <w:sz w:val="22"/>
                <w:szCs w:val="22"/>
              </w:rPr>
            </w:pPr>
            <w:r w:rsidRPr="0076075D">
              <w:rPr>
                <w:sz w:val="22"/>
                <w:szCs w:val="22"/>
              </w:rPr>
              <w:t>Required: true</w:t>
            </w:r>
          </w:p>
          <w:p w14:paraId="14292CDE" w14:textId="77777777" w:rsidR="00501898" w:rsidRPr="0076075D" w:rsidRDefault="00136181">
            <w:pPr>
              <w:spacing w:before="0"/>
              <w:ind w:left="0"/>
              <w:jc w:val="both"/>
              <w:rPr>
                <w:sz w:val="22"/>
                <w:szCs w:val="22"/>
              </w:rPr>
            </w:pPr>
            <w:r w:rsidRPr="0076075D">
              <w:rPr>
                <w:sz w:val="22"/>
                <w:szCs w:val="22"/>
              </w:rPr>
              <w:t>DataType: String</w:t>
            </w:r>
          </w:p>
          <w:p w14:paraId="0AAB0C68" w14:textId="77777777" w:rsidR="00501898" w:rsidRPr="0076075D" w:rsidRDefault="00136181">
            <w:pPr>
              <w:spacing w:before="0"/>
              <w:ind w:left="0"/>
              <w:jc w:val="both"/>
              <w:rPr>
                <w:sz w:val="22"/>
                <w:szCs w:val="22"/>
              </w:rPr>
            </w:pPr>
            <w:r w:rsidRPr="0076075D">
              <w:rPr>
                <w:sz w:val="22"/>
                <w:szCs w:val="22"/>
              </w:rPr>
              <w:t xml:space="preserve">Minlength: </w:t>
            </w:r>
          </w:p>
          <w:p w14:paraId="5F079765" w14:textId="77777777" w:rsidR="00501898" w:rsidRPr="0076075D" w:rsidRDefault="00136181">
            <w:pPr>
              <w:spacing w:before="0"/>
              <w:ind w:left="0"/>
              <w:jc w:val="both"/>
              <w:rPr>
                <w:sz w:val="22"/>
                <w:szCs w:val="22"/>
              </w:rPr>
            </w:pPr>
            <w:r w:rsidRPr="0076075D">
              <w:rPr>
                <w:sz w:val="22"/>
                <w:szCs w:val="22"/>
              </w:rPr>
              <w:t>Maxlength: 20</w:t>
            </w:r>
          </w:p>
          <w:p w14:paraId="4147DE93" w14:textId="77777777" w:rsidR="00501898" w:rsidRPr="0076075D" w:rsidRDefault="00136181">
            <w:pPr>
              <w:spacing w:before="0"/>
              <w:ind w:left="0"/>
              <w:jc w:val="both"/>
              <w:rPr>
                <w:sz w:val="22"/>
                <w:szCs w:val="22"/>
              </w:rPr>
            </w:pPr>
            <w:r w:rsidRPr="0076075D">
              <w:rPr>
                <w:sz w:val="22"/>
                <w:szCs w:val="22"/>
              </w:rPr>
              <w:lastRenderedPageBreak/>
              <w:t>Format: [0-9-]+</w:t>
            </w:r>
          </w:p>
        </w:tc>
        <w:tc>
          <w:tcPr>
            <w:tcW w:w="5310" w:type="dxa"/>
          </w:tcPr>
          <w:p w14:paraId="7D3281EB" w14:textId="77777777" w:rsidR="00501898" w:rsidRPr="0076075D" w:rsidRDefault="00136181">
            <w:pPr>
              <w:spacing w:before="0"/>
              <w:ind w:left="0"/>
              <w:jc w:val="both"/>
              <w:rPr>
                <w:sz w:val="22"/>
                <w:szCs w:val="22"/>
              </w:rPr>
            </w:pPr>
            <w:r w:rsidRPr="0076075D">
              <w:rPr>
                <w:sz w:val="22"/>
                <w:szCs w:val="22"/>
              </w:rPr>
              <w:lastRenderedPageBreak/>
              <w:t>Mã số thuế của doanh nghiệp/chi nhánh phát hành hóa đơn. Một doanh nghiệp có thể có nhiều mã số thuế</w:t>
            </w:r>
          </w:p>
          <w:p w14:paraId="15AF1061" w14:textId="77777777" w:rsidR="00501898" w:rsidRPr="0076075D" w:rsidRDefault="00136181">
            <w:pPr>
              <w:spacing w:before="0"/>
              <w:ind w:left="0"/>
              <w:jc w:val="both"/>
              <w:rPr>
                <w:sz w:val="22"/>
                <w:szCs w:val="22"/>
              </w:rPr>
            </w:pPr>
            <w:r w:rsidRPr="0076075D">
              <w:rPr>
                <w:sz w:val="22"/>
                <w:szCs w:val="22"/>
              </w:rPr>
              <w:t xml:space="preserve">Mẫu 1: 0312770607 </w:t>
            </w:r>
          </w:p>
          <w:p w14:paraId="78142463" w14:textId="77777777" w:rsidR="00501898" w:rsidRPr="0076075D" w:rsidRDefault="00136181">
            <w:pPr>
              <w:spacing w:before="0"/>
              <w:ind w:left="0"/>
              <w:jc w:val="both"/>
              <w:rPr>
                <w:sz w:val="22"/>
                <w:szCs w:val="22"/>
              </w:rPr>
            </w:pPr>
            <w:r w:rsidRPr="0076075D">
              <w:rPr>
                <w:sz w:val="22"/>
                <w:szCs w:val="22"/>
              </w:rPr>
              <w:t>Mẫu 2: 0312770607-001</w:t>
            </w:r>
          </w:p>
          <w:p w14:paraId="37C4F149" w14:textId="77777777" w:rsidR="00501898" w:rsidRPr="0076075D" w:rsidRDefault="00501898">
            <w:pPr>
              <w:spacing w:before="0"/>
              <w:ind w:left="0"/>
              <w:jc w:val="both"/>
              <w:rPr>
                <w:sz w:val="22"/>
                <w:szCs w:val="22"/>
              </w:rPr>
            </w:pPr>
          </w:p>
        </w:tc>
      </w:tr>
      <w:tr w:rsidR="00501898" w:rsidRPr="0076075D" w14:paraId="4F8DC267" w14:textId="77777777">
        <w:tc>
          <w:tcPr>
            <w:tcW w:w="2178" w:type="dxa"/>
          </w:tcPr>
          <w:p w14:paraId="798E32FD" w14:textId="77777777" w:rsidR="00501898" w:rsidRPr="0076075D" w:rsidRDefault="00136181">
            <w:pPr>
              <w:spacing w:before="0"/>
              <w:ind w:left="0"/>
              <w:jc w:val="both"/>
              <w:rPr>
                <w:sz w:val="22"/>
                <w:szCs w:val="22"/>
              </w:rPr>
            </w:pPr>
            <w:r w:rsidRPr="0076075D">
              <w:rPr>
                <w:bCs/>
                <w:snapToGrid/>
                <w:sz w:val="22"/>
                <w:szCs w:val="22"/>
              </w:rPr>
              <w:lastRenderedPageBreak/>
              <w:t>templateCode</w:t>
            </w:r>
          </w:p>
        </w:tc>
        <w:tc>
          <w:tcPr>
            <w:tcW w:w="2520" w:type="dxa"/>
          </w:tcPr>
          <w:p w14:paraId="5F46FD7C" w14:textId="77777777" w:rsidR="00501898" w:rsidRPr="0076075D" w:rsidRDefault="00136181">
            <w:pPr>
              <w:spacing w:before="0"/>
              <w:ind w:left="0"/>
              <w:jc w:val="both"/>
              <w:rPr>
                <w:sz w:val="22"/>
                <w:szCs w:val="22"/>
              </w:rPr>
            </w:pPr>
            <w:r w:rsidRPr="0076075D">
              <w:rPr>
                <w:sz w:val="22"/>
                <w:szCs w:val="22"/>
              </w:rPr>
              <w:t>Required: true</w:t>
            </w:r>
          </w:p>
          <w:p w14:paraId="41775557" w14:textId="77777777" w:rsidR="00501898" w:rsidRPr="0076075D" w:rsidRDefault="00136181">
            <w:pPr>
              <w:spacing w:before="0"/>
              <w:ind w:left="0"/>
              <w:jc w:val="both"/>
              <w:rPr>
                <w:sz w:val="22"/>
                <w:szCs w:val="22"/>
              </w:rPr>
            </w:pPr>
            <w:r w:rsidRPr="0076075D">
              <w:rPr>
                <w:sz w:val="22"/>
                <w:szCs w:val="22"/>
              </w:rPr>
              <w:t>DataType: String</w:t>
            </w:r>
          </w:p>
          <w:p w14:paraId="1A11B589" w14:textId="77777777" w:rsidR="00501898" w:rsidRPr="0076075D" w:rsidRDefault="00136181">
            <w:pPr>
              <w:spacing w:before="0"/>
              <w:ind w:left="0"/>
              <w:jc w:val="both"/>
              <w:rPr>
                <w:sz w:val="22"/>
                <w:szCs w:val="22"/>
              </w:rPr>
            </w:pPr>
            <w:r w:rsidRPr="0076075D">
              <w:rPr>
                <w:sz w:val="22"/>
                <w:szCs w:val="22"/>
              </w:rPr>
              <w:t xml:space="preserve">Minlength: </w:t>
            </w:r>
          </w:p>
          <w:p w14:paraId="346E14D3" w14:textId="77777777" w:rsidR="00501898" w:rsidRPr="0076075D" w:rsidRDefault="00136181">
            <w:pPr>
              <w:spacing w:before="0"/>
              <w:ind w:left="0"/>
              <w:jc w:val="both"/>
              <w:rPr>
                <w:sz w:val="22"/>
                <w:szCs w:val="22"/>
              </w:rPr>
            </w:pPr>
            <w:r w:rsidRPr="0076075D">
              <w:rPr>
                <w:sz w:val="22"/>
                <w:szCs w:val="22"/>
              </w:rPr>
              <w:t>Maxlength: 20</w:t>
            </w:r>
          </w:p>
          <w:p w14:paraId="7E21A423" w14:textId="77777777" w:rsidR="00501898" w:rsidRPr="0076075D" w:rsidRDefault="00136181">
            <w:pPr>
              <w:spacing w:before="0"/>
              <w:ind w:left="0"/>
              <w:jc w:val="both"/>
              <w:rPr>
                <w:sz w:val="22"/>
                <w:szCs w:val="22"/>
              </w:rPr>
            </w:pPr>
            <w:r w:rsidRPr="0076075D">
              <w:rPr>
                <w:sz w:val="22"/>
                <w:szCs w:val="22"/>
              </w:rPr>
              <w:t xml:space="preserve">Format:  </w:t>
            </w:r>
          </w:p>
        </w:tc>
        <w:tc>
          <w:tcPr>
            <w:tcW w:w="5310" w:type="dxa"/>
          </w:tcPr>
          <w:p w14:paraId="6BA2C979" w14:textId="77777777" w:rsidR="00501898" w:rsidRPr="0076075D" w:rsidRDefault="00136181">
            <w:pPr>
              <w:spacing w:before="0"/>
              <w:ind w:left="0"/>
              <w:jc w:val="both"/>
              <w:rPr>
                <w:sz w:val="22"/>
                <w:szCs w:val="22"/>
              </w:rPr>
            </w:pPr>
            <w:r w:rsidRPr="0076075D">
              <w:rPr>
                <w:sz w:val="22"/>
                <w:szCs w:val="22"/>
              </w:rPr>
              <w:t>Mẫu số hóa đơn</w:t>
            </w:r>
          </w:p>
          <w:p w14:paraId="5F182369" w14:textId="77777777" w:rsidR="00501898" w:rsidRPr="0076075D" w:rsidRDefault="00501898">
            <w:pPr>
              <w:spacing w:before="0"/>
              <w:ind w:left="0"/>
              <w:jc w:val="both"/>
              <w:rPr>
                <w:sz w:val="22"/>
                <w:szCs w:val="22"/>
              </w:rPr>
            </w:pPr>
          </w:p>
          <w:p w14:paraId="3C13681C" w14:textId="77777777" w:rsidR="00501898" w:rsidRPr="0076075D" w:rsidRDefault="00501898">
            <w:pPr>
              <w:spacing w:before="0"/>
              <w:ind w:left="0"/>
              <w:jc w:val="both"/>
              <w:rPr>
                <w:sz w:val="22"/>
                <w:szCs w:val="22"/>
              </w:rPr>
            </w:pPr>
          </w:p>
        </w:tc>
      </w:tr>
      <w:tr w:rsidR="00501898" w:rsidRPr="0076075D" w14:paraId="05281B3B" w14:textId="77777777">
        <w:tc>
          <w:tcPr>
            <w:tcW w:w="2178" w:type="dxa"/>
          </w:tcPr>
          <w:p w14:paraId="0C67C728" w14:textId="77777777" w:rsidR="00501898" w:rsidRPr="0076075D" w:rsidRDefault="00136181">
            <w:pPr>
              <w:spacing w:before="0"/>
              <w:ind w:left="0"/>
              <w:jc w:val="both"/>
              <w:rPr>
                <w:sz w:val="22"/>
                <w:szCs w:val="22"/>
              </w:rPr>
            </w:pPr>
            <w:r w:rsidRPr="0076075D">
              <w:rPr>
                <w:sz w:val="22"/>
                <w:szCs w:val="22"/>
              </w:rPr>
              <w:t>invoiceNo</w:t>
            </w:r>
          </w:p>
        </w:tc>
        <w:tc>
          <w:tcPr>
            <w:tcW w:w="2520" w:type="dxa"/>
          </w:tcPr>
          <w:p w14:paraId="045005ED" w14:textId="77777777" w:rsidR="00501898" w:rsidRPr="0076075D" w:rsidRDefault="00136181">
            <w:pPr>
              <w:spacing w:before="0"/>
              <w:ind w:left="0"/>
              <w:jc w:val="both"/>
              <w:rPr>
                <w:sz w:val="22"/>
                <w:szCs w:val="22"/>
              </w:rPr>
            </w:pPr>
            <w:r w:rsidRPr="0076075D">
              <w:rPr>
                <w:sz w:val="22"/>
                <w:szCs w:val="22"/>
              </w:rPr>
              <w:t>Required: true</w:t>
            </w:r>
          </w:p>
          <w:p w14:paraId="0D001803" w14:textId="77777777" w:rsidR="00501898" w:rsidRPr="0076075D" w:rsidRDefault="00136181">
            <w:pPr>
              <w:spacing w:before="0"/>
              <w:ind w:left="0"/>
              <w:jc w:val="both"/>
              <w:rPr>
                <w:sz w:val="22"/>
                <w:szCs w:val="22"/>
              </w:rPr>
            </w:pPr>
            <w:r w:rsidRPr="0076075D">
              <w:rPr>
                <w:sz w:val="22"/>
                <w:szCs w:val="22"/>
              </w:rPr>
              <w:t>DataType: String</w:t>
            </w:r>
          </w:p>
          <w:p w14:paraId="57A5E66F" w14:textId="77777777" w:rsidR="00501898" w:rsidRPr="0076075D" w:rsidRDefault="00136181">
            <w:pPr>
              <w:spacing w:before="0"/>
              <w:ind w:left="0"/>
              <w:jc w:val="both"/>
              <w:rPr>
                <w:sz w:val="22"/>
                <w:szCs w:val="22"/>
              </w:rPr>
            </w:pPr>
            <w:r w:rsidRPr="0076075D">
              <w:rPr>
                <w:sz w:val="22"/>
                <w:szCs w:val="22"/>
              </w:rPr>
              <w:t>Minlength: 7</w:t>
            </w:r>
          </w:p>
          <w:p w14:paraId="128604C6" w14:textId="77777777" w:rsidR="00501898" w:rsidRPr="0076075D" w:rsidRDefault="00136181">
            <w:pPr>
              <w:spacing w:before="0"/>
              <w:ind w:left="0"/>
              <w:jc w:val="both"/>
              <w:rPr>
                <w:sz w:val="22"/>
                <w:szCs w:val="22"/>
              </w:rPr>
            </w:pPr>
            <w:r w:rsidRPr="0076075D">
              <w:rPr>
                <w:sz w:val="22"/>
                <w:szCs w:val="22"/>
              </w:rPr>
              <w:t>Maxlength: 35</w:t>
            </w:r>
          </w:p>
          <w:p w14:paraId="3A71C83E" w14:textId="77777777" w:rsidR="00501898" w:rsidRPr="0076075D" w:rsidRDefault="00136181">
            <w:pPr>
              <w:spacing w:before="0"/>
              <w:ind w:left="0"/>
              <w:jc w:val="both"/>
              <w:rPr>
                <w:color w:val="000000"/>
                <w:sz w:val="22"/>
                <w:szCs w:val="22"/>
              </w:rPr>
            </w:pPr>
            <w:r w:rsidRPr="0076075D">
              <w:rPr>
                <w:sz w:val="22"/>
                <w:szCs w:val="22"/>
              </w:rPr>
              <w:t>Format:  [a-zA-Z0-9]*$</w:t>
            </w:r>
          </w:p>
        </w:tc>
        <w:tc>
          <w:tcPr>
            <w:tcW w:w="5310" w:type="dxa"/>
          </w:tcPr>
          <w:p w14:paraId="3A1BC1B9" w14:textId="77777777" w:rsidR="00501898" w:rsidRPr="0076075D" w:rsidRDefault="00136181">
            <w:pPr>
              <w:spacing w:before="0"/>
              <w:ind w:left="41"/>
              <w:jc w:val="both"/>
              <w:rPr>
                <w:sz w:val="22"/>
                <w:szCs w:val="22"/>
              </w:rPr>
            </w:pPr>
            <w:r w:rsidRPr="0076075D">
              <w:rPr>
                <w:sz w:val="22"/>
                <w:szCs w:val="22"/>
              </w:rPr>
              <w:t>Là ký hiệu hóa đơn + số hóa đơn vd: AA/20E0000001</w:t>
            </w:r>
          </w:p>
          <w:p w14:paraId="55E3AFD2" w14:textId="77777777" w:rsidR="00501898" w:rsidRPr="0076075D" w:rsidRDefault="00501898">
            <w:pPr>
              <w:spacing w:before="0"/>
              <w:ind w:left="0"/>
              <w:jc w:val="both"/>
              <w:rPr>
                <w:sz w:val="22"/>
                <w:szCs w:val="22"/>
              </w:rPr>
            </w:pPr>
          </w:p>
          <w:p w14:paraId="1ADCEE6C" w14:textId="77777777" w:rsidR="00501898" w:rsidRPr="0076075D" w:rsidRDefault="00501898">
            <w:pPr>
              <w:spacing w:before="0"/>
              <w:ind w:left="41"/>
              <w:jc w:val="both"/>
              <w:rPr>
                <w:sz w:val="22"/>
                <w:szCs w:val="22"/>
              </w:rPr>
            </w:pPr>
          </w:p>
          <w:p w14:paraId="28B364A0" w14:textId="77777777" w:rsidR="00501898" w:rsidRPr="0076075D" w:rsidRDefault="00501898">
            <w:pPr>
              <w:pStyle w:val="HTMLPreformatted"/>
              <w:shd w:val="clear" w:color="auto" w:fill="FFFFFF"/>
              <w:rPr>
                <w:rFonts w:ascii="Times New Roman" w:hAnsi="Times New Roman" w:cs="Times New Roman"/>
                <w:sz w:val="22"/>
                <w:szCs w:val="22"/>
              </w:rPr>
            </w:pPr>
          </w:p>
        </w:tc>
      </w:tr>
      <w:tr w:rsidR="00501898" w:rsidRPr="0076075D" w14:paraId="3C620A9F" w14:textId="77777777">
        <w:tc>
          <w:tcPr>
            <w:tcW w:w="2178" w:type="dxa"/>
          </w:tcPr>
          <w:p w14:paraId="6EA95663" w14:textId="77777777" w:rsidR="00501898" w:rsidRPr="0076075D" w:rsidRDefault="00136181">
            <w:pPr>
              <w:spacing w:before="0"/>
              <w:ind w:left="0"/>
              <w:jc w:val="both"/>
              <w:rPr>
                <w:sz w:val="22"/>
                <w:szCs w:val="22"/>
              </w:rPr>
            </w:pPr>
            <w:r w:rsidRPr="0076075D">
              <w:rPr>
                <w:sz w:val="22"/>
                <w:szCs w:val="22"/>
              </w:rPr>
              <w:t>buyerEmailAddress</w:t>
            </w:r>
          </w:p>
        </w:tc>
        <w:tc>
          <w:tcPr>
            <w:tcW w:w="2520" w:type="dxa"/>
          </w:tcPr>
          <w:p w14:paraId="7163F764" w14:textId="77777777" w:rsidR="00501898" w:rsidRPr="0076075D" w:rsidRDefault="00136181">
            <w:pPr>
              <w:spacing w:before="0"/>
              <w:ind w:left="0"/>
              <w:jc w:val="both"/>
              <w:rPr>
                <w:sz w:val="22"/>
                <w:szCs w:val="22"/>
              </w:rPr>
            </w:pPr>
            <w:r w:rsidRPr="0076075D">
              <w:rPr>
                <w:sz w:val="22"/>
                <w:szCs w:val="22"/>
              </w:rPr>
              <w:t>Required: false</w:t>
            </w:r>
          </w:p>
          <w:p w14:paraId="2316B908" w14:textId="77777777" w:rsidR="00501898" w:rsidRPr="0076075D" w:rsidRDefault="00136181">
            <w:pPr>
              <w:spacing w:before="0"/>
              <w:ind w:left="0"/>
              <w:jc w:val="both"/>
              <w:rPr>
                <w:sz w:val="22"/>
                <w:szCs w:val="22"/>
              </w:rPr>
            </w:pPr>
            <w:r w:rsidRPr="0076075D">
              <w:rPr>
                <w:sz w:val="22"/>
                <w:szCs w:val="22"/>
              </w:rPr>
              <w:t>DataType: String</w:t>
            </w:r>
          </w:p>
          <w:p w14:paraId="39C52B91" w14:textId="77777777" w:rsidR="00501898" w:rsidRPr="0076075D" w:rsidRDefault="00136181">
            <w:pPr>
              <w:spacing w:before="0"/>
              <w:ind w:left="0"/>
              <w:jc w:val="both"/>
              <w:rPr>
                <w:sz w:val="22"/>
                <w:szCs w:val="22"/>
              </w:rPr>
            </w:pPr>
            <w:r w:rsidRPr="0076075D">
              <w:rPr>
                <w:sz w:val="22"/>
                <w:szCs w:val="22"/>
              </w:rPr>
              <w:t xml:space="preserve">Minlength: </w:t>
            </w:r>
          </w:p>
          <w:p w14:paraId="5C253456" w14:textId="77777777" w:rsidR="00501898" w:rsidRPr="0076075D" w:rsidRDefault="00136181">
            <w:pPr>
              <w:spacing w:before="0"/>
              <w:ind w:left="0"/>
              <w:jc w:val="both"/>
              <w:rPr>
                <w:sz w:val="22"/>
                <w:szCs w:val="22"/>
              </w:rPr>
            </w:pPr>
            <w:r w:rsidRPr="0076075D">
              <w:rPr>
                <w:sz w:val="22"/>
                <w:szCs w:val="22"/>
              </w:rPr>
              <w:t>Maxlength: 2000</w:t>
            </w:r>
          </w:p>
          <w:p w14:paraId="1A55BF34" w14:textId="77777777" w:rsidR="00501898" w:rsidRPr="0076075D" w:rsidRDefault="00136181">
            <w:pPr>
              <w:spacing w:before="0"/>
              <w:ind w:left="0"/>
              <w:jc w:val="both"/>
              <w:rPr>
                <w:sz w:val="22"/>
                <w:szCs w:val="22"/>
              </w:rPr>
            </w:pPr>
            <w:r w:rsidRPr="0076075D">
              <w:rPr>
                <w:sz w:val="22"/>
                <w:szCs w:val="22"/>
              </w:rPr>
              <w:t>Format: ^[_A-Za-z0-9-\+]+(\.[_A-Za-z0-9-]+)*@[A-Za-z0-9-]+(\.[A-Za-z0-9]+)*(\.[A-Za-z]{2,})$</w:t>
            </w:r>
          </w:p>
        </w:tc>
        <w:tc>
          <w:tcPr>
            <w:tcW w:w="5310" w:type="dxa"/>
          </w:tcPr>
          <w:p w14:paraId="6695004F" w14:textId="77777777" w:rsidR="00501898" w:rsidRPr="0076075D" w:rsidRDefault="00136181">
            <w:pPr>
              <w:ind w:left="41"/>
              <w:jc w:val="both"/>
              <w:rPr>
                <w:sz w:val="22"/>
                <w:szCs w:val="22"/>
              </w:rPr>
            </w:pPr>
            <w:r w:rsidRPr="0076075D">
              <w:rPr>
                <w:sz w:val="22"/>
                <w:szCs w:val="22"/>
              </w:rPr>
              <w:t>Email người mua</w:t>
            </w:r>
          </w:p>
          <w:p w14:paraId="7D39CF68" w14:textId="77777777" w:rsidR="00501898" w:rsidRPr="0076075D" w:rsidRDefault="00501898">
            <w:pPr>
              <w:spacing w:before="0"/>
              <w:ind w:left="0"/>
              <w:jc w:val="both"/>
              <w:rPr>
                <w:sz w:val="22"/>
                <w:szCs w:val="22"/>
              </w:rPr>
            </w:pPr>
          </w:p>
          <w:p w14:paraId="2DD6BA86" w14:textId="77777777" w:rsidR="00501898" w:rsidRPr="0076075D" w:rsidRDefault="00501898">
            <w:pPr>
              <w:pStyle w:val="HTMLPreformatted"/>
              <w:shd w:val="clear" w:color="auto" w:fill="FFFFFF"/>
              <w:rPr>
                <w:rFonts w:ascii="Times New Roman" w:hAnsi="Times New Roman" w:cs="Times New Roman"/>
                <w:b/>
                <w:bCs/>
                <w:color w:val="008000"/>
                <w:sz w:val="22"/>
                <w:szCs w:val="22"/>
              </w:rPr>
            </w:pPr>
          </w:p>
          <w:p w14:paraId="21BE7655" w14:textId="77777777" w:rsidR="00501898" w:rsidRPr="0076075D" w:rsidRDefault="00501898">
            <w:pPr>
              <w:rPr>
                <w:sz w:val="22"/>
                <w:szCs w:val="22"/>
              </w:rPr>
            </w:pPr>
          </w:p>
          <w:p w14:paraId="22CE5194" w14:textId="77777777" w:rsidR="00501898" w:rsidRPr="0076075D" w:rsidRDefault="00501898">
            <w:pPr>
              <w:jc w:val="center"/>
              <w:rPr>
                <w:sz w:val="22"/>
                <w:szCs w:val="22"/>
              </w:rPr>
            </w:pPr>
          </w:p>
          <w:p w14:paraId="601C652B" w14:textId="77777777" w:rsidR="00501898" w:rsidRPr="0076075D" w:rsidRDefault="00501898">
            <w:pPr>
              <w:pStyle w:val="HTMLPreformatted"/>
              <w:shd w:val="clear" w:color="auto" w:fill="FFFFFF"/>
              <w:rPr>
                <w:rFonts w:ascii="Times New Roman" w:hAnsi="Times New Roman" w:cs="Times New Roman"/>
                <w:sz w:val="22"/>
                <w:szCs w:val="22"/>
              </w:rPr>
            </w:pPr>
          </w:p>
        </w:tc>
      </w:tr>
      <w:tr w:rsidR="00501898" w:rsidRPr="0076075D" w14:paraId="7D39FB5E" w14:textId="77777777">
        <w:tc>
          <w:tcPr>
            <w:tcW w:w="2178" w:type="dxa"/>
            <w:tcBorders>
              <w:top w:val="single" w:sz="4" w:space="0" w:color="auto"/>
              <w:left w:val="single" w:sz="4" w:space="0" w:color="auto"/>
              <w:bottom w:val="single" w:sz="4" w:space="0" w:color="auto"/>
              <w:right w:val="single" w:sz="4" w:space="0" w:color="auto"/>
            </w:tcBorders>
          </w:tcPr>
          <w:p w14:paraId="183E5419" w14:textId="77777777" w:rsidR="00501898" w:rsidRPr="0076075D" w:rsidRDefault="00136181">
            <w:pPr>
              <w:spacing w:before="0"/>
              <w:ind w:left="0"/>
              <w:jc w:val="both"/>
              <w:rPr>
                <w:sz w:val="22"/>
                <w:szCs w:val="22"/>
              </w:rPr>
            </w:pPr>
            <w:r w:rsidRPr="0076075D">
              <w:rPr>
                <w:sz w:val="22"/>
                <w:szCs w:val="22"/>
              </w:rPr>
              <w:t>strIssueDate</w:t>
            </w:r>
          </w:p>
        </w:tc>
        <w:tc>
          <w:tcPr>
            <w:tcW w:w="2520" w:type="dxa"/>
            <w:tcBorders>
              <w:top w:val="single" w:sz="4" w:space="0" w:color="auto"/>
              <w:left w:val="single" w:sz="4" w:space="0" w:color="auto"/>
              <w:bottom w:val="single" w:sz="4" w:space="0" w:color="auto"/>
              <w:right w:val="single" w:sz="4" w:space="0" w:color="auto"/>
            </w:tcBorders>
          </w:tcPr>
          <w:p w14:paraId="2A2D10DC" w14:textId="77777777" w:rsidR="00501898" w:rsidRPr="0076075D" w:rsidRDefault="00136181">
            <w:pPr>
              <w:spacing w:before="0"/>
              <w:ind w:left="0"/>
              <w:jc w:val="both"/>
              <w:rPr>
                <w:sz w:val="22"/>
                <w:szCs w:val="22"/>
              </w:rPr>
            </w:pPr>
            <w:r w:rsidRPr="0076075D">
              <w:rPr>
                <w:sz w:val="22"/>
                <w:szCs w:val="22"/>
              </w:rPr>
              <w:t>Required: false</w:t>
            </w:r>
          </w:p>
          <w:p w14:paraId="1DEC903B" w14:textId="77777777" w:rsidR="00501898" w:rsidRPr="0076075D" w:rsidRDefault="00136181">
            <w:pPr>
              <w:spacing w:before="0"/>
              <w:ind w:left="0"/>
              <w:jc w:val="both"/>
              <w:rPr>
                <w:sz w:val="22"/>
                <w:szCs w:val="22"/>
              </w:rPr>
            </w:pPr>
            <w:r w:rsidRPr="0076075D">
              <w:rPr>
                <w:sz w:val="22"/>
                <w:szCs w:val="22"/>
              </w:rPr>
              <w:t xml:space="preserve">DataType: </w:t>
            </w:r>
            <w:r w:rsidRPr="0076075D">
              <w:rPr>
                <w:sz w:val="22"/>
                <w:szCs w:val="22"/>
                <w:lang w:val="vi-VN"/>
              </w:rPr>
              <w:t>milisecond</w:t>
            </w:r>
          </w:p>
          <w:p w14:paraId="1765E5C7" w14:textId="77777777" w:rsidR="00501898" w:rsidRPr="0076075D" w:rsidRDefault="00136181">
            <w:pPr>
              <w:spacing w:before="0"/>
              <w:ind w:left="0"/>
              <w:jc w:val="both"/>
              <w:rPr>
                <w:sz w:val="22"/>
                <w:szCs w:val="22"/>
              </w:rPr>
            </w:pPr>
            <w:r w:rsidRPr="0076075D">
              <w:rPr>
                <w:sz w:val="22"/>
                <w:szCs w:val="22"/>
              </w:rPr>
              <w:t xml:space="preserve">Minlength: </w:t>
            </w:r>
          </w:p>
          <w:p w14:paraId="3B2CBB91" w14:textId="77777777" w:rsidR="00501898" w:rsidRPr="0076075D" w:rsidRDefault="00136181">
            <w:pPr>
              <w:spacing w:before="0"/>
              <w:ind w:left="0"/>
              <w:jc w:val="both"/>
              <w:rPr>
                <w:sz w:val="22"/>
                <w:szCs w:val="22"/>
              </w:rPr>
            </w:pPr>
            <w:r w:rsidRPr="0076075D">
              <w:rPr>
                <w:sz w:val="22"/>
                <w:szCs w:val="22"/>
              </w:rPr>
              <w:t xml:space="preserve">Maxlength: </w:t>
            </w:r>
          </w:p>
          <w:p w14:paraId="3E246CF6" w14:textId="77777777" w:rsidR="00501898" w:rsidRPr="0076075D" w:rsidRDefault="00136181">
            <w:pPr>
              <w:spacing w:before="0"/>
              <w:ind w:left="0"/>
              <w:jc w:val="both"/>
              <w:rPr>
                <w:sz w:val="22"/>
                <w:szCs w:val="22"/>
                <w:lang w:val="en"/>
              </w:rPr>
            </w:pPr>
            <w:r w:rsidRPr="0076075D">
              <w:rPr>
                <w:sz w:val="22"/>
                <w:szCs w:val="22"/>
              </w:rPr>
              <w:t xml:space="preserve">Format: </w:t>
            </w:r>
            <w:r w:rsidRPr="0076075D">
              <w:rPr>
                <w:sz w:val="22"/>
                <w:szCs w:val="22"/>
                <w:lang w:val="en"/>
              </w:rPr>
              <w:t>Tiêu chuẩn 5.1</w:t>
            </w:r>
          </w:p>
        </w:tc>
        <w:tc>
          <w:tcPr>
            <w:tcW w:w="5310" w:type="dxa"/>
            <w:tcBorders>
              <w:top w:val="single" w:sz="4" w:space="0" w:color="auto"/>
              <w:left w:val="single" w:sz="4" w:space="0" w:color="auto"/>
              <w:bottom w:val="single" w:sz="4" w:space="0" w:color="auto"/>
              <w:right w:val="single" w:sz="4" w:space="0" w:color="auto"/>
            </w:tcBorders>
          </w:tcPr>
          <w:p w14:paraId="1674F78E" w14:textId="77777777" w:rsidR="00501898" w:rsidRPr="0076075D" w:rsidRDefault="00136181">
            <w:pPr>
              <w:ind w:left="41"/>
              <w:jc w:val="both"/>
              <w:rPr>
                <w:sz w:val="22"/>
                <w:szCs w:val="22"/>
              </w:rPr>
            </w:pPr>
            <w:r w:rsidRPr="0076075D">
              <w:rPr>
                <w:sz w:val="22"/>
                <w:szCs w:val="22"/>
              </w:rPr>
              <w:t xml:space="preserve">Ngày lập hóa đơn  </w:t>
            </w:r>
          </w:p>
          <w:p w14:paraId="2049C26D" w14:textId="77777777" w:rsidR="00501898" w:rsidRPr="0076075D" w:rsidRDefault="00501898">
            <w:pPr>
              <w:pStyle w:val="HTMLPreformatted"/>
              <w:shd w:val="clear" w:color="auto" w:fill="FFFFFF"/>
              <w:rPr>
                <w:rFonts w:ascii="Times New Roman" w:hAnsi="Times New Roman" w:cs="Times New Roman"/>
                <w:color w:val="000000"/>
                <w:sz w:val="22"/>
                <w:szCs w:val="22"/>
              </w:rPr>
            </w:pPr>
          </w:p>
          <w:p w14:paraId="48B4A025" w14:textId="77777777" w:rsidR="00501898" w:rsidRPr="0076075D" w:rsidRDefault="00501898">
            <w:pPr>
              <w:ind w:left="41"/>
              <w:jc w:val="both"/>
              <w:rPr>
                <w:sz w:val="22"/>
                <w:szCs w:val="22"/>
              </w:rPr>
            </w:pPr>
          </w:p>
          <w:p w14:paraId="54708F65" w14:textId="77777777" w:rsidR="00501898" w:rsidRPr="0076075D" w:rsidRDefault="00501898">
            <w:pPr>
              <w:pStyle w:val="HTMLPreformatted"/>
              <w:shd w:val="clear" w:color="auto" w:fill="FFFFFF"/>
              <w:rPr>
                <w:rFonts w:ascii="Times New Roman" w:hAnsi="Times New Roman" w:cs="Times New Roman"/>
                <w:sz w:val="22"/>
                <w:szCs w:val="22"/>
              </w:rPr>
            </w:pPr>
          </w:p>
        </w:tc>
      </w:tr>
      <w:tr w:rsidR="00501898" w:rsidRPr="0076075D" w14:paraId="53F8BA22" w14:textId="77777777">
        <w:tc>
          <w:tcPr>
            <w:tcW w:w="2178" w:type="dxa"/>
            <w:tcBorders>
              <w:top w:val="single" w:sz="4" w:space="0" w:color="auto"/>
              <w:left w:val="single" w:sz="4" w:space="0" w:color="auto"/>
              <w:bottom w:val="single" w:sz="4" w:space="0" w:color="auto"/>
              <w:right w:val="single" w:sz="4" w:space="0" w:color="auto"/>
            </w:tcBorders>
          </w:tcPr>
          <w:p w14:paraId="346D31A5" w14:textId="77777777" w:rsidR="00501898" w:rsidRPr="0076075D" w:rsidRDefault="00136181">
            <w:pPr>
              <w:spacing w:before="0"/>
              <w:ind w:left="0"/>
              <w:jc w:val="both"/>
              <w:rPr>
                <w:color w:val="FF0000"/>
                <w:sz w:val="22"/>
                <w:szCs w:val="22"/>
              </w:rPr>
            </w:pPr>
            <w:r w:rsidRPr="0076075D">
              <w:rPr>
                <w:color w:val="FF0000"/>
                <w:sz w:val="22"/>
                <w:szCs w:val="22"/>
              </w:rPr>
              <w:t>paymentType</w:t>
            </w:r>
          </w:p>
        </w:tc>
        <w:tc>
          <w:tcPr>
            <w:tcW w:w="2520" w:type="dxa"/>
            <w:tcBorders>
              <w:top w:val="single" w:sz="4" w:space="0" w:color="auto"/>
              <w:left w:val="single" w:sz="4" w:space="0" w:color="auto"/>
              <w:bottom w:val="single" w:sz="4" w:space="0" w:color="auto"/>
              <w:right w:val="single" w:sz="4" w:space="0" w:color="auto"/>
            </w:tcBorders>
          </w:tcPr>
          <w:p w14:paraId="5C166161" w14:textId="77777777" w:rsidR="00501898" w:rsidRPr="0076075D" w:rsidRDefault="00136181">
            <w:pPr>
              <w:spacing w:before="0"/>
              <w:ind w:left="0"/>
              <w:jc w:val="both"/>
              <w:rPr>
                <w:color w:val="FF0000"/>
                <w:sz w:val="22"/>
                <w:szCs w:val="22"/>
              </w:rPr>
            </w:pPr>
            <w:r w:rsidRPr="0076075D">
              <w:rPr>
                <w:color w:val="FF0000"/>
                <w:sz w:val="22"/>
                <w:szCs w:val="22"/>
              </w:rPr>
              <w:t>Required: false</w:t>
            </w:r>
          </w:p>
          <w:p w14:paraId="61A2A94B" w14:textId="77777777" w:rsidR="00501898" w:rsidRPr="0076075D" w:rsidRDefault="00136181">
            <w:pPr>
              <w:spacing w:before="0"/>
              <w:ind w:left="0"/>
              <w:jc w:val="both"/>
              <w:rPr>
                <w:color w:val="FF0000"/>
                <w:sz w:val="22"/>
                <w:szCs w:val="22"/>
              </w:rPr>
            </w:pPr>
            <w:r w:rsidRPr="0076075D">
              <w:rPr>
                <w:color w:val="FF0000"/>
                <w:sz w:val="22"/>
                <w:szCs w:val="22"/>
              </w:rPr>
              <w:t>DataType: String</w:t>
            </w:r>
          </w:p>
          <w:p w14:paraId="38458108" w14:textId="77777777" w:rsidR="00501898" w:rsidRPr="0076075D" w:rsidRDefault="00136181">
            <w:pPr>
              <w:spacing w:before="0"/>
              <w:ind w:left="0"/>
              <w:jc w:val="both"/>
              <w:rPr>
                <w:color w:val="FF0000"/>
                <w:sz w:val="22"/>
                <w:szCs w:val="22"/>
              </w:rPr>
            </w:pPr>
            <w:r w:rsidRPr="0076075D">
              <w:rPr>
                <w:color w:val="FF0000"/>
                <w:sz w:val="22"/>
                <w:szCs w:val="22"/>
              </w:rPr>
              <w:t xml:space="preserve">Minlength: </w:t>
            </w:r>
          </w:p>
          <w:p w14:paraId="5D73E121" w14:textId="77777777" w:rsidR="00501898" w:rsidRPr="0076075D" w:rsidRDefault="00136181">
            <w:pPr>
              <w:spacing w:before="0"/>
              <w:ind w:left="0"/>
              <w:jc w:val="both"/>
              <w:rPr>
                <w:color w:val="FF0000"/>
                <w:sz w:val="22"/>
                <w:szCs w:val="22"/>
              </w:rPr>
            </w:pPr>
            <w:r w:rsidRPr="0076075D">
              <w:rPr>
                <w:color w:val="FF0000"/>
                <w:sz w:val="22"/>
                <w:szCs w:val="22"/>
              </w:rPr>
              <w:t xml:space="preserve">Maxlength: </w:t>
            </w:r>
          </w:p>
          <w:p w14:paraId="419084EE" w14:textId="77777777" w:rsidR="00501898" w:rsidRPr="0076075D" w:rsidRDefault="00136181">
            <w:pPr>
              <w:spacing w:before="0"/>
              <w:ind w:left="0"/>
              <w:jc w:val="both"/>
              <w:rPr>
                <w:color w:val="FF0000"/>
                <w:sz w:val="22"/>
                <w:szCs w:val="22"/>
              </w:rPr>
            </w:pPr>
            <w:r w:rsidRPr="0076075D">
              <w:rPr>
                <w:color w:val="FF0000"/>
                <w:sz w:val="22"/>
                <w:szCs w:val="22"/>
              </w:rPr>
              <w:t xml:space="preserve">Format: </w:t>
            </w:r>
          </w:p>
        </w:tc>
        <w:tc>
          <w:tcPr>
            <w:tcW w:w="5310" w:type="dxa"/>
            <w:tcBorders>
              <w:top w:val="single" w:sz="4" w:space="0" w:color="auto"/>
              <w:left w:val="single" w:sz="4" w:space="0" w:color="auto"/>
              <w:bottom w:val="single" w:sz="4" w:space="0" w:color="auto"/>
              <w:right w:val="single" w:sz="4" w:space="0" w:color="auto"/>
            </w:tcBorders>
          </w:tcPr>
          <w:p w14:paraId="60488569" w14:textId="77777777" w:rsidR="00501898" w:rsidRPr="0076075D" w:rsidRDefault="00136181">
            <w:pPr>
              <w:ind w:left="41"/>
              <w:jc w:val="both"/>
              <w:rPr>
                <w:color w:val="FF0000"/>
                <w:sz w:val="22"/>
                <w:szCs w:val="22"/>
              </w:rPr>
            </w:pPr>
            <w:r w:rsidRPr="0076075D">
              <w:rPr>
                <w:color w:val="FF0000"/>
                <w:sz w:val="22"/>
                <w:szCs w:val="22"/>
              </w:rPr>
              <w:t xml:space="preserve">Loại hình thức thanh toán </w:t>
            </w:r>
          </w:p>
          <w:p w14:paraId="5932FD03" w14:textId="77777777" w:rsidR="00501898" w:rsidRPr="0076075D" w:rsidRDefault="00501898">
            <w:pPr>
              <w:ind w:left="41"/>
              <w:jc w:val="both"/>
              <w:rPr>
                <w:color w:val="FF0000"/>
                <w:sz w:val="22"/>
                <w:szCs w:val="22"/>
              </w:rPr>
            </w:pPr>
          </w:p>
          <w:p w14:paraId="14213D33" w14:textId="77777777" w:rsidR="00501898" w:rsidRPr="0076075D" w:rsidRDefault="00136181">
            <w:pPr>
              <w:pStyle w:val="HTMLPreformatted"/>
              <w:shd w:val="clear" w:color="auto" w:fill="FFFFFF"/>
              <w:rPr>
                <w:rFonts w:ascii="Times New Roman" w:hAnsi="Times New Roman" w:cs="Times New Roman"/>
                <w:color w:val="000000"/>
                <w:sz w:val="22"/>
                <w:szCs w:val="22"/>
              </w:rPr>
            </w:pPr>
            <w:r w:rsidRPr="0076075D">
              <w:rPr>
                <w:rFonts w:ascii="Times New Roman" w:hAnsi="Times New Roman" w:cs="Times New Roman"/>
                <w:color w:val="FF0000"/>
                <w:sz w:val="22"/>
                <w:szCs w:val="22"/>
              </w:rPr>
              <w:t xml:space="preserve"> </w:t>
            </w:r>
          </w:p>
          <w:p w14:paraId="5A359096" w14:textId="77777777" w:rsidR="00501898" w:rsidRPr="0076075D" w:rsidRDefault="00501898">
            <w:pPr>
              <w:ind w:left="41"/>
              <w:jc w:val="both"/>
              <w:rPr>
                <w:color w:val="FF0000"/>
                <w:sz w:val="22"/>
                <w:szCs w:val="22"/>
              </w:rPr>
            </w:pPr>
          </w:p>
        </w:tc>
      </w:tr>
      <w:tr w:rsidR="00501898" w:rsidRPr="0076075D" w14:paraId="1929F4B3" w14:textId="77777777">
        <w:tc>
          <w:tcPr>
            <w:tcW w:w="2178" w:type="dxa"/>
            <w:tcBorders>
              <w:top w:val="single" w:sz="4" w:space="0" w:color="auto"/>
              <w:left w:val="single" w:sz="4" w:space="0" w:color="auto"/>
              <w:bottom w:val="single" w:sz="4" w:space="0" w:color="auto"/>
              <w:right w:val="single" w:sz="4" w:space="0" w:color="auto"/>
            </w:tcBorders>
          </w:tcPr>
          <w:p w14:paraId="08099CEC" w14:textId="77777777" w:rsidR="00501898" w:rsidRPr="0076075D" w:rsidRDefault="00136181">
            <w:pPr>
              <w:spacing w:before="0"/>
              <w:ind w:left="0"/>
              <w:jc w:val="both"/>
              <w:rPr>
                <w:color w:val="FF0000"/>
                <w:sz w:val="22"/>
                <w:szCs w:val="22"/>
              </w:rPr>
            </w:pPr>
            <w:r w:rsidRPr="0076075D">
              <w:rPr>
                <w:color w:val="FF0000"/>
                <w:sz w:val="22"/>
                <w:szCs w:val="22"/>
              </w:rPr>
              <w:t>paymentTypeName</w:t>
            </w:r>
          </w:p>
        </w:tc>
        <w:tc>
          <w:tcPr>
            <w:tcW w:w="2520" w:type="dxa"/>
            <w:tcBorders>
              <w:top w:val="single" w:sz="4" w:space="0" w:color="auto"/>
              <w:left w:val="single" w:sz="4" w:space="0" w:color="auto"/>
              <w:bottom w:val="single" w:sz="4" w:space="0" w:color="auto"/>
              <w:right w:val="single" w:sz="4" w:space="0" w:color="auto"/>
            </w:tcBorders>
          </w:tcPr>
          <w:p w14:paraId="73D5B2CB" w14:textId="77777777" w:rsidR="00501898" w:rsidRPr="0076075D" w:rsidRDefault="00136181">
            <w:pPr>
              <w:spacing w:before="0"/>
              <w:ind w:left="0"/>
              <w:jc w:val="both"/>
              <w:rPr>
                <w:color w:val="FF0000"/>
                <w:sz w:val="22"/>
                <w:szCs w:val="22"/>
              </w:rPr>
            </w:pPr>
            <w:r w:rsidRPr="0076075D">
              <w:rPr>
                <w:color w:val="FF0000"/>
                <w:sz w:val="22"/>
                <w:szCs w:val="22"/>
              </w:rPr>
              <w:t>Required: false</w:t>
            </w:r>
          </w:p>
          <w:p w14:paraId="68390443" w14:textId="77777777" w:rsidR="00501898" w:rsidRPr="0076075D" w:rsidRDefault="00136181">
            <w:pPr>
              <w:spacing w:before="0"/>
              <w:ind w:left="0"/>
              <w:jc w:val="both"/>
              <w:rPr>
                <w:color w:val="FF0000"/>
                <w:sz w:val="22"/>
                <w:szCs w:val="22"/>
              </w:rPr>
            </w:pPr>
            <w:r w:rsidRPr="0076075D">
              <w:rPr>
                <w:color w:val="FF0000"/>
                <w:sz w:val="22"/>
                <w:szCs w:val="22"/>
              </w:rPr>
              <w:t>DataType: String</w:t>
            </w:r>
          </w:p>
          <w:p w14:paraId="6E657B8B" w14:textId="77777777" w:rsidR="00501898" w:rsidRPr="0076075D" w:rsidRDefault="00136181">
            <w:pPr>
              <w:spacing w:before="0"/>
              <w:ind w:left="0"/>
              <w:jc w:val="both"/>
              <w:rPr>
                <w:color w:val="FF0000"/>
                <w:sz w:val="22"/>
                <w:szCs w:val="22"/>
              </w:rPr>
            </w:pPr>
            <w:r w:rsidRPr="0076075D">
              <w:rPr>
                <w:color w:val="FF0000"/>
                <w:sz w:val="22"/>
                <w:szCs w:val="22"/>
              </w:rPr>
              <w:t xml:space="preserve">Minlength: </w:t>
            </w:r>
          </w:p>
          <w:p w14:paraId="46417157" w14:textId="77777777" w:rsidR="00501898" w:rsidRPr="0076075D" w:rsidRDefault="00136181">
            <w:pPr>
              <w:spacing w:before="0"/>
              <w:ind w:left="0"/>
              <w:jc w:val="both"/>
              <w:rPr>
                <w:color w:val="FF0000"/>
                <w:sz w:val="22"/>
                <w:szCs w:val="22"/>
              </w:rPr>
            </w:pPr>
            <w:r w:rsidRPr="0076075D">
              <w:rPr>
                <w:color w:val="FF0000"/>
                <w:sz w:val="22"/>
                <w:szCs w:val="22"/>
              </w:rPr>
              <w:t xml:space="preserve">Maxlength: </w:t>
            </w:r>
          </w:p>
          <w:p w14:paraId="57A5FB88" w14:textId="77777777" w:rsidR="00501898" w:rsidRPr="0076075D" w:rsidRDefault="00136181">
            <w:pPr>
              <w:spacing w:before="0"/>
              <w:ind w:left="0"/>
              <w:jc w:val="both"/>
              <w:rPr>
                <w:color w:val="FF0000"/>
                <w:sz w:val="22"/>
                <w:szCs w:val="22"/>
              </w:rPr>
            </w:pPr>
            <w:r w:rsidRPr="0076075D">
              <w:rPr>
                <w:color w:val="FF0000"/>
                <w:sz w:val="22"/>
                <w:szCs w:val="22"/>
              </w:rPr>
              <w:t>Format:</w:t>
            </w:r>
          </w:p>
        </w:tc>
        <w:tc>
          <w:tcPr>
            <w:tcW w:w="5310" w:type="dxa"/>
            <w:tcBorders>
              <w:top w:val="single" w:sz="4" w:space="0" w:color="auto"/>
              <w:left w:val="single" w:sz="4" w:space="0" w:color="auto"/>
              <w:bottom w:val="single" w:sz="4" w:space="0" w:color="auto"/>
              <w:right w:val="single" w:sz="4" w:space="0" w:color="auto"/>
            </w:tcBorders>
          </w:tcPr>
          <w:p w14:paraId="15AF83F3" w14:textId="77777777" w:rsidR="00501898" w:rsidRPr="0076075D" w:rsidRDefault="00136181">
            <w:pPr>
              <w:ind w:left="41"/>
              <w:jc w:val="both"/>
              <w:rPr>
                <w:color w:val="FF0000"/>
                <w:sz w:val="22"/>
                <w:szCs w:val="22"/>
              </w:rPr>
            </w:pPr>
            <w:r w:rsidRPr="0076075D">
              <w:rPr>
                <w:color w:val="FF0000"/>
                <w:sz w:val="22"/>
                <w:szCs w:val="22"/>
              </w:rPr>
              <w:t>Tên phương thức thanh toán</w:t>
            </w:r>
          </w:p>
          <w:p w14:paraId="0965B834" w14:textId="77777777" w:rsidR="00501898" w:rsidRPr="0076075D" w:rsidRDefault="00501898">
            <w:pPr>
              <w:ind w:left="41"/>
              <w:jc w:val="both"/>
              <w:rPr>
                <w:color w:val="FF0000"/>
                <w:sz w:val="22"/>
                <w:szCs w:val="22"/>
              </w:rPr>
            </w:pPr>
          </w:p>
          <w:p w14:paraId="1E585BD7" w14:textId="77777777" w:rsidR="00501898" w:rsidRPr="0076075D" w:rsidRDefault="00501898">
            <w:pPr>
              <w:pStyle w:val="HTMLPreformatted"/>
              <w:shd w:val="clear" w:color="auto" w:fill="FFFFFF"/>
              <w:rPr>
                <w:rFonts w:ascii="Times New Roman" w:hAnsi="Times New Roman" w:cs="Times New Roman"/>
                <w:color w:val="000000"/>
                <w:sz w:val="22"/>
                <w:szCs w:val="22"/>
              </w:rPr>
            </w:pPr>
          </w:p>
          <w:p w14:paraId="3EC7FC61" w14:textId="77777777" w:rsidR="00501898" w:rsidRPr="0076075D" w:rsidRDefault="00136181">
            <w:pPr>
              <w:ind w:left="41"/>
              <w:jc w:val="both"/>
              <w:rPr>
                <w:color w:val="FF0000"/>
                <w:sz w:val="22"/>
                <w:szCs w:val="22"/>
              </w:rPr>
            </w:pPr>
            <w:r w:rsidRPr="0076075D">
              <w:rPr>
                <w:color w:val="FF0000"/>
                <w:sz w:val="22"/>
                <w:szCs w:val="22"/>
              </w:rPr>
              <w:t xml:space="preserve"> </w:t>
            </w:r>
          </w:p>
        </w:tc>
      </w:tr>
      <w:tr w:rsidR="00501898" w:rsidRPr="0076075D" w14:paraId="7672453E" w14:textId="77777777">
        <w:tc>
          <w:tcPr>
            <w:tcW w:w="2178" w:type="dxa"/>
            <w:tcBorders>
              <w:top w:val="single" w:sz="4" w:space="0" w:color="auto"/>
              <w:left w:val="single" w:sz="4" w:space="0" w:color="auto"/>
              <w:bottom w:val="single" w:sz="4" w:space="0" w:color="auto"/>
              <w:right w:val="single" w:sz="4" w:space="0" w:color="auto"/>
            </w:tcBorders>
          </w:tcPr>
          <w:p w14:paraId="799D3A3C" w14:textId="77777777" w:rsidR="00501898" w:rsidRPr="0076075D" w:rsidRDefault="00136181">
            <w:pPr>
              <w:spacing w:before="0"/>
              <w:ind w:left="0"/>
              <w:jc w:val="both"/>
              <w:rPr>
                <w:sz w:val="22"/>
                <w:szCs w:val="22"/>
              </w:rPr>
            </w:pPr>
            <w:r w:rsidRPr="0076075D">
              <w:rPr>
                <w:sz w:val="22"/>
                <w:szCs w:val="22"/>
              </w:rPr>
              <w:t>cusGetInvoiceRight</w:t>
            </w:r>
          </w:p>
        </w:tc>
        <w:tc>
          <w:tcPr>
            <w:tcW w:w="2520" w:type="dxa"/>
            <w:tcBorders>
              <w:top w:val="single" w:sz="4" w:space="0" w:color="auto"/>
              <w:left w:val="single" w:sz="4" w:space="0" w:color="auto"/>
              <w:bottom w:val="single" w:sz="4" w:space="0" w:color="auto"/>
              <w:right w:val="single" w:sz="4" w:space="0" w:color="auto"/>
            </w:tcBorders>
          </w:tcPr>
          <w:p w14:paraId="1FD00D61" w14:textId="77777777" w:rsidR="00501898" w:rsidRPr="0076075D" w:rsidRDefault="00136181">
            <w:pPr>
              <w:spacing w:before="0"/>
              <w:ind w:left="0"/>
              <w:jc w:val="both"/>
              <w:rPr>
                <w:sz w:val="22"/>
                <w:szCs w:val="22"/>
              </w:rPr>
            </w:pPr>
            <w:r w:rsidRPr="0076075D">
              <w:rPr>
                <w:sz w:val="22"/>
                <w:szCs w:val="22"/>
              </w:rPr>
              <w:t>Required: false</w:t>
            </w:r>
          </w:p>
          <w:p w14:paraId="0B9E0634" w14:textId="77777777" w:rsidR="00501898" w:rsidRPr="0076075D" w:rsidRDefault="00136181">
            <w:pPr>
              <w:spacing w:before="0"/>
              <w:ind w:left="0"/>
              <w:jc w:val="both"/>
              <w:rPr>
                <w:sz w:val="22"/>
                <w:szCs w:val="22"/>
              </w:rPr>
            </w:pPr>
            <w:r w:rsidRPr="0076075D">
              <w:rPr>
                <w:sz w:val="22"/>
                <w:szCs w:val="22"/>
              </w:rPr>
              <w:t>DataType: Boolean</w:t>
            </w:r>
          </w:p>
          <w:p w14:paraId="4860A2B3" w14:textId="77777777" w:rsidR="00501898" w:rsidRPr="0076075D" w:rsidRDefault="00136181">
            <w:pPr>
              <w:spacing w:before="0"/>
              <w:ind w:left="0"/>
              <w:jc w:val="both"/>
              <w:rPr>
                <w:sz w:val="22"/>
                <w:szCs w:val="22"/>
              </w:rPr>
            </w:pPr>
            <w:r w:rsidRPr="0076075D">
              <w:rPr>
                <w:sz w:val="22"/>
                <w:szCs w:val="22"/>
              </w:rPr>
              <w:lastRenderedPageBreak/>
              <w:t xml:space="preserve">Minlength: </w:t>
            </w:r>
          </w:p>
          <w:p w14:paraId="3E4E9481" w14:textId="77777777" w:rsidR="00501898" w:rsidRPr="0076075D" w:rsidRDefault="00136181">
            <w:pPr>
              <w:spacing w:before="0"/>
              <w:ind w:left="0"/>
              <w:jc w:val="both"/>
              <w:rPr>
                <w:sz w:val="22"/>
                <w:szCs w:val="22"/>
              </w:rPr>
            </w:pPr>
            <w:r w:rsidRPr="0076075D">
              <w:rPr>
                <w:sz w:val="22"/>
                <w:szCs w:val="22"/>
              </w:rPr>
              <w:t xml:space="preserve">Maxlength: </w:t>
            </w:r>
          </w:p>
          <w:p w14:paraId="67A3ECC8" w14:textId="77777777" w:rsidR="00501898" w:rsidRPr="0076075D" w:rsidRDefault="00136181">
            <w:pPr>
              <w:spacing w:before="0"/>
              <w:ind w:left="0"/>
              <w:jc w:val="both"/>
              <w:rPr>
                <w:sz w:val="22"/>
                <w:szCs w:val="22"/>
              </w:rPr>
            </w:pPr>
            <w:r w:rsidRPr="0076075D">
              <w:rPr>
                <w:sz w:val="22"/>
                <w:szCs w:val="22"/>
              </w:rPr>
              <w:t>Format: true/false</w:t>
            </w:r>
          </w:p>
        </w:tc>
        <w:tc>
          <w:tcPr>
            <w:tcW w:w="5310" w:type="dxa"/>
            <w:tcBorders>
              <w:top w:val="single" w:sz="4" w:space="0" w:color="auto"/>
              <w:left w:val="single" w:sz="4" w:space="0" w:color="auto"/>
              <w:bottom w:val="single" w:sz="4" w:space="0" w:color="auto"/>
              <w:right w:val="single" w:sz="4" w:space="0" w:color="auto"/>
            </w:tcBorders>
          </w:tcPr>
          <w:p w14:paraId="16BF9F48" w14:textId="77777777" w:rsidR="00501898" w:rsidRPr="0076075D" w:rsidRDefault="00136181">
            <w:pPr>
              <w:ind w:left="41"/>
              <w:jc w:val="both"/>
              <w:rPr>
                <w:sz w:val="22"/>
                <w:szCs w:val="22"/>
              </w:rPr>
            </w:pPr>
            <w:r w:rsidRPr="0076075D">
              <w:rPr>
                <w:sz w:val="22"/>
                <w:szCs w:val="22"/>
              </w:rPr>
              <w:lastRenderedPageBreak/>
              <w:t>Cho khách hàng xem hóa đơn trong Quản lý hóa đơn</w:t>
            </w:r>
          </w:p>
          <w:p w14:paraId="504E52D7" w14:textId="77777777" w:rsidR="00501898" w:rsidRPr="0076075D" w:rsidRDefault="00501898">
            <w:pPr>
              <w:ind w:left="41"/>
              <w:jc w:val="both"/>
              <w:rPr>
                <w:sz w:val="22"/>
                <w:szCs w:val="22"/>
              </w:rPr>
            </w:pPr>
          </w:p>
          <w:p w14:paraId="67CCD918" w14:textId="77777777" w:rsidR="00501898" w:rsidRPr="0076075D" w:rsidRDefault="00501898">
            <w:pPr>
              <w:ind w:left="41"/>
              <w:jc w:val="both"/>
              <w:rPr>
                <w:sz w:val="22"/>
                <w:szCs w:val="22"/>
              </w:rPr>
            </w:pPr>
          </w:p>
          <w:p w14:paraId="38B16980" w14:textId="77777777" w:rsidR="00501898" w:rsidRPr="0076075D" w:rsidRDefault="00501898">
            <w:pPr>
              <w:pStyle w:val="HTMLPreformatted"/>
              <w:shd w:val="clear" w:color="auto" w:fill="FFFFFF"/>
              <w:rPr>
                <w:rFonts w:ascii="Times New Roman" w:hAnsi="Times New Roman" w:cs="Times New Roman"/>
                <w:color w:val="000000"/>
                <w:sz w:val="22"/>
                <w:szCs w:val="22"/>
              </w:rPr>
            </w:pPr>
          </w:p>
          <w:p w14:paraId="0929300A" w14:textId="77777777" w:rsidR="00501898" w:rsidRPr="0076075D" w:rsidRDefault="00501898">
            <w:pPr>
              <w:ind w:left="41"/>
              <w:jc w:val="both"/>
              <w:rPr>
                <w:sz w:val="22"/>
                <w:szCs w:val="22"/>
              </w:rPr>
            </w:pPr>
          </w:p>
          <w:p w14:paraId="0C24AFA0" w14:textId="77777777" w:rsidR="00501898" w:rsidRPr="0076075D" w:rsidRDefault="00501898">
            <w:pPr>
              <w:pStyle w:val="HTMLPreformatted"/>
              <w:shd w:val="clear" w:color="auto" w:fill="FFFFFF"/>
              <w:rPr>
                <w:rFonts w:ascii="Times New Roman" w:hAnsi="Times New Roman" w:cs="Times New Roman"/>
                <w:sz w:val="22"/>
                <w:szCs w:val="22"/>
              </w:rPr>
            </w:pPr>
          </w:p>
        </w:tc>
      </w:tr>
    </w:tbl>
    <w:p w14:paraId="18D75D9A" w14:textId="77777777" w:rsidR="00501898" w:rsidRPr="0076075D" w:rsidRDefault="00136181">
      <w:pPr>
        <w:numPr>
          <w:ilvl w:val="2"/>
          <w:numId w:val="17"/>
        </w:numPr>
        <w:snapToGrid w:val="0"/>
        <w:jc w:val="both"/>
        <w:rPr>
          <w:sz w:val="22"/>
          <w:szCs w:val="22"/>
        </w:rPr>
      </w:pPr>
      <w:r w:rsidRPr="0076075D">
        <w:rPr>
          <w:sz w:val="22"/>
          <w:szCs w:val="22"/>
        </w:rPr>
        <w:lastRenderedPageBreak/>
        <w:t>Vị dụ định dạng FormParam</w:t>
      </w:r>
    </w:p>
    <w:p w14:paraId="192E9D03" w14:textId="77777777" w:rsidR="00501898" w:rsidRPr="0076075D" w:rsidRDefault="00136181">
      <w:pPr>
        <w:snapToGrid w:val="0"/>
        <w:ind w:left="0"/>
        <w:jc w:val="both"/>
        <w:rPr>
          <w:sz w:val="22"/>
          <w:szCs w:val="22"/>
        </w:rPr>
      </w:pPr>
      <w:r w:rsidRPr="0076075D">
        <w:rPr>
          <w:noProof/>
          <w:sz w:val="22"/>
          <w:szCs w:val="22"/>
        </w:rPr>
        <w:drawing>
          <wp:inline distT="0" distB="0" distL="114300" distR="114300" wp14:anchorId="3921A297" wp14:editId="5A673D64">
            <wp:extent cx="6301105" cy="3206750"/>
            <wp:effectExtent l="0" t="0" r="4445" b="12700"/>
            <wp:docPr id="2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2"/>
                    <pic:cNvPicPr>
                      <a:picLocks noChangeAspect="1"/>
                    </pic:cNvPicPr>
                  </pic:nvPicPr>
                  <pic:blipFill>
                    <a:blip r:embed="rId82"/>
                    <a:stretch>
                      <a:fillRect/>
                    </a:stretch>
                  </pic:blipFill>
                  <pic:spPr>
                    <a:xfrm>
                      <a:off x="0" y="0"/>
                      <a:ext cx="6301105" cy="3206750"/>
                    </a:xfrm>
                    <a:prstGeom prst="rect">
                      <a:avLst/>
                    </a:prstGeom>
                    <a:noFill/>
                    <a:ln>
                      <a:noFill/>
                    </a:ln>
                  </pic:spPr>
                </pic:pic>
              </a:graphicData>
            </a:graphic>
          </wp:inline>
        </w:drawing>
      </w:r>
    </w:p>
    <w:p w14:paraId="2C4A3B2E" w14:textId="77777777" w:rsidR="00501898" w:rsidRPr="0076075D" w:rsidRDefault="00136181">
      <w:pPr>
        <w:snapToGrid w:val="0"/>
        <w:ind w:left="1800"/>
        <w:jc w:val="both"/>
        <w:rPr>
          <w:sz w:val="22"/>
          <w:szCs w:val="22"/>
        </w:rPr>
      </w:pPr>
      <w:r w:rsidRPr="0076075D">
        <w:rPr>
          <w:sz w:val="22"/>
          <w:szCs w:val="22"/>
        </w:rPr>
        <w:t>Dữ liệu trả về</w:t>
      </w:r>
    </w:p>
    <w:p w14:paraId="36CD2B4E" w14:textId="77777777" w:rsidR="00501898" w:rsidRPr="0076075D" w:rsidRDefault="00136181">
      <w:pPr>
        <w:widowControl/>
        <w:shd w:val="clear" w:color="auto" w:fill="DBE5F1"/>
        <w:spacing w:before="0" w:line="240" w:lineRule="auto"/>
        <w:ind w:left="1440"/>
        <w:jc w:val="both"/>
        <w:rPr>
          <w:b/>
          <w:bCs/>
          <w:snapToGrid/>
          <w:color w:val="525252"/>
          <w:sz w:val="22"/>
          <w:szCs w:val="22"/>
        </w:rPr>
      </w:pPr>
      <w:r w:rsidRPr="0076075D">
        <w:rPr>
          <w:b/>
          <w:bCs/>
          <w:snapToGrid/>
          <w:color w:val="525252"/>
          <w:sz w:val="22"/>
          <w:szCs w:val="22"/>
        </w:rPr>
        <w:t>{"errorCode":null,"description":null,"result":true,"paymentTime":null,"paymentMethod":null}</w:t>
      </w:r>
    </w:p>
    <w:p w14:paraId="78030FC5" w14:textId="77777777" w:rsidR="00501898" w:rsidRPr="0076075D" w:rsidRDefault="00136181">
      <w:pPr>
        <w:snapToGrid w:val="0"/>
        <w:ind w:left="1800"/>
        <w:jc w:val="both"/>
        <w:rPr>
          <w:sz w:val="22"/>
          <w:szCs w:val="22"/>
        </w:rPr>
      </w:pPr>
      <w:r w:rsidRPr="0076075D">
        <w:rPr>
          <w:sz w:val="22"/>
          <w:szCs w:val="22"/>
        </w:rPr>
        <w:t>Mô tả</w:t>
      </w:r>
    </w:p>
    <w:tbl>
      <w:tblPr>
        <w:tblW w:w="8784" w:type="dxa"/>
        <w:tblInd w:w="1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9"/>
        <w:gridCol w:w="6485"/>
      </w:tblGrid>
      <w:tr w:rsidR="00501898" w:rsidRPr="0076075D" w14:paraId="5473DC9C" w14:textId="77777777">
        <w:tc>
          <w:tcPr>
            <w:tcW w:w="2299" w:type="dxa"/>
            <w:shd w:val="clear" w:color="auto" w:fill="D9D9D9"/>
          </w:tcPr>
          <w:p w14:paraId="288100DD" w14:textId="77777777" w:rsidR="00501898" w:rsidRPr="0076075D" w:rsidRDefault="00136181">
            <w:pPr>
              <w:jc w:val="center"/>
              <w:rPr>
                <w:b/>
                <w:sz w:val="22"/>
                <w:szCs w:val="22"/>
              </w:rPr>
            </w:pPr>
            <w:r w:rsidRPr="0076075D">
              <w:rPr>
                <w:b/>
                <w:sz w:val="22"/>
                <w:szCs w:val="22"/>
              </w:rPr>
              <w:t>Tên trường</w:t>
            </w:r>
          </w:p>
        </w:tc>
        <w:tc>
          <w:tcPr>
            <w:tcW w:w="6485" w:type="dxa"/>
            <w:shd w:val="clear" w:color="auto" w:fill="D9D9D9"/>
          </w:tcPr>
          <w:p w14:paraId="780AE158" w14:textId="77777777" w:rsidR="00501898" w:rsidRPr="0076075D" w:rsidRDefault="00136181">
            <w:pPr>
              <w:jc w:val="center"/>
              <w:rPr>
                <w:b/>
                <w:sz w:val="22"/>
                <w:szCs w:val="22"/>
              </w:rPr>
            </w:pPr>
            <w:r w:rsidRPr="0076075D">
              <w:rPr>
                <w:b/>
                <w:sz w:val="22"/>
                <w:szCs w:val="22"/>
              </w:rPr>
              <w:t>Mô tả</w:t>
            </w:r>
          </w:p>
        </w:tc>
      </w:tr>
      <w:tr w:rsidR="00501898" w:rsidRPr="0076075D" w14:paraId="1CAAD495" w14:textId="77777777">
        <w:tc>
          <w:tcPr>
            <w:tcW w:w="2299" w:type="dxa"/>
          </w:tcPr>
          <w:p w14:paraId="7BE33F62" w14:textId="77777777" w:rsidR="00501898" w:rsidRPr="0076075D" w:rsidRDefault="00136181">
            <w:pPr>
              <w:spacing w:before="0"/>
              <w:ind w:left="0"/>
              <w:jc w:val="both"/>
              <w:rPr>
                <w:sz w:val="22"/>
                <w:szCs w:val="22"/>
              </w:rPr>
            </w:pPr>
            <w:r w:rsidRPr="0076075D">
              <w:rPr>
                <w:sz w:val="22"/>
                <w:szCs w:val="22"/>
              </w:rPr>
              <w:t>errorCode</w:t>
            </w:r>
          </w:p>
        </w:tc>
        <w:tc>
          <w:tcPr>
            <w:tcW w:w="6485" w:type="dxa"/>
          </w:tcPr>
          <w:p w14:paraId="58039653" w14:textId="77777777" w:rsidR="00501898" w:rsidRPr="0076075D" w:rsidRDefault="00136181">
            <w:pPr>
              <w:spacing w:before="0"/>
              <w:ind w:left="0"/>
              <w:jc w:val="both"/>
              <w:rPr>
                <w:sz w:val="22"/>
                <w:szCs w:val="22"/>
              </w:rPr>
            </w:pPr>
            <w:r w:rsidRPr="0076075D">
              <w:rPr>
                <w:sz w:val="22"/>
                <w:szCs w:val="22"/>
              </w:rPr>
              <w:t>Mã lỗi (giá trị là null nếu cập nhật trạng thái thanh toán thành công)</w:t>
            </w:r>
          </w:p>
        </w:tc>
      </w:tr>
      <w:tr w:rsidR="00501898" w:rsidRPr="0076075D" w14:paraId="3A3035A0" w14:textId="77777777">
        <w:tc>
          <w:tcPr>
            <w:tcW w:w="2299" w:type="dxa"/>
          </w:tcPr>
          <w:p w14:paraId="60AA1738" w14:textId="77777777" w:rsidR="00501898" w:rsidRPr="0076075D" w:rsidRDefault="00136181">
            <w:pPr>
              <w:spacing w:before="0"/>
              <w:ind w:left="0"/>
              <w:jc w:val="both"/>
              <w:rPr>
                <w:sz w:val="22"/>
                <w:szCs w:val="22"/>
              </w:rPr>
            </w:pPr>
            <w:r w:rsidRPr="0076075D">
              <w:rPr>
                <w:sz w:val="22"/>
                <w:szCs w:val="22"/>
              </w:rPr>
              <w:t>description</w:t>
            </w:r>
          </w:p>
        </w:tc>
        <w:tc>
          <w:tcPr>
            <w:tcW w:w="6485" w:type="dxa"/>
          </w:tcPr>
          <w:p w14:paraId="784996EF" w14:textId="77777777" w:rsidR="00501898" w:rsidRPr="0076075D" w:rsidRDefault="00136181">
            <w:pPr>
              <w:spacing w:before="0"/>
              <w:ind w:left="0"/>
              <w:jc w:val="both"/>
              <w:rPr>
                <w:sz w:val="22"/>
                <w:szCs w:val="22"/>
              </w:rPr>
            </w:pPr>
            <w:r w:rsidRPr="0076075D">
              <w:rPr>
                <w:sz w:val="22"/>
                <w:szCs w:val="22"/>
              </w:rPr>
              <w:t>Mô tả lỗi (giá trị là null nếu cập nhật trạng thái thanh toán thành công)</w:t>
            </w:r>
          </w:p>
        </w:tc>
      </w:tr>
      <w:tr w:rsidR="00501898" w:rsidRPr="0076075D" w14:paraId="5475A933" w14:textId="77777777">
        <w:tc>
          <w:tcPr>
            <w:tcW w:w="2299" w:type="dxa"/>
          </w:tcPr>
          <w:p w14:paraId="66861D0E" w14:textId="77777777" w:rsidR="00501898" w:rsidRPr="0076075D" w:rsidRDefault="00136181">
            <w:pPr>
              <w:spacing w:before="0"/>
              <w:ind w:left="0"/>
              <w:jc w:val="both"/>
              <w:rPr>
                <w:sz w:val="22"/>
                <w:szCs w:val="22"/>
              </w:rPr>
            </w:pPr>
            <w:r w:rsidRPr="0076075D">
              <w:rPr>
                <w:sz w:val="22"/>
                <w:szCs w:val="22"/>
              </w:rPr>
              <w:t>result</w:t>
            </w:r>
          </w:p>
        </w:tc>
        <w:tc>
          <w:tcPr>
            <w:tcW w:w="6485" w:type="dxa"/>
          </w:tcPr>
          <w:p w14:paraId="42158B6F" w14:textId="77777777" w:rsidR="00501898" w:rsidRPr="0076075D" w:rsidRDefault="00136181">
            <w:pPr>
              <w:spacing w:before="0"/>
              <w:ind w:left="0"/>
              <w:jc w:val="both"/>
              <w:rPr>
                <w:sz w:val="22"/>
                <w:szCs w:val="22"/>
              </w:rPr>
            </w:pPr>
            <w:r w:rsidRPr="0076075D">
              <w:rPr>
                <w:sz w:val="22"/>
                <w:szCs w:val="22"/>
              </w:rPr>
              <w:t xml:space="preserve">Kết quả cập nhật trạng thái thanh toán </w:t>
            </w:r>
          </w:p>
          <w:p w14:paraId="4F930A00" w14:textId="77777777" w:rsidR="00501898" w:rsidRPr="0076075D" w:rsidRDefault="00136181">
            <w:pPr>
              <w:spacing w:before="0"/>
              <w:ind w:left="0"/>
              <w:jc w:val="both"/>
              <w:rPr>
                <w:sz w:val="22"/>
                <w:szCs w:val="22"/>
              </w:rPr>
            </w:pPr>
            <w:r w:rsidRPr="0076075D">
              <w:rPr>
                <w:sz w:val="22"/>
                <w:szCs w:val="22"/>
              </w:rPr>
              <w:t>Thành công: true</w:t>
            </w:r>
          </w:p>
          <w:p w14:paraId="56F37252" w14:textId="77777777" w:rsidR="00501898" w:rsidRPr="0076075D" w:rsidRDefault="00136181">
            <w:pPr>
              <w:spacing w:before="0"/>
              <w:ind w:left="0"/>
              <w:jc w:val="both"/>
              <w:rPr>
                <w:sz w:val="22"/>
                <w:szCs w:val="22"/>
              </w:rPr>
            </w:pPr>
            <w:r w:rsidRPr="0076075D">
              <w:rPr>
                <w:sz w:val="22"/>
                <w:szCs w:val="22"/>
              </w:rPr>
              <w:t>Không thành công: false</w:t>
            </w:r>
          </w:p>
        </w:tc>
      </w:tr>
      <w:tr w:rsidR="00501898" w:rsidRPr="0076075D" w14:paraId="5885125D" w14:textId="77777777">
        <w:tc>
          <w:tcPr>
            <w:tcW w:w="2299" w:type="dxa"/>
          </w:tcPr>
          <w:p w14:paraId="40E8FB92" w14:textId="77777777" w:rsidR="00501898" w:rsidRPr="0076075D" w:rsidRDefault="00136181">
            <w:pPr>
              <w:spacing w:before="0"/>
              <w:ind w:left="0"/>
              <w:jc w:val="both"/>
              <w:rPr>
                <w:sz w:val="22"/>
                <w:szCs w:val="22"/>
              </w:rPr>
            </w:pPr>
            <w:r w:rsidRPr="0076075D">
              <w:rPr>
                <w:sz w:val="22"/>
                <w:szCs w:val="22"/>
              </w:rPr>
              <w:t>paymentTime</w:t>
            </w:r>
          </w:p>
        </w:tc>
        <w:tc>
          <w:tcPr>
            <w:tcW w:w="6485" w:type="dxa"/>
          </w:tcPr>
          <w:p w14:paraId="4507D50C" w14:textId="77777777" w:rsidR="00501898" w:rsidRPr="0076075D" w:rsidRDefault="00136181">
            <w:pPr>
              <w:spacing w:before="0"/>
              <w:ind w:left="0"/>
              <w:jc w:val="both"/>
              <w:rPr>
                <w:sz w:val="22"/>
                <w:szCs w:val="22"/>
              </w:rPr>
            </w:pPr>
            <w:r w:rsidRPr="0076075D">
              <w:rPr>
                <w:sz w:val="22"/>
                <w:szCs w:val="22"/>
              </w:rPr>
              <w:t>Thời gian cập nhật trạng thái thanh toán</w:t>
            </w:r>
          </w:p>
        </w:tc>
      </w:tr>
      <w:tr w:rsidR="00501898" w:rsidRPr="0076075D" w14:paraId="3CD9E5CF" w14:textId="77777777">
        <w:tc>
          <w:tcPr>
            <w:tcW w:w="2299" w:type="dxa"/>
          </w:tcPr>
          <w:p w14:paraId="041E4DEF" w14:textId="77777777" w:rsidR="00501898" w:rsidRPr="0076075D" w:rsidRDefault="00136181">
            <w:pPr>
              <w:spacing w:before="0"/>
              <w:ind w:left="0"/>
              <w:jc w:val="both"/>
              <w:rPr>
                <w:sz w:val="22"/>
                <w:szCs w:val="22"/>
              </w:rPr>
            </w:pPr>
            <w:r w:rsidRPr="0076075D">
              <w:rPr>
                <w:sz w:val="22"/>
                <w:szCs w:val="22"/>
              </w:rPr>
              <w:t>paymentMethod</w:t>
            </w:r>
          </w:p>
        </w:tc>
        <w:tc>
          <w:tcPr>
            <w:tcW w:w="6485" w:type="dxa"/>
          </w:tcPr>
          <w:p w14:paraId="19A07CA1" w14:textId="77777777" w:rsidR="00501898" w:rsidRPr="0076075D" w:rsidRDefault="00136181">
            <w:pPr>
              <w:spacing w:before="0"/>
              <w:ind w:left="0"/>
              <w:jc w:val="both"/>
              <w:rPr>
                <w:sz w:val="22"/>
                <w:szCs w:val="22"/>
              </w:rPr>
            </w:pPr>
            <w:r w:rsidRPr="0076075D">
              <w:rPr>
                <w:sz w:val="22"/>
                <w:szCs w:val="22"/>
              </w:rPr>
              <w:t>Phương thức thanh toán</w:t>
            </w:r>
          </w:p>
        </w:tc>
      </w:tr>
    </w:tbl>
    <w:p w14:paraId="0E520E51" w14:textId="77777777" w:rsidR="00501898" w:rsidRPr="0076075D" w:rsidRDefault="00136181">
      <w:pPr>
        <w:pStyle w:val="StyleHeading2l2H2h21TimesNewRoman14pt"/>
        <w:rPr>
          <w:sz w:val="22"/>
          <w:szCs w:val="22"/>
        </w:rPr>
      </w:pPr>
      <w:bookmarkStart w:id="56" w:name="_Toc115266201"/>
      <w:r w:rsidRPr="0076075D">
        <w:rPr>
          <w:sz w:val="22"/>
          <w:szCs w:val="22"/>
        </w:rPr>
        <w:t>Hủy trạng thái thanh toán</w:t>
      </w:r>
      <w:bookmarkEnd w:id="56"/>
    </w:p>
    <w:p w14:paraId="7CFC0447" w14:textId="77777777" w:rsidR="00501898" w:rsidRPr="0076075D" w:rsidRDefault="00136181">
      <w:pPr>
        <w:pStyle w:val="NormalIndent"/>
        <w:rPr>
          <w:sz w:val="22"/>
          <w:szCs w:val="22"/>
        </w:rPr>
      </w:pPr>
      <w:r w:rsidRPr="0076075D">
        <w:rPr>
          <w:sz w:val="22"/>
          <w:szCs w:val="22"/>
        </w:rPr>
        <w:t>Cho phép chuyển trạng thái thanh toán của hóa đơn sang chưa thanh toán.</w:t>
      </w:r>
    </w:p>
    <w:p w14:paraId="6B3D033D" w14:textId="77777777" w:rsidR="00501898" w:rsidRPr="0076075D" w:rsidRDefault="00136181">
      <w:pPr>
        <w:numPr>
          <w:ilvl w:val="0"/>
          <w:numId w:val="21"/>
        </w:numPr>
        <w:jc w:val="both"/>
        <w:rPr>
          <w:sz w:val="22"/>
          <w:szCs w:val="22"/>
        </w:rPr>
      </w:pPr>
      <w:r w:rsidRPr="0076075D">
        <w:rPr>
          <w:b/>
          <w:color w:val="0000FF"/>
          <w:sz w:val="22"/>
          <w:szCs w:val="22"/>
        </w:rPr>
        <w:t>Đầu vào:</w:t>
      </w:r>
    </w:p>
    <w:p w14:paraId="1EB22749" w14:textId="77777777" w:rsidR="00501898" w:rsidRPr="0076075D" w:rsidRDefault="00136181">
      <w:pPr>
        <w:numPr>
          <w:ilvl w:val="0"/>
          <w:numId w:val="17"/>
        </w:numPr>
        <w:snapToGrid w:val="0"/>
        <w:jc w:val="both"/>
        <w:rPr>
          <w:sz w:val="22"/>
          <w:szCs w:val="22"/>
        </w:rPr>
      </w:pPr>
      <w:r w:rsidRPr="0076075D">
        <w:rPr>
          <w:sz w:val="22"/>
          <w:szCs w:val="22"/>
        </w:rPr>
        <w:lastRenderedPageBreak/>
        <w:t>Action (POST):  InvoiceAPI/InvoiceWS/cancelPaymentStatus</w:t>
      </w:r>
    </w:p>
    <w:p w14:paraId="3399D331" w14:textId="77777777" w:rsidR="00501898" w:rsidRPr="0076075D" w:rsidRDefault="00136181">
      <w:pPr>
        <w:numPr>
          <w:ilvl w:val="0"/>
          <w:numId w:val="17"/>
        </w:numPr>
        <w:jc w:val="both"/>
        <w:rPr>
          <w:sz w:val="22"/>
          <w:szCs w:val="22"/>
        </w:rPr>
      </w:pPr>
      <w:r w:rsidRPr="0076075D">
        <w:rPr>
          <w:sz w:val="22"/>
          <w:szCs w:val="22"/>
        </w:rPr>
        <w:t>Headers:</w:t>
      </w:r>
    </w:p>
    <w:p w14:paraId="2F47D711"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72127FF7" w14:textId="77777777" w:rsidR="00501898" w:rsidRPr="0076075D" w:rsidRDefault="00136181">
      <w:pPr>
        <w:ind w:left="720"/>
        <w:jc w:val="both"/>
        <w:rPr>
          <w:sz w:val="22"/>
          <w:szCs w:val="22"/>
          <w:lang w:val="fr-FR"/>
        </w:rPr>
      </w:pPr>
      <w:r w:rsidRPr="0076075D">
        <w:rPr>
          <w:sz w:val="22"/>
          <w:szCs w:val="22"/>
          <w:lang w:val="fr-FR"/>
        </w:rPr>
        <w:t>+ Content-Type : application/x-www-form-urlencoded</w:t>
      </w:r>
    </w:p>
    <w:p w14:paraId="4AC409EF" w14:textId="77777777" w:rsidR="00501898" w:rsidRPr="0076075D" w:rsidRDefault="00501898">
      <w:pPr>
        <w:snapToGrid w:val="0"/>
        <w:ind w:left="720"/>
        <w:jc w:val="both"/>
        <w:rPr>
          <w:sz w:val="22"/>
          <w:szCs w:val="22"/>
          <w:lang w:val="fr-FR"/>
        </w:rPr>
      </w:pP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544"/>
        <w:gridCol w:w="4509"/>
      </w:tblGrid>
      <w:tr w:rsidR="00501898" w:rsidRPr="0076075D" w14:paraId="4E5CAD04" w14:textId="77777777">
        <w:trPr>
          <w:trHeight w:val="530"/>
        </w:trPr>
        <w:tc>
          <w:tcPr>
            <w:tcW w:w="2160" w:type="dxa"/>
            <w:shd w:val="clear" w:color="auto" w:fill="D9D9D9"/>
          </w:tcPr>
          <w:p w14:paraId="5DBE028B" w14:textId="77777777" w:rsidR="00501898" w:rsidRPr="0076075D" w:rsidRDefault="00136181">
            <w:pPr>
              <w:jc w:val="center"/>
              <w:rPr>
                <w:b/>
                <w:bCs/>
                <w:color w:val="000000"/>
                <w:sz w:val="22"/>
                <w:szCs w:val="22"/>
              </w:rPr>
            </w:pPr>
            <w:r w:rsidRPr="0076075D">
              <w:rPr>
                <w:b/>
                <w:bCs/>
                <w:color w:val="000000"/>
                <w:sz w:val="22"/>
                <w:szCs w:val="22"/>
              </w:rPr>
              <w:t>Tên trường</w:t>
            </w:r>
          </w:p>
        </w:tc>
        <w:tc>
          <w:tcPr>
            <w:tcW w:w="2544" w:type="dxa"/>
            <w:shd w:val="clear" w:color="auto" w:fill="D9D9D9"/>
          </w:tcPr>
          <w:p w14:paraId="5D747DD7" w14:textId="77777777" w:rsidR="00501898" w:rsidRPr="0076075D" w:rsidRDefault="00136181">
            <w:pPr>
              <w:ind w:hanging="467"/>
              <w:jc w:val="center"/>
              <w:rPr>
                <w:b/>
                <w:bCs/>
                <w:color w:val="000000"/>
                <w:sz w:val="22"/>
                <w:szCs w:val="22"/>
              </w:rPr>
            </w:pPr>
            <w:r w:rsidRPr="0076075D">
              <w:rPr>
                <w:b/>
                <w:bCs/>
                <w:color w:val="000000"/>
                <w:sz w:val="22"/>
                <w:szCs w:val="22"/>
              </w:rPr>
              <w:t>Kiểu dữ liệu, ràng buộc</w:t>
            </w:r>
          </w:p>
        </w:tc>
        <w:tc>
          <w:tcPr>
            <w:tcW w:w="4509" w:type="dxa"/>
            <w:shd w:val="clear" w:color="auto" w:fill="D9D9D9"/>
          </w:tcPr>
          <w:p w14:paraId="590C77CC" w14:textId="77777777" w:rsidR="00501898" w:rsidRPr="0076075D" w:rsidRDefault="00136181">
            <w:pPr>
              <w:jc w:val="center"/>
              <w:rPr>
                <w:b/>
                <w:bCs/>
                <w:color w:val="000000"/>
                <w:sz w:val="22"/>
                <w:szCs w:val="22"/>
              </w:rPr>
            </w:pPr>
            <w:r w:rsidRPr="0076075D">
              <w:rPr>
                <w:b/>
                <w:bCs/>
                <w:color w:val="000000"/>
                <w:sz w:val="22"/>
                <w:szCs w:val="22"/>
              </w:rPr>
              <w:t>Dữ liệu/mô tả</w:t>
            </w:r>
          </w:p>
        </w:tc>
      </w:tr>
      <w:tr w:rsidR="00501898" w:rsidRPr="0076075D" w14:paraId="2AB85728" w14:textId="77777777">
        <w:tc>
          <w:tcPr>
            <w:tcW w:w="2160" w:type="dxa"/>
          </w:tcPr>
          <w:p w14:paraId="54665F79" w14:textId="77777777" w:rsidR="00501898" w:rsidRPr="0076075D" w:rsidRDefault="00136181">
            <w:pPr>
              <w:spacing w:before="0"/>
              <w:ind w:left="0"/>
              <w:jc w:val="both"/>
              <w:rPr>
                <w:sz w:val="22"/>
                <w:szCs w:val="22"/>
              </w:rPr>
            </w:pPr>
            <w:r w:rsidRPr="0076075D">
              <w:rPr>
                <w:sz w:val="22"/>
                <w:szCs w:val="22"/>
              </w:rPr>
              <w:t>supplierTaxCode</w:t>
            </w:r>
          </w:p>
        </w:tc>
        <w:tc>
          <w:tcPr>
            <w:tcW w:w="2544" w:type="dxa"/>
          </w:tcPr>
          <w:p w14:paraId="766989CF" w14:textId="77777777" w:rsidR="00501898" w:rsidRPr="0076075D" w:rsidRDefault="00136181">
            <w:pPr>
              <w:spacing w:before="0"/>
              <w:ind w:left="0"/>
              <w:jc w:val="both"/>
              <w:rPr>
                <w:sz w:val="22"/>
                <w:szCs w:val="22"/>
              </w:rPr>
            </w:pPr>
            <w:r w:rsidRPr="0076075D">
              <w:rPr>
                <w:sz w:val="22"/>
                <w:szCs w:val="22"/>
              </w:rPr>
              <w:t>Required : true</w:t>
            </w:r>
          </w:p>
          <w:p w14:paraId="49D8B6C5" w14:textId="77777777" w:rsidR="00501898" w:rsidRPr="0076075D" w:rsidRDefault="00136181">
            <w:pPr>
              <w:spacing w:before="0"/>
              <w:ind w:left="0"/>
              <w:jc w:val="both"/>
              <w:rPr>
                <w:sz w:val="22"/>
                <w:szCs w:val="22"/>
              </w:rPr>
            </w:pPr>
            <w:r w:rsidRPr="0076075D">
              <w:rPr>
                <w:sz w:val="22"/>
                <w:szCs w:val="22"/>
              </w:rPr>
              <w:t>DataType: String</w:t>
            </w:r>
          </w:p>
          <w:p w14:paraId="19E8850D" w14:textId="77777777" w:rsidR="00501898" w:rsidRPr="0076075D" w:rsidRDefault="00136181">
            <w:pPr>
              <w:spacing w:before="0"/>
              <w:ind w:left="0"/>
              <w:jc w:val="both"/>
              <w:rPr>
                <w:sz w:val="22"/>
                <w:szCs w:val="22"/>
              </w:rPr>
            </w:pPr>
            <w:r w:rsidRPr="0076075D">
              <w:rPr>
                <w:sz w:val="22"/>
                <w:szCs w:val="22"/>
              </w:rPr>
              <w:t xml:space="preserve">Minlength : </w:t>
            </w:r>
          </w:p>
          <w:p w14:paraId="08450344" w14:textId="77777777" w:rsidR="00501898" w:rsidRPr="0076075D" w:rsidRDefault="00136181">
            <w:pPr>
              <w:spacing w:before="0"/>
              <w:ind w:left="0"/>
              <w:jc w:val="both"/>
              <w:rPr>
                <w:sz w:val="22"/>
                <w:szCs w:val="22"/>
              </w:rPr>
            </w:pPr>
            <w:r w:rsidRPr="0076075D">
              <w:rPr>
                <w:sz w:val="22"/>
                <w:szCs w:val="22"/>
              </w:rPr>
              <w:t>Maxlength : 20</w:t>
            </w:r>
          </w:p>
          <w:p w14:paraId="5A9AFC60" w14:textId="77777777" w:rsidR="00501898" w:rsidRPr="0076075D" w:rsidRDefault="00136181">
            <w:pPr>
              <w:spacing w:before="0"/>
              <w:ind w:left="0"/>
              <w:jc w:val="both"/>
              <w:rPr>
                <w:sz w:val="22"/>
                <w:szCs w:val="22"/>
              </w:rPr>
            </w:pPr>
            <w:r w:rsidRPr="0076075D">
              <w:rPr>
                <w:sz w:val="22"/>
                <w:szCs w:val="22"/>
              </w:rPr>
              <w:t>Format : [0-9-]+</w:t>
            </w:r>
          </w:p>
        </w:tc>
        <w:tc>
          <w:tcPr>
            <w:tcW w:w="4509" w:type="dxa"/>
          </w:tcPr>
          <w:p w14:paraId="06D0E351"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16AD583F" w14:textId="77777777" w:rsidR="00501898" w:rsidRPr="0076075D" w:rsidRDefault="00136181">
            <w:pPr>
              <w:spacing w:before="0"/>
              <w:ind w:left="0"/>
              <w:jc w:val="both"/>
              <w:rPr>
                <w:sz w:val="22"/>
                <w:szCs w:val="22"/>
              </w:rPr>
            </w:pPr>
            <w:r w:rsidRPr="0076075D">
              <w:rPr>
                <w:sz w:val="22"/>
                <w:szCs w:val="22"/>
              </w:rPr>
              <w:t xml:space="preserve">Mẫu 1: 0312770607 </w:t>
            </w:r>
          </w:p>
          <w:p w14:paraId="131F16BF" w14:textId="77777777" w:rsidR="00501898" w:rsidRPr="0076075D" w:rsidRDefault="00136181">
            <w:pPr>
              <w:ind w:left="0"/>
              <w:jc w:val="both"/>
              <w:rPr>
                <w:sz w:val="22"/>
                <w:szCs w:val="22"/>
              </w:rPr>
            </w:pPr>
            <w:r w:rsidRPr="0076075D">
              <w:rPr>
                <w:sz w:val="22"/>
                <w:szCs w:val="22"/>
              </w:rPr>
              <w:t>Mẫu 2: 0312770607-001</w:t>
            </w:r>
          </w:p>
        </w:tc>
      </w:tr>
      <w:tr w:rsidR="00501898" w:rsidRPr="0076075D" w14:paraId="76E6C155" w14:textId="77777777">
        <w:tc>
          <w:tcPr>
            <w:tcW w:w="2160" w:type="dxa"/>
          </w:tcPr>
          <w:p w14:paraId="7CF47517" w14:textId="77777777" w:rsidR="00501898" w:rsidRPr="0076075D" w:rsidRDefault="00136181">
            <w:pPr>
              <w:spacing w:before="0"/>
              <w:ind w:left="0"/>
              <w:jc w:val="both"/>
              <w:rPr>
                <w:sz w:val="22"/>
                <w:szCs w:val="22"/>
              </w:rPr>
            </w:pPr>
            <w:r w:rsidRPr="0076075D">
              <w:rPr>
                <w:sz w:val="22"/>
                <w:szCs w:val="22"/>
              </w:rPr>
              <w:t>invoiceNo</w:t>
            </w:r>
          </w:p>
        </w:tc>
        <w:tc>
          <w:tcPr>
            <w:tcW w:w="2544" w:type="dxa"/>
          </w:tcPr>
          <w:p w14:paraId="493CF235" w14:textId="77777777" w:rsidR="00501898" w:rsidRPr="0076075D" w:rsidRDefault="00136181">
            <w:pPr>
              <w:spacing w:before="0"/>
              <w:ind w:left="0"/>
              <w:jc w:val="both"/>
              <w:rPr>
                <w:sz w:val="22"/>
                <w:szCs w:val="22"/>
              </w:rPr>
            </w:pPr>
            <w:r w:rsidRPr="0076075D">
              <w:rPr>
                <w:sz w:val="22"/>
                <w:szCs w:val="22"/>
              </w:rPr>
              <w:t>Required : true</w:t>
            </w:r>
          </w:p>
          <w:p w14:paraId="4224C906" w14:textId="77777777" w:rsidR="00501898" w:rsidRPr="0076075D" w:rsidRDefault="00136181">
            <w:pPr>
              <w:spacing w:before="0"/>
              <w:ind w:left="0"/>
              <w:jc w:val="both"/>
              <w:rPr>
                <w:sz w:val="22"/>
                <w:szCs w:val="22"/>
              </w:rPr>
            </w:pPr>
            <w:r w:rsidRPr="0076075D">
              <w:rPr>
                <w:sz w:val="22"/>
                <w:szCs w:val="22"/>
              </w:rPr>
              <w:t>DataType: String</w:t>
            </w:r>
          </w:p>
          <w:p w14:paraId="1840C8FE" w14:textId="77777777" w:rsidR="00501898" w:rsidRPr="0076075D" w:rsidRDefault="00136181">
            <w:pPr>
              <w:spacing w:before="0"/>
              <w:ind w:left="0"/>
              <w:jc w:val="both"/>
              <w:rPr>
                <w:sz w:val="22"/>
                <w:szCs w:val="22"/>
              </w:rPr>
            </w:pPr>
            <w:r w:rsidRPr="0076075D">
              <w:rPr>
                <w:sz w:val="22"/>
                <w:szCs w:val="22"/>
              </w:rPr>
              <w:t>Minlength : 7</w:t>
            </w:r>
          </w:p>
          <w:p w14:paraId="086B7BA3" w14:textId="77777777" w:rsidR="00501898" w:rsidRPr="0076075D" w:rsidRDefault="00136181">
            <w:pPr>
              <w:spacing w:before="0"/>
              <w:ind w:left="0"/>
              <w:jc w:val="both"/>
              <w:rPr>
                <w:sz w:val="22"/>
                <w:szCs w:val="22"/>
              </w:rPr>
            </w:pPr>
            <w:r w:rsidRPr="0076075D">
              <w:rPr>
                <w:sz w:val="22"/>
                <w:szCs w:val="22"/>
              </w:rPr>
              <w:t>Maxlength : 35</w:t>
            </w:r>
          </w:p>
          <w:p w14:paraId="1E72DB02" w14:textId="77777777" w:rsidR="00501898" w:rsidRPr="0076075D" w:rsidRDefault="00136181">
            <w:pPr>
              <w:spacing w:before="0"/>
              <w:ind w:left="0"/>
              <w:jc w:val="both"/>
              <w:rPr>
                <w:color w:val="000000"/>
                <w:sz w:val="22"/>
                <w:szCs w:val="22"/>
              </w:rPr>
            </w:pPr>
            <w:r w:rsidRPr="0076075D">
              <w:rPr>
                <w:sz w:val="22"/>
                <w:szCs w:val="22"/>
              </w:rPr>
              <w:t>Format :  [a-zA-Z0-9]*$</w:t>
            </w:r>
          </w:p>
        </w:tc>
        <w:tc>
          <w:tcPr>
            <w:tcW w:w="4509" w:type="dxa"/>
          </w:tcPr>
          <w:p w14:paraId="37489772" w14:textId="77777777" w:rsidR="00501898" w:rsidRPr="0076075D" w:rsidRDefault="00136181">
            <w:pPr>
              <w:spacing w:before="0"/>
              <w:ind w:left="0"/>
              <w:jc w:val="both"/>
              <w:rPr>
                <w:sz w:val="22"/>
                <w:szCs w:val="22"/>
              </w:rPr>
            </w:pPr>
            <w:r w:rsidRPr="0076075D">
              <w:rPr>
                <w:sz w:val="22"/>
                <w:szCs w:val="22"/>
              </w:rPr>
              <w:t>Là ký hiệu hóa đơn + số hóa đơn vd : AA/20E0000001</w:t>
            </w:r>
          </w:p>
        </w:tc>
      </w:tr>
      <w:tr w:rsidR="00501898" w:rsidRPr="0076075D" w14:paraId="5020D493" w14:textId="77777777">
        <w:tc>
          <w:tcPr>
            <w:tcW w:w="2160" w:type="dxa"/>
          </w:tcPr>
          <w:p w14:paraId="0D93E0AE" w14:textId="77777777" w:rsidR="00501898" w:rsidRPr="0076075D" w:rsidRDefault="00136181">
            <w:pPr>
              <w:spacing w:before="0"/>
              <w:ind w:left="0"/>
              <w:jc w:val="both"/>
              <w:rPr>
                <w:sz w:val="22"/>
                <w:szCs w:val="22"/>
              </w:rPr>
            </w:pPr>
            <w:r w:rsidRPr="0076075D">
              <w:rPr>
                <w:sz w:val="22"/>
                <w:szCs w:val="22"/>
              </w:rPr>
              <w:t>strIssueDate</w:t>
            </w:r>
          </w:p>
        </w:tc>
        <w:tc>
          <w:tcPr>
            <w:tcW w:w="2544" w:type="dxa"/>
          </w:tcPr>
          <w:p w14:paraId="7D1F1DFE" w14:textId="77777777" w:rsidR="00501898" w:rsidRPr="0076075D" w:rsidRDefault="00136181">
            <w:pPr>
              <w:spacing w:before="0"/>
              <w:ind w:left="0"/>
              <w:jc w:val="both"/>
              <w:rPr>
                <w:sz w:val="22"/>
                <w:szCs w:val="22"/>
              </w:rPr>
            </w:pPr>
            <w:r w:rsidRPr="0076075D">
              <w:rPr>
                <w:sz w:val="22"/>
                <w:szCs w:val="22"/>
              </w:rPr>
              <w:t>Required : true</w:t>
            </w:r>
          </w:p>
          <w:p w14:paraId="2DCE8E9D" w14:textId="77777777" w:rsidR="00501898" w:rsidRPr="0076075D" w:rsidRDefault="00136181">
            <w:pPr>
              <w:spacing w:before="0"/>
              <w:ind w:left="0"/>
              <w:jc w:val="both"/>
              <w:rPr>
                <w:sz w:val="22"/>
                <w:szCs w:val="22"/>
              </w:rPr>
            </w:pPr>
            <w:r w:rsidRPr="0076075D">
              <w:rPr>
                <w:sz w:val="22"/>
                <w:szCs w:val="22"/>
              </w:rPr>
              <w:t xml:space="preserve">DataType: </w:t>
            </w:r>
          </w:p>
          <w:p w14:paraId="6841E1E4" w14:textId="77777777" w:rsidR="00501898" w:rsidRPr="0076075D" w:rsidRDefault="00136181">
            <w:pPr>
              <w:spacing w:before="0"/>
              <w:ind w:left="0"/>
              <w:jc w:val="both"/>
              <w:rPr>
                <w:sz w:val="22"/>
                <w:szCs w:val="22"/>
              </w:rPr>
            </w:pPr>
            <w:r w:rsidRPr="0076075D">
              <w:rPr>
                <w:sz w:val="22"/>
                <w:szCs w:val="22"/>
              </w:rPr>
              <w:t xml:space="preserve">Minlength : </w:t>
            </w:r>
          </w:p>
          <w:p w14:paraId="4283E542" w14:textId="77777777" w:rsidR="00501898" w:rsidRPr="0076075D" w:rsidRDefault="00136181">
            <w:pPr>
              <w:spacing w:before="0"/>
              <w:ind w:left="0"/>
              <w:jc w:val="both"/>
              <w:rPr>
                <w:sz w:val="22"/>
                <w:szCs w:val="22"/>
              </w:rPr>
            </w:pPr>
            <w:r w:rsidRPr="0076075D">
              <w:rPr>
                <w:sz w:val="22"/>
                <w:szCs w:val="22"/>
              </w:rPr>
              <w:t xml:space="preserve">Maxlength : </w:t>
            </w:r>
          </w:p>
          <w:p w14:paraId="58FEF15D" w14:textId="77777777" w:rsidR="00501898" w:rsidRPr="0076075D" w:rsidRDefault="00136181">
            <w:pPr>
              <w:spacing w:before="0"/>
              <w:ind w:left="0"/>
              <w:jc w:val="both"/>
              <w:rPr>
                <w:sz w:val="22"/>
                <w:szCs w:val="22"/>
                <w:lang w:val="en"/>
              </w:rPr>
            </w:pPr>
            <w:r w:rsidRPr="0076075D">
              <w:rPr>
                <w:sz w:val="22"/>
                <w:szCs w:val="22"/>
              </w:rPr>
              <w:t>Format:</w:t>
            </w:r>
            <w:r w:rsidRPr="0076075D">
              <w:rPr>
                <w:sz w:val="22"/>
                <w:szCs w:val="22"/>
                <w:lang w:val="en"/>
              </w:rPr>
              <w:t>Tiêu chuẩn 5.1</w:t>
            </w:r>
          </w:p>
        </w:tc>
        <w:tc>
          <w:tcPr>
            <w:tcW w:w="4509" w:type="dxa"/>
          </w:tcPr>
          <w:p w14:paraId="477E5533" w14:textId="77777777" w:rsidR="00501898" w:rsidRPr="0076075D" w:rsidRDefault="00136181">
            <w:pPr>
              <w:spacing w:before="0"/>
              <w:ind w:left="0"/>
              <w:jc w:val="both"/>
              <w:rPr>
                <w:sz w:val="22"/>
                <w:szCs w:val="22"/>
              </w:rPr>
            </w:pPr>
            <w:r w:rsidRPr="0076075D">
              <w:rPr>
                <w:sz w:val="22"/>
                <w:szCs w:val="22"/>
              </w:rPr>
              <w:t xml:space="preserve">Ngày lập hóa đơn </w:t>
            </w:r>
          </w:p>
          <w:p w14:paraId="54976C41" w14:textId="77777777" w:rsidR="00501898" w:rsidRPr="0076075D" w:rsidRDefault="00501898">
            <w:pPr>
              <w:ind w:left="41"/>
              <w:jc w:val="both"/>
              <w:rPr>
                <w:sz w:val="22"/>
                <w:szCs w:val="22"/>
              </w:rPr>
            </w:pPr>
          </w:p>
        </w:tc>
      </w:tr>
    </w:tbl>
    <w:p w14:paraId="1687F8E0" w14:textId="77777777" w:rsidR="00501898" w:rsidRPr="0076075D" w:rsidRDefault="00136181">
      <w:pPr>
        <w:numPr>
          <w:ilvl w:val="2"/>
          <w:numId w:val="17"/>
        </w:numPr>
        <w:snapToGrid w:val="0"/>
        <w:jc w:val="both"/>
        <w:rPr>
          <w:sz w:val="22"/>
          <w:szCs w:val="22"/>
        </w:rPr>
      </w:pPr>
      <w:r w:rsidRPr="0076075D">
        <w:rPr>
          <w:sz w:val="22"/>
          <w:szCs w:val="22"/>
        </w:rPr>
        <w:t>Vị dụ định dạng FormParam</w:t>
      </w:r>
    </w:p>
    <w:p w14:paraId="79636B4F" w14:textId="77777777" w:rsidR="00501898" w:rsidRPr="0076075D" w:rsidRDefault="00136181">
      <w:pPr>
        <w:widowControl/>
        <w:shd w:val="clear" w:color="auto" w:fill="DBE5F1"/>
        <w:spacing w:before="0" w:line="240" w:lineRule="auto"/>
        <w:ind w:left="1440"/>
        <w:jc w:val="both"/>
        <w:rPr>
          <w:b/>
          <w:bCs/>
          <w:snapToGrid/>
          <w:color w:val="525252"/>
          <w:sz w:val="22"/>
          <w:szCs w:val="22"/>
        </w:rPr>
      </w:pPr>
      <w:r w:rsidRPr="0076075D">
        <w:rPr>
          <w:b/>
          <w:bCs/>
          <w:snapToGrid/>
          <w:color w:val="525252"/>
          <w:sz w:val="22"/>
          <w:szCs w:val="22"/>
        </w:rPr>
        <w:t>supplierTaxCode=0100109106-712&amp;invoiceNo=AA%2F20E0000002&amp;strIssueDate=1600154781000</w:t>
      </w:r>
    </w:p>
    <w:p w14:paraId="7618AFE7" w14:textId="77777777" w:rsidR="00501898" w:rsidRPr="0076075D" w:rsidRDefault="00136181">
      <w:pPr>
        <w:numPr>
          <w:ilvl w:val="2"/>
          <w:numId w:val="17"/>
        </w:numPr>
        <w:snapToGrid w:val="0"/>
        <w:jc w:val="both"/>
        <w:rPr>
          <w:sz w:val="22"/>
          <w:szCs w:val="22"/>
        </w:rPr>
      </w:pPr>
      <w:r w:rsidRPr="0076075D">
        <w:rPr>
          <w:sz w:val="22"/>
          <w:szCs w:val="22"/>
        </w:rPr>
        <w:t>Dữ liệu trả về</w:t>
      </w:r>
    </w:p>
    <w:p w14:paraId="2C213B03" w14:textId="77777777" w:rsidR="00501898" w:rsidRPr="0076075D" w:rsidRDefault="00136181">
      <w:pPr>
        <w:widowControl/>
        <w:shd w:val="clear" w:color="auto" w:fill="DBE5F1"/>
        <w:spacing w:before="0" w:line="240" w:lineRule="auto"/>
        <w:ind w:left="1440"/>
        <w:jc w:val="both"/>
        <w:rPr>
          <w:b/>
          <w:bCs/>
          <w:snapToGrid/>
          <w:color w:val="525252"/>
          <w:sz w:val="22"/>
          <w:szCs w:val="22"/>
        </w:rPr>
      </w:pPr>
      <w:r w:rsidRPr="0076075D">
        <w:rPr>
          <w:b/>
          <w:bCs/>
          <w:snapToGrid/>
          <w:color w:val="525252"/>
          <w:sz w:val="22"/>
          <w:szCs w:val="22"/>
        </w:rPr>
        <w:t>{</w:t>
      </w:r>
    </w:p>
    <w:p w14:paraId="11E1B2F1" w14:textId="77777777" w:rsidR="00501898" w:rsidRPr="0076075D" w:rsidRDefault="00136181">
      <w:pPr>
        <w:widowControl/>
        <w:shd w:val="clear" w:color="auto" w:fill="DBE5F1"/>
        <w:spacing w:before="0" w:line="240" w:lineRule="auto"/>
        <w:ind w:left="1440"/>
        <w:jc w:val="both"/>
        <w:rPr>
          <w:b/>
          <w:bCs/>
          <w:snapToGrid/>
          <w:color w:val="525252"/>
          <w:sz w:val="22"/>
          <w:szCs w:val="22"/>
        </w:rPr>
      </w:pPr>
      <w:r w:rsidRPr="0076075D">
        <w:rPr>
          <w:b/>
          <w:bCs/>
          <w:snapToGrid/>
          <w:color w:val="525252"/>
          <w:sz w:val="22"/>
          <w:szCs w:val="22"/>
        </w:rPr>
        <w:t xml:space="preserve">    "errorCode": null,</w:t>
      </w:r>
    </w:p>
    <w:p w14:paraId="1A9A7AA8" w14:textId="77777777" w:rsidR="00501898" w:rsidRPr="0076075D" w:rsidRDefault="00136181">
      <w:pPr>
        <w:widowControl/>
        <w:shd w:val="clear" w:color="auto" w:fill="DBE5F1"/>
        <w:spacing w:before="0" w:line="240" w:lineRule="auto"/>
        <w:ind w:left="1440"/>
        <w:jc w:val="both"/>
        <w:rPr>
          <w:b/>
          <w:bCs/>
          <w:snapToGrid/>
          <w:color w:val="525252"/>
          <w:sz w:val="22"/>
          <w:szCs w:val="22"/>
        </w:rPr>
      </w:pPr>
      <w:r w:rsidRPr="0076075D">
        <w:rPr>
          <w:b/>
          <w:bCs/>
          <w:snapToGrid/>
          <w:color w:val="525252"/>
          <w:sz w:val="22"/>
          <w:szCs w:val="22"/>
        </w:rPr>
        <w:t xml:space="preserve">    "description": "Success"</w:t>
      </w:r>
    </w:p>
    <w:p w14:paraId="33602DDD" w14:textId="77777777" w:rsidR="00501898" w:rsidRPr="0076075D" w:rsidRDefault="00136181">
      <w:pPr>
        <w:widowControl/>
        <w:shd w:val="clear" w:color="auto" w:fill="DBE5F1"/>
        <w:spacing w:before="0" w:line="240" w:lineRule="auto"/>
        <w:ind w:left="1440"/>
        <w:jc w:val="both"/>
        <w:rPr>
          <w:b/>
          <w:bCs/>
          <w:snapToGrid/>
          <w:color w:val="525252"/>
          <w:sz w:val="22"/>
          <w:szCs w:val="22"/>
        </w:rPr>
      </w:pPr>
      <w:r w:rsidRPr="0076075D">
        <w:rPr>
          <w:b/>
          <w:bCs/>
          <w:snapToGrid/>
          <w:color w:val="525252"/>
          <w:sz w:val="22"/>
          <w:szCs w:val="22"/>
        </w:rPr>
        <w:t>}</w:t>
      </w:r>
    </w:p>
    <w:p w14:paraId="0BCC3EEC" w14:textId="77777777" w:rsidR="00501898" w:rsidRPr="0076075D" w:rsidRDefault="00501898">
      <w:pPr>
        <w:spacing w:before="0"/>
        <w:ind w:left="720"/>
        <w:jc w:val="both"/>
        <w:rPr>
          <w:sz w:val="22"/>
          <w:szCs w:val="22"/>
        </w:rPr>
      </w:pPr>
    </w:p>
    <w:p w14:paraId="359689B9" w14:textId="77777777" w:rsidR="00501898" w:rsidRPr="0076075D" w:rsidRDefault="00136181">
      <w:pPr>
        <w:spacing w:before="0"/>
        <w:ind w:left="720"/>
        <w:jc w:val="both"/>
        <w:rPr>
          <w:sz w:val="22"/>
          <w:szCs w:val="22"/>
        </w:rPr>
      </w:pPr>
      <w:r w:rsidRPr="0076075D">
        <w:rPr>
          <w:noProof/>
          <w:sz w:val="22"/>
          <w:szCs w:val="22"/>
        </w:rPr>
        <w:lastRenderedPageBreak/>
        <w:drawing>
          <wp:inline distT="0" distB="0" distL="114300" distR="114300" wp14:anchorId="45AB0A8E" wp14:editId="4DC0D2A3">
            <wp:extent cx="6299835" cy="3053715"/>
            <wp:effectExtent l="0" t="0" r="5715" b="13335"/>
            <wp:docPr id="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1"/>
                    <pic:cNvPicPr>
                      <a:picLocks noChangeAspect="1"/>
                    </pic:cNvPicPr>
                  </pic:nvPicPr>
                  <pic:blipFill>
                    <a:blip r:embed="rId83"/>
                    <a:stretch>
                      <a:fillRect/>
                    </a:stretch>
                  </pic:blipFill>
                  <pic:spPr>
                    <a:xfrm>
                      <a:off x="0" y="0"/>
                      <a:ext cx="6299835" cy="3053715"/>
                    </a:xfrm>
                    <a:prstGeom prst="rect">
                      <a:avLst/>
                    </a:prstGeom>
                    <a:noFill/>
                    <a:ln>
                      <a:noFill/>
                    </a:ln>
                  </pic:spPr>
                </pic:pic>
              </a:graphicData>
            </a:graphic>
          </wp:inline>
        </w:drawing>
      </w:r>
    </w:p>
    <w:p w14:paraId="6B2E5B91" w14:textId="77777777" w:rsidR="00501898" w:rsidRPr="0076075D" w:rsidRDefault="00136181">
      <w:pPr>
        <w:pStyle w:val="StyleHeading2l2H2h21TimesNewRoman14pt"/>
        <w:rPr>
          <w:sz w:val="22"/>
          <w:szCs w:val="22"/>
        </w:rPr>
      </w:pPr>
      <w:bookmarkStart w:id="57" w:name="_Toc115266202"/>
      <w:r w:rsidRPr="0076075D">
        <w:rPr>
          <w:sz w:val="22"/>
          <w:szCs w:val="22"/>
        </w:rPr>
        <w:t>Xem trước hóa đơn nháp</w:t>
      </w:r>
      <w:bookmarkEnd w:id="57"/>
    </w:p>
    <w:p w14:paraId="6C7BAFF3"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6019FB3B" w14:textId="77777777" w:rsidR="00501898" w:rsidRPr="0076075D" w:rsidRDefault="00136181">
      <w:pPr>
        <w:jc w:val="both"/>
        <w:rPr>
          <w:sz w:val="22"/>
          <w:szCs w:val="22"/>
        </w:rPr>
      </w:pPr>
      <w:r w:rsidRPr="0076075D">
        <w:rPr>
          <w:sz w:val="22"/>
          <w:szCs w:val="22"/>
        </w:rPr>
        <w:t>Webservice dùng để lấy file PDF của dữ liệu để xem. Hệ thống tích hợp đẩy dữ liệu lập hóa đơn sang và SInvoice trả về file PDF của dữ liệu đó, các dữ liệu sẽ không được lưu vào trong SInvoice.</w:t>
      </w:r>
    </w:p>
    <w:p w14:paraId="5FC7ED4F"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color w:val="0070C0"/>
          <w:sz w:val="22"/>
          <w:szCs w:val="22"/>
        </w:rPr>
        <w:t>InvoiceAPI/InvoiceUtilsWS/createInvoiceDraftPreview/{supplierTaxCode}</w:t>
      </w:r>
    </w:p>
    <w:p w14:paraId="13E7D89A" w14:textId="77777777" w:rsidR="00501898" w:rsidRPr="0076075D" w:rsidRDefault="00136181">
      <w:pPr>
        <w:numPr>
          <w:ilvl w:val="0"/>
          <w:numId w:val="17"/>
        </w:numPr>
        <w:jc w:val="both"/>
        <w:rPr>
          <w:sz w:val="22"/>
          <w:szCs w:val="22"/>
        </w:rPr>
      </w:pPr>
      <w:r w:rsidRPr="0076075D">
        <w:rPr>
          <w:sz w:val="22"/>
          <w:szCs w:val="22"/>
        </w:rPr>
        <w:t>Headers:</w:t>
      </w:r>
    </w:p>
    <w:p w14:paraId="406D4ACF"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3BDBD040" w14:textId="77777777" w:rsidR="00501898" w:rsidRPr="0076075D" w:rsidRDefault="00136181">
      <w:pPr>
        <w:ind w:left="720"/>
        <w:jc w:val="both"/>
        <w:rPr>
          <w:sz w:val="22"/>
          <w:szCs w:val="22"/>
          <w:lang w:val="fr-FR"/>
        </w:rPr>
      </w:pPr>
      <w:r w:rsidRPr="0076075D">
        <w:rPr>
          <w:sz w:val="22"/>
          <w:szCs w:val="22"/>
          <w:lang w:val="fr-FR"/>
        </w:rPr>
        <w:t xml:space="preserve">+ Content-Type : application/json </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2450"/>
        <w:gridCol w:w="4779"/>
      </w:tblGrid>
      <w:tr w:rsidR="00501898" w:rsidRPr="0076075D" w14:paraId="37F7389E" w14:textId="77777777">
        <w:trPr>
          <w:trHeight w:val="530"/>
        </w:trPr>
        <w:tc>
          <w:tcPr>
            <w:tcW w:w="1984" w:type="dxa"/>
            <w:shd w:val="clear" w:color="auto" w:fill="D9D9D9"/>
          </w:tcPr>
          <w:p w14:paraId="7AD0F40C" w14:textId="77777777" w:rsidR="00501898" w:rsidRPr="0076075D" w:rsidRDefault="00501898">
            <w:pPr>
              <w:widowControl/>
              <w:spacing w:before="0" w:line="240" w:lineRule="auto"/>
              <w:ind w:left="0"/>
              <w:jc w:val="center"/>
              <w:rPr>
                <w:b/>
                <w:bCs/>
                <w:color w:val="000000"/>
                <w:sz w:val="22"/>
                <w:szCs w:val="22"/>
                <w:lang w:val="fr-FR"/>
              </w:rPr>
            </w:pPr>
          </w:p>
          <w:p w14:paraId="3D2F7788" w14:textId="77777777" w:rsidR="00501898" w:rsidRPr="0076075D" w:rsidRDefault="00136181">
            <w:pPr>
              <w:widowControl/>
              <w:spacing w:before="0" w:line="240" w:lineRule="auto"/>
              <w:ind w:left="0"/>
              <w:jc w:val="center"/>
              <w:rPr>
                <w:b/>
                <w:bCs/>
                <w:color w:val="000000"/>
                <w:sz w:val="22"/>
                <w:szCs w:val="22"/>
              </w:rPr>
            </w:pPr>
            <w:r w:rsidRPr="0076075D">
              <w:rPr>
                <w:b/>
                <w:bCs/>
                <w:color w:val="000000"/>
                <w:sz w:val="22"/>
                <w:szCs w:val="22"/>
              </w:rPr>
              <w:t>Tên trường</w:t>
            </w:r>
          </w:p>
        </w:tc>
        <w:tc>
          <w:tcPr>
            <w:tcW w:w="2450" w:type="dxa"/>
            <w:shd w:val="clear" w:color="auto" w:fill="D9D9D9"/>
          </w:tcPr>
          <w:p w14:paraId="610969F5" w14:textId="77777777" w:rsidR="00501898" w:rsidRPr="0076075D" w:rsidRDefault="00501898">
            <w:pPr>
              <w:widowControl/>
              <w:spacing w:before="0" w:line="240" w:lineRule="auto"/>
              <w:ind w:left="0"/>
              <w:jc w:val="center"/>
              <w:rPr>
                <w:b/>
                <w:bCs/>
                <w:color w:val="000000"/>
                <w:sz w:val="22"/>
                <w:szCs w:val="22"/>
              </w:rPr>
            </w:pPr>
          </w:p>
          <w:p w14:paraId="4132B5C5" w14:textId="77777777" w:rsidR="00501898" w:rsidRPr="0076075D" w:rsidRDefault="00136181">
            <w:pPr>
              <w:widowControl/>
              <w:spacing w:before="0" w:line="240" w:lineRule="auto"/>
              <w:ind w:left="0"/>
              <w:jc w:val="center"/>
              <w:rPr>
                <w:b/>
                <w:bCs/>
                <w:color w:val="000000"/>
                <w:sz w:val="22"/>
                <w:szCs w:val="22"/>
              </w:rPr>
            </w:pPr>
            <w:r w:rsidRPr="0076075D">
              <w:rPr>
                <w:b/>
                <w:bCs/>
                <w:color w:val="000000"/>
                <w:sz w:val="22"/>
                <w:szCs w:val="22"/>
              </w:rPr>
              <w:t>Kiểu dữ liệu, ràng buộc</w:t>
            </w:r>
          </w:p>
        </w:tc>
        <w:tc>
          <w:tcPr>
            <w:tcW w:w="4779" w:type="dxa"/>
            <w:shd w:val="clear" w:color="auto" w:fill="D9D9D9"/>
          </w:tcPr>
          <w:p w14:paraId="51741145" w14:textId="77777777" w:rsidR="00501898" w:rsidRPr="0076075D" w:rsidRDefault="00501898">
            <w:pPr>
              <w:widowControl/>
              <w:spacing w:before="0" w:line="240" w:lineRule="auto"/>
              <w:ind w:left="0"/>
              <w:jc w:val="center"/>
              <w:rPr>
                <w:b/>
                <w:bCs/>
                <w:color w:val="000000"/>
                <w:sz w:val="22"/>
                <w:szCs w:val="22"/>
              </w:rPr>
            </w:pPr>
          </w:p>
          <w:p w14:paraId="6CC76193" w14:textId="77777777" w:rsidR="00501898" w:rsidRPr="0076075D" w:rsidRDefault="00136181">
            <w:pPr>
              <w:spacing w:before="0" w:line="240" w:lineRule="auto"/>
              <w:ind w:left="0"/>
              <w:jc w:val="center"/>
              <w:rPr>
                <w:b/>
                <w:bCs/>
                <w:color w:val="000000"/>
                <w:sz w:val="22"/>
                <w:szCs w:val="22"/>
              </w:rPr>
            </w:pPr>
            <w:r w:rsidRPr="0076075D">
              <w:rPr>
                <w:b/>
                <w:bCs/>
                <w:color w:val="000000"/>
                <w:sz w:val="22"/>
                <w:szCs w:val="22"/>
              </w:rPr>
              <w:t>Mô tả</w:t>
            </w:r>
          </w:p>
        </w:tc>
      </w:tr>
      <w:tr w:rsidR="00501898" w:rsidRPr="0076075D" w14:paraId="33F9BAFB" w14:textId="77777777">
        <w:tc>
          <w:tcPr>
            <w:tcW w:w="1984" w:type="dxa"/>
          </w:tcPr>
          <w:p w14:paraId="2243D4C0" w14:textId="77777777" w:rsidR="00501898" w:rsidRPr="0076075D" w:rsidRDefault="00136181">
            <w:pPr>
              <w:spacing w:before="0"/>
              <w:ind w:left="0"/>
              <w:jc w:val="both"/>
              <w:rPr>
                <w:sz w:val="22"/>
                <w:szCs w:val="22"/>
              </w:rPr>
            </w:pPr>
            <w:r w:rsidRPr="0076075D">
              <w:rPr>
                <w:sz w:val="22"/>
                <w:szCs w:val="22"/>
              </w:rPr>
              <w:t>supplierTaxCode</w:t>
            </w:r>
          </w:p>
        </w:tc>
        <w:tc>
          <w:tcPr>
            <w:tcW w:w="2450" w:type="dxa"/>
          </w:tcPr>
          <w:p w14:paraId="1F458AF1" w14:textId="77777777" w:rsidR="00501898" w:rsidRPr="0076075D" w:rsidRDefault="00136181">
            <w:pPr>
              <w:spacing w:before="0"/>
              <w:ind w:left="0"/>
              <w:jc w:val="both"/>
              <w:rPr>
                <w:sz w:val="22"/>
                <w:szCs w:val="22"/>
              </w:rPr>
            </w:pPr>
            <w:r w:rsidRPr="0076075D">
              <w:rPr>
                <w:sz w:val="22"/>
                <w:szCs w:val="22"/>
              </w:rPr>
              <w:t>Required: true</w:t>
            </w:r>
          </w:p>
          <w:p w14:paraId="49EFF413" w14:textId="77777777" w:rsidR="00501898" w:rsidRPr="0076075D" w:rsidRDefault="00136181">
            <w:pPr>
              <w:spacing w:before="0"/>
              <w:ind w:left="0"/>
              <w:jc w:val="both"/>
              <w:rPr>
                <w:sz w:val="22"/>
                <w:szCs w:val="22"/>
              </w:rPr>
            </w:pPr>
            <w:r w:rsidRPr="0076075D">
              <w:rPr>
                <w:sz w:val="22"/>
                <w:szCs w:val="22"/>
              </w:rPr>
              <w:t>DataType: String</w:t>
            </w:r>
          </w:p>
          <w:p w14:paraId="15736368" w14:textId="77777777" w:rsidR="00501898" w:rsidRPr="0076075D" w:rsidRDefault="00136181">
            <w:pPr>
              <w:spacing w:before="0"/>
              <w:ind w:left="0"/>
              <w:jc w:val="both"/>
              <w:rPr>
                <w:sz w:val="22"/>
                <w:szCs w:val="22"/>
              </w:rPr>
            </w:pPr>
            <w:r w:rsidRPr="0076075D">
              <w:rPr>
                <w:sz w:val="22"/>
                <w:szCs w:val="22"/>
              </w:rPr>
              <w:t xml:space="preserve">Minlength: </w:t>
            </w:r>
          </w:p>
          <w:p w14:paraId="06B952D8" w14:textId="77777777" w:rsidR="00501898" w:rsidRPr="0076075D" w:rsidRDefault="00136181">
            <w:pPr>
              <w:spacing w:before="0"/>
              <w:ind w:left="0"/>
              <w:jc w:val="both"/>
              <w:rPr>
                <w:sz w:val="22"/>
                <w:szCs w:val="22"/>
              </w:rPr>
            </w:pPr>
            <w:r w:rsidRPr="0076075D">
              <w:rPr>
                <w:sz w:val="22"/>
                <w:szCs w:val="22"/>
              </w:rPr>
              <w:t>Maxlength: 20</w:t>
            </w:r>
          </w:p>
          <w:p w14:paraId="0EABD594" w14:textId="77777777" w:rsidR="00501898" w:rsidRPr="0076075D" w:rsidRDefault="00136181">
            <w:pPr>
              <w:spacing w:before="0"/>
              <w:ind w:left="0"/>
              <w:jc w:val="both"/>
              <w:rPr>
                <w:sz w:val="22"/>
                <w:szCs w:val="22"/>
              </w:rPr>
            </w:pPr>
            <w:r w:rsidRPr="0076075D">
              <w:rPr>
                <w:sz w:val="22"/>
                <w:szCs w:val="22"/>
              </w:rPr>
              <w:t>Format: [0-9-]+</w:t>
            </w:r>
          </w:p>
        </w:tc>
        <w:tc>
          <w:tcPr>
            <w:tcW w:w="4779" w:type="dxa"/>
          </w:tcPr>
          <w:p w14:paraId="712D4F93"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7252BF2C" w14:textId="77777777" w:rsidR="00501898" w:rsidRPr="0076075D" w:rsidRDefault="00136181">
            <w:pPr>
              <w:spacing w:before="0"/>
              <w:ind w:left="0"/>
              <w:jc w:val="both"/>
              <w:rPr>
                <w:sz w:val="22"/>
                <w:szCs w:val="22"/>
              </w:rPr>
            </w:pPr>
            <w:r w:rsidRPr="0076075D">
              <w:rPr>
                <w:sz w:val="22"/>
                <w:szCs w:val="22"/>
              </w:rPr>
              <w:t xml:space="preserve">Mẫu 1: 0312770607 </w:t>
            </w:r>
          </w:p>
          <w:p w14:paraId="6B7CF617" w14:textId="77777777" w:rsidR="00501898" w:rsidRPr="0076075D" w:rsidRDefault="00136181">
            <w:pPr>
              <w:spacing w:before="0"/>
              <w:ind w:left="0"/>
              <w:jc w:val="both"/>
              <w:rPr>
                <w:sz w:val="22"/>
                <w:szCs w:val="22"/>
              </w:rPr>
            </w:pPr>
            <w:r w:rsidRPr="0076075D">
              <w:rPr>
                <w:sz w:val="22"/>
                <w:szCs w:val="22"/>
              </w:rPr>
              <w:t>Mẫu 2: 0312770607-001</w:t>
            </w:r>
          </w:p>
        </w:tc>
      </w:tr>
    </w:tbl>
    <w:p w14:paraId="0E86F4F2" w14:textId="77777777" w:rsidR="00501898" w:rsidRPr="0076075D" w:rsidRDefault="00501898">
      <w:pPr>
        <w:snapToGrid w:val="0"/>
        <w:ind w:left="0"/>
        <w:jc w:val="both"/>
        <w:rPr>
          <w:sz w:val="22"/>
          <w:szCs w:val="22"/>
        </w:rPr>
      </w:pPr>
    </w:p>
    <w:p w14:paraId="6A6F9F82" w14:textId="77777777" w:rsidR="00501898" w:rsidRPr="0076075D" w:rsidRDefault="00136181">
      <w:pPr>
        <w:numPr>
          <w:ilvl w:val="0"/>
          <w:numId w:val="17"/>
        </w:numPr>
        <w:snapToGrid w:val="0"/>
        <w:jc w:val="both"/>
        <w:rPr>
          <w:sz w:val="22"/>
          <w:szCs w:val="22"/>
        </w:rPr>
      </w:pPr>
      <w:r w:rsidRPr="0076075D">
        <w:rPr>
          <w:sz w:val="22"/>
          <w:szCs w:val="22"/>
        </w:rPr>
        <w:t>Data: Định dạng JSON</w:t>
      </w:r>
    </w:p>
    <w:p w14:paraId="574735E3" w14:textId="77777777" w:rsidR="00501898" w:rsidRPr="0076075D" w:rsidRDefault="00136181">
      <w:pPr>
        <w:numPr>
          <w:ilvl w:val="0"/>
          <w:numId w:val="17"/>
        </w:numPr>
        <w:jc w:val="both"/>
        <w:rPr>
          <w:sz w:val="22"/>
          <w:szCs w:val="22"/>
        </w:rPr>
      </w:pPr>
      <w:r w:rsidRPr="0076075D">
        <w:rPr>
          <w:sz w:val="22"/>
          <w:szCs w:val="22"/>
        </w:rPr>
        <w:t>Thông số dữ liệu truyền vào tương tự phần Lập hóa đơn. Tham khảo json tại phần 6.2</w:t>
      </w:r>
    </w:p>
    <w:p w14:paraId="61EB2260" w14:textId="77777777" w:rsidR="00501898" w:rsidRPr="0076075D" w:rsidRDefault="00501898">
      <w:pPr>
        <w:ind w:left="720"/>
        <w:rPr>
          <w:b/>
          <w:sz w:val="22"/>
          <w:szCs w:val="22"/>
        </w:rPr>
      </w:pPr>
    </w:p>
    <w:p w14:paraId="14929FB5" w14:textId="77777777" w:rsidR="00501898" w:rsidRPr="0076075D" w:rsidRDefault="00501898">
      <w:pPr>
        <w:ind w:left="720"/>
        <w:rPr>
          <w:b/>
          <w:sz w:val="22"/>
          <w:szCs w:val="22"/>
        </w:rPr>
      </w:pPr>
    </w:p>
    <w:p w14:paraId="5805ACA2" w14:textId="77777777" w:rsidR="00501898" w:rsidRPr="0076075D" w:rsidRDefault="00136181">
      <w:pPr>
        <w:ind w:left="720"/>
        <w:rPr>
          <w:b/>
          <w:sz w:val="22"/>
          <w:szCs w:val="22"/>
        </w:rPr>
      </w:pPr>
      <w:r w:rsidRPr="0076075D">
        <w:rPr>
          <w:b/>
          <w:sz w:val="22"/>
          <w:szCs w:val="22"/>
        </w:rPr>
        <w:lastRenderedPageBreak/>
        <w:t>Lưu ý:</w:t>
      </w:r>
    </w:p>
    <w:p w14:paraId="6CBCA06F" w14:textId="77777777" w:rsidR="00501898" w:rsidRPr="0076075D" w:rsidRDefault="00136181">
      <w:pPr>
        <w:ind w:left="720"/>
        <w:rPr>
          <w:sz w:val="22"/>
          <w:szCs w:val="22"/>
        </w:rPr>
      </w:pPr>
      <w:r w:rsidRPr="0076075D">
        <w:rPr>
          <w:sz w:val="22"/>
          <w:szCs w:val="22"/>
        </w:rPr>
        <w:t xml:space="preserve">Trong trường hợp lập hóa đơn điều chỉnh/thay thế cho hóa đơn giấy thì bổ sung thêm trong generalInvoiceInfo hai thẻ như sau: </w:t>
      </w:r>
    </w:p>
    <w:tbl>
      <w:tblPr>
        <w:tblW w:w="927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2106"/>
        <w:gridCol w:w="4734"/>
      </w:tblGrid>
      <w:tr w:rsidR="00501898" w:rsidRPr="0076075D" w14:paraId="1B6582A7" w14:textId="77777777">
        <w:trPr>
          <w:trHeight w:val="395"/>
        </w:trPr>
        <w:tc>
          <w:tcPr>
            <w:tcW w:w="2430" w:type="dxa"/>
            <w:shd w:val="clear" w:color="auto" w:fill="D9D9D9"/>
          </w:tcPr>
          <w:p w14:paraId="1B63BD82" w14:textId="77777777" w:rsidR="00501898" w:rsidRPr="0076075D" w:rsidRDefault="00136181">
            <w:pPr>
              <w:jc w:val="both"/>
              <w:rPr>
                <w:b/>
                <w:sz w:val="22"/>
                <w:szCs w:val="22"/>
              </w:rPr>
            </w:pPr>
            <w:r w:rsidRPr="0076075D">
              <w:rPr>
                <w:b/>
                <w:sz w:val="22"/>
                <w:szCs w:val="22"/>
              </w:rPr>
              <w:t>Tên trường</w:t>
            </w:r>
          </w:p>
        </w:tc>
        <w:tc>
          <w:tcPr>
            <w:tcW w:w="2106" w:type="dxa"/>
            <w:shd w:val="clear" w:color="auto" w:fill="D9D9D9"/>
          </w:tcPr>
          <w:p w14:paraId="5C69EF61" w14:textId="77777777" w:rsidR="00501898" w:rsidRPr="0076075D" w:rsidRDefault="00136181">
            <w:pPr>
              <w:jc w:val="both"/>
              <w:rPr>
                <w:b/>
                <w:sz w:val="22"/>
                <w:szCs w:val="22"/>
              </w:rPr>
            </w:pPr>
            <w:r w:rsidRPr="0076075D">
              <w:rPr>
                <w:b/>
                <w:sz w:val="22"/>
                <w:szCs w:val="22"/>
              </w:rPr>
              <w:t>Kiểu dữ liệu</w:t>
            </w:r>
          </w:p>
        </w:tc>
        <w:tc>
          <w:tcPr>
            <w:tcW w:w="4734" w:type="dxa"/>
            <w:shd w:val="clear" w:color="auto" w:fill="D9D9D9"/>
          </w:tcPr>
          <w:p w14:paraId="67113D32" w14:textId="77777777" w:rsidR="00501898" w:rsidRPr="0076075D" w:rsidRDefault="00136181">
            <w:pPr>
              <w:jc w:val="both"/>
              <w:rPr>
                <w:b/>
                <w:sz w:val="22"/>
                <w:szCs w:val="22"/>
              </w:rPr>
            </w:pPr>
            <w:r w:rsidRPr="0076075D">
              <w:rPr>
                <w:b/>
                <w:sz w:val="22"/>
                <w:szCs w:val="22"/>
              </w:rPr>
              <w:t>Mô tả</w:t>
            </w:r>
          </w:p>
        </w:tc>
      </w:tr>
      <w:tr w:rsidR="00501898" w:rsidRPr="0076075D" w14:paraId="0AA091C4" w14:textId="77777777">
        <w:tc>
          <w:tcPr>
            <w:tcW w:w="2430" w:type="dxa"/>
          </w:tcPr>
          <w:p w14:paraId="20521231" w14:textId="77777777" w:rsidR="00501898" w:rsidRPr="0076075D" w:rsidRDefault="00136181">
            <w:pPr>
              <w:spacing w:before="0"/>
              <w:ind w:left="0"/>
              <w:jc w:val="both"/>
              <w:rPr>
                <w:sz w:val="22"/>
                <w:szCs w:val="22"/>
              </w:rPr>
            </w:pPr>
            <w:r w:rsidRPr="0076075D">
              <w:rPr>
                <w:sz w:val="22"/>
                <w:szCs w:val="22"/>
              </w:rPr>
              <w:t>originalInvoiceType</w:t>
            </w:r>
          </w:p>
        </w:tc>
        <w:tc>
          <w:tcPr>
            <w:tcW w:w="2106" w:type="dxa"/>
          </w:tcPr>
          <w:p w14:paraId="0790AD42" w14:textId="77777777" w:rsidR="00501898" w:rsidRPr="0076075D" w:rsidRDefault="00136181">
            <w:pPr>
              <w:spacing w:before="0"/>
              <w:ind w:left="0"/>
              <w:jc w:val="both"/>
              <w:rPr>
                <w:sz w:val="22"/>
                <w:szCs w:val="22"/>
              </w:rPr>
            </w:pPr>
            <w:r w:rsidRPr="0076075D">
              <w:rPr>
                <w:sz w:val="22"/>
                <w:szCs w:val="22"/>
              </w:rPr>
              <w:t>Required:</w:t>
            </w:r>
            <w:r w:rsidRPr="0076075D">
              <w:rPr>
                <w:sz w:val="22"/>
                <w:szCs w:val="22"/>
                <w:lang w:val="vi-VN"/>
              </w:rPr>
              <w:t xml:space="preserve"> </w:t>
            </w:r>
            <w:r w:rsidRPr="0076075D">
              <w:rPr>
                <w:sz w:val="22"/>
                <w:szCs w:val="22"/>
              </w:rPr>
              <w:t>false</w:t>
            </w:r>
          </w:p>
          <w:p w14:paraId="54536D14" w14:textId="77777777" w:rsidR="00501898" w:rsidRPr="0076075D" w:rsidRDefault="00136181">
            <w:pPr>
              <w:spacing w:before="0"/>
              <w:ind w:left="0"/>
              <w:jc w:val="both"/>
              <w:rPr>
                <w:sz w:val="22"/>
                <w:szCs w:val="22"/>
              </w:rPr>
            </w:pPr>
            <w:r w:rsidRPr="0076075D">
              <w:rPr>
                <w:sz w:val="22"/>
                <w:szCs w:val="22"/>
              </w:rPr>
              <w:t>DataType: String</w:t>
            </w:r>
          </w:p>
          <w:p w14:paraId="1F8C89A2" w14:textId="77777777" w:rsidR="00501898" w:rsidRPr="0076075D" w:rsidRDefault="00136181">
            <w:pPr>
              <w:spacing w:before="0"/>
              <w:ind w:left="0"/>
              <w:jc w:val="both"/>
              <w:rPr>
                <w:sz w:val="22"/>
                <w:szCs w:val="22"/>
              </w:rPr>
            </w:pPr>
            <w:r w:rsidRPr="0076075D">
              <w:rPr>
                <w:sz w:val="22"/>
                <w:szCs w:val="22"/>
              </w:rPr>
              <w:t>Minlength: N/A</w:t>
            </w:r>
          </w:p>
          <w:p w14:paraId="6D88DEDF" w14:textId="77777777" w:rsidR="00501898" w:rsidRPr="0076075D" w:rsidRDefault="00136181">
            <w:pPr>
              <w:spacing w:before="0"/>
              <w:ind w:left="0"/>
              <w:jc w:val="both"/>
              <w:rPr>
                <w:sz w:val="22"/>
                <w:szCs w:val="22"/>
              </w:rPr>
            </w:pPr>
            <w:r w:rsidRPr="0076075D">
              <w:rPr>
                <w:sz w:val="22"/>
                <w:szCs w:val="22"/>
              </w:rPr>
              <w:t xml:space="preserve">Maxlength: </w:t>
            </w:r>
          </w:p>
          <w:p w14:paraId="36DAF4BE" w14:textId="77777777" w:rsidR="00501898" w:rsidRPr="0076075D" w:rsidRDefault="00136181">
            <w:pPr>
              <w:spacing w:before="0"/>
              <w:ind w:left="0"/>
              <w:jc w:val="both"/>
              <w:rPr>
                <w:sz w:val="22"/>
                <w:szCs w:val="22"/>
              </w:rPr>
            </w:pPr>
            <w:r w:rsidRPr="0076075D">
              <w:rPr>
                <w:sz w:val="22"/>
                <w:szCs w:val="22"/>
              </w:rPr>
              <w:t>Format:</w:t>
            </w:r>
          </w:p>
        </w:tc>
        <w:tc>
          <w:tcPr>
            <w:tcW w:w="4734" w:type="dxa"/>
          </w:tcPr>
          <w:p w14:paraId="08EBEDE0" w14:textId="77777777" w:rsidR="00501898" w:rsidRPr="0076075D" w:rsidRDefault="00136181">
            <w:pPr>
              <w:spacing w:before="0"/>
              <w:ind w:left="41"/>
              <w:jc w:val="both"/>
              <w:rPr>
                <w:bCs/>
                <w:sz w:val="22"/>
                <w:szCs w:val="22"/>
              </w:rPr>
            </w:pPr>
            <w:r w:rsidRPr="0076075D">
              <w:rPr>
                <w:bCs/>
                <w:sz w:val="22"/>
                <w:szCs w:val="22"/>
              </w:rPr>
              <w:t>Loại hóa đơn gốc</w:t>
            </w:r>
          </w:p>
          <w:p w14:paraId="5E115D79" w14:textId="77777777" w:rsidR="00501898" w:rsidRPr="0076075D" w:rsidRDefault="00136181">
            <w:pPr>
              <w:spacing w:before="0"/>
              <w:ind w:left="41"/>
              <w:jc w:val="both"/>
              <w:rPr>
                <w:bCs/>
                <w:sz w:val="22"/>
                <w:szCs w:val="22"/>
              </w:rPr>
            </w:pPr>
            <w:r w:rsidRPr="0076075D">
              <w:rPr>
                <w:bCs/>
                <w:sz w:val="22"/>
                <w:szCs w:val="22"/>
              </w:rPr>
              <w:t xml:space="preserve">Truyền giá trị số với ý nghĩa như sau </w:t>
            </w:r>
          </w:p>
          <w:p w14:paraId="5B3BE683" w14:textId="77777777" w:rsidR="00501898" w:rsidRPr="0076075D" w:rsidRDefault="00136181">
            <w:pPr>
              <w:spacing w:before="0"/>
              <w:ind w:left="41"/>
              <w:jc w:val="both"/>
              <w:rPr>
                <w:bCs/>
                <w:sz w:val="22"/>
                <w:szCs w:val="22"/>
              </w:rPr>
            </w:pPr>
            <w:r w:rsidRPr="0076075D">
              <w:rPr>
                <w:bCs/>
                <w:sz w:val="22"/>
                <w:szCs w:val="22"/>
              </w:rPr>
              <w:t xml:space="preserve">0- Không phải hóa đơn giấy/hóa đơn không tồn tại trên hệ thống </w:t>
            </w:r>
          </w:p>
          <w:p w14:paraId="24071D96" w14:textId="77777777" w:rsidR="00501898" w:rsidRPr="0076075D" w:rsidRDefault="00136181">
            <w:pPr>
              <w:spacing w:before="0"/>
              <w:ind w:left="41"/>
              <w:jc w:val="both"/>
              <w:rPr>
                <w:bCs/>
                <w:sz w:val="22"/>
                <w:szCs w:val="22"/>
              </w:rPr>
            </w:pPr>
            <w:r w:rsidRPr="0076075D">
              <w:rPr>
                <w:bCs/>
                <w:sz w:val="22"/>
                <w:szCs w:val="22"/>
              </w:rPr>
              <w:t xml:space="preserve">1-Hóa đơn TT78 </w:t>
            </w:r>
          </w:p>
          <w:p w14:paraId="4006CFD8" w14:textId="77777777" w:rsidR="00501898" w:rsidRPr="0076075D" w:rsidRDefault="00136181">
            <w:pPr>
              <w:spacing w:before="0"/>
              <w:ind w:left="41"/>
              <w:jc w:val="both"/>
              <w:rPr>
                <w:bCs/>
                <w:sz w:val="22"/>
                <w:szCs w:val="22"/>
              </w:rPr>
            </w:pPr>
            <w:r w:rsidRPr="0076075D">
              <w:rPr>
                <w:bCs/>
                <w:sz w:val="22"/>
                <w:szCs w:val="22"/>
              </w:rPr>
              <w:t xml:space="preserve">2-Hóa đơn theo QĐ 1209 </w:t>
            </w:r>
          </w:p>
          <w:p w14:paraId="60606ED4" w14:textId="77777777" w:rsidR="00501898" w:rsidRPr="0076075D" w:rsidRDefault="00136181">
            <w:pPr>
              <w:spacing w:before="0"/>
              <w:ind w:left="41"/>
              <w:jc w:val="both"/>
              <w:rPr>
                <w:bCs/>
                <w:sz w:val="22"/>
                <w:szCs w:val="22"/>
              </w:rPr>
            </w:pPr>
            <w:r w:rsidRPr="0076075D">
              <w:rPr>
                <w:bCs/>
                <w:sz w:val="22"/>
                <w:szCs w:val="22"/>
              </w:rPr>
              <w:t>3-Hóa đơn điện tử/giấy TT32</w:t>
            </w:r>
          </w:p>
          <w:p w14:paraId="6E88A14A" w14:textId="77777777" w:rsidR="00501898" w:rsidRPr="0076075D" w:rsidRDefault="00136181">
            <w:pPr>
              <w:spacing w:before="0"/>
              <w:ind w:left="41"/>
              <w:jc w:val="both"/>
              <w:rPr>
                <w:bCs/>
                <w:sz w:val="22"/>
                <w:szCs w:val="22"/>
              </w:rPr>
            </w:pPr>
            <w:r w:rsidRPr="0076075D">
              <w:rPr>
                <w:bCs/>
                <w:sz w:val="22"/>
                <w:szCs w:val="22"/>
              </w:rPr>
              <w:t>4-Hóa đơn giấy TT 78</w:t>
            </w:r>
          </w:p>
        </w:tc>
      </w:tr>
      <w:tr w:rsidR="00501898" w:rsidRPr="0076075D" w14:paraId="0CE922AC" w14:textId="77777777">
        <w:tc>
          <w:tcPr>
            <w:tcW w:w="2430" w:type="dxa"/>
          </w:tcPr>
          <w:p w14:paraId="4D04C5AC" w14:textId="77777777" w:rsidR="00501898" w:rsidRPr="0076075D" w:rsidRDefault="00136181">
            <w:pPr>
              <w:spacing w:before="0"/>
              <w:ind w:left="0"/>
              <w:jc w:val="both"/>
              <w:rPr>
                <w:sz w:val="22"/>
                <w:szCs w:val="22"/>
              </w:rPr>
            </w:pPr>
            <w:r w:rsidRPr="0076075D">
              <w:rPr>
                <w:sz w:val="22"/>
                <w:szCs w:val="22"/>
              </w:rPr>
              <w:t>originalTemplateCode</w:t>
            </w:r>
          </w:p>
        </w:tc>
        <w:tc>
          <w:tcPr>
            <w:tcW w:w="2106" w:type="dxa"/>
          </w:tcPr>
          <w:p w14:paraId="4B203D89" w14:textId="77777777" w:rsidR="00501898" w:rsidRPr="0076075D" w:rsidRDefault="00136181">
            <w:pPr>
              <w:spacing w:before="0"/>
              <w:ind w:left="0"/>
              <w:jc w:val="both"/>
              <w:rPr>
                <w:sz w:val="22"/>
                <w:szCs w:val="22"/>
              </w:rPr>
            </w:pPr>
            <w:r w:rsidRPr="0076075D">
              <w:rPr>
                <w:sz w:val="22"/>
                <w:szCs w:val="22"/>
              </w:rPr>
              <w:t xml:space="preserve">Required: </w:t>
            </w:r>
          </w:p>
          <w:p w14:paraId="2EE599BF" w14:textId="77777777" w:rsidR="00501898" w:rsidRPr="0076075D" w:rsidRDefault="00136181">
            <w:pPr>
              <w:spacing w:before="0"/>
              <w:ind w:left="0"/>
              <w:jc w:val="both"/>
              <w:rPr>
                <w:sz w:val="22"/>
                <w:szCs w:val="22"/>
              </w:rPr>
            </w:pPr>
            <w:r w:rsidRPr="0076075D">
              <w:rPr>
                <w:sz w:val="22"/>
                <w:szCs w:val="22"/>
              </w:rPr>
              <w:t>DataType: String</w:t>
            </w:r>
          </w:p>
          <w:p w14:paraId="3947FA38" w14:textId="77777777" w:rsidR="00501898" w:rsidRPr="0076075D" w:rsidRDefault="00136181">
            <w:pPr>
              <w:spacing w:before="0"/>
              <w:ind w:left="0"/>
              <w:jc w:val="both"/>
              <w:rPr>
                <w:sz w:val="22"/>
                <w:szCs w:val="22"/>
              </w:rPr>
            </w:pPr>
            <w:r w:rsidRPr="0076075D">
              <w:rPr>
                <w:sz w:val="22"/>
                <w:szCs w:val="22"/>
              </w:rPr>
              <w:t>Minlength: N/A</w:t>
            </w:r>
          </w:p>
          <w:p w14:paraId="19571B46" w14:textId="77777777" w:rsidR="00501898" w:rsidRPr="0076075D" w:rsidRDefault="00136181">
            <w:pPr>
              <w:spacing w:before="0"/>
              <w:ind w:left="0"/>
              <w:jc w:val="both"/>
              <w:rPr>
                <w:sz w:val="22"/>
                <w:szCs w:val="22"/>
              </w:rPr>
            </w:pPr>
            <w:r w:rsidRPr="0076075D">
              <w:rPr>
                <w:sz w:val="22"/>
                <w:szCs w:val="22"/>
              </w:rPr>
              <w:t>Maxlength: 20</w:t>
            </w:r>
          </w:p>
          <w:p w14:paraId="3DBE199B" w14:textId="77777777" w:rsidR="00501898" w:rsidRPr="0076075D" w:rsidRDefault="00136181">
            <w:pPr>
              <w:spacing w:before="0"/>
              <w:ind w:left="0"/>
              <w:jc w:val="both"/>
              <w:rPr>
                <w:sz w:val="22"/>
                <w:szCs w:val="22"/>
              </w:rPr>
            </w:pPr>
            <w:r w:rsidRPr="0076075D">
              <w:rPr>
                <w:sz w:val="22"/>
                <w:szCs w:val="22"/>
              </w:rPr>
              <w:t>Format:</w:t>
            </w:r>
          </w:p>
        </w:tc>
        <w:tc>
          <w:tcPr>
            <w:tcW w:w="4734" w:type="dxa"/>
          </w:tcPr>
          <w:p w14:paraId="40E92C98" w14:textId="77777777" w:rsidR="00501898" w:rsidRPr="0076075D" w:rsidRDefault="00136181">
            <w:pPr>
              <w:spacing w:before="0"/>
              <w:ind w:left="41"/>
              <w:jc w:val="both"/>
              <w:rPr>
                <w:bCs/>
                <w:sz w:val="22"/>
                <w:szCs w:val="22"/>
                <w:lang w:val="fr-FR"/>
              </w:rPr>
            </w:pPr>
            <w:r w:rsidRPr="0076075D">
              <w:rPr>
                <w:bCs/>
                <w:sz w:val="22"/>
                <w:szCs w:val="22"/>
                <w:lang w:val="fr-FR"/>
              </w:rPr>
              <w:t>Bắt buộc truyền nếu originalInvoiceType là 1, 2, 3 hoặc 4</w:t>
            </w:r>
          </w:p>
          <w:p w14:paraId="4C60A287" w14:textId="77777777" w:rsidR="00501898" w:rsidRPr="0076075D" w:rsidRDefault="00136181">
            <w:pPr>
              <w:spacing w:before="0"/>
              <w:ind w:left="41"/>
              <w:jc w:val="both"/>
              <w:rPr>
                <w:bCs/>
                <w:sz w:val="22"/>
                <w:szCs w:val="22"/>
                <w:lang w:val="vi-VN"/>
              </w:rPr>
            </w:pPr>
            <w:r w:rsidRPr="0076075D">
              <w:rPr>
                <w:bCs/>
                <w:sz w:val="22"/>
                <w:szCs w:val="22"/>
                <w:lang w:val="vi-VN"/>
              </w:rPr>
              <w:t>Ví dụ mẫu TT32: 01GTKT0/001</w:t>
            </w:r>
          </w:p>
          <w:p w14:paraId="3247F0AE" w14:textId="77777777" w:rsidR="00501898" w:rsidRPr="0076075D" w:rsidRDefault="00136181">
            <w:pPr>
              <w:spacing w:before="0"/>
              <w:ind w:left="41"/>
              <w:jc w:val="both"/>
              <w:rPr>
                <w:bCs/>
                <w:sz w:val="22"/>
                <w:szCs w:val="22"/>
                <w:lang w:val="vi-VN"/>
              </w:rPr>
            </w:pPr>
            <w:r w:rsidRPr="0076075D">
              <w:rPr>
                <w:bCs/>
                <w:sz w:val="22"/>
                <w:szCs w:val="22"/>
                <w:lang w:val="vi-VN"/>
              </w:rPr>
              <w:t>Ví dụ mẫu TT78: 1/0224</w:t>
            </w:r>
          </w:p>
        </w:tc>
      </w:tr>
    </w:tbl>
    <w:p w14:paraId="66E3E3B1" w14:textId="77777777" w:rsidR="00501898" w:rsidRPr="0076075D" w:rsidRDefault="00136181">
      <w:pPr>
        <w:snapToGrid w:val="0"/>
        <w:ind w:left="450"/>
        <w:jc w:val="both"/>
        <w:rPr>
          <w:sz w:val="22"/>
          <w:szCs w:val="22"/>
        </w:rPr>
      </w:pPr>
      <w:r w:rsidRPr="0076075D">
        <w:rPr>
          <w:sz w:val="22"/>
          <w:szCs w:val="22"/>
        </w:rPr>
        <w:t xml:space="preserve">Khi lập hóa đơn, hệ thống </w:t>
      </w:r>
      <w:r w:rsidRPr="0076075D">
        <w:rPr>
          <w:b/>
          <w:bCs/>
          <w:sz w:val="22"/>
          <w:szCs w:val="22"/>
        </w:rPr>
        <w:t>không kiểm tra tính tồn tại</w:t>
      </w:r>
      <w:r w:rsidRPr="0076075D">
        <w:rPr>
          <w:sz w:val="22"/>
          <w:szCs w:val="22"/>
        </w:rPr>
        <w:t xml:space="preserve"> của hóa đơn gốc trên hệ thống, các quy tắc xác thực khác giữ nguyên hiện trạng</w:t>
      </w:r>
    </w:p>
    <w:p w14:paraId="4FA2FAE1" w14:textId="77777777" w:rsidR="00501898" w:rsidRPr="0076075D" w:rsidRDefault="00136181">
      <w:pPr>
        <w:numPr>
          <w:ilvl w:val="0"/>
          <w:numId w:val="21"/>
        </w:numPr>
        <w:jc w:val="both"/>
        <w:rPr>
          <w:b/>
          <w:color w:val="0000FF"/>
          <w:sz w:val="22"/>
          <w:szCs w:val="22"/>
        </w:rPr>
      </w:pPr>
      <w:r w:rsidRPr="0076075D">
        <w:rPr>
          <w:b/>
          <w:color w:val="0000FF"/>
          <w:sz w:val="22"/>
          <w:szCs w:val="22"/>
        </w:rPr>
        <w:t>Đầu ra:</w:t>
      </w:r>
    </w:p>
    <w:p w14:paraId="3A7F7410" w14:textId="77777777" w:rsidR="00501898" w:rsidRPr="0076075D" w:rsidRDefault="00136181">
      <w:pPr>
        <w:numPr>
          <w:ilvl w:val="0"/>
          <w:numId w:val="17"/>
        </w:numPr>
        <w:jc w:val="both"/>
        <w:rPr>
          <w:sz w:val="22"/>
          <w:szCs w:val="22"/>
        </w:rPr>
      </w:pPr>
      <w:r w:rsidRPr="0076075D">
        <w:rPr>
          <w:sz w:val="22"/>
          <w:szCs w:val="22"/>
        </w:rPr>
        <w:t>Đối tượng Response với HTTPStatus và output Entity.</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5906BA19" w14:textId="77777777">
        <w:trPr>
          <w:jc w:val="center"/>
        </w:trPr>
        <w:tc>
          <w:tcPr>
            <w:tcW w:w="2533" w:type="dxa"/>
            <w:shd w:val="clear" w:color="auto" w:fill="D9D9D9"/>
          </w:tcPr>
          <w:p w14:paraId="469459FC" w14:textId="77777777" w:rsidR="00501898" w:rsidRPr="0076075D" w:rsidRDefault="00136181">
            <w:pPr>
              <w:jc w:val="both"/>
              <w:rPr>
                <w:b/>
                <w:sz w:val="22"/>
                <w:szCs w:val="22"/>
              </w:rPr>
            </w:pPr>
            <w:r w:rsidRPr="0076075D">
              <w:rPr>
                <w:b/>
                <w:sz w:val="22"/>
                <w:szCs w:val="22"/>
              </w:rPr>
              <w:t>Tên trường</w:t>
            </w:r>
          </w:p>
        </w:tc>
        <w:tc>
          <w:tcPr>
            <w:tcW w:w="6251" w:type="dxa"/>
            <w:shd w:val="clear" w:color="auto" w:fill="D9D9D9"/>
          </w:tcPr>
          <w:p w14:paraId="444D0006" w14:textId="77777777" w:rsidR="00501898" w:rsidRPr="0076075D" w:rsidRDefault="00136181">
            <w:pPr>
              <w:jc w:val="both"/>
              <w:rPr>
                <w:b/>
                <w:sz w:val="22"/>
                <w:szCs w:val="22"/>
              </w:rPr>
            </w:pPr>
            <w:r w:rsidRPr="0076075D">
              <w:rPr>
                <w:b/>
                <w:sz w:val="22"/>
                <w:szCs w:val="22"/>
              </w:rPr>
              <w:t>Mô tả</w:t>
            </w:r>
          </w:p>
        </w:tc>
      </w:tr>
      <w:tr w:rsidR="00501898" w:rsidRPr="0076075D" w14:paraId="54E523D4" w14:textId="77777777">
        <w:trPr>
          <w:jc w:val="center"/>
        </w:trPr>
        <w:tc>
          <w:tcPr>
            <w:tcW w:w="2533" w:type="dxa"/>
          </w:tcPr>
          <w:p w14:paraId="721E3BB4"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0CE55471" w14:textId="77777777" w:rsidR="00501898" w:rsidRPr="0076075D" w:rsidRDefault="00136181">
            <w:pPr>
              <w:spacing w:before="0"/>
              <w:ind w:left="0"/>
              <w:jc w:val="both"/>
              <w:rPr>
                <w:sz w:val="22"/>
                <w:szCs w:val="22"/>
              </w:rPr>
            </w:pPr>
            <w:r w:rsidRPr="0076075D">
              <w:rPr>
                <w:sz w:val="22"/>
                <w:szCs w:val="22"/>
              </w:rPr>
              <w:t>Mã lỗi (giá trị là null không có lỗi gì xảy ra)</w:t>
            </w:r>
          </w:p>
        </w:tc>
      </w:tr>
      <w:tr w:rsidR="00501898" w:rsidRPr="0076075D" w14:paraId="234A2D04" w14:textId="77777777">
        <w:trPr>
          <w:jc w:val="center"/>
        </w:trPr>
        <w:tc>
          <w:tcPr>
            <w:tcW w:w="2533" w:type="dxa"/>
          </w:tcPr>
          <w:p w14:paraId="759C5F5E"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0B0393CF" w14:textId="77777777" w:rsidR="00501898" w:rsidRPr="0076075D" w:rsidRDefault="00136181">
            <w:pPr>
              <w:spacing w:before="0"/>
              <w:ind w:left="0"/>
              <w:jc w:val="both"/>
              <w:rPr>
                <w:sz w:val="22"/>
                <w:szCs w:val="22"/>
              </w:rPr>
            </w:pPr>
            <w:r w:rsidRPr="0076075D">
              <w:rPr>
                <w:sz w:val="22"/>
                <w:szCs w:val="22"/>
              </w:rPr>
              <w:t>Mô tả lỗi (giá trị là null không có lỗi gì xảy ra)</w:t>
            </w:r>
          </w:p>
        </w:tc>
      </w:tr>
      <w:tr w:rsidR="00501898" w:rsidRPr="0076075D" w14:paraId="7205C625" w14:textId="77777777">
        <w:trPr>
          <w:jc w:val="center"/>
        </w:trPr>
        <w:tc>
          <w:tcPr>
            <w:tcW w:w="2533" w:type="dxa"/>
          </w:tcPr>
          <w:p w14:paraId="6FADAA7F" w14:textId="77777777" w:rsidR="00501898" w:rsidRPr="0076075D" w:rsidRDefault="00136181">
            <w:pPr>
              <w:spacing w:before="0"/>
              <w:ind w:left="0"/>
              <w:jc w:val="both"/>
              <w:rPr>
                <w:sz w:val="22"/>
                <w:szCs w:val="22"/>
              </w:rPr>
            </w:pPr>
            <w:r w:rsidRPr="0076075D">
              <w:rPr>
                <w:sz w:val="22"/>
                <w:szCs w:val="22"/>
              </w:rPr>
              <w:t>fileName</w:t>
            </w:r>
          </w:p>
        </w:tc>
        <w:tc>
          <w:tcPr>
            <w:tcW w:w="6251" w:type="dxa"/>
          </w:tcPr>
          <w:p w14:paraId="7472C53E" w14:textId="77777777" w:rsidR="00501898" w:rsidRPr="0076075D" w:rsidRDefault="00136181">
            <w:pPr>
              <w:spacing w:before="0"/>
              <w:ind w:left="0"/>
              <w:jc w:val="both"/>
              <w:rPr>
                <w:sz w:val="22"/>
                <w:szCs w:val="22"/>
              </w:rPr>
            </w:pPr>
            <w:r w:rsidRPr="0076075D">
              <w:rPr>
                <w:sz w:val="22"/>
                <w:szCs w:val="22"/>
              </w:rPr>
              <w:t>Tên file tải về</w:t>
            </w:r>
          </w:p>
        </w:tc>
      </w:tr>
      <w:tr w:rsidR="00501898" w:rsidRPr="0076075D" w14:paraId="2EB0E599" w14:textId="77777777">
        <w:trPr>
          <w:jc w:val="center"/>
        </w:trPr>
        <w:tc>
          <w:tcPr>
            <w:tcW w:w="2533" w:type="dxa"/>
          </w:tcPr>
          <w:p w14:paraId="628F6590" w14:textId="77777777" w:rsidR="00501898" w:rsidRPr="0076075D" w:rsidRDefault="00136181">
            <w:pPr>
              <w:spacing w:before="0"/>
              <w:ind w:left="0"/>
              <w:jc w:val="both"/>
              <w:rPr>
                <w:sz w:val="22"/>
                <w:szCs w:val="22"/>
              </w:rPr>
            </w:pPr>
            <w:r w:rsidRPr="0076075D">
              <w:rPr>
                <w:sz w:val="22"/>
                <w:szCs w:val="22"/>
              </w:rPr>
              <w:t>fileToBytes</w:t>
            </w:r>
          </w:p>
        </w:tc>
        <w:tc>
          <w:tcPr>
            <w:tcW w:w="6251" w:type="dxa"/>
          </w:tcPr>
          <w:p w14:paraId="32382359" w14:textId="77777777" w:rsidR="00501898" w:rsidRPr="0076075D" w:rsidRDefault="00136181">
            <w:pPr>
              <w:spacing w:before="0"/>
              <w:ind w:left="0"/>
              <w:jc w:val="both"/>
              <w:rPr>
                <w:sz w:val="22"/>
                <w:szCs w:val="22"/>
              </w:rPr>
            </w:pPr>
            <w:r w:rsidRPr="0076075D">
              <w:rPr>
                <w:sz w:val="22"/>
                <w:szCs w:val="22"/>
              </w:rPr>
              <w:t>Nội dung file được chuyển thành kiểu byte, dạng base64</w:t>
            </w:r>
          </w:p>
        </w:tc>
      </w:tr>
    </w:tbl>
    <w:p w14:paraId="5364F75F" w14:textId="77777777" w:rsidR="00501898" w:rsidRPr="0076075D" w:rsidRDefault="00136181">
      <w:pPr>
        <w:ind w:left="90"/>
        <w:jc w:val="both"/>
        <w:rPr>
          <w:b/>
          <w:sz w:val="22"/>
          <w:szCs w:val="22"/>
        </w:rPr>
      </w:pPr>
      <w:r w:rsidRPr="0076075D">
        <w:rPr>
          <w:b/>
          <w:sz w:val="22"/>
          <w:szCs w:val="22"/>
        </w:rPr>
        <w:t>Lưu ý:</w:t>
      </w:r>
    </w:p>
    <w:p w14:paraId="6372DAB7" w14:textId="77777777" w:rsidR="00501898" w:rsidRPr="0076075D" w:rsidRDefault="00136181">
      <w:pPr>
        <w:ind w:left="720"/>
        <w:rPr>
          <w:sz w:val="22"/>
          <w:szCs w:val="22"/>
        </w:rPr>
      </w:pPr>
      <w:r w:rsidRPr="0076075D">
        <w:rPr>
          <w:sz w:val="22"/>
          <w:szCs w:val="22"/>
        </w:rPr>
        <w:t xml:space="preserve">Nếu người dùng truyền giá trị 0 hoặc “0” cho tham số validation trong phần generalInvoiceInfo thì </w:t>
      </w:r>
      <w:r w:rsidRPr="0076075D">
        <w:rPr>
          <w:bCs/>
          <w:sz w:val="22"/>
          <w:szCs w:val="22"/>
          <w:lang w:val="en"/>
        </w:rPr>
        <w:t>các thông tin được truyền trong phần itemInfo, taxBreakdowns, summarizeInfo sẽ được giữ nguyên mà không thực hiện kiểm tra ràng buộc và tính toán lại.</w:t>
      </w:r>
    </w:p>
    <w:p w14:paraId="483D8B34" w14:textId="77777777" w:rsidR="00501898" w:rsidRPr="0076075D" w:rsidRDefault="00136181">
      <w:pPr>
        <w:pStyle w:val="StyleHeading2l2H2h21TimesNewRoman14pt"/>
        <w:rPr>
          <w:sz w:val="22"/>
          <w:szCs w:val="22"/>
        </w:rPr>
      </w:pPr>
      <w:bookmarkStart w:id="58" w:name="_Toc115266203"/>
      <w:r w:rsidRPr="0076075D">
        <w:rPr>
          <w:sz w:val="22"/>
          <w:szCs w:val="22"/>
        </w:rPr>
        <w:t>Tra cứu hóa đơn bằng transaction</w:t>
      </w:r>
      <w:r w:rsidRPr="0076075D">
        <w:rPr>
          <w:sz w:val="22"/>
          <w:szCs w:val="22"/>
          <w:lang w:val="vi-VN"/>
        </w:rPr>
        <w:t>U</w:t>
      </w:r>
      <w:r w:rsidRPr="0076075D">
        <w:rPr>
          <w:sz w:val="22"/>
          <w:szCs w:val="22"/>
        </w:rPr>
        <w:t>uid</w:t>
      </w:r>
      <w:bookmarkEnd w:id="58"/>
    </w:p>
    <w:p w14:paraId="7C1212DE" w14:textId="77777777" w:rsidR="00501898" w:rsidRPr="0076075D" w:rsidRDefault="00136181">
      <w:pPr>
        <w:pStyle w:val="NormalIndent"/>
        <w:rPr>
          <w:sz w:val="22"/>
          <w:szCs w:val="22"/>
        </w:rPr>
      </w:pPr>
      <w:r w:rsidRPr="0076075D">
        <w:rPr>
          <w:sz w:val="22"/>
          <w:szCs w:val="22"/>
        </w:rPr>
        <w:t>Cho phép hệ thống tích hợp tra cứu hóa đơn đã được phát hành thành công dựa vào transactionUuid (Dữ liệu xác định tính duy nhất của 1 hóa đơn do bên phần mềm tích hợp sinh dữ liệu và kiểm soát)</w:t>
      </w:r>
    </w:p>
    <w:p w14:paraId="5C6ACBB4" w14:textId="77777777" w:rsidR="00501898" w:rsidRPr="0076075D" w:rsidRDefault="00136181">
      <w:pPr>
        <w:pStyle w:val="NormalIndent"/>
        <w:rPr>
          <w:sz w:val="22"/>
          <w:szCs w:val="22"/>
        </w:rPr>
      </w:pPr>
      <w:r w:rsidRPr="0076075D">
        <w:rPr>
          <w:sz w:val="22"/>
          <w:szCs w:val="22"/>
        </w:rPr>
        <w:lastRenderedPageBreak/>
        <w:t>Thường sử dụng API này khi cần đối soát dữ liệu giữa 2 hệ thống HDDT và phần mềm tích hợp.</w:t>
      </w:r>
    </w:p>
    <w:p w14:paraId="08159861"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3F836880"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i/>
          <w:color w:val="00B050"/>
          <w:sz w:val="22"/>
          <w:szCs w:val="22"/>
        </w:rPr>
        <w:t>InvoiceAPI/InvoiceWS/searchInvoiceByTransactionUuid</w:t>
      </w:r>
    </w:p>
    <w:p w14:paraId="2F4CD73C" w14:textId="77777777" w:rsidR="00501898" w:rsidRPr="0076075D" w:rsidRDefault="00136181">
      <w:pPr>
        <w:numPr>
          <w:ilvl w:val="0"/>
          <w:numId w:val="17"/>
        </w:numPr>
        <w:jc w:val="both"/>
        <w:rPr>
          <w:sz w:val="22"/>
          <w:szCs w:val="22"/>
        </w:rPr>
      </w:pPr>
      <w:r w:rsidRPr="0076075D">
        <w:rPr>
          <w:sz w:val="22"/>
          <w:szCs w:val="22"/>
        </w:rPr>
        <w:t>Headers:</w:t>
      </w:r>
    </w:p>
    <w:p w14:paraId="31E9DF61"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742B6A1F" w14:textId="77777777" w:rsidR="00501898" w:rsidRPr="0076075D" w:rsidRDefault="00136181">
      <w:pPr>
        <w:ind w:left="720"/>
        <w:jc w:val="both"/>
        <w:rPr>
          <w:sz w:val="22"/>
          <w:szCs w:val="22"/>
          <w:lang w:val="fr-FR"/>
        </w:rPr>
      </w:pPr>
      <w:r w:rsidRPr="0076075D">
        <w:rPr>
          <w:sz w:val="22"/>
          <w:szCs w:val="22"/>
          <w:lang w:val="fr-FR"/>
        </w:rPr>
        <w:t>+ Content-Type : application/x-www-form-urlencoded</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2454"/>
        <w:gridCol w:w="4869"/>
      </w:tblGrid>
      <w:tr w:rsidR="00501898" w:rsidRPr="0076075D" w14:paraId="00421EF5" w14:textId="77777777">
        <w:trPr>
          <w:trHeight w:val="530"/>
        </w:trPr>
        <w:tc>
          <w:tcPr>
            <w:tcW w:w="1890" w:type="dxa"/>
            <w:shd w:val="clear" w:color="auto" w:fill="D9D9D9"/>
          </w:tcPr>
          <w:p w14:paraId="409317F4"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454" w:type="dxa"/>
            <w:shd w:val="clear" w:color="auto" w:fill="D9D9D9"/>
          </w:tcPr>
          <w:p w14:paraId="660ACCAC"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869" w:type="dxa"/>
            <w:shd w:val="clear" w:color="auto" w:fill="D9D9D9"/>
          </w:tcPr>
          <w:p w14:paraId="475AC4F1" w14:textId="77777777" w:rsidR="00501898" w:rsidRPr="0076075D" w:rsidRDefault="00136181">
            <w:pPr>
              <w:ind w:left="0"/>
              <w:jc w:val="center"/>
              <w:rPr>
                <w:b/>
                <w:bCs/>
                <w:color w:val="000000"/>
                <w:sz w:val="22"/>
                <w:szCs w:val="22"/>
              </w:rPr>
            </w:pPr>
            <w:r w:rsidRPr="0076075D">
              <w:rPr>
                <w:b/>
                <w:bCs/>
                <w:color w:val="000000"/>
                <w:sz w:val="22"/>
                <w:szCs w:val="22"/>
              </w:rPr>
              <w:t>Dữ liệu/mô tả</w:t>
            </w:r>
          </w:p>
        </w:tc>
      </w:tr>
      <w:tr w:rsidR="00501898" w:rsidRPr="0076075D" w14:paraId="46C5F32A" w14:textId="77777777">
        <w:tc>
          <w:tcPr>
            <w:tcW w:w="1890" w:type="dxa"/>
          </w:tcPr>
          <w:p w14:paraId="03AA4279" w14:textId="77777777" w:rsidR="00501898" w:rsidRPr="0076075D" w:rsidRDefault="00136181">
            <w:pPr>
              <w:spacing w:before="0"/>
              <w:ind w:left="0"/>
              <w:jc w:val="both"/>
              <w:rPr>
                <w:sz w:val="22"/>
                <w:szCs w:val="22"/>
              </w:rPr>
            </w:pPr>
            <w:r w:rsidRPr="0076075D">
              <w:rPr>
                <w:sz w:val="22"/>
                <w:szCs w:val="22"/>
              </w:rPr>
              <w:t>supplierTaxCode</w:t>
            </w:r>
          </w:p>
        </w:tc>
        <w:tc>
          <w:tcPr>
            <w:tcW w:w="2454" w:type="dxa"/>
          </w:tcPr>
          <w:p w14:paraId="35C4C88B" w14:textId="77777777" w:rsidR="00501898" w:rsidRPr="0076075D" w:rsidRDefault="00136181">
            <w:pPr>
              <w:spacing w:before="0"/>
              <w:ind w:left="0"/>
              <w:jc w:val="both"/>
              <w:rPr>
                <w:sz w:val="22"/>
                <w:szCs w:val="22"/>
              </w:rPr>
            </w:pPr>
            <w:r w:rsidRPr="0076075D">
              <w:rPr>
                <w:sz w:val="22"/>
                <w:szCs w:val="22"/>
              </w:rPr>
              <w:t>Required: true</w:t>
            </w:r>
          </w:p>
          <w:p w14:paraId="594E4144" w14:textId="77777777" w:rsidR="00501898" w:rsidRPr="0076075D" w:rsidRDefault="00136181">
            <w:pPr>
              <w:spacing w:before="0"/>
              <w:ind w:left="0"/>
              <w:jc w:val="both"/>
              <w:rPr>
                <w:sz w:val="22"/>
                <w:szCs w:val="22"/>
              </w:rPr>
            </w:pPr>
            <w:r w:rsidRPr="0076075D">
              <w:rPr>
                <w:sz w:val="22"/>
                <w:szCs w:val="22"/>
              </w:rPr>
              <w:t>DataType: String</w:t>
            </w:r>
          </w:p>
          <w:p w14:paraId="2A2AAD50" w14:textId="77777777" w:rsidR="00501898" w:rsidRPr="0076075D" w:rsidRDefault="00136181">
            <w:pPr>
              <w:spacing w:before="0"/>
              <w:ind w:left="0"/>
              <w:jc w:val="both"/>
              <w:rPr>
                <w:sz w:val="22"/>
                <w:szCs w:val="22"/>
              </w:rPr>
            </w:pPr>
            <w:r w:rsidRPr="0076075D">
              <w:rPr>
                <w:sz w:val="22"/>
                <w:szCs w:val="22"/>
              </w:rPr>
              <w:t xml:space="preserve">Minlength: </w:t>
            </w:r>
          </w:p>
          <w:p w14:paraId="4247A736" w14:textId="77777777" w:rsidR="00501898" w:rsidRPr="0076075D" w:rsidRDefault="00136181">
            <w:pPr>
              <w:spacing w:before="0"/>
              <w:ind w:left="0"/>
              <w:jc w:val="both"/>
              <w:rPr>
                <w:sz w:val="22"/>
                <w:szCs w:val="22"/>
              </w:rPr>
            </w:pPr>
            <w:r w:rsidRPr="0076075D">
              <w:rPr>
                <w:sz w:val="22"/>
                <w:szCs w:val="22"/>
              </w:rPr>
              <w:t>Maxlength: 20</w:t>
            </w:r>
          </w:p>
          <w:p w14:paraId="51E69197" w14:textId="77777777" w:rsidR="00501898" w:rsidRPr="0076075D" w:rsidRDefault="00136181">
            <w:pPr>
              <w:spacing w:before="0"/>
              <w:ind w:left="0"/>
              <w:jc w:val="both"/>
              <w:rPr>
                <w:sz w:val="22"/>
                <w:szCs w:val="22"/>
              </w:rPr>
            </w:pPr>
            <w:r w:rsidRPr="0076075D">
              <w:rPr>
                <w:sz w:val="22"/>
                <w:szCs w:val="22"/>
              </w:rPr>
              <w:t>Format: [0-9-]+</w:t>
            </w:r>
          </w:p>
        </w:tc>
        <w:tc>
          <w:tcPr>
            <w:tcW w:w="4869" w:type="dxa"/>
          </w:tcPr>
          <w:p w14:paraId="156C38EE"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73D0CB97" w14:textId="77777777" w:rsidR="00501898" w:rsidRPr="0076075D" w:rsidRDefault="00136181">
            <w:pPr>
              <w:spacing w:before="0"/>
              <w:ind w:left="0"/>
              <w:jc w:val="both"/>
              <w:rPr>
                <w:sz w:val="22"/>
                <w:szCs w:val="22"/>
              </w:rPr>
            </w:pPr>
            <w:r w:rsidRPr="0076075D">
              <w:rPr>
                <w:sz w:val="22"/>
                <w:szCs w:val="22"/>
              </w:rPr>
              <w:t xml:space="preserve">Mẫu 1: 0312770607 </w:t>
            </w:r>
          </w:p>
          <w:p w14:paraId="2C1F447C" w14:textId="77777777" w:rsidR="00501898" w:rsidRPr="0076075D" w:rsidRDefault="00136181">
            <w:pPr>
              <w:spacing w:before="0"/>
              <w:ind w:left="0"/>
              <w:jc w:val="both"/>
              <w:rPr>
                <w:sz w:val="22"/>
                <w:szCs w:val="22"/>
              </w:rPr>
            </w:pPr>
            <w:r w:rsidRPr="0076075D">
              <w:rPr>
                <w:sz w:val="22"/>
                <w:szCs w:val="22"/>
              </w:rPr>
              <w:t>Mẫu 2: 0312770607-001</w:t>
            </w:r>
          </w:p>
          <w:p w14:paraId="469320CA" w14:textId="77777777" w:rsidR="00501898" w:rsidRPr="0076075D" w:rsidRDefault="00501898">
            <w:pPr>
              <w:spacing w:before="0"/>
              <w:ind w:left="0"/>
              <w:jc w:val="both"/>
              <w:rPr>
                <w:sz w:val="22"/>
                <w:szCs w:val="22"/>
              </w:rPr>
            </w:pPr>
          </w:p>
          <w:p w14:paraId="155DB3C3" w14:textId="77777777" w:rsidR="00501898" w:rsidRPr="0076075D" w:rsidRDefault="00501898">
            <w:pPr>
              <w:pStyle w:val="HTMLPreformatted"/>
              <w:shd w:val="clear" w:color="auto" w:fill="FFFFFF"/>
              <w:rPr>
                <w:rFonts w:ascii="Times New Roman" w:hAnsi="Times New Roman" w:cs="Times New Roman"/>
                <w:sz w:val="22"/>
                <w:szCs w:val="22"/>
              </w:rPr>
            </w:pPr>
          </w:p>
        </w:tc>
      </w:tr>
      <w:tr w:rsidR="00501898" w:rsidRPr="0076075D" w14:paraId="5A7B480C" w14:textId="77777777">
        <w:tc>
          <w:tcPr>
            <w:tcW w:w="1890" w:type="dxa"/>
          </w:tcPr>
          <w:p w14:paraId="330E7C5B" w14:textId="77777777" w:rsidR="00501898" w:rsidRPr="0076075D" w:rsidRDefault="00136181">
            <w:pPr>
              <w:spacing w:before="0"/>
              <w:ind w:left="0"/>
              <w:jc w:val="both"/>
              <w:rPr>
                <w:sz w:val="22"/>
                <w:szCs w:val="22"/>
              </w:rPr>
            </w:pPr>
            <w:r w:rsidRPr="0076075D">
              <w:rPr>
                <w:sz w:val="22"/>
                <w:szCs w:val="22"/>
              </w:rPr>
              <w:t>transactionUuid</w:t>
            </w:r>
          </w:p>
        </w:tc>
        <w:tc>
          <w:tcPr>
            <w:tcW w:w="2454" w:type="dxa"/>
          </w:tcPr>
          <w:p w14:paraId="4DC590B1" w14:textId="77777777" w:rsidR="00501898" w:rsidRPr="0076075D" w:rsidRDefault="00136181">
            <w:pPr>
              <w:spacing w:before="0"/>
              <w:ind w:left="0"/>
              <w:jc w:val="both"/>
              <w:rPr>
                <w:sz w:val="22"/>
                <w:szCs w:val="22"/>
              </w:rPr>
            </w:pPr>
            <w:r w:rsidRPr="0076075D">
              <w:rPr>
                <w:sz w:val="22"/>
                <w:szCs w:val="22"/>
              </w:rPr>
              <w:t>Required: true</w:t>
            </w:r>
          </w:p>
          <w:p w14:paraId="2F4CA3C7" w14:textId="77777777" w:rsidR="00501898" w:rsidRPr="0076075D" w:rsidRDefault="00136181">
            <w:pPr>
              <w:spacing w:before="0"/>
              <w:ind w:left="0"/>
              <w:jc w:val="both"/>
              <w:rPr>
                <w:sz w:val="22"/>
                <w:szCs w:val="22"/>
              </w:rPr>
            </w:pPr>
            <w:r w:rsidRPr="0076075D">
              <w:rPr>
                <w:sz w:val="22"/>
                <w:szCs w:val="22"/>
              </w:rPr>
              <w:t>DataType: String</w:t>
            </w:r>
          </w:p>
          <w:p w14:paraId="2A33DC17" w14:textId="77777777" w:rsidR="00501898" w:rsidRPr="0076075D" w:rsidRDefault="00136181">
            <w:pPr>
              <w:spacing w:before="0"/>
              <w:ind w:left="0"/>
              <w:jc w:val="both"/>
              <w:rPr>
                <w:sz w:val="22"/>
                <w:szCs w:val="22"/>
              </w:rPr>
            </w:pPr>
            <w:r w:rsidRPr="0076075D">
              <w:rPr>
                <w:sz w:val="22"/>
                <w:szCs w:val="22"/>
              </w:rPr>
              <w:t>Minlength: 10</w:t>
            </w:r>
          </w:p>
          <w:p w14:paraId="228F2D2F" w14:textId="77777777" w:rsidR="00501898" w:rsidRPr="0076075D" w:rsidRDefault="00136181">
            <w:pPr>
              <w:spacing w:before="0"/>
              <w:ind w:left="0"/>
              <w:jc w:val="both"/>
              <w:rPr>
                <w:sz w:val="22"/>
                <w:szCs w:val="22"/>
              </w:rPr>
            </w:pPr>
            <w:r w:rsidRPr="0076075D">
              <w:rPr>
                <w:sz w:val="22"/>
                <w:szCs w:val="22"/>
              </w:rPr>
              <w:t>Maxlength: 36</w:t>
            </w:r>
          </w:p>
          <w:p w14:paraId="69C51AD8" w14:textId="77777777" w:rsidR="00501898" w:rsidRPr="0076075D" w:rsidRDefault="00136181">
            <w:pPr>
              <w:spacing w:before="0"/>
              <w:ind w:left="0"/>
              <w:jc w:val="both"/>
              <w:rPr>
                <w:sz w:val="22"/>
                <w:szCs w:val="22"/>
              </w:rPr>
            </w:pPr>
            <w:r w:rsidRPr="0076075D">
              <w:rPr>
                <w:sz w:val="22"/>
                <w:szCs w:val="22"/>
              </w:rPr>
              <w:t xml:space="preserve">Format: </w:t>
            </w:r>
          </w:p>
        </w:tc>
        <w:tc>
          <w:tcPr>
            <w:tcW w:w="4869" w:type="dxa"/>
          </w:tcPr>
          <w:p w14:paraId="49A3C834" w14:textId="77777777" w:rsidR="00501898" w:rsidRPr="0076075D" w:rsidRDefault="00136181">
            <w:pPr>
              <w:spacing w:before="0"/>
              <w:ind w:left="41"/>
              <w:jc w:val="both"/>
              <w:rPr>
                <w:sz w:val="22"/>
                <w:szCs w:val="22"/>
              </w:rPr>
            </w:pPr>
            <w:r w:rsidRPr="0076075D">
              <w:rPr>
                <w:sz w:val="22"/>
                <w:szCs w:val="22"/>
              </w:rPr>
              <w:t xml:space="preserve">Giá trị transactionUuid gán với hóa đơn khi gửi dữ liệu lập hóa đơn. </w:t>
            </w:r>
          </w:p>
          <w:p w14:paraId="2B4456C6" w14:textId="77777777" w:rsidR="00501898" w:rsidRPr="0076075D" w:rsidRDefault="00501898">
            <w:pPr>
              <w:spacing w:before="0"/>
              <w:ind w:left="41"/>
              <w:jc w:val="both"/>
              <w:rPr>
                <w:sz w:val="22"/>
                <w:szCs w:val="22"/>
              </w:rPr>
            </w:pPr>
          </w:p>
          <w:p w14:paraId="77C1A246" w14:textId="77777777" w:rsidR="00501898" w:rsidRPr="0076075D" w:rsidRDefault="00501898">
            <w:pPr>
              <w:pStyle w:val="HTMLPreformatted"/>
              <w:shd w:val="clear" w:color="auto" w:fill="FFFFFF"/>
              <w:rPr>
                <w:rFonts w:ascii="Times New Roman" w:hAnsi="Times New Roman" w:cs="Times New Roman"/>
                <w:sz w:val="22"/>
                <w:szCs w:val="22"/>
              </w:rPr>
            </w:pPr>
          </w:p>
        </w:tc>
      </w:tr>
    </w:tbl>
    <w:p w14:paraId="4687CE7F" w14:textId="77777777" w:rsidR="00501898" w:rsidRPr="0076075D" w:rsidRDefault="00501898">
      <w:pPr>
        <w:snapToGrid w:val="0"/>
        <w:ind w:left="360"/>
        <w:jc w:val="both"/>
        <w:rPr>
          <w:sz w:val="22"/>
          <w:szCs w:val="22"/>
        </w:rPr>
      </w:pPr>
    </w:p>
    <w:p w14:paraId="6309CBAE" w14:textId="77777777" w:rsidR="00501898" w:rsidRPr="0076075D" w:rsidRDefault="00136181">
      <w:pPr>
        <w:snapToGrid w:val="0"/>
        <w:ind w:left="360"/>
        <w:jc w:val="both"/>
        <w:rPr>
          <w:sz w:val="22"/>
          <w:szCs w:val="22"/>
        </w:rPr>
      </w:pPr>
      <w:r w:rsidRPr="0076075D">
        <w:rPr>
          <w:sz w:val="22"/>
          <w:szCs w:val="22"/>
        </w:rPr>
        <w:t>Ví dụ với định dạng formParam:</w:t>
      </w:r>
    </w:p>
    <w:p w14:paraId="09D7C17C" w14:textId="77777777" w:rsidR="00501898" w:rsidRPr="0076075D" w:rsidRDefault="00136181">
      <w:pPr>
        <w:snapToGrid w:val="0"/>
        <w:ind w:left="360"/>
        <w:jc w:val="both"/>
        <w:rPr>
          <w:sz w:val="22"/>
          <w:szCs w:val="22"/>
        </w:rPr>
      </w:pPr>
      <w:r w:rsidRPr="0076075D">
        <w:rPr>
          <w:noProof/>
          <w:sz w:val="22"/>
          <w:szCs w:val="22"/>
        </w:rPr>
        <w:drawing>
          <wp:inline distT="0" distB="0" distL="114300" distR="114300" wp14:anchorId="795D8403" wp14:editId="139E6E43">
            <wp:extent cx="6294120" cy="1573530"/>
            <wp:effectExtent l="0" t="0" r="11430" b="7620"/>
            <wp:docPr id="2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3"/>
                    <pic:cNvPicPr>
                      <a:picLocks noChangeAspect="1"/>
                    </pic:cNvPicPr>
                  </pic:nvPicPr>
                  <pic:blipFill>
                    <a:blip r:embed="rId84"/>
                    <a:stretch>
                      <a:fillRect/>
                    </a:stretch>
                  </pic:blipFill>
                  <pic:spPr>
                    <a:xfrm>
                      <a:off x="0" y="0"/>
                      <a:ext cx="6294120" cy="1573530"/>
                    </a:xfrm>
                    <a:prstGeom prst="rect">
                      <a:avLst/>
                    </a:prstGeom>
                    <a:noFill/>
                    <a:ln>
                      <a:noFill/>
                    </a:ln>
                  </pic:spPr>
                </pic:pic>
              </a:graphicData>
            </a:graphic>
          </wp:inline>
        </w:drawing>
      </w:r>
      <w:r w:rsidRPr="0076075D">
        <w:rPr>
          <w:sz w:val="22"/>
          <w:szCs w:val="22"/>
        </w:rPr>
        <w:t>Hình ảnh Response trả về thành công</w:t>
      </w:r>
    </w:p>
    <w:p w14:paraId="35265B69" w14:textId="77777777" w:rsidR="00501898" w:rsidRPr="0076075D" w:rsidRDefault="00136181">
      <w:pPr>
        <w:snapToGrid w:val="0"/>
        <w:ind w:left="360"/>
        <w:jc w:val="both"/>
        <w:rPr>
          <w:sz w:val="22"/>
          <w:szCs w:val="22"/>
        </w:rPr>
      </w:pPr>
      <w:r w:rsidRPr="0076075D">
        <w:rPr>
          <w:noProof/>
          <w:sz w:val="22"/>
          <w:szCs w:val="22"/>
        </w:rPr>
        <w:drawing>
          <wp:inline distT="0" distB="0" distL="114300" distR="114300" wp14:anchorId="3FF8CDE4" wp14:editId="46FF7D98">
            <wp:extent cx="6314440" cy="876300"/>
            <wp:effectExtent l="0" t="0" r="10160" b="0"/>
            <wp:docPr id="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2"/>
                    <pic:cNvPicPr>
                      <a:picLocks noChangeAspect="1"/>
                    </pic:cNvPicPr>
                  </pic:nvPicPr>
                  <pic:blipFill>
                    <a:blip r:embed="rId85"/>
                    <a:stretch>
                      <a:fillRect/>
                    </a:stretch>
                  </pic:blipFill>
                  <pic:spPr>
                    <a:xfrm>
                      <a:off x="0" y="0"/>
                      <a:ext cx="6314440" cy="876300"/>
                    </a:xfrm>
                    <a:prstGeom prst="rect">
                      <a:avLst/>
                    </a:prstGeom>
                    <a:noFill/>
                    <a:ln>
                      <a:noFill/>
                    </a:ln>
                  </pic:spPr>
                </pic:pic>
              </a:graphicData>
            </a:graphic>
          </wp:inline>
        </w:drawing>
      </w:r>
    </w:p>
    <w:p w14:paraId="1B8D88D0" w14:textId="77777777" w:rsidR="00501898" w:rsidRPr="0076075D" w:rsidRDefault="00136181">
      <w:pPr>
        <w:snapToGrid w:val="0"/>
        <w:ind w:left="360"/>
        <w:jc w:val="both"/>
        <w:rPr>
          <w:sz w:val="22"/>
          <w:szCs w:val="22"/>
        </w:rPr>
      </w:pPr>
      <w:r w:rsidRPr="0076075D">
        <w:rPr>
          <w:sz w:val="22"/>
          <w:szCs w:val="22"/>
        </w:rPr>
        <w:lastRenderedPageBreak/>
        <w:t>Thông tin chi tiết Response</w:t>
      </w:r>
    </w:p>
    <w:p w14:paraId="1FC659D9"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w:t>
      </w:r>
      <w:r w:rsidRPr="0076075D">
        <w:rPr>
          <w:noProof/>
          <w:snapToGrid/>
          <w:color w:val="800000"/>
          <w:sz w:val="22"/>
          <w:szCs w:val="22"/>
        </w:rPr>
        <w:drawing>
          <wp:inline distT="0" distB="0" distL="114300" distR="114300" wp14:anchorId="5281FAEC" wp14:editId="5F840D3E">
            <wp:extent cx="85090" cy="85090"/>
            <wp:effectExtent l="0" t="0" r="10160" b="10160"/>
            <wp:docPr id="26" name="Picture 33" descr="m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3" descr="minus"/>
                    <pic:cNvPicPr>
                      <a:picLocks noChangeAspect="1"/>
                    </pic:cNvPicPr>
                  </pic:nvPicPr>
                  <pic:blipFill>
                    <a:blip r:embed="rId86"/>
                    <a:stretch>
                      <a:fillRect/>
                    </a:stretch>
                  </pic:blipFill>
                  <pic:spPr>
                    <a:xfrm>
                      <a:off x="0" y="0"/>
                      <a:ext cx="85090" cy="85090"/>
                    </a:xfrm>
                    <a:prstGeom prst="rect">
                      <a:avLst/>
                    </a:prstGeom>
                    <a:noFill/>
                    <a:ln>
                      <a:noFill/>
                    </a:ln>
                  </pic:spPr>
                </pic:pic>
              </a:graphicData>
            </a:graphic>
          </wp:inline>
        </w:drawing>
      </w:r>
    </w:p>
    <w:p w14:paraId="17719BD9"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"transactionUuid": "0100109106_test3_268_1",</w:t>
      </w:r>
    </w:p>
    <w:p w14:paraId="7C748847"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"errorCode": null,</w:t>
      </w:r>
    </w:p>
    <w:p w14:paraId="1D9D11B1"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"description": null,</w:t>
      </w:r>
    </w:p>
    <w:p w14:paraId="2DBC7D8E"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"result": [</w:t>
      </w:r>
      <w:r w:rsidRPr="0076075D">
        <w:rPr>
          <w:noProof/>
          <w:snapToGrid/>
          <w:color w:val="800000"/>
          <w:sz w:val="22"/>
          <w:szCs w:val="22"/>
        </w:rPr>
        <w:drawing>
          <wp:inline distT="0" distB="0" distL="114300" distR="114300" wp14:anchorId="67FCF7BC" wp14:editId="6EB8DCEF">
            <wp:extent cx="85090" cy="85090"/>
            <wp:effectExtent l="0" t="0" r="10160" b="10160"/>
            <wp:docPr id="27" name="Picture 34" descr="m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4" descr="minus"/>
                    <pic:cNvPicPr>
                      <a:picLocks noChangeAspect="1"/>
                    </pic:cNvPicPr>
                  </pic:nvPicPr>
                  <pic:blipFill>
                    <a:blip r:embed="rId86"/>
                    <a:stretch>
                      <a:fillRect/>
                    </a:stretch>
                  </pic:blipFill>
                  <pic:spPr>
                    <a:xfrm>
                      <a:off x="0" y="0"/>
                      <a:ext cx="85090" cy="85090"/>
                    </a:xfrm>
                    <a:prstGeom prst="rect">
                      <a:avLst/>
                    </a:prstGeom>
                    <a:noFill/>
                    <a:ln>
                      <a:noFill/>
                    </a:ln>
                  </pic:spPr>
                </pic:pic>
              </a:graphicData>
            </a:graphic>
          </wp:inline>
        </w:drawing>
      </w:r>
    </w:p>
    <w:p w14:paraId="33298AA7"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w:t>
      </w:r>
      <w:r w:rsidRPr="0076075D">
        <w:rPr>
          <w:noProof/>
          <w:snapToGrid/>
          <w:color w:val="800000"/>
          <w:sz w:val="22"/>
          <w:szCs w:val="22"/>
        </w:rPr>
        <w:drawing>
          <wp:inline distT="0" distB="0" distL="114300" distR="114300" wp14:anchorId="45009D68" wp14:editId="43A37DDE">
            <wp:extent cx="85090" cy="85090"/>
            <wp:effectExtent l="0" t="0" r="10160" b="10160"/>
            <wp:docPr id="28" name="Picture 35" descr="m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5" descr="minus"/>
                    <pic:cNvPicPr>
                      <a:picLocks noChangeAspect="1"/>
                    </pic:cNvPicPr>
                  </pic:nvPicPr>
                  <pic:blipFill>
                    <a:blip r:embed="rId86"/>
                    <a:stretch>
                      <a:fillRect/>
                    </a:stretch>
                  </pic:blipFill>
                  <pic:spPr>
                    <a:xfrm>
                      <a:off x="0" y="0"/>
                      <a:ext cx="85090" cy="85090"/>
                    </a:xfrm>
                    <a:prstGeom prst="rect">
                      <a:avLst/>
                    </a:prstGeom>
                    <a:noFill/>
                    <a:ln>
                      <a:noFill/>
                    </a:ln>
                  </pic:spPr>
                </pic:pic>
              </a:graphicData>
            </a:graphic>
          </wp:inline>
        </w:drawing>
      </w:r>
    </w:p>
    <w:p w14:paraId="5BB8E8E1"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"supplierTaxCode": "0100109106",</w:t>
      </w:r>
    </w:p>
    <w:p w14:paraId="5FCAF320"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"invoiceNo": "AB/19E0000522",</w:t>
      </w:r>
    </w:p>
    <w:p w14:paraId="07DE0857"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"reservationCode": "OKMYMDX5F4",</w:t>
      </w:r>
    </w:p>
    <w:p w14:paraId="6BF2B2CA"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"issueDate": </w:t>
      </w:r>
      <w:r w:rsidRPr="0076075D">
        <w:rPr>
          <w:bCs/>
          <w:snapToGrid/>
          <w:color w:val="8000FF"/>
          <w:sz w:val="22"/>
          <w:szCs w:val="22"/>
          <w:shd w:val="clear" w:color="auto" w:fill="FFFF00"/>
        </w:rPr>
        <w:t>1587797116843</w:t>
      </w:r>
    </w:p>
    <w:p w14:paraId="58C1F0A2"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"status": "Hóa đơn gốc"</w:t>
      </w:r>
    </w:p>
    <w:p w14:paraId="23395D6E"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w:t>
      </w:r>
    </w:p>
    <w:p w14:paraId="6AC211FC"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w:t>
      </w:r>
    </w:p>
    <w:p w14:paraId="3238E643"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w:t>
      </w:r>
    </w:p>
    <w:p w14:paraId="4BE65987" w14:textId="77777777" w:rsidR="00501898" w:rsidRPr="0076075D" w:rsidRDefault="00136181">
      <w:pPr>
        <w:snapToGrid w:val="0"/>
        <w:ind w:left="360"/>
        <w:jc w:val="both"/>
        <w:rPr>
          <w:sz w:val="22"/>
          <w:szCs w:val="22"/>
        </w:rPr>
      </w:pPr>
      <w:r w:rsidRPr="0076075D">
        <w:rPr>
          <w:sz w:val="22"/>
          <w:szCs w:val="22"/>
        </w:rPr>
        <w:t>Đối với các hóa đơn theo Thông tư 78 đã được cơ quan thuế cấp mã sẽ có các thông tin bổ sung về mã cơ quan thuế như sau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1755"/>
        <w:gridCol w:w="4578"/>
      </w:tblGrid>
      <w:tr w:rsidR="00501898" w:rsidRPr="0076075D" w14:paraId="77733FED" w14:textId="77777777">
        <w:tc>
          <w:tcPr>
            <w:tcW w:w="774" w:type="dxa"/>
            <w:shd w:val="clear" w:color="auto" w:fill="D9D9D9"/>
          </w:tcPr>
          <w:p w14:paraId="5F056AEE" w14:textId="77777777" w:rsidR="00501898" w:rsidRPr="0076075D" w:rsidRDefault="00136181">
            <w:pPr>
              <w:spacing w:line="240" w:lineRule="auto"/>
              <w:ind w:left="0" w:right="11"/>
              <w:contextualSpacing/>
              <w:jc w:val="center"/>
              <w:rPr>
                <w:b/>
                <w:bCs/>
                <w:sz w:val="22"/>
                <w:szCs w:val="22"/>
              </w:rPr>
            </w:pPr>
            <w:r w:rsidRPr="0076075D">
              <w:rPr>
                <w:b/>
                <w:bCs/>
                <w:sz w:val="22"/>
                <w:szCs w:val="22"/>
              </w:rPr>
              <w:t>STT</w:t>
            </w:r>
          </w:p>
        </w:tc>
        <w:tc>
          <w:tcPr>
            <w:tcW w:w="1755" w:type="dxa"/>
            <w:shd w:val="clear" w:color="auto" w:fill="D9D9D9"/>
          </w:tcPr>
          <w:p w14:paraId="6DE412F6" w14:textId="77777777" w:rsidR="00501898" w:rsidRPr="0076075D" w:rsidRDefault="00136181">
            <w:pPr>
              <w:spacing w:line="240" w:lineRule="auto"/>
              <w:ind w:left="0" w:right="11"/>
              <w:contextualSpacing/>
              <w:jc w:val="center"/>
              <w:rPr>
                <w:b/>
                <w:bCs/>
                <w:sz w:val="22"/>
                <w:szCs w:val="22"/>
              </w:rPr>
            </w:pPr>
            <w:r w:rsidRPr="0076075D">
              <w:rPr>
                <w:b/>
                <w:bCs/>
                <w:sz w:val="22"/>
                <w:szCs w:val="22"/>
              </w:rPr>
              <w:t>Tên thẻ</w:t>
            </w:r>
          </w:p>
        </w:tc>
        <w:tc>
          <w:tcPr>
            <w:tcW w:w="4578" w:type="dxa"/>
            <w:shd w:val="clear" w:color="auto" w:fill="D9D9D9"/>
          </w:tcPr>
          <w:p w14:paraId="61B853C9" w14:textId="77777777" w:rsidR="00501898" w:rsidRPr="0076075D" w:rsidRDefault="00136181">
            <w:pPr>
              <w:spacing w:line="240" w:lineRule="auto"/>
              <w:ind w:left="0" w:right="11"/>
              <w:contextualSpacing/>
              <w:jc w:val="center"/>
              <w:rPr>
                <w:b/>
                <w:bCs/>
                <w:sz w:val="22"/>
                <w:szCs w:val="22"/>
              </w:rPr>
            </w:pPr>
            <w:r w:rsidRPr="0076075D">
              <w:rPr>
                <w:b/>
                <w:bCs/>
                <w:sz w:val="22"/>
                <w:szCs w:val="22"/>
              </w:rPr>
              <w:t>Ý nghĩa</w:t>
            </w:r>
          </w:p>
        </w:tc>
      </w:tr>
      <w:tr w:rsidR="00501898" w:rsidRPr="0076075D" w14:paraId="7217BB04" w14:textId="77777777">
        <w:tc>
          <w:tcPr>
            <w:tcW w:w="774" w:type="dxa"/>
          </w:tcPr>
          <w:p w14:paraId="1B68553F" w14:textId="77777777" w:rsidR="00501898" w:rsidRPr="0076075D" w:rsidRDefault="00501898">
            <w:pPr>
              <w:pStyle w:val="ListParagraph"/>
              <w:numPr>
                <w:ilvl w:val="0"/>
                <w:numId w:val="29"/>
              </w:numPr>
              <w:spacing w:before="40" w:after="40"/>
              <w:ind w:right="11"/>
              <w:contextualSpacing/>
              <w:rPr>
                <w:rFonts w:ascii="Times New Roman" w:hAnsi="Times New Roman"/>
              </w:rPr>
            </w:pPr>
          </w:p>
        </w:tc>
        <w:tc>
          <w:tcPr>
            <w:tcW w:w="1755" w:type="dxa"/>
          </w:tcPr>
          <w:p w14:paraId="0C9B05F7" w14:textId="77777777" w:rsidR="00501898" w:rsidRPr="0076075D" w:rsidRDefault="00136181">
            <w:pPr>
              <w:spacing w:line="240" w:lineRule="auto"/>
              <w:ind w:left="0" w:right="11"/>
              <w:contextualSpacing/>
              <w:rPr>
                <w:sz w:val="22"/>
                <w:szCs w:val="22"/>
              </w:rPr>
            </w:pPr>
            <w:r w:rsidRPr="0076075D">
              <w:rPr>
                <w:sz w:val="22"/>
                <w:szCs w:val="22"/>
              </w:rPr>
              <w:t>exchangeStatus</w:t>
            </w:r>
          </w:p>
        </w:tc>
        <w:tc>
          <w:tcPr>
            <w:tcW w:w="4578" w:type="dxa"/>
          </w:tcPr>
          <w:p w14:paraId="3240916C" w14:textId="77777777" w:rsidR="00501898" w:rsidRPr="0076075D" w:rsidRDefault="00136181">
            <w:pPr>
              <w:spacing w:line="240" w:lineRule="auto"/>
              <w:ind w:left="0" w:right="11"/>
              <w:contextualSpacing/>
              <w:rPr>
                <w:sz w:val="22"/>
                <w:szCs w:val="22"/>
              </w:rPr>
            </w:pPr>
            <w:r w:rsidRPr="0076075D">
              <w:rPr>
                <w:sz w:val="22"/>
                <w:szCs w:val="22"/>
              </w:rPr>
              <w:t>Mô tả trạng thái truyền nhận của HĐ với CQT</w:t>
            </w:r>
          </w:p>
        </w:tc>
      </w:tr>
      <w:tr w:rsidR="00501898" w:rsidRPr="0076075D" w14:paraId="19491F91" w14:textId="77777777">
        <w:tc>
          <w:tcPr>
            <w:tcW w:w="774" w:type="dxa"/>
          </w:tcPr>
          <w:p w14:paraId="136E800B" w14:textId="77777777" w:rsidR="00501898" w:rsidRPr="0076075D" w:rsidRDefault="00501898">
            <w:pPr>
              <w:pStyle w:val="ListParagraph"/>
              <w:numPr>
                <w:ilvl w:val="0"/>
                <w:numId w:val="29"/>
              </w:numPr>
              <w:spacing w:before="40" w:after="40"/>
              <w:ind w:right="11"/>
              <w:contextualSpacing/>
              <w:rPr>
                <w:rFonts w:ascii="Times New Roman" w:hAnsi="Times New Roman"/>
              </w:rPr>
            </w:pPr>
          </w:p>
        </w:tc>
        <w:tc>
          <w:tcPr>
            <w:tcW w:w="1755" w:type="dxa"/>
          </w:tcPr>
          <w:p w14:paraId="1132D594" w14:textId="77777777" w:rsidR="00501898" w:rsidRPr="0076075D" w:rsidRDefault="00136181">
            <w:pPr>
              <w:spacing w:line="240" w:lineRule="auto"/>
              <w:ind w:left="0" w:right="11"/>
              <w:contextualSpacing/>
              <w:rPr>
                <w:sz w:val="22"/>
                <w:szCs w:val="22"/>
              </w:rPr>
            </w:pPr>
            <w:r w:rsidRPr="0076075D">
              <w:rPr>
                <w:sz w:val="22"/>
                <w:szCs w:val="22"/>
              </w:rPr>
              <w:t>exchangeDes</w:t>
            </w:r>
          </w:p>
        </w:tc>
        <w:tc>
          <w:tcPr>
            <w:tcW w:w="4578" w:type="dxa"/>
          </w:tcPr>
          <w:p w14:paraId="66384F5A" w14:textId="77777777" w:rsidR="00501898" w:rsidRPr="0076075D" w:rsidRDefault="00136181">
            <w:pPr>
              <w:spacing w:line="240" w:lineRule="auto"/>
              <w:ind w:left="0" w:right="11"/>
              <w:contextualSpacing/>
              <w:rPr>
                <w:sz w:val="22"/>
                <w:szCs w:val="22"/>
              </w:rPr>
            </w:pPr>
            <w:r w:rsidRPr="0076075D">
              <w:rPr>
                <w:sz w:val="22"/>
                <w:szCs w:val="22"/>
              </w:rPr>
              <w:t xml:space="preserve">Mô tả lỗi truyền nhận </w:t>
            </w:r>
          </w:p>
        </w:tc>
      </w:tr>
      <w:tr w:rsidR="00501898" w:rsidRPr="0076075D" w14:paraId="12228D09" w14:textId="77777777">
        <w:tc>
          <w:tcPr>
            <w:tcW w:w="774" w:type="dxa"/>
          </w:tcPr>
          <w:p w14:paraId="254CB86C" w14:textId="77777777" w:rsidR="00501898" w:rsidRPr="0076075D" w:rsidRDefault="00501898">
            <w:pPr>
              <w:pStyle w:val="ListParagraph"/>
              <w:numPr>
                <w:ilvl w:val="0"/>
                <w:numId w:val="29"/>
              </w:numPr>
              <w:spacing w:before="40" w:after="40"/>
              <w:ind w:right="11"/>
              <w:contextualSpacing/>
              <w:rPr>
                <w:rFonts w:ascii="Times New Roman" w:hAnsi="Times New Roman"/>
              </w:rPr>
            </w:pPr>
          </w:p>
        </w:tc>
        <w:tc>
          <w:tcPr>
            <w:tcW w:w="1755" w:type="dxa"/>
          </w:tcPr>
          <w:p w14:paraId="0B4BCA4C" w14:textId="77777777" w:rsidR="00501898" w:rsidRPr="0076075D" w:rsidRDefault="00136181">
            <w:pPr>
              <w:spacing w:line="240" w:lineRule="auto"/>
              <w:ind w:left="0" w:right="11"/>
              <w:contextualSpacing/>
              <w:rPr>
                <w:sz w:val="22"/>
                <w:szCs w:val="22"/>
              </w:rPr>
            </w:pPr>
            <w:r w:rsidRPr="0076075D">
              <w:rPr>
                <w:sz w:val="22"/>
                <w:szCs w:val="22"/>
              </w:rPr>
              <w:t>codeOfTax</w:t>
            </w:r>
          </w:p>
        </w:tc>
        <w:tc>
          <w:tcPr>
            <w:tcW w:w="4578" w:type="dxa"/>
          </w:tcPr>
          <w:p w14:paraId="759C8EE3" w14:textId="77777777" w:rsidR="00501898" w:rsidRPr="0076075D" w:rsidRDefault="00136181">
            <w:pPr>
              <w:spacing w:line="240" w:lineRule="auto"/>
              <w:ind w:left="0" w:right="11"/>
              <w:contextualSpacing/>
              <w:rPr>
                <w:sz w:val="22"/>
                <w:szCs w:val="22"/>
              </w:rPr>
            </w:pPr>
            <w:r w:rsidRPr="0076075D">
              <w:rPr>
                <w:sz w:val="22"/>
                <w:szCs w:val="22"/>
              </w:rPr>
              <w:t>Mã CQT cấp</w:t>
            </w:r>
          </w:p>
        </w:tc>
      </w:tr>
    </w:tbl>
    <w:p w14:paraId="52893B68"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w:t>
      </w:r>
    </w:p>
    <w:p w14:paraId="75B8D3E7"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"errorCode": null,</w:t>
      </w:r>
    </w:p>
    <w:p w14:paraId="4EA63DED"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"description": null,</w:t>
      </w:r>
    </w:p>
    <w:p w14:paraId="5AA2946C"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"transactionUuid": "4543Gfd565h",</w:t>
      </w:r>
    </w:p>
    <w:p w14:paraId="2A24DF95"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"result": [</w:t>
      </w:r>
    </w:p>
    <w:p w14:paraId="63A223A1"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w:t>
      </w:r>
    </w:p>
    <w:p w14:paraId="5E3DC2C9"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"supplierTaxCode": "0100109106-710",</w:t>
      </w:r>
    </w:p>
    <w:p w14:paraId="0266770F"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"invoiceNo": "K21DTT4",</w:t>
      </w:r>
    </w:p>
    <w:p w14:paraId="2FF22C5A"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"reservationCode": "UFODH7MN7LT0GW5",</w:t>
      </w:r>
    </w:p>
    <w:p w14:paraId="789C517C"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"issueDate": 1638852198000,</w:t>
      </w:r>
    </w:p>
    <w:p w14:paraId="1FEEFC42"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"status": "Hóa đơn điều chỉnh tiền",</w:t>
      </w:r>
    </w:p>
    <w:p w14:paraId="2E502D58"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"exchangeStatus": "</w:t>
      </w:r>
      <w:r w:rsidRPr="0076075D">
        <w:rPr>
          <w:sz w:val="22"/>
          <w:szCs w:val="22"/>
        </w:rPr>
        <w:t xml:space="preserve"> </w:t>
      </w:r>
      <w:r w:rsidRPr="0076075D">
        <w:rPr>
          <w:snapToGrid/>
          <w:color w:val="800000"/>
          <w:sz w:val="22"/>
          <w:szCs w:val="22"/>
        </w:rPr>
        <w:t>Mã CQT cấp: 00BDD6525B75646655B654665B65466565",</w:t>
      </w:r>
    </w:p>
    <w:p w14:paraId="54E859BE"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"exchangeDes": null,</w:t>
      </w:r>
    </w:p>
    <w:p w14:paraId="70C7A084"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"codeOfTax": "00BDD6525B75646655B654665B65466565"</w:t>
      </w:r>
    </w:p>
    <w:p w14:paraId="3565E7A2"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w:t>
      </w:r>
    </w:p>
    <w:p w14:paraId="2173F91C"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 xml:space="preserve">    ]</w:t>
      </w:r>
    </w:p>
    <w:p w14:paraId="7928770B" w14:textId="77777777" w:rsidR="00501898" w:rsidRPr="0076075D" w:rsidRDefault="00136181">
      <w:pPr>
        <w:widowControl/>
        <w:shd w:val="clear" w:color="auto" w:fill="DBE5F1"/>
        <w:spacing w:before="0" w:line="240" w:lineRule="auto"/>
        <w:ind w:left="1800"/>
        <w:jc w:val="both"/>
        <w:rPr>
          <w:snapToGrid/>
          <w:color w:val="800000"/>
          <w:sz w:val="22"/>
          <w:szCs w:val="22"/>
        </w:rPr>
      </w:pPr>
      <w:r w:rsidRPr="0076075D">
        <w:rPr>
          <w:snapToGrid/>
          <w:color w:val="800000"/>
          <w:sz w:val="22"/>
          <w:szCs w:val="22"/>
        </w:rPr>
        <w:t>}</w:t>
      </w:r>
    </w:p>
    <w:p w14:paraId="206BD2F7" w14:textId="77777777" w:rsidR="00501898" w:rsidRPr="0076075D" w:rsidRDefault="00136181">
      <w:pPr>
        <w:pStyle w:val="Heading2"/>
        <w:numPr>
          <w:ilvl w:val="0"/>
          <w:numId w:val="0"/>
        </w:numPr>
        <w:tabs>
          <w:tab w:val="clear" w:pos="2278"/>
        </w:tabs>
        <w:rPr>
          <w:rFonts w:ascii="Times New Roman" w:hAnsi="Times New Roman"/>
          <w:sz w:val="22"/>
          <w:szCs w:val="22"/>
        </w:rPr>
      </w:pPr>
      <w:bookmarkStart w:id="59" w:name="_Toc115266204"/>
      <w:r w:rsidRPr="0076075D">
        <w:rPr>
          <w:rFonts w:ascii="Times New Roman" w:hAnsi="Times New Roman"/>
          <w:sz w:val="22"/>
          <w:szCs w:val="22"/>
        </w:rPr>
        <w:t>7.22 Cấp mã bí mật</w:t>
      </w:r>
      <w:bookmarkEnd w:id="59"/>
    </w:p>
    <w:p w14:paraId="63890BD8" w14:textId="77777777" w:rsidR="00501898" w:rsidRPr="0076075D" w:rsidRDefault="00136181">
      <w:pPr>
        <w:rPr>
          <w:sz w:val="22"/>
          <w:szCs w:val="22"/>
        </w:rPr>
      </w:pPr>
      <w:r w:rsidRPr="0076075D">
        <w:rPr>
          <w:sz w:val="22"/>
          <w:szCs w:val="22"/>
        </w:rPr>
        <w:t>- Cho phép API cấp mã bí mật cho doanh nghiệp theo MST.</w:t>
      </w:r>
    </w:p>
    <w:p w14:paraId="1B984D90" w14:textId="77777777" w:rsidR="00501898" w:rsidRPr="0076075D" w:rsidRDefault="00136181">
      <w:pPr>
        <w:rPr>
          <w:sz w:val="22"/>
          <w:szCs w:val="22"/>
        </w:rPr>
      </w:pPr>
      <w:r w:rsidRPr="0076075D">
        <w:rPr>
          <w:sz w:val="22"/>
          <w:szCs w:val="22"/>
        </w:rPr>
        <w:t>- Đường dẫn API: InvoiceAPI/BotWS/getReservationCode/{taxCode}</w:t>
      </w:r>
    </w:p>
    <w:p w14:paraId="3CE45CF6" w14:textId="77777777" w:rsidR="00501898" w:rsidRPr="0076075D" w:rsidRDefault="00136181">
      <w:pPr>
        <w:rPr>
          <w:sz w:val="22"/>
          <w:szCs w:val="22"/>
        </w:rPr>
      </w:pPr>
      <w:r w:rsidRPr="0076075D">
        <w:rPr>
          <w:sz w:val="22"/>
          <w:szCs w:val="22"/>
        </w:rPr>
        <w:t>- Method: POST</w:t>
      </w:r>
    </w:p>
    <w:p w14:paraId="1FCF266E" w14:textId="77777777" w:rsidR="00501898" w:rsidRPr="0076075D" w:rsidRDefault="00501898">
      <w:pPr>
        <w:rPr>
          <w:sz w:val="22"/>
          <w:szCs w:val="22"/>
        </w:rPr>
      </w:pPr>
    </w:p>
    <w:p w14:paraId="6902145D" w14:textId="77777777" w:rsidR="00501898" w:rsidRPr="0076075D" w:rsidRDefault="00501898">
      <w:pPr>
        <w:rPr>
          <w:sz w:val="22"/>
          <w:szCs w:val="22"/>
        </w:rPr>
      </w:pPr>
    </w:p>
    <w:p w14:paraId="0FD41BCA" w14:textId="77777777" w:rsidR="00501898" w:rsidRPr="0076075D" w:rsidRDefault="00501898">
      <w:pPr>
        <w:rPr>
          <w:sz w:val="22"/>
          <w:szCs w:val="22"/>
        </w:rPr>
      </w:pPr>
    </w:p>
    <w:p w14:paraId="573ACC5A" w14:textId="77777777" w:rsidR="00501898" w:rsidRPr="0076075D" w:rsidRDefault="00136181">
      <w:pPr>
        <w:ind w:left="0"/>
        <w:rPr>
          <w:sz w:val="22"/>
          <w:szCs w:val="22"/>
        </w:rPr>
      </w:pPr>
      <w:r w:rsidRPr="0076075D">
        <w:rPr>
          <w:b/>
          <w:bCs/>
          <w:sz w:val="22"/>
          <w:szCs w:val="22"/>
        </w:rPr>
        <w:lastRenderedPageBreak/>
        <w:t>Input</w:t>
      </w:r>
      <w:r w:rsidRPr="0076075D">
        <w:rPr>
          <w:sz w:val="22"/>
          <w:szCs w:val="22"/>
        </w:rPr>
        <w:t xml:space="preserve">: </w:t>
      </w:r>
    </w:p>
    <w:tbl>
      <w:tblPr>
        <w:tblW w:w="9331"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20"/>
        <w:gridCol w:w="4831"/>
      </w:tblGrid>
      <w:tr w:rsidR="00501898" w:rsidRPr="0076075D" w14:paraId="14ED7773" w14:textId="77777777">
        <w:trPr>
          <w:trHeight w:val="530"/>
        </w:trPr>
        <w:tc>
          <w:tcPr>
            <w:tcW w:w="1980" w:type="dxa"/>
            <w:shd w:val="clear" w:color="auto" w:fill="D9D9D9"/>
          </w:tcPr>
          <w:p w14:paraId="05BE8CD7"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520" w:type="dxa"/>
            <w:shd w:val="clear" w:color="auto" w:fill="D9D9D9"/>
          </w:tcPr>
          <w:p w14:paraId="7A2DB60B"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831" w:type="dxa"/>
            <w:shd w:val="clear" w:color="auto" w:fill="D9D9D9"/>
          </w:tcPr>
          <w:p w14:paraId="46ADCF10"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2446E378" w14:textId="77777777">
        <w:tc>
          <w:tcPr>
            <w:tcW w:w="1980" w:type="dxa"/>
          </w:tcPr>
          <w:p w14:paraId="750C3A0F" w14:textId="77777777" w:rsidR="00501898" w:rsidRPr="0076075D" w:rsidRDefault="00136181">
            <w:pPr>
              <w:spacing w:before="0"/>
              <w:ind w:left="0"/>
              <w:jc w:val="both"/>
              <w:rPr>
                <w:sz w:val="22"/>
                <w:szCs w:val="22"/>
              </w:rPr>
            </w:pPr>
            <w:r w:rsidRPr="0076075D">
              <w:rPr>
                <w:sz w:val="22"/>
                <w:szCs w:val="22"/>
              </w:rPr>
              <w:t>transactionUuid</w:t>
            </w:r>
          </w:p>
        </w:tc>
        <w:tc>
          <w:tcPr>
            <w:tcW w:w="2520" w:type="dxa"/>
          </w:tcPr>
          <w:p w14:paraId="711C55FF" w14:textId="77777777" w:rsidR="00501898" w:rsidRPr="0076075D" w:rsidRDefault="00136181">
            <w:pPr>
              <w:spacing w:before="0"/>
              <w:ind w:left="0"/>
              <w:jc w:val="both"/>
              <w:rPr>
                <w:sz w:val="22"/>
                <w:szCs w:val="22"/>
              </w:rPr>
            </w:pPr>
            <w:r w:rsidRPr="0076075D">
              <w:rPr>
                <w:sz w:val="22"/>
                <w:szCs w:val="22"/>
              </w:rPr>
              <w:t>Required: false</w:t>
            </w:r>
          </w:p>
          <w:p w14:paraId="671BFDE9" w14:textId="77777777" w:rsidR="00501898" w:rsidRPr="0076075D" w:rsidRDefault="00136181">
            <w:pPr>
              <w:spacing w:before="0"/>
              <w:ind w:left="0"/>
              <w:jc w:val="both"/>
              <w:rPr>
                <w:sz w:val="22"/>
                <w:szCs w:val="22"/>
              </w:rPr>
            </w:pPr>
            <w:r w:rsidRPr="0076075D">
              <w:rPr>
                <w:sz w:val="22"/>
                <w:szCs w:val="22"/>
              </w:rPr>
              <w:t>DataType: String</w:t>
            </w:r>
          </w:p>
          <w:p w14:paraId="37E8D19A" w14:textId="77777777" w:rsidR="00501898" w:rsidRPr="0076075D" w:rsidRDefault="00136181">
            <w:pPr>
              <w:spacing w:before="0"/>
              <w:ind w:left="0"/>
              <w:jc w:val="both"/>
              <w:rPr>
                <w:sz w:val="22"/>
                <w:szCs w:val="22"/>
              </w:rPr>
            </w:pPr>
            <w:r w:rsidRPr="0076075D">
              <w:rPr>
                <w:sz w:val="22"/>
                <w:szCs w:val="22"/>
              </w:rPr>
              <w:t>Minlength: 10</w:t>
            </w:r>
          </w:p>
          <w:p w14:paraId="79BDC161" w14:textId="77777777" w:rsidR="00501898" w:rsidRPr="0076075D" w:rsidRDefault="00136181">
            <w:pPr>
              <w:spacing w:before="0"/>
              <w:ind w:left="0"/>
              <w:jc w:val="both"/>
              <w:rPr>
                <w:sz w:val="22"/>
                <w:szCs w:val="22"/>
              </w:rPr>
            </w:pPr>
            <w:r w:rsidRPr="0076075D">
              <w:rPr>
                <w:sz w:val="22"/>
                <w:szCs w:val="22"/>
              </w:rPr>
              <w:t>Maxlength: 36</w:t>
            </w:r>
          </w:p>
          <w:p w14:paraId="7FB0AE87" w14:textId="77777777" w:rsidR="00501898" w:rsidRPr="0076075D" w:rsidRDefault="00136181">
            <w:pPr>
              <w:spacing w:before="0"/>
              <w:ind w:left="0"/>
              <w:jc w:val="both"/>
              <w:rPr>
                <w:sz w:val="22"/>
                <w:szCs w:val="22"/>
              </w:rPr>
            </w:pPr>
            <w:r w:rsidRPr="0076075D">
              <w:rPr>
                <w:sz w:val="22"/>
                <w:szCs w:val="22"/>
              </w:rPr>
              <w:t>Format:</w:t>
            </w:r>
          </w:p>
        </w:tc>
        <w:tc>
          <w:tcPr>
            <w:tcW w:w="4831" w:type="dxa"/>
          </w:tcPr>
          <w:p w14:paraId="382480D5" w14:textId="77777777" w:rsidR="00501898" w:rsidRPr="0076075D" w:rsidRDefault="00136181">
            <w:pPr>
              <w:spacing w:before="0"/>
              <w:ind w:left="41"/>
              <w:jc w:val="both"/>
              <w:rPr>
                <w:sz w:val="22"/>
                <w:szCs w:val="22"/>
              </w:rPr>
            </w:pPr>
            <w:r w:rsidRPr="0076075D">
              <w:rPr>
                <w:sz w:val="22"/>
                <w:szCs w:val="22"/>
              </w:rPr>
              <w:t xml:space="preserve">ID để kiểm trùng giao dịch. </w:t>
            </w:r>
          </w:p>
          <w:p w14:paraId="6B6F34BB" w14:textId="77777777" w:rsidR="00501898" w:rsidRPr="0076075D" w:rsidRDefault="00136181">
            <w:pPr>
              <w:spacing w:before="0"/>
              <w:ind w:left="41"/>
              <w:jc w:val="both"/>
              <w:rPr>
                <w:sz w:val="22"/>
                <w:szCs w:val="22"/>
              </w:rPr>
            </w:pPr>
            <w:r w:rsidRPr="0076075D">
              <w:rPr>
                <w:sz w:val="22"/>
                <w:szCs w:val="22"/>
              </w:rPr>
              <w:t>Khuyến cáo: sử dụng UUID v4.</w:t>
            </w:r>
          </w:p>
        </w:tc>
      </w:tr>
      <w:tr w:rsidR="00501898" w:rsidRPr="0076075D" w14:paraId="0A60F8D6" w14:textId="77777777">
        <w:tc>
          <w:tcPr>
            <w:tcW w:w="1980" w:type="dxa"/>
          </w:tcPr>
          <w:p w14:paraId="4E913E0C" w14:textId="77777777" w:rsidR="00501898" w:rsidRPr="0076075D" w:rsidRDefault="00136181">
            <w:pPr>
              <w:spacing w:before="0"/>
              <w:ind w:left="0"/>
              <w:jc w:val="both"/>
              <w:rPr>
                <w:sz w:val="22"/>
                <w:szCs w:val="22"/>
              </w:rPr>
            </w:pPr>
            <w:r w:rsidRPr="0076075D">
              <w:rPr>
                <w:sz w:val="22"/>
                <w:szCs w:val="22"/>
              </w:rPr>
              <w:t>requestCode</w:t>
            </w:r>
          </w:p>
        </w:tc>
        <w:tc>
          <w:tcPr>
            <w:tcW w:w="2520" w:type="dxa"/>
          </w:tcPr>
          <w:p w14:paraId="350628D4" w14:textId="77777777" w:rsidR="00501898" w:rsidRPr="0076075D" w:rsidRDefault="00136181">
            <w:pPr>
              <w:spacing w:before="0"/>
              <w:ind w:left="0"/>
              <w:jc w:val="both"/>
              <w:rPr>
                <w:sz w:val="22"/>
                <w:szCs w:val="22"/>
              </w:rPr>
            </w:pPr>
            <w:r w:rsidRPr="0076075D">
              <w:rPr>
                <w:sz w:val="22"/>
                <w:szCs w:val="22"/>
              </w:rPr>
              <w:t>Required: true</w:t>
            </w:r>
          </w:p>
          <w:p w14:paraId="48591805" w14:textId="77777777" w:rsidR="00501898" w:rsidRPr="0076075D" w:rsidRDefault="00136181">
            <w:pPr>
              <w:spacing w:before="0"/>
              <w:ind w:left="0"/>
              <w:jc w:val="both"/>
              <w:rPr>
                <w:sz w:val="22"/>
                <w:szCs w:val="22"/>
              </w:rPr>
            </w:pPr>
            <w:r w:rsidRPr="0076075D">
              <w:rPr>
                <w:sz w:val="22"/>
                <w:szCs w:val="22"/>
              </w:rPr>
              <w:t>DataType: BigDecimal</w:t>
            </w:r>
          </w:p>
          <w:p w14:paraId="1CFB4AD7" w14:textId="77777777" w:rsidR="00501898" w:rsidRPr="0076075D" w:rsidRDefault="00136181">
            <w:pPr>
              <w:spacing w:before="0"/>
              <w:ind w:left="0"/>
              <w:jc w:val="both"/>
              <w:rPr>
                <w:sz w:val="22"/>
                <w:szCs w:val="22"/>
              </w:rPr>
            </w:pPr>
            <w:r w:rsidRPr="0076075D">
              <w:rPr>
                <w:sz w:val="22"/>
                <w:szCs w:val="22"/>
              </w:rPr>
              <w:t xml:space="preserve">Minlength: </w:t>
            </w:r>
          </w:p>
          <w:p w14:paraId="6F72D778" w14:textId="77777777" w:rsidR="00501898" w:rsidRPr="0076075D" w:rsidRDefault="00136181">
            <w:pPr>
              <w:spacing w:before="0"/>
              <w:ind w:left="0"/>
              <w:jc w:val="both"/>
              <w:rPr>
                <w:sz w:val="22"/>
                <w:szCs w:val="22"/>
              </w:rPr>
            </w:pPr>
            <w:r w:rsidRPr="0076075D">
              <w:rPr>
                <w:sz w:val="22"/>
                <w:szCs w:val="22"/>
              </w:rPr>
              <w:t xml:space="preserve">Maxlength: </w:t>
            </w:r>
          </w:p>
          <w:p w14:paraId="23C10DBB" w14:textId="77777777" w:rsidR="00501898" w:rsidRPr="0076075D" w:rsidRDefault="00136181">
            <w:pPr>
              <w:spacing w:before="0"/>
              <w:ind w:left="0"/>
              <w:jc w:val="both"/>
              <w:rPr>
                <w:sz w:val="22"/>
                <w:szCs w:val="22"/>
              </w:rPr>
            </w:pPr>
            <w:r w:rsidRPr="0076075D">
              <w:rPr>
                <w:sz w:val="22"/>
                <w:szCs w:val="22"/>
              </w:rPr>
              <w:t>Format:</w:t>
            </w:r>
          </w:p>
        </w:tc>
        <w:tc>
          <w:tcPr>
            <w:tcW w:w="4831" w:type="dxa"/>
          </w:tcPr>
          <w:p w14:paraId="40389194" w14:textId="77777777" w:rsidR="00501898" w:rsidRPr="0076075D" w:rsidRDefault="00136181">
            <w:pPr>
              <w:spacing w:before="0"/>
              <w:ind w:left="41"/>
              <w:jc w:val="both"/>
              <w:rPr>
                <w:sz w:val="22"/>
                <w:szCs w:val="22"/>
              </w:rPr>
            </w:pPr>
            <w:r w:rsidRPr="0076075D">
              <w:rPr>
                <w:sz w:val="22"/>
                <w:szCs w:val="22"/>
              </w:rPr>
              <w:t>Số lượng mã yêu cầu</w:t>
            </w:r>
          </w:p>
          <w:p w14:paraId="5535C204" w14:textId="77777777" w:rsidR="00501898" w:rsidRPr="0076075D" w:rsidRDefault="00136181">
            <w:pPr>
              <w:spacing w:before="0"/>
              <w:ind w:left="41"/>
              <w:jc w:val="both"/>
              <w:rPr>
                <w:sz w:val="22"/>
                <w:szCs w:val="22"/>
              </w:rPr>
            </w:pPr>
            <w:r w:rsidRPr="0076075D">
              <w:rPr>
                <w:sz w:val="22"/>
                <w:szCs w:val="22"/>
              </w:rPr>
              <w:t xml:space="preserve">Maxlength = </w:t>
            </w:r>
            <w:r w:rsidRPr="0076075D">
              <w:rPr>
                <w:sz w:val="22"/>
                <w:szCs w:val="22"/>
                <w:shd w:val="clear" w:color="auto" w:fill="FFFFFF"/>
              </w:rPr>
              <w:t>30,000 – Số lượng lấy mã mà chưa sử dụng</w:t>
            </w:r>
          </w:p>
        </w:tc>
      </w:tr>
      <w:tr w:rsidR="00501898" w:rsidRPr="0076075D" w14:paraId="36113A7E" w14:textId="77777777">
        <w:tc>
          <w:tcPr>
            <w:tcW w:w="1980" w:type="dxa"/>
          </w:tcPr>
          <w:p w14:paraId="4536D400" w14:textId="77777777" w:rsidR="00501898" w:rsidRPr="0076075D" w:rsidRDefault="00136181">
            <w:pPr>
              <w:spacing w:before="0"/>
              <w:ind w:left="0"/>
              <w:jc w:val="both"/>
              <w:rPr>
                <w:sz w:val="22"/>
                <w:szCs w:val="22"/>
              </w:rPr>
            </w:pPr>
            <w:r w:rsidRPr="0076075D">
              <w:rPr>
                <w:sz w:val="22"/>
                <w:szCs w:val="22"/>
              </w:rPr>
              <w:t>expiredDate</w:t>
            </w:r>
          </w:p>
        </w:tc>
        <w:tc>
          <w:tcPr>
            <w:tcW w:w="2520" w:type="dxa"/>
          </w:tcPr>
          <w:p w14:paraId="636FEEEC" w14:textId="77777777" w:rsidR="00501898" w:rsidRPr="0076075D" w:rsidRDefault="00136181">
            <w:pPr>
              <w:spacing w:before="0"/>
              <w:ind w:left="0"/>
              <w:jc w:val="both"/>
              <w:rPr>
                <w:sz w:val="22"/>
                <w:szCs w:val="22"/>
              </w:rPr>
            </w:pPr>
            <w:r w:rsidRPr="0076075D">
              <w:rPr>
                <w:sz w:val="22"/>
                <w:szCs w:val="22"/>
              </w:rPr>
              <w:t>Required: false</w:t>
            </w:r>
          </w:p>
          <w:p w14:paraId="582DB54A" w14:textId="77777777" w:rsidR="00501898" w:rsidRPr="0076075D" w:rsidRDefault="00136181">
            <w:pPr>
              <w:spacing w:before="0"/>
              <w:ind w:left="0"/>
              <w:jc w:val="both"/>
              <w:rPr>
                <w:sz w:val="22"/>
                <w:szCs w:val="22"/>
              </w:rPr>
            </w:pPr>
            <w:r w:rsidRPr="0076075D">
              <w:rPr>
                <w:sz w:val="22"/>
                <w:szCs w:val="22"/>
              </w:rPr>
              <w:t>DataType: Date</w:t>
            </w:r>
          </w:p>
          <w:p w14:paraId="6C90C4C0" w14:textId="77777777" w:rsidR="00501898" w:rsidRPr="0076075D" w:rsidRDefault="00136181">
            <w:pPr>
              <w:spacing w:before="0"/>
              <w:ind w:left="0"/>
              <w:jc w:val="both"/>
              <w:rPr>
                <w:sz w:val="22"/>
                <w:szCs w:val="22"/>
              </w:rPr>
            </w:pPr>
            <w:r w:rsidRPr="0076075D">
              <w:rPr>
                <w:sz w:val="22"/>
                <w:szCs w:val="22"/>
              </w:rPr>
              <w:t xml:space="preserve">Minlength: </w:t>
            </w:r>
          </w:p>
          <w:p w14:paraId="08D8F709" w14:textId="77777777" w:rsidR="00501898" w:rsidRPr="0076075D" w:rsidRDefault="00136181">
            <w:pPr>
              <w:spacing w:before="0"/>
              <w:ind w:left="0"/>
              <w:jc w:val="both"/>
              <w:rPr>
                <w:sz w:val="22"/>
                <w:szCs w:val="22"/>
              </w:rPr>
            </w:pPr>
            <w:r w:rsidRPr="0076075D">
              <w:rPr>
                <w:sz w:val="22"/>
                <w:szCs w:val="22"/>
              </w:rPr>
              <w:t xml:space="preserve">Maxlength: </w:t>
            </w:r>
          </w:p>
          <w:p w14:paraId="0689BC5C" w14:textId="77777777" w:rsidR="00501898" w:rsidRPr="0076075D" w:rsidRDefault="00136181">
            <w:pPr>
              <w:spacing w:before="0"/>
              <w:ind w:left="0"/>
              <w:jc w:val="both"/>
              <w:rPr>
                <w:sz w:val="22"/>
                <w:szCs w:val="22"/>
              </w:rPr>
            </w:pPr>
            <w:r w:rsidRPr="0076075D">
              <w:rPr>
                <w:sz w:val="22"/>
                <w:szCs w:val="22"/>
              </w:rPr>
              <w:t>Format:</w:t>
            </w:r>
          </w:p>
        </w:tc>
        <w:tc>
          <w:tcPr>
            <w:tcW w:w="4831" w:type="dxa"/>
          </w:tcPr>
          <w:p w14:paraId="6D0BCFB7" w14:textId="77777777" w:rsidR="00501898" w:rsidRPr="0076075D" w:rsidRDefault="00136181">
            <w:pPr>
              <w:spacing w:before="0"/>
              <w:ind w:left="41"/>
              <w:jc w:val="both"/>
              <w:rPr>
                <w:sz w:val="22"/>
                <w:szCs w:val="22"/>
              </w:rPr>
            </w:pPr>
            <w:r w:rsidRPr="0076075D">
              <w:rPr>
                <w:sz w:val="22"/>
                <w:szCs w:val="22"/>
              </w:rPr>
              <w:t>Ngày hết hạn sử dụng mã</w:t>
            </w:r>
          </w:p>
          <w:p w14:paraId="792C8574" w14:textId="77777777" w:rsidR="00501898" w:rsidRPr="0076075D" w:rsidRDefault="00136181">
            <w:pPr>
              <w:spacing w:before="0"/>
              <w:ind w:left="41"/>
              <w:jc w:val="both"/>
              <w:rPr>
                <w:sz w:val="22"/>
                <w:szCs w:val="22"/>
              </w:rPr>
            </w:pPr>
            <w:r w:rsidRPr="0076075D">
              <w:rPr>
                <w:sz w:val="22"/>
                <w:szCs w:val="22"/>
              </w:rPr>
              <w:t xml:space="preserve">Định dạng theo </w:t>
            </w:r>
            <w:r w:rsidRPr="0076075D">
              <w:rPr>
                <w:sz w:val="22"/>
                <w:szCs w:val="22"/>
                <w:lang w:val="en"/>
              </w:rPr>
              <w:t>Tiêu chuẩn 5.1</w:t>
            </w:r>
            <w:r w:rsidRPr="0076075D">
              <w:rPr>
                <w:sz w:val="22"/>
                <w:szCs w:val="22"/>
              </w:rPr>
              <w:t>, đến giờ, phút, giây</w:t>
            </w:r>
          </w:p>
          <w:p w14:paraId="3C08BB96" w14:textId="77777777" w:rsidR="00501898" w:rsidRPr="0076075D" w:rsidRDefault="00136181">
            <w:pPr>
              <w:spacing w:before="0"/>
              <w:ind w:left="41"/>
              <w:jc w:val="both"/>
              <w:rPr>
                <w:sz w:val="22"/>
                <w:szCs w:val="22"/>
              </w:rPr>
            </w:pPr>
            <w:r w:rsidRPr="0076075D">
              <w:rPr>
                <w:sz w:val="22"/>
                <w:szCs w:val="22"/>
              </w:rPr>
              <w:t>Ví dụ: 1587797116000</w:t>
            </w:r>
          </w:p>
        </w:tc>
      </w:tr>
    </w:tbl>
    <w:p w14:paraId="4DFDB4D0" w14:textId="77777777" w:rsidR="00501898" w:rsidRPr="0076075D" w:rsidRDefault="00501898">
      <w:pPr>
        <w:ind w:left="0"/>
        <w:rPr>
          <w:sz w:val="22"/>
          <w:szCs w:val="22"/>
        </w:rPr>
      </w:pPr>
    </w:p>
    <w:p w14:paraId="190E5C84" w14:textId="77777777" w:rsidR="00501898" w:rsidRPr="0076075D" w:rsidRDefault="00136181">
      <w:pPr>
        <w:ind w:left="0"/>
        <w:rPr>
          <w:sz w:val="22"/>
          <w:szCs w:val="22"/>
        </w:rPr>
      </w:pPr>
      <w:r w:rsidRPr="0076075D">
        <w:rPr>
          <w:sz w:val="22"/>
          <w:szCs w:val="22"/>
        </w:rPr>
        <w:t xml:space="preserve">Ví dụ: </w:t>
      </w:r>
    </w:p>
    <w:p w14:paraId="56FFFC55" w14:textId="77777777" w:rsidR="00501898" w:rsidRPr="0076075D" w:rsidRDefault="00136181">
      <w:pPr>
        <w:shd w:val="clear" w:color="auto" w:fill="B4C6E7"/>
        <w:ind w:left="0"/>
        <w:rPr>
          <w:sz w:val="22"/>
          <w:szCs w:val="22"/>
        </w:rPr>
      </w:pPr>
      <w:r w:rsidRPr="0076075D">
        <w:rPr>
          <w:sz w:val="22"/>
          <w:szCs w:val="22"/>
        </w:rPr>
        <w:t>{</w:t>
      </w:r>
    </w:p>
    <w:p w14:paraId="3580348D" w14:textId="77777777" w:rsidR="00501898" w:rsidRPr="0076075D" w:rsidRDefault="00136181">
      <w:pPr>
        <w:shd w:val="clear" w:color="auto" w:fill="B4C6E7"/>
        <w:ind w:left="0"/>
        <w:rPr>
          <w:sz w:val="22"/>
          <w:szCs w:val="22"/>
        </w:rPr>
      </w:pPr>
      <w:r w:rsidRPr="0076075D">
        <w:rPr>
          <w:sz w:val="22"/>
          <w:szCs w:val="22"/>
        </w:rPr>
        <w:t xml:space="preserve">  "transactionUuid": "56432347787",</w:t>
      </w:r>
    </w:p>
    <w:p w14:paraId="126CDFBD" w14:textId="77777777" w:rsidR="00501898" w:rsidRPr="0076075D" w:rsidRDefault="00136181">
      <w:pPr>
        <w:shd w:val="clear" w:color="auto" w:fill="B4C6E7"/>
        <w:ind w:left="0"/>
        <w:rPr>
          <w:sz w:val="22"/>
          <w:szCs w:val="22"/>
        </w:rPr>
      </w:pPr>
      <w:r w:rsidRPr="0076075D">
        <w:rPr>
          <w:sz w:val="22"/>
          <w:szCs w:val="22"/>
        </w:rPr>
        <w:t xml:space="preserve">  "expiredDate": 1587797116000,</w:t>
      </w:r>
    </w:p>
    <w:p w14:paraId="75D01951" w14:textId="77777777" w:rsidR="00501898" w:rsidRPr="0076075D" w:rsidRDefault="00136181">
      <w:pPr>
        <w:shd w:val="clear" w:color="auto" w:fill="B4C6E7"/>
        <w:ind w:left="0"/>
        <w:rPr>
          <w:sz w:val="22"/>
          <w:szCs w:val="22"/>
        </w:rPr>
      </w:pPr>
      <w:r w:rsidRPr="0076075D">
        <w:rPr>
          <w:sz w:val="22"/>
          <w:szCs w:val="22"/>
        </w:rPr>
        <w:t xml:space="preserve">  "requestCode": 50  </w:t>
      </w:r>
    </w:p>
    <w:p w14:paraId="4B683974" w14:textId="77777777" w:rsidR="00501898" w:rsidRPr="0076075D" w:rsidRDefault="00136181">
      <w:pPr>
        <w:shd w:val="clear" w:color="auto" w:fill="B4C6E7"/>
        <w:ind w:left="0"/>
        <w:rPr>
          <w:sz w:val="22"/>
          <w:szCs w:val="22"/>
        </w:rPr>
      </w:pPr>
      <w:r w:rsidRPr="0076075D">
        <w:rPr>
          <w:sz w:val="22"/>
          <w:szCs w:val="22"/>
        </w:rPr>
        <w:t>}</w:t>
      </w:r>
    </w:p>
    <w:p w14:paraId="7870E8E2" w14:textId="77777777" w:rsidR="00501898" w:rsidRPr="0076075D" w:rsidRDefault="00136181">
      <w:pPr>
        <w:ind w:left="0"/>
        <w:rPr>
          <w:sz w:val="22"/>
          <w:szCs w:val="22"/>
        </w:rPr>
      </w:pPr>
      <w:r w:rsidRPr="0076075D">
        <w:rPr>
          <w:b/>
          <w:bCs/>
          <w:sz w:val="22"/>
          <w:szCs w:val="22"/>
        </w:rPr>
        <w:t>Output</w:t>
      </w:r>
      <w:r w:rsidRPr="0076075D">
        <w:rPr>
          <w:sz w:val="22"/>
          <w:szCs w:val="22"/>
        </w:rPr>
        <w:t xml:space="preserv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380"/>
      </w:tblGrid>
      <w:tr w:rsidR="00501898" w:rsidRPr="0076075D" w14:paraId="6B5AF258" w14:textId="77777777">
        <w:trPr>
          <w:trHeight w:val="530"/>
        </w:trPr>
        <w:tc>
          <w:tcPr>
            <w:tcW w:w="1980" w:type="dxa"/>
            <w:shd w:val="clear" w:color="auto" w:fill="D9D9D9"/>
          </w:tcPr>
          <w:p w14:paraId="1EA32CD3"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7380" w:type="dxa"/>
            <w:shd w:val="clear" w:color="auto" w:fill="D9D9D9"/>
          </w:tcPr>
          <w:p w14:paraId="74FB64E7"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661DD277" w14:textId="77777777">
        <w:tc>
          <w:tcPr>
            <w:tcW w:w="1980" w:type="dxa"/>
          </w:tcPr>
          <w:p w14:paraId="1B1000B3" w14:textId="77777777" w:rsidR="00501898" w:rsidRPr="0076075D" w:rsidRDefault="00136181">
            <w:pPr>
              <w:spacing w:before="0"/>
              <w:ind w:left="0"/>
              <w:jc w:val="both"/>
              <w:rPr>
                <w:sz w:val="22"/>
                <w:szCs w:val="22"/>
              </w:rPr>
            </w:pPr>
            <w:r w:rsidRPr="0076075D">
              <w:rPr>
                <w:sz w:val="22"/>
                <w:szCs w:val="22"/>
              </w:rPr>
              <w:t>transactionUuid</w:t>
            </w:r>
          </w:p>
        </w:tc>
        <w:tc>
          <w:tcPr>
            <w:tcW w:w="7380" w:type="dxa"/>
          </w:tcPr>
          <w:p w14:paraId="4FF787B4" w14:textId="77777777" w:rsidR="00501898" w:rsidRPr="0076075D" w:rsidRDefault="00136181">
            <w:pPr>
              <w:spacing w:before="0"/>
              <w:ind w:left="41"/>
              <w:jc w:val="both"/>
              <w:rPr>
                <w:sz w:val="22"/>
                <w:szCs w:val="22"/>
              </w:rPr>
            </w:pPr>
            <w:r w:rsidRPr="0076075D">
              <w:rPr>
                <w:sz w:val="22"/>
                <w:szCs w:val="22"/>
              </w:rPr>
              <w:t>transactionUuid đã truyền trong Input</w:t>
            </w:r>
          </w:p>
        </w:tc>
      </w:tr>
      <w:tr w:rsidR="00501898" w:rsidRPr="0076075D" w14:paraId="13347AEC" w14:textId="77777777">
        <w:tc>
          <w:tcPr>
            <w:tcW w:w="1980" w:type="dxa"/>
          </w:tcPr>
          <w:p w14:paraId="21200369" w14:textId="77777777" w:rsidR="00501898" w:rsidRPr="0076075D" w:rsidRDefault="00136181">
            <w:pPr>
              <w:spacing w:before="0"/>
              <w:ind w:left="0"/>
              <w:jc w:val="both"/>
              <w:rPr>
                <w:sz w:val="22"/>
                <w:szCs w:val="22"/>
              </w:rPr>
            </w:pPr>
            <w:r w:rsidRPr="0076075D">
              <w:rPr>
                <w:sz w:val="22"/>
                <w:szCs w:val="22"/>
              </w:rPr>
              <w:t>expiredDate</w:t>
            </w:r>
          </w:p>
        </w:tc>
        <w:tc>
          <w:tcPr>
            <w:tcW w:w="7380" w:type="dxa"/>
          </w:tcPr>
          <w:p w14:paraId="642FA75D" w14:textId="77777777" w:rsidR="00501898" w:rsidRPr="0076075D" w:rsidRDefault="00136181">
            <w:pPr>
              <w:spacing w:before="0"/>
              <w:ind w:left="41"/>
              <w:jc w:val="both"/>
              <w:rPr>
                <w:sz w:val="22"/>
                <w:szCs w:val="22"/>
              </w:rPr>
            </w:pPr>
            <w:r w:rsidRPr="0076075D">
              <w:rPr>
                <w:sz w:val="22"/>
                <w:szCs w:val="22"/>
              </w:rPr>
              <w:t>Ngày hết hạn sử dụng mã đã truyền trong Input</w:t>
            </w:r>
          </w:p>
        </w:tc>
      </w:tr>
      <w:tr w:rsidR="00501898" w:rsidRPr="0076075D" w14:paraId="663AD3C1" w14:textId="77777777">
        <w:tc>
          <w:tcPr>
            <w:tcW w:w="1980" w:type="dxa"/>
          </w:tcPr>
          <w:p w14:paraId="5F5C64EF" w14:textId="77777777" w:rsidR="00501898" w:rsidRPr="0076075D" w:rsidRDefault="00136181">
            <w:pPr>
              <w:spacing w:before="0"/>
              <w:ind w:left="0"/>
              <w:jc w:val="both"/>
              <w:rPr>
                <w:sz w:val="22"/>
                <w:szCs w:val="22"/>
              </w:rPr>
            </w:pPr>
            <w:r w:rsidRPr="0076075D">
              <w:rPr>
                <w:sz w:val="22"/>
                <w:szCs w:val="22"/>
              </w:rPr>
              <w:t>reservationCode</w:t>
            </w:r>
          </w:p>
        </w:tc>
        <w:tc>
          <w:tcPr>
            <w:tcW w:w="7380" w:type="dxa"/>
          </w:tcPr>
          <w:p w14:paraId="7698FD50" w14:textId="77777777" w:rsidR="00501898" w:rsidRPr="0076075D" w:rsidRDefault="00136181">
            <w:pPr>
              <w:spacing w:before="0"/>
              <w:ind w:left="41"/>
              <w:jc w:val="both"/>
              <w:rPr>
                <w:sz w:val="22"/>
                <w:szCs w:val="22"/>
              </w:rPr>
            </w:pPr>
            <w:r w:rsidRPr="0076075D">
              <w:rPr>
                <w:sz w:val="22"/>
                <w:szCs w:val="22"/>
              </w:rPr>
              <w:t xml:space="preserve">Danh sách mã bí mật cấp cho MST </w:t>
            </w:r>
          </w:p>
        </w:tc>
      </w:tr>
    </w:tbl>
    <w:p w14:paraId="79DA9051" w14:textId="77777777" w:rsidR="00501898" w:rsidRPr="0076075D" w:rsidRDefault="00501898">
      <w:pPr>
        <w:ind w:left="0"/>
        <w:rPr>
          <w:sz w:val="22"/>
          <w:szCs w:val="22"/>
        </w:rPr>
      </w:pPr>
    </w:p>
    <w:p w14:paraId="50DF6145" w14:textId="77777777" w:rsidR="00501898" w:rsidRPr="0076075D" w:rsidRDefault="00501898">
      <w:pPr>
        <w:ind w:left="0"/>
        <w:rPr>
          <w:sz w:val="22"/>
          <w:szCs w:val="22"/>
        </w:rPr>
      </w:pPr>
    </w:p>
    <w:p w14:paraId="24A378FF" w14:textId="77777777" w:rsidR="00501898" w:rsidRPr="0076075D" w:rsidRDefault="00501898">
      <w:pPr>
        <w:ind w:left="0"/>
        <w:rPr>
          <w:sz w:val="22"/>
          <w:szCs w:val="22"/>
        </w:rPr>
      </w:pPr>
    </w:p>
    <w:p w14:paraId="2E659BD0" w14:textId="77777777" w:rsidR="00501898" w:rsidRPr="0076075D" w:rsidRDefault="00136181">
      <w:pPr>
        <w:ind w:left="0"/>
        <w:rPr>
          <w:sz w:val="22"/>
          <w:szCs w:val="22"/>
        </w:rPr>
      </w:pPr>
      <w:r w:rsidRPr="0076075D">
        <w:rPr>
          <w:sz w:val="22"/>
          <w:szCs w:val="22"/>
        </w:rPr>
        <w:lastRenderedPageBreak/>
        <w:t xml:space="preserve">Ví dụ: </w:t>
      </w:r>
    </w:p>
    <w:p w14:paraId="0B1757DA" w14:textId="77777777" w:rsidR="00501898" w:rsidRPr="0076075D" w:rsidRDefault="00136181">
      <w:pPr>
        <w:shd w:val="clear" w:color="auto" w:fill="B4C6E7"/>
        <w:ind w:left="0"/>
        <w:rPr>
          <w:sz w:val="22"/>
          <w:szCs w:val="22"/>
        </w:rPr>
      </w:pPr>
      <w:r w:rsidRPr="0076075D">
        <w:rPr>
          <w:sz w:val="22"/>
          <w:szCs w:val="22"/>
        </w:rPr>
        <w:t>{</w:t>
      </w:r>
    </w:p>
    <w:p w14:paraId="1991FF25" w14:textId="77777777" w:rsidR="00501898" w:rsidRPr="0076075D" w:rsidRDefault="00136181">
      <w:pPr>
        <w:shd w:val="clear" w:color="auto" w:fill="B4C6E7"/>
        <w:ind w:left="0"/>
        <w:rPr>
          <w:sz w:val="22"/>
          <w:szCs w:val="22"/>
        </w:rPr>
      </w:pPr>
      <w:r w:rsidRPr="0076075D">
        <w:rPr>
          <w:sz w:val="22"/>
          <w:szCs w:val="22"/>
        </w:rPr>
        <w:t xml:space="preserve">  "transactionUuid": "56432347787",</w:t>
      </w:r>
    </w:p>
    <w:p w14:paraId="10F5E3B8" w14:textId="77777777" w:rsidR="00501898" w:rsidRPr="0076075D" w:rsidRDefault="00136181">
      <w:pPr>
        <w:shd w:val="clear" w:color="auto" w:fill="B4C6E7"/>
        <w:ind w:left="0"/>
        <w:rPr>
          <w:sz w:val="22"/>
          <w:szCs w:val="22"/>
        </w:rPr>
      </w:pPr>
      <w:r w:rsidRPr="0076075D">
        <w:rPr>
          <w:sz w:val="22"/>
          <w:szCs w:val="22"/>
        </w:rPr>
        <w:t xml:space="preserve">  "expiredDate": 1587797116000</w:t>
      </w:r>
    </w:p>
    <w:p w14:paraId="442DC2F0" w14:textId="77777777" w:rsidR="00501898" w:rsidRPr="0076075D" w:rsidRDefault="00136181">
      <w:pPr>
        <w:shd w:val="clear" w:color="auto" w:fill="B4C6E7"/>
        <w:ind w:left="0"/>
        <w:rPr>
          <w:sz w:val="22"/>
          <w:szCs w:val="22"/>
        </w:rPr>
      </w:pPr>
      <w:r w:rsidRPr="0076075D">
        <w:rPr>
          <w:sz w:val="22"/>
          <w:szCs w:val="22"/>
        </w:rPr>
        <w:t xml:space="preserve">  "result": </w:t>
      </w:r>
    </w:p>
    <w:p w14:paraId="2A9C5AC3" w14:textId="77777777" w:rsidR="00501898" w:rsidRPr="0076075D" w:rsidRDefault="00136181">
      <w:pPr>
        <w:shd w:val="clear" w:color="auto" w:fill="B4C6E7"/>
        <w:ind w:left="0"/>
        <w:rPr>
          <w:sz w:val="22"/>
          <w:szCs w:val="22"/>
        </w:rPr>
      </w:pPr>
      <w:r w:rsidRPr="0076075D">
        <w:rPr>
          <w:sz w:val="22"/>
          <w:szCs w:val="22"/>
        </w:rPr>
        <w:t xml:space="preserve">  {</w:t>
      </w:r>
    </w:p>
    <w:p w14:paraId="4B52C20E" w14:textId="77777777" w:rsidR="00501898" w:rsidRPr="0076075D" w:rsidRDefault="00136181">
      <w:pPr>
        <w:shd w:val="clear" w:color="auto" w:fill="B4C6E7"/>
        <w:ind w:left="0"/>
        <w:rPr>
          <w:sz w:val="22"/>
          <w:szCs w:val="22"/>
        </w:rPr>
      </w:pPr>
      <w:r w:rsidRPr="0076075D">
        <w:rPr>
          <w:sz w:val="22"/>
          <w:szCs w:val="22"/>
        </w:rPr>
        <w:t xml:space="preserve">  "reservationCode": ["479765676", "867547567"]</w:t>
      </w:r>
    </w:p>
    <w:p w14:paraId="40EB7D69" w14:textId="77777777" w:rsidR="00501898" w:rsidRPr="0076075D" w:rsidRDefault="00136181">
      <w:pPr>
        <w:shd w:val="clear" w:color="auto" w:fill="B4C6E7"/>
        <w:ind w:left="0" w:firstLine="120"/>
        <w:rPr>
          <w:sz w:val="22"/>
          <w:szCs w:val="22"/>
        </w:rPr>
      </w:pPr>
      <w:r w:rsidRPr="0076075D">
        <w:rPr>
          <w:sz w:val="22"/>
          <w:szCs w:val="22"/>
        </w:rPr>
        <w:t>}</w:t>
      </w:r>
    </w:p>
    <w:p w14:paraId="2536F552" w14:textId="77777777" w:rsidR="00501898" w:rsidRPr="0076075D" w:rsidRDefault="00136181">
      <w:pPr>
        <w:shd w:val="clear" w:color="auto" w:fill="B4C6E7"/>
        <w:ind w:left="0" w:firstLine="120"/>
        <w:rPr>
          <w:sz w:val="22"/>
          <w:szCs w:val="22"/>
        </w:rPr>
      </w:pPr>
      <w:r w:rsidRPr="0076075D">
        <w:rPr>
          <w:sz w:val="22"/>
          <w:szCs w:val="22"/>
        </w:rPr>
        <w:t>}</w:t>
      </w:r>
    </w:p>
    <w:p w14:paraId="486E0BE7" w14:textId="77777777" w:rsidR="00501898" w:rsidRPr="0076075D" w:rsidRDefault="00136181">
      <w:pPr>
        <w:pStyle w:val="Heading2"/>
        <w:numPr>
          <w:ilvl w:val="1"/>
          <w:numId w:val="30"/>
        </w:numPr>
        <w:tabs>
          <w:tab w:val="clear" w:pos="2278"/>
        </w:tabs>
        <w:ind w:left="540" w:hanging="568"/>
        <w:rPr>
          <w:rFonts w:ascii="Times New Roman" w:hAnsi="Times New Roman"/>
          <w:sz w:val="22"/>
          <w:szCs w:val="22"/>
        </w:rPr>
      </w:pPr>
      <w:bookmarkStart w:id="60" w:name="_Toc115266207"/>
      <w:r w:rsidRPr="0076075D">
        <w:rPr>
          <w:rFonts w:ascii="Times New Roman" w:hAnsi="Times New Roman"/>
          <w:sz w:val="22"/>
          <w:szCs w:val="22"/>
        </w:rPr>
        <w:t>Cập nhật trạng thái in hoá đơn</w:t>
      </w:r>
      <w:bookmarkEnd w:id="60"/>
    </w:p>
    <w:p w14:paraId="40CB70D7" w14:textId="77777777" w:rsidR="00501898" w:rsidRPr="0076075D" w:rsidRDefault="00136181">
      <w:pPr>
        <w:rPr>
          <w:sz w:val="22"/>
          <w:szCs w:val="22"/>
        </w:rPr>
      </w:pPr>
      <w:r w:rsidRPr="0076075D">
        <w:rPr>
          <w:sz w:val="22"/>
          <w:szCs w:val="22"/>
        </w:rPr>
        <w:t>- Mô tả chung: Thêm mới API cập nhật trạng thái in của hóa đơn đã phát hành.</w:t>
      </w:r>
    </w:p>
    <w:p w14:paraId="57B4AC5D" w14:textId="77777777" w:rsidR="00501898" w:rsidRPr="0076075D" w:rsidRDefault="00136181">
      <w:pPr>
        <w:rPr>
          <w:sz w:val="22"/>
          <w:szCs w:val="22"/>
        </w:rPr>
      </w:pPr>
      <w:r w:rsidRPr="0076075D">
        <w:rPr>
          <w:sz w:val="22"/>
          <w:szCs w:val="22"/>
        </w:rPr>
        <w:t>- Đường dẫn API: InvoiceAPI/InvoiceUtilsWS/updateInvoicePrintStatus</w:t>
      </w:r>
    </w:p>
    <w:p w14:paraId="494557D5" w14:textId="77777777" w:rsidR="00501898" w:rsidRPr="0076075D" w:rsidRDefault="00136181">
      <w:pPr>
        <w:rPr>
          <w:sz w:val="22"/>
          <w:szCs w:val="22"/>
        </w:rPr>
      </w:pPr>
      <w:r w:rsidRPr="0076075D">
        <w:rPr>
          <w:sz w:val="22"/>
          <w:szCs w:val="22"/>
        </w:rPr>
        <w:t>- Method: PUT</w:t>
      </w:r>
    </w:p>
    <w:p w14:paraId="04475D60" w14:textId="77777777" w:rsidR="00501898" w:rsidRPr="0076075D" w:rsidRDefault="00136181">
      <w:pPr>
        <w:rPr>
          <w:sz w:val="22"/>
          <w:szCs w:val="22"/>
        </w:rPr>
      </w:pPr>
      <w:r w:rsidRPr="0076075D">
        <w:rPr>
          <w:sz w:val="22"/>
          <w:szCs w:val="22"/>
        </w:rPr>
        <w:t>- Phạm vi: NA</w:t>
      </w:r>
    </w:p>
    <w:p w14:paraId="40D5DAEE" w14:textId="77777777" w:rsidR="00501898" w:rsidRPr="0076075D" w:rsidRDefault="00136181">
      <w:pPr>
        <w:ind w:left="0"/>
        <w:rPr>
          <w:sz w:val="22"/>
          <w:szCs w:val="22"/>
        </w:rPr>
      </w:pPr>
      <w:r w:rsidRPr="0076075D">
        <w:rPr>
          <w:b/>
          <w:bCs/>
          <w:sz w:val="22"/>
          <w:szCs w:val="22"/>
        </w:rPr>
        <w:t>Input</w:t>
      </w:r>
      <w:r w:rsidRPr="0076075D">
        <w:rPr>
          <w:sz w:val="22"/>
          <w:szCs w:val="22"/>
        </w:rPr>
        <w:t xml:space="preserve">: </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5364"/>
      </w:tblGrid>
      <w:tr w:rsidR="00501898" w:rsidRPr="0076075D" w14:paraId="1CFB3A68" w14:textId="77777777">
        <w:trPr>
          <w:trHeight w:val="395"/>
        </w:trPr>
        <w:tc>
          <w:tcPr>
            <w:tcW w:w="1980" w:type="dxa"/>
            <w:tcBorders>
              <w:top w:val="single" w:sz="4" w:space="0" w:color="auto"/>
              <w:left w:val="single" w:sz="4" w:space="0" w:color="auto"/>
              <w:bottom w:val="single" w:sz="4" w:space="0" w:color="auto"/>
              <w:right w:val="single" w:sz="4" w:space="0" w:color="auto"/>
            </w:tcBorders>
            <w:shd w:val="clear" w:color="auto" w:fill="D9D9D9"/>
          </w:tcPr>
          <w:p w14:paraId="673CB8FF" w14:textId="77777777" w:rsidR="00501898" w:rsidRPr="0076075D" w:rsidRDefault="00136181">
            <w:pPr>
              <w:jc w:val="center"/>
              <w:rPr>
                <w:b/>
                <w:snapToGrid/>
                <w:sz w:val="22"/>
                <w:szCs w:val="22"/>
              </w:rPr>
            </w:pPr>
            <w:r w:rsidRPr="0076075D">
              <w:rPr>
                <w:b/>
                <w:sz w:val="22"/>
                <w:szCs w:val="22"/>
              </w:rPr>
              <w:t>Tên trường</w:t>
            </w:r>
          </w:p>
        </w:tc>
        <w:tc>
          <w:tcPr>
            <w:tcW w:w="2556" w:type="dxa"/>
            <w:tcBorders>
              <w:top w:val="single" w:sz="4" w:space="0" w:color="auto"/>
              <w:left w:val="single" w:sz="4" w:space="0" w:color="auto"/>
              <w:bottom w:val="single" w:sz="4" w:space="0" w:color="auto"/>
              <w:right w:val="single" w:sz="4" w:space="0" w:color="auto"/>
            </w:tcBorders>
            <w:shd w:val="clear" w:color="auto" w:fill="D9D9D9"/>
          </w:tcPr>
          <w:p w14:paraId="1F91F4FE" w14:textId="77777777" w:rsidR="00501898" w:rsidRPr="0076075D" w:rsidRDefault="00136181">
            <w:pPr>
              <w:jc w:val="center"/>
              <w:rPr>
                <w:b/>
                <w:sz w:val="22"/>
                <w:szCs w:val="22"/>
              </w:rPr>
            </w:pPr>
            <w:r w:rsidRPr="0076075D">
              <w:rPr>
                <w:b/>
                <w:sz w:val="22"/>
                <w:szCs w:val="22"/>
              </w:rPr>
              <w:t>Kiểu dữ liệu</w:t>
            </w:r>
          </w:p>
        </w:tc>
        <w:tc>
          <w:tcPr>
            <w:tcW w:w="5364" w:type="dxa"/>
            <w:tcBorders>
              <w:top w:val="single" w:sz="4" w:space="0" w:color="auto"/>
              <w:left w:val="single" w:sz="4" w:space="0" w:color="auto"/>
              <w:bottom w:val="single" w:sz="4" w:space="0" w:color="auto"/>
              <w:right w:val="single" w:sz="4" w:space="0" w:color="auto"/>
            </w:tcBorders>
            <w:shd w:val="clear" w:color="auto" w:fill="D9D9D9"/>
          </w:tcPr>
          <w:p w14:paraId="3D706C65" w14:textId="77777777" w:rsidR="00501898" w:rsidRPr="0076075D" w:rsidRDefault="00136181">
            <w:pPr>
              <w:jc w:val="center"/>
              <w:rPr>
                <w:b/>
                <w:sz w:val="22"/>
                <w:szCs w:val="22"/>
              </w:rPr>
            </w:pPr>
            <w:r w:rsidRPr="0076075D">
              <w:rPr>
                <w:b/>
                <w:sz w:val="22"/>
                <w:szCs w:val="22"/>
              </w:rPr>
              <w:t>Mô tả</w:t>
            </w:r>
          </w:p>
        </w:tc>
      </w:tr>
      <w:tr w:rsidR="00501898" w:rsidRPr="0076075D" w14:paraId="588A13D8" w14:textId="77777777">
        <w:tc>
          <w:tcPr>
            <w:tcW w:w="1980" w:type="dxa"/>
            <w:tcBorders>
              <w:top w:val="single" w:sz="4" w:space="0" w:color="auto"/>
              <w:left w:val="single" w:sz="4" w:space="0" w:color="auto"/>
              <w:bottom w:val="single" w:sz="4" w:space="0" w:color="auto"/>
              <w:right w:val="single" w:sz="4" w:space="0" w:color="auto"/>
            </w:tcBorders>
          </w:tcPr>
          <w:p w14:paraId="6CFC67D8" w14:textId="77777777" w:rsidR="00501898" w:rsidRPr="0076075D" w:rsidRDefault="00136181">
            <w:pPr>
              <w:spacing w:before="0"/>
              <w:ind w:left="0"/>
              <w:jc w:val="both"/>
              <w:rPr>
                <w:sz w:val="22"/>
                <w:szCs w:val="22"/>
              </w:rPr>
            </w:pPr>
            <w:r w:rsidRPr="0076075D">
              <w:rPr>
                <w:sz w:val="22"/>
                <w:szCs w:val="22"/>
              </w:rPr>
              <w:t>taxCode</w:t>
            </w:r>
          </w:p>
        </w:tc>
        <w:tc>
          <w:tcPr>
            <w:tcW w:w="2556" w:type="dxa"/>
            <w:tcBorders>
              <w:top w:val="single" w:sz="4" w:space="0" w:color="auto"/>
              <w:left w:val="single" w:sz="4" w:space="0" w:color="auto"/>
              <w:bottom w:val="single" w:sz="4" w:space="0" w:color="auto"/>
              <w:right w:val="single" w:sz="4" w:space="0" w:color="auto"/>
            </w:tcBorders>
          </w:tcPr>
          <w:p w14:paraId="2A28AEEC" w14:textId="77777777" w:rsidR="00501898" w:rsidRPr="0076075D" w:rsidRDefault="00136181">
            <w:pPr>
              <w:spacing w:before="0"/>
              <w:ind w:left="0"/>
              <w:jc w:val="both"/>
              <w:rPr>
                <w:sz w:val="22"/>
                <w:szCs w:val="22"/>
              </w:rPr>
            </w:pPr>
            <w:r w:rsidRPr="0076075D">
              <w:rPr>
                <w:sz w:val="22"/>
                <w:szCs w:val="22"/>
              </w:rPr>
              <w:t>Required: true</w:t>
            </w:r>
          </w:p>
          <w:p w14:paraId="75CB6B79" w14:textId="77777777" w:rsidR="00501898" w:rsidRPr="0076075D" w:rsidRDefault="00136181">
            <w:pPr>
              <w:spacing w:before="0"/>
              <w:ind w:left="0"/>
              <w:jc w:val="both"/>
              <w:rPr>
                <w:sz w:val="22"/>
                <w:szCs w:val="22"/>
              </w:rPr>
            </w:pPr>
            <w:r w:rsidRPr="0076075D">
              <w:rPr>
                <w:sz w:val="22"/>
                <w:szCs w:val="22"/>
              </w:rPr>
              <w:t>DataType: String</w:t>
            </w:r>
          </w:p>
          <w:p w14:paraId="17E6F5B3" w14:textId="77777777" w:rsidR="00501898" w:rsidRPr="0076075D" w:rsidRDefault="00136181">
            <w:pPr>
              <w:spacing w:before="0"/>
              <w:ind w:left="0"/>
              <w:jc w:val="both"/>
              <w:rPr>
                <w:sz w:val="22"/>
                <w:szCs w:val="22"/>
              </w:rPr>
            </w:pPr>
            <w:r w:rsidRPr="0076075D">
              <w:rPr>
                <w:sz w:val="22"/>
                <w:szCs w:val="22"/>
              </w:rPr>
              <w:t xml:space="preserve">Minlength: </w:t>
            </w:r>
          </w:p>
          <w:p w14:paraId="126C8782" w14:textId="77777777" w:rsidR="00501898" w:rsidRPr="0076075D" w:rsidRDefault="00136181">
            <w:pPr>
              <w:spacing w:before="0"/>
              <w:ind w:left="0"/>
              <w:jc w:val="both"/>
              <w:rPr>
                <w:sz w:val="22"/>
                <w:szCs w:val="22"/>
              </w:rPr>
            </w:pPr>
            <w:r w:rsidRPr="0076075D">
              <w:rPr>
                <w:sz w:val="22"/>
                <w:szCs w:val="22"/>
              </w:rPr>
              <w:t>Maxlength: 20</w:t>
            </w:r>
          </w:p>
          <w:p w14:paraId="68973188" w14:textId="77777777" w:rsidR="00501898" w:rsidRPr="0076075D" w:rsidRDefault="00136181">
            <w:pPr>
              <w:spacing w:before="0"/>
              <w:ind w:left="0"/>
              <w:jc w:val="both"/>
              <w:rPr>
                <w:sz w:val="22"/>
                <w:szCs w:val="22"/>
              </w:rPr>
            </w:pPr>
            <w:r w:rsidRPr="0076075D">
              <w:rPr>
                <w:sz w:val="22"/>
                <w:szCs w:val="22"/>
              </w:rPr>
              <w:t>Format: [0-9-]+</w:t>
            </w:r>
          </w:p>
        </w:tc>
        <w:tc>
          <w:tcPr>
            <w:tcW w:w="5364" w:type="dxa"/>
            <w:tcBorders>
              <w:top w:val="single" w:sz="4" w:space="0" w:color="auto"/>
              <w:left w:val="single" w:sz="4" w:space="0" w:color="auto"/>
              <w:bottom w:val="single" w:sz="4" w:space="0" w:color="auto"/>
              <w:right w:val="single" w:sz="4" w:space="0" w:color="auto"/>
            </w:tcBorders>
          </w:tcPr>
          <w:p w14:paraId="0B542E2A" w14:textId="77777777" w:rsidR="00501898" w:rsidRPr="0076075D" w:rsidRDefault="00136181">
            <w:pPr>
              <w:spacing w:before="0"/>
              <w:ind w:left="0"/>
              <w:jc w:val="both"/>
              <w:rPr>
                <w:sz w:val="22"/>
                <w:szCs w:val="22"/>
              </w:rPr>
            </w:pPr>
            <w:r w:rsidRPr="0076075D">
              <w:rPr>
                <w:sz w:val="22"/>
                <w:szCs w:val="22"/>
              </w:rPr>
              <w:t xml:space="preserve">Mã số thuế của doanh nghiệp/chi nhánh phát hành hóa đơn. </w:t>
            </w:r>
          </w:p>
          <w:p w14:paraId="377BA91F" w14:textId="77777777" w:rsidR="00501898" w:rsidRPr="0076075D" w:rsidRDefault="00136181">
            <w:pPr>
              <w:spacing w:before="0"/>
              <w:ind w:left="0"/>
              <w:jc w:val="both"/>
              <w:rPr>
                <w:b/>
                <w:bCs/>
                <w:sz w:val="22"/>
                <w:szCs w:val="22"/>
              </w:rPr>
            </w:pPr>
            <w:r w:rsidRPr="0076075D">
              <w:rPr>
                <w:b/>
                <w:bCs/>
                <w:sz w:val="22"/>
                <w:szCs w:val="22"/>
              </w:rPr>
              <w:t>Ví dụ:</w:t>
            </w:r>
          </w:p>
          <w:p w14:paraId="1E13D604" w14:textId="77777777" w:rsidR="00501898" w:rsidRPr="0076075D" w:rsidRDefault="00136181">
            <w:pPr>
              <w:spacing w:before="0"/>
              <w:ind w:left="0"/>
              <w:jc w:val="both"/>
              <w:rPr>
                <w:sz w:val="22"/>
                <w:szCs w:val="22"/>
              </w:rPr>
            </w:pPr>
            <w:r w:rsidRPr="0076075D">
              <w:rPr>
                <w:sz w:val="22"/>
                <w:szCs w:val="22"/>
              </w:rPr>
              <w:t xml:space="preserve">Mẫu 1: 0312770607 </w:t>
            </w:r>
          </w:p>
          <w:p w14:paraId="7A06236D" w14:textId="77777777" w:rsidR="00501898" w:rsidRPr="0076075D" w:rsidRDefault="00136181">
            <w:pPr>
              <w:spacing w:before="0"/>
              <w:ind w:left="0"/>
              <w:jc w:val="both"/>
              <w:rPr>
                <w:sz w:val="22"/>
                <w:szCs w:val="22"/>
              </w:rPr>
            </w:pPr>
            <w:r w:rsidRPr="0076075D">
              <w:rPr>
                <w:sz w:val="22"/>
                <w:szCs w:val="22"/>
              </w:rPr>
              <w:t>Mẫu 2: 0312770607-001</w:t>
            </w:r>
          </w:p>
        </w:tc>
      </w:tr>
      <w:tr w:rsidR="00501898" w:rsidRPr="0076075D" w14:paraId="3040830E" w14:textId="77777777">
        <w:tc>
          <w:tcPr>
            <w:tcW w:w="1980" w:type="dxa"/>
            <w:tcBorders>
              <w:top w:val="single" w:sz="4" w:space="0" w:color="auto"/>
              <w:left w:val="single" w:sz="4" w:space="0" w:color="auto"/>
              <w:bottom w:val="single" w:sz="4" w:space="0" w:color="auto"/>
              <w:right w:val="single" w:sz="4" w:space="0" w:color="auto"/>
            </w:tcBorders>
          </w:tcPr>
          <w:p w14:paraId="44281A10" w14:textId="77777777" w:rsidR="00501898" w:rsidRPr="0076075D" w:rsidRDefault="00136181">
            <w:pPr>
              <w:spacing w:before="0"/>
              <w:ind w:left="0"/>
              <w:jc w:val="both"/>
              <w:rPr>
                <w:sz w:val="22"/>
                <w:szCs w:val="22"/>
              </w:rPr>
            </w:pPr>
            <w:r w:rsidRPr="0076075D">
              <w:rPr>
                <w:sz w:val="22"/>
                <w:szCs w:val="22"/>
              </w:rPr>
              <w:t>templateCode</w:t>
            </w:r>
          </w:p>
        </w:tc>
        <w:tc>
          <w:tcPr>
            <w:tcW w:w="2556" w:type="dxa"/>
            <w:tcBorders>
              <w:top w:val="single" w:sz="4" w:space="0" w:color="auto"/>
              <w:left w:val="single" w:sz="4" w:space="0" w:color="auto"/>
              <w:bottom w:val="single" w:sz="4" w:space="0" w:color="auto"/>
              <w:right w:val="single" w:sz="4" w:space="0" w:color="auto"/>
            </w:tcBorders>
          </w:tcPr>
          <w:p w14:paraId="517CB46C" w14:textId="77777777" w:rsidR="00501898" w:rsidRPr="0076075D" w:rsidRDefault="00136181">
            <w:pPr>
              <w:spacing w:before="0"/>
              <w:ind w:left="0"/>
              <w:jc w:val="both"/>
              <w:rPr>
                <w:sz w:val="22"/>
                <w:szCs w:val="22"/>
              </w:rPr>
            </w:pPr>
            <w:r w:rsidRPr="0076075D">
              <w:rPr>
                <w:sz w:val="22"/>
                <w:szCs w:val="22"/>
              </w:rPr>
              <w:t>Required: true</w:t>
            </w:r>
          </w:p>
          <w:p w14:paraId="3822808E" w14:textId="77777777" w:rsidR="00501898" w:rsidRPr="0076075D" w:rsidRDefault="00136181">
            <w:pPr>
              <w:spacing w:before="0"/>
              <w:ind w:left="0"/>
              <w:jc w:val="both"/>
              <w:rPr>
                <w:sz w:val="22"/>
                <w:szCs w:val="22"/>
              </w:rPr>
            </w:pPr>
            <w:r w:rsidRPr="0076075D">
              <w:rPr>
                <w:sz w:val="22"/>
                <w:szCs w:val="22"/>
              </w:rPr>
              <w:t>DataType: String</w:t>
            </w:r>
          </w:p>
          <w:p w14:paraId="1EAAA1F4" w14:textId="77777777" w:rsidR="00501898" w:rsidRPr="0076075D" w:rsidRDefault="00136181">
            <w:pPr>
              <w:spacing w:before="0"/>
              <w:ind w:left="0"/>
              <w:jc w:val="both"/>
              <w:rPr>
                <w:sz w:val="22"/>
                <w:szCs w:val="22"/>
              </w:rPr>
            </w:pPr>
            <w:r w:rsidRPr="0076075D">
              <w:rPr>
                <w:sz w:val="22"/>
                <w:szCs w:val="22"/>
              </w:rPr>
              <w:t xml:space="preserve">Minlength: </w:t>
            </w:r>
          </w:p>
          <w:p w14:paraId="1313C35E" w14:textId="77777777" w:rsidR="00501898" w:rsidRPr="0076075D" w:rsidRDefault="00136181">
            <w:pPr>
              <w:spacing w:before="0"/>
              <w:ind w:left="0"/>
              <w:jc w:val="both"/>
              <w:rPr>
                <w:sz w:val="22"/>
                <w:szCs w:val="22"/>
              </w:rPr>
            </w:pPr>
            <w:r w:rsidRPr="0076075D">
              <w:rPr>
                <w:sz w:val="22"/>
                <w:szCs w:val="22"/>
              </w:rPr>
              <w:t>Maxlength: 20</w:t>
            </w:r>
          </w:p>
          <w:p w14:paraId="783AA9B0" w14:textId="77777777" w:rsidR="00501898" w:rsidRPr="0076075D" w:rsidRDefault="00136181">
            <w:pPr>
              <w:spacing w:before="0"/>
              <w:ind w:left="0"/>
              <w:jc w:val="both"/>
              <w:rPr>
                <w:sz w:val="22"/>
                <w:szCs w:val="22"/>
              </w:rPr>
            </w:pPr>
            <w:r w:rsidRPr="0076075D">
              <w:rPr>
                <w:sz w:val="22"/>
                <w:szCs w:val="22"/>
              </w:rPr>
              <w:t xml:space="preserve">Format: </w:t>
            </w:r>
          </w:p>
        </w:tc>
        <w:tc>
          <w:tcPr>
            <w:tcW w:w="5364" w:type="dxa"/>
            <w:tcBorders>
              <w:top w:val="single" w:sz="4" w:space="0" w:color="auto"/>
              <w:left w:val="single" w:sz="4" w:space="0" w:color="auto"/>
              <w:bottom w:val="single" w:sz="4" w:space="0" w:color="auto"/>
              <w:right w:val="single" w:sz="4" w:space="0" w:color="auto"/>
            </w:tcBorders>
          </w:tcPr>
          <w:p w14:paraId="7D8CBC25" w14:textId="77777777" w:rsidR="00501898" w:rsidRPr="0076075D" w:rsidRDefault="00136181">
            <w:pPr>
              <w:spacing w:before="0"/>
              <w:ind w:left="0"/>
              <w:jc w:val="both"/>
              <w:rPr>
                <w:sz w:val="22"/>
                <w:szCs w:val="22"/>
              </w:rPr>
            </w:pPr>
            <w:r w:rsidRPr="0076075D">
              <w:rPr>
                <w:sz w:val="22"/>
                <w:szCs w:val="22"/>
              </w:rPr>
              <w:t>Mã mẫu hóa đơn</w:t>
            </w:r>
          </w:p>
          <w:p w14:paraId="1B1AD759" w14:textId="77777777" w:rsidR="00501898" w:rsidRPr="0076075D" w:rsidRDefault="00136181">
            <w:pPr>
              <w:spacing w:before="0"/>
              <w:ind w:left="0"/>
              <w:jc w:val="both"/>
              <w:rPr>
                <w:b/>
                <w:bCs/>
                <w:sz w:val="22"/>
                <w:szCs w:val="22"/>
              </w:rPr>
            </w:pPr>
            <w:r w:rsidRPr="0076075D">
              <w:rPr>
                <w:b/>
                <w:bCs/>
                <w:sz w:val="22"/>
                <w:szCs w:val="22"/>
              </w:rPr>
              <w:t xml:space="preserve">Ví dụ: </w:t>
            </w:r>
          </w:p>
          <w:p w14:paraId="6FC42734" w14:textId="77777777" w:rsidR="00501898" w:rsidRPr="0076075D" w:rsidRDefault="00136181">
            <w:pPr>
              <w:spacing w:before="0"/>
              <w:ind w:left="0"/>
              <w:jc w:val="both"/>
              <w:rPr>
                <w:sz w:val="22"/>
                <w:szCs w:val="22"/>
              </w:rPr>
            </w:pPr>
            <w:r w:rsidRPr="0076075D">
              <w:rPr>
                <w:sz w:val="22"/>
                <w:szCs w:val="22"/>
              </w:rPr>
              <w:t>Hóa đơn TT32: 01GTKT0/001</w:t>
            </w:r>
          </w:p>
          <w:p w14:paraId="5320E6BB" w14:textId="77777777" w:rsidR="00501898" w:rsidRPr="0076075D" w:rsidRDefault="00136181">
            <w:pPr>
              <w:spacing w:before="0"/>
              <w:ind w:left="0"/>
              <w:jc w:val="both"/>
              <w:rPr>
                <w:bCs/>
                <w:sz w:val="22"/>
                <w:szCs w:val="22"/>
              </w:rPr>
            </w:pPr>
            <w:r w:rsidRPr="0076075D">
              <w:rPr>
                <w:sz w:val="22"/>
                <w:szCs w:val="22"/>
              </w:rPr>
              <w:t>Hóa đơn TT78: 1/001</w:t>
            </w:r>
          </w:p>
        </w:tc>
      </w:tr>
      <w:tr w:rsidR="00501898" w:rsidRPr="0076075D" w14:paraId="0859BEF7" w14:textId="77777777">
        <w:tc>
          <w:tcPr>
            <w:tcW w:w="1980" w:type="dxa"/>
            <w:tcBorders>
              <w:top w:val="single" w:sz="4" w:space="0" w:color="auto"/>
              <w:left w:val="single" w:sz="4" w:space="0" w:color="auto"/>
              <w:bottom w:val="single" w:sz="4" w:space="0" w:color="auto"/>
              <w:right w:val="single" w:sz="4" w:space="0" w:color="auto"/>
            </w:tcBorders>
          </w:tcPr>
          <w:p w14:paraId="35F071E0" w14:textId="77777777" w:rsidR="00501898" w:rsidRPr="0076075D" w:rsidRDefault="00136181">
            <w:pPr>
              <w:spacing w:before="0"/>
              <w:ind w:left="0"/>
              <w:jc w:val="both"/>
              <w:rPr>
                <w:sz w:val="22"/>
                <w:szCs w:val="22"/>
              </w:rPr>
            </w:pPr>
            <w:r w:rsidRPr="0076075D">
              <w:rPr>
                <w:sz w:val="22"/>
                <w:szCs w:val="22"/>
              </w:rPr>
              <w:t>invoiceNo</w:t>
            </w:r>
          </w:p>
        </w:tc>
        <w:tc>
          <w:tcPr>
            <w:tcW w:w="2556" w:type="dxa"/>
            <w:tcBorders>
              <w:top w:val="single" w:sz="4" w:space="0" w:color="auto"/>
              <w:left w:val="single" w:sz="4" w:space="0" w:color="auto"/>
              <w:bottom w:val="single" w:sz="4" w:space="0" w:color="auto"/>
              <w:right w:val="single" w:sz="4" w:space="0" w:color="auto"/>
            </w:tcBorders>
          </w:tcPr>
          <w:p w14:paraId="644D6448" w14:textId="77777777" w:rsidR="00501898" w:rsidRPr="0076075D" w:rsidRDefault="00136181">
            <w:pPr>
              <w:spacing w:before="0"/>
              <w:ind w:left="0"/>
              <w:jc w:val="both"/>
              <w:rPr>
                <w:sz w:val="22"/>
                <w:szCs w:val="22"/>
              </w:rPr>
            </w:pPr>
            <w:r w:rsidRPr="0076075D">
              <w:rPr>
                <w:sz w:val="22"/>
                <w:szCs w:val="22"/>
              </w:rPr>
              <w:t>Required: true</w:t>
            </w:r>
          </w:p>
          <w:p w14:paraId="080D0A0F" w14:textId="77777777" w:rsidR="00501898" w:rsidRPr="0076075D" w:rsidRDefault="00136181">
            <w:pPr>
              <w:spacing w:before="0"/>
              <w:ind w:left="0"/>
              <w:jc w:val="both"/>
              <w:rPr>
                <w:sz w:val="22"/>
                <w:szCs w:val="22"/>
              </w:rPr>
            </w:pPr>
            <w:r w:rsidRPr="0076075D">
              <w:rPr>
                <w:sz w:val="22"/>
                <w:szCs w:val="22"/>
              </w:rPr>
              <w:t>DataType: String</w:t>
            </w:r>
          </w:p>
          <w:p w14:paraId="77478423" w14:textId="77777777" w:rsidR="00501898" w:rsidRPr="0076075D" w:rsidRDefault="00136181">
            <w:pPr>
              <w:spacing w:before="0"/>
              <w:ind w:left="0"/>
              <w:jc w:val="both"/>
              <w:rPr>
                <w:sz w:val="22"/>
                <w:szCs w:val="22"/>
              </w:rPr>
            </w:pPr>
            <w:r w:rsidRPr="0076075D">
              <w:rPr>
                <w:sz w:val="22"/>
                <w:szCs w:val="22"/>
              </w:rPr>
              <w:t>Minlength: 7</w:t>
            </w:r>
          </w:p>
          <w:p w14:paraId="0DA536BE" w14:textId="77777777" w:rsidR="00501898" w:rsidRPr="0076075D" w:rsidRDefault="00136181">
            <w:pPr>
              <w:spacing w:before="0"/>
              <w:ind w:left="0"/>
              <w:jc w:val="both"/>
              <w:rPr>
                <w:sz w:val="22"/>
                <w:szCs w:val="22"/>
              </w:rPr>
            </w:pPr>
            <w:r w:rsidRPr="0076075D">
              <w:rPr>
                <w:sz w:val="22"/>
                <w:szCs w:val="22"/>
              </w:rPr>
              <w:t>Maxlength: 35</w:t>
            </w:r>
          </w:p>
          <w:p w14:paraId="1631CC9A" w14:textId="77777777" w:rsidR="00501898" w:rsidRPr="0076075D" w:rsidRDefault="00136181">
            <w:pPr>
              <w:spacing w:before="0"/>
              <w:ind w:left="0"/>
              <w:jc w:val="both"/>
              <w:rPr>
                <w:sz w:val="22"/>
                <w:szCs w:val="22"/>
              </w:rPr>
            </w:pPr>
            <w:r w:rsidRPr="0076075D">
              <w:rPr>
                <w:sz w:val="22"/>
                <w:szCs w:val="22"/>
              </w:rPr>
              <w:t>Format: [a-zA-Z0-9]*$</w:t>
            </w:r>
          </w:p>
        </w:tc>
        <w:tc>
          <w:tcPr>
            <w:tcW w:w="5364" w:type="dxa"/>
            <w:tcBorders>
              <w:top w:val="single" w:sz="4" w:space="0" w:color="auto"/>
              <w:left w:val="single" w:sz="4" w:space="0" w:color="auto"/>
              <w:bottom w:val="single" w:sz="4" w:space="0" w:color="auto"/>
              <w:right w:val="single" w:sz="4" w:space="0" w:color="auto"/>
            </w:tcBorders>
          </w:tcPr>
          <w:p w14:paraId="0F82DE8E" w14:textId="77777777" w:rsidR="00501898" w:rsidRPr="0076075D" w:rsidRDefault="00136181">
            <w:pPr>
              <w:spacing w:before="0"/>
              <w:ind w:left="41"/>
              <w:jc w:val="both"/>
              <w:rPr>
                <w:sz w:val="22"/>
                <w:szCs w:val="22"/>
              </w:rPr>
            </w:pPr>
            <w:r w:rsidRPr="0076075D">
              <w:rPr>
                <w:sz w:val="22"/>
                <w:szCs w:val="22"/>
              </w:rPr>
              <w:t xml:space="preserve">Là ký hiệu hóa đơn + Số hóa đơn </w:t>
            </w:r>
          </w:p>
          <w:p w14:paraId="2AA0A050" w14:textId="77777777" w:rsidR="00501898" w:rsidRPr="0076075D" w:rsidRDefault="00136181">
            <w:pPr>
              <w:spacing w:before="0"/>
              <w:ind w:left="41"/>
              <w:jc w:val="both"/>
              <w:rPr>
                <w:sz w:val="22"/>
                <w:szCs w:val="22"/>
                <w:lang w:val="pt-PT"/>
              </w:rPr>
            </w:pPr>
            <w:r w:rsidRPr="0076075D">
              <w:rPr>
                <w:b/>
                <w:bCs/>
                <w:sz w:val="22"/>
                <w:szCs w:val="22"/>
                <w:lang w:val="pt-PT"/>
              </w:rPr>
              <w:t>Ví dụ</w:t>
            </w:r>
            <w:r w:rsidRPr="0076075D">
              <w:rPr>
                <w:sz w:val="22"/>
                <w:szCs w:val="22"/>
                <w:lang w:val="pt-PT"/>
              </w:rPr>
              <w:t xml:space="preserve">: </w:t>
            </w:r>
          </w:p>
          <w:p w14:paraId="6F32F5C6" w14:textId="77777777" w:rsidR="00501898" w:rsidRPr="0076075D" w:rsidRDefault="00136181">
            <w:pPr>
              <w:spacing w:before="0"/>
              <w:ind w:left="41"/>
              <w:jc w:val="both"/>
              <w:rPr>
                <w:sz w:val="22"/>
                <w:szCs w:val="22"/>
                <w:lang w:val="pt-PT"/>
              </w:rPr>
            </w:pPr>
            <w:r w:rsidRPr="0076075D">
              <w:rPr>
                <w:sz w:val="22"/>
                <w:szCs w:val="22"/>
                <w:lang w:val="pt-PT"/>
              </w:rPr>
              <w:t>Hóa đơn TT32:</w:t>
            </w:r>
            <w:r w:rsidRPr="0076075D">
              <w:rPr>
                <w:b/>
                <w:bCs/>
                <w:sz w:val="22"/>
                <w:szCs w:val="22"/>
                <w:lang w:val="pt-PT"/>
              </w:rPr>
              <w:t xml:space="preserve"> </w:t>
            </w:r>
            <w:r w:rsidRPr="0076075D">
              <w:rPr>
                <w:sz w:val="22"/>
                <w:szCs w:val="22"/>
                <w:lang w:val="pt-PT"/>
              </w:rPr>
              <w:t>AA/20E0000001</w:t>
            </w:r>
          </w:p>
          <w:p w14:paraId="110BAF88" w14:textId="77777777" w:rsidR="00501898" w:rsidRPr="0076075D" w:rsidRDefault="00136181">
            <w:pPr>
              <w:spacing w:before="0"/>
              <w:ind w:left="41"/>
              <w:jc w:val="both"/>
              <w:rPr>
                <w:sz w:val="22"/>
                <w:szCs w:val="22"/>
              </w:rPr>
            </w:pPr>
            <w:r w:rsidRPr="0076075D">
              <w:rPr>
                <w:sz w:val="22"/>
                <w:szCs w:val="22"/>
              </w:rPr>
              <w:t>Hóa đơn TT78: K22THY12</w:t>
            </w:r>
          </w:p>
        </w:tc>
      </w:tr>
      <w:tr w:rsidR="00501898" w:rsidRPr="0076075D" w14:paraId="58467268" w14:textId="77777777">
        <w:tc>
          <w:tcPr>
            <w:tcW w:w="1980" w:type="dxa"/>
            <w:tcBorders>
              <w:top w:val="single" w:sz="4" w:space="0" w:color="auto"/>
              <w:left w:val="single" w:sz="4" w:space="0" w:color="auto"/>
              <w:bottom w:val="single" w:sz="4" w:space="0" w:color="auto"/>
              <w:right w:val="single" w:sz="4" w:space="0" w:color="auto"/>
            </w:tcBorders>
          </w:tcPr>
          <w:p w14:paraId="75FFB2F0" w14:textId="77777777" w:rsidR="00501898" w:rsidRPr="0076075D" w:rsidRDefault="00136181">
            <w:pPr>
              <w:spacing w:before="0"/>
              <w:ind w:left="0"/>
              <w:jc w:val="both"/>
              <w:rPr>
                <w:sz w:val="22"/>
                <w:szCs w:val="22"/>
              </w:rPr>
            </w:pPr>
            <w:r w:rsidRPr="0076075D">
              <w:rPr>
                <w:sz w:val="22"/>
                <w:szCs w:val="22"/>
              </w:rPr>
              <w:t>printStatus</w:t>
            </w:r>
          </w:p>
        </w:tc>
        <w:tc>
          <w:tcPr>
            <w:tcW w:w="2556" w:type="dxa"/>
            <w:tcBorders>
              <w:top w:val="single" w:sz="4" w:space="0" w:color="auto"/>
              <w:left w:val="single" w:sz="4" w:space="0" w:color="auto"/>
              <w:bottom w:val="single" w:sz="4" w:space="0" w:color="auto"/>
              <w:right w:val="single" w:sz="4" w:space="0" w:color="auto"/>
            </w:tcBorders>
          </w:tcPr>
          <w:p w14:paraId="6D809DA4" w14:textId="77777777" w:rsidR="00501898" w:rsidRPr="0076075D" w:rsidRDefault="00136181">
            <w:pPr>
              <w:spacing w:before="0"/>
              <w:ind w:left="0"/>
              <w:jc w:val="both"/>
              <w:rPr>
                <w:sz w:val="22"/>
                <w:szCs w:val="22"/>
              </w:rPr>
            </w:pPr>
            <w:r w:rsidRPr="0076075D">
              <w:rPr>
                <w:sz w:val="22"/>
                <w:szCs w:val="22"/>
              </w:rPr>
              <w:t>Required: true</w:t>
            </w:r>
          </w:p>
          <w:p w14:paraId="7A2C918A" w14:textId="77777777" w:rsidR="00501898" w:rsidRPr="0076075D" w:rsidRDefault="00136181">
            <w:pPr>
              <w:spacing w:before="0"/>
              <w:ind w:left="0"/>
              <w:jc w:val="both"/>
              <w:rPr>
                <w:sz w:val="22"/>
                <w:szCs w:val="22"/>
              </w:rPr>
            </w:pPr>
            <w:r w:rsidRPr="0076075D">
              <w:rPr>
                <w:sz w:val="22"/>
                <w:szCs w:val="22"/>
              </w:rPr>
              <w:lastRenderedPageBreak/>
              <w:t>DataType: int(3)</w:t>
            </w:r>
          </w:p>
          <w:p w14:paraId="1AD849CE" w14:textId="77777777" w:rsidR="00501898" w:rsidRPr="0076075D" w:rsidRDefault="00136181">
            <w:pPr>
              <w:spacing w:before="0"/>
              <w:ind w:left="0"/>
              <w:jc w:val="both"/>
              <w:rPr>
                <w:sz w:val="22"/>
                <w:szCs w:val="22"/>
              </w:rPr>
            </w:pPr>
            <w:r w:rsidRPr="0076075D">
              <w:rPr>
                <w:sz w:val="22"/>
                <w:szCs w:val="22"/>
              </w:rPr>
              <w:t xml:space="preserve">Minlength: </w:t>
            </w:r>
          </w:p>
          <w:p w14:paraId="76942240" w14:textId="77777777" w:rsidR="00501898" w:rsidRPr="0076075D" w:rsidRDefault="00136181">
            <w:pPr>
              <w:spacing w:before="0"/>
              <w:ind w:left="0"/>
              <w:jc w:val="both"/>
              <w:rPr>
                <w:sz w:val="22"/>
                <w:szCs w:val="22"/>
              </w:rPr>
            </w:pPr>
            <w:r w:rsidRPr="0076075D">
              <w:rPr>
                <w:sz w:val="22"/>
                <w:szCs w:val="22"/>
              </w:rPr>
              <w:t>Maxlength: 1</w:t>
            </w:r>
          </w:p>
          <w:p w14:paraId="2BF2D6DB" w14:textId="77777777" w:rsidR="00501898" w:rsidRPr="0076075D" w:rsidRDefault="00136181">
            <w:pPr>
              <w:spacing w:before="0"/>
              <w:ind w:left="0"/>
              <w:jc w:val="both"/>
              <w:rPr>
                <w:sz w:val="22"/>
                <w:szCs w:val="22"/>
              </w:rPr>
            </w:pPr>
            <w:r w:rsidRPr="0076075D">
              <w:rPr>
                <w:sz w:val="22"/>
                <w:szCs w:val="22"/>
              </w:rPr>
              <w:t xml:space="preserve">Format: </w:t>
            </w:r>
          </w:p>
        </w:tc>
        <w:tc>
          <w:tcPr>
            <w:tcW w:w="5364" w:type="dxa"/>
            <w:tcBorders>
              <w:top w:val="single" w:sz="4" w:space="0" w:color="auto"/>
              <w:left w:val="single" w:sz="4" w:space="0" w:color="auto"/>
              <w:bottom w:val="single" w:sz="4" w:space="0" w:color="auto"/>
              <w:right w:val="single" w:sz="4" w:space="0" w:color="auto"/>
            </w:tcBorders>
          </w:tcPr>
          <w:p w14:paraId="1E294EBA" w14:textId="77777777" w:rsidR="00501898" w:rsidRPr="0076075D" w:rsidRDefault="00136181">
            <w:pPr>
              <w:spacing w:before="0"/>
              <w:ind w:left="41"/>
              <w:jc w:val="both"/>
              <w:rPr>
                <w:bCs/>
                <w:sz w:val="22"/>
                <w:szCs w:val="22"/>
              </w:rPr>
            </w:pPr>
            <w:r w:rsidRPr="0076075D">
              <w:rPr>
                <w:bCs/>
                <w:sz w:val="22"/>
                <w:szCs w:val="22"/>
              </w:rPr>
              <w:lastRenderedPageBreak/>
              <w:t>Trạng thái in của hóa đơn</w:t>
            </w:r>
          </w:p>
          <w:p w14:paraId="31BDEDC5" w14:textId="77777777" w:rsidR="00501898" w:rsidRPr="0076075D" w:rsidRDefault="00136181">
            <w:pPr>
              <w:spacing w:before="0"/>
              <w:ind w:left="41"/>
              <w:jc w:val="both"/>
              <w:rPr>
                <w:bCs/>
                <w:sz w:val="22"/>
                <w:szCs w:val="22"/>
              </w:rPr>
            </w:pPr>
            <w:r w:rsidRPr="0076075D">
              <w:rPr>
                <w:bCs/>
                <w:sz w:val="22"/>
                <w:szCs w:val="22"/>
              </w:rPr>
              <w:lastRenderedPageBreak/>
              <w:t xml:space="preserve">1-in </w:t>
            </w:r>
          </w:p>
          <w:p w14:paraId="5E575AE2" w14:textId="77777777" w:rsidR="00501898" w:rsidRPr="0076075D" w:rsidRDefault="00136181">
            <w:pPr>
              <w:spacing w:before="0"/>
              <w:ind w:left="41"/>
              <w:jc w:val="both"/>
              <w:rPr>
                <w:bCs/>
                <w:sz w:val="22"/>
                <w:szCs w:val="22"/>
              </w:rPr>
            </w:pPr>
            <w:r w:rsidRPr="0076075D">
              <w:rPr>
                <w:bCs/>
                <w:sz w:val="22"/>
                <w:szCs w:val="22"/>
              </w:rPr>
              <w:t>0-chưa in</w:t>
            </w:r>
          </w:p>
        </w:tc>
      </w:tr>
    </w:tbl>
    <w:p w14:paraId="219FE59C" w14:textId="77777777" w:rsidR="00501898" w:rsidRPr="0076075D" w:rsidRDefault="00136181">
      <w:pPr>
        <w:ind w:left="0"/>
        <w:rPr>
          <w:sz w:val="22"/>
          <w:szCs w:val="22"/>
        </w:rPr>
      </w:pPr>
      <w:r w:rsidRPr="0076075D">
        <w:rPr>
          <w:b/>
          <w:bCs/>
          <w:sz w:val="22"/>
          <w:szCs w:val="22"/>
        </w:rPr>
        <w:lastRenderedPageBreak/>
        <w:t>Output</w:t>
      </w:r>
      <w:r w:rsidRPr="0076075D">
        <w:rPr>
          <w:sz w:val="22"/>
          <w:szCs w:val="22"/>
        </w:rPr>
        <w:t xml:space="preserve">: </w:t>
      </w:r>
    </w:p>
    <w:p w14:paraId="0E3865BF" w14:textId="77777777" w:rsidR="00501898" w:rsidRPr="0076075D" w:rsidRDefault="00136181">
      <w:pPr>
        <w:ind w:left="0"/>
        <w:rPr>
          <w:sz w:val="22"/>
          <w:szCs w:val="22"/>
        </w:rPr>
      </w:pPr>
      <w:r w:rsidRPr="0076075D">
        <w:rPr>
          <w:sz w:val="22"/>
          <w:szCs w:val="22"/>
        </w:rPr>
        <w:t>Ví dụ trường hợp thành công:</w:t>
      </w:r>
    </w:p>
    <w:p w14:paraId="24A3FC39" w14:textId="77777777" w:rsidR="00501898" w:rsidRPr="0076075D" w:rsidRDefault="00136181">
      <w:pPr>
        <w:shd w:val="clear" w:color="auto" w:fill="B4C6E7"/>
        <w:ind w:left="0"/>
        <w:rPr>
          <w:sz w:val="22"/>
          <w:szCs w:val="22"/>
        </w:rPr>
      </w:pPr>
      <w:r w:rsidRPr="0076075D">
        <w:rPr>
          <w:sz w:val="22"/>
          <w:szCs w:val="22"/>
        </w:rPr>
        <w:t>{</w:t>
      </w:r>
    </w:p>
    <w:p w14:paraId="420FD426" w14:textId="77777777" w:rsidR="00501898" w:rsidRPr="0076075D" w:rsidRDefault="00136181">
      <w:pPr>
        <w:shd w:val="clear" w:color="auto" w:fill="B4C6E7"/>
        <w:ind w:left="0"/>
        <w:rPr>
          <w:sz w:val="22"/>
          <w:szCs w:val="22"/>
        </w:rPr>
      </w:pPr>
      <w:r w:rsidRPr="0076075D">
        <w:rPr>
          <w:sz w:val="22"/>
          <w:szCs w:val="22"/>
        </w:rPr>
        <w:t xml:space="preserve">    "code": 200,</w:t>
      </w:r>
    </w:p>
    <w:p w14:paraId="744A8D8B" w14:textId="77777777" w:rsidR="00501898" w:rsidRPr="0076075D" w:rsidRDefault="00136181">
      <w:pPr>
        <w:shd w:val="clear" w:color="auto" w:fill="B4C6E7"/>
        <w:ind w:left="0"/>
        <w:rPr>
          <w:sz w:val="22"/>
          <w:szCs w:val="22"/>
        </w:rPr>
      </w:pPr>
      <w:r w:rsidRPr="0076075D">
        <w:rPr>
          <w:sz w:val="22"/>
          <w:szCs w:val="22"/>
        </w:rPr>
        <w:t xml:space="preserve">    "message": "SUCCESS_UPDATE_PRINT_STATUS",</w:t>
      </w:r>
    </w:p>
    <w:p w14:paraId="6B25023B" w14:textId="77777777" w:rsidR="00501898" w:rsidRPr="0076075D" w:rsidRDefault="00136181">
      <w:pPr>
        <w:shd w:val="clear" w:color="auto" w:fill="B4C6E7"/>
        <w:ind w:left="0"/>
        <w:rPr>
          <w:sz w:val="22"/>
          <w:szCs w:val="22"/>
        </w:rPr>
      </w:pPr>
      <w:r w:rsidRPr="0076075D">
        <w:rPr>
          <w:sz w:val="22"/>
          <w:szCs w:val="22"/>
        </w:rPr>
        <w:t xml:space="preserve">    "data": "Cập nhật trạng thái in thành công"</w:t>
      </w:r>
    </w:p>
    <w:p w14:paraId="05D391A4" w14:textId="77777777" w:rsidR="00501898" w:rsidRPr="0076075D" w:rsidRDefault="00136181">
      <w:pPr>
        <w:shd w:val="clear" w:color="auto" w:fill="B4C6E7"/>
        <w:ind w:left="0"/>
        <w:rPr>
          <w:sz w:val="22"/>
          <w:szCs w:val="22"/>
        </w:rPr>
      </w:pPr>
      <w:r w:rsidRPr="0076075D">
        <w:rPr>
          <w:sz w:val="22"/>
          <w:szCs w:val="22"/>
        </w:rPr>
        <w:t>}</w:t>
      </w:r>
    </w:p>
    <w:p w14:paraId="2086EBF7" w14:textId="77777777" w:rsidR="00501898" w:rsidRPr="0076075D" w:rsidRDefault="00136181">
      <w:pPr>
        <w:ind w:left="0"/>
        <w:rPr>
          <w:sz w:val="22"/>
          <w:szCs w:val="22"/>
        </w:rPr>
      </w:pPr>
      <w:r w:rsidRPr="0076075D">
        <w:rPr>
          <w:sz w:val="22"/>
          <w:szCs w:val="22"/>
        </w:rPr>
        <w:t>Ví dụ trường hợp lỗi:</w:t>
      </w:r>
    </w:p>
    <w:p w14:paraId="73171CB9" w14:textId="77777777" w:rsidR="00501898" w:rsidRPr="0076075D" w:rsidRDefault="00136181">
      <w:pPr>
        <w:shd w:val="clear" w:color="auto" w:fill="B4C6E7"/>
        <w:ind w:left="0"/>
        <w:rPr>
          <w:sz w:val="22"/>
          <w:szCs w:val="22"/>
        </w:rPr>
      </w:pPr>
      <w:r w:rsidRPr="0076075D">
        <w:rPr>
          <w:sz w:val="22"/>
          <w:szCs w:val="22"/>
        </w:rPr>
        <w:t>{</w:t>
      </w:r>
    </w:p>
    <w:p w14:paraId="58B5D5AC" w14:textId="77777777" w:rsidR="00501898" w:rsidRPr="0076075D" w:rsidRDefault="00136181">
      <w:pPr>
        <w:shd w:val="clear" w:color="auto" w:fill="B4C6E7"/>
        <w:ind w:left="0"/>
        <w:rPr>
          <w:sz w:val="22"/>
          <w:szCs w:val="22"/>
        </w:rPr>
      </w:pPr>
      <w:r w:rsidRPr="0076075D">
        <w:rPr>
          <w:sz w:val="22"/>
          <w:szCs w:val="22"/>
        </w:rPr>
        <w:t xml:space="preserve">    "code": 400,</w:t>
      </w:r>
    </w:p>
    <w:p w14:paraId="52D31A0D" w14:textId="77777777" w:rsidR="00501898" w:rsidRPr="0076075D" w:rsidRDefault="00136181">
      <w:pPr>
        <w:shd w:val="clear" w:color="auto" w:fill="B4C6E7"/>
        <w:ind w:left="0"/>
        <w:rPr>
          <w:sz w:val="22"/>
          <w:szCs w:val="22"/>
        </w:rPr>
      </w:pPr>
      <w:r w:rsidRPr="0076075D">
        <w:rPr>
          <w:sz w:val="22"/>
          <w:szCs w:val="22"/>
        </w:rPr>
        <w:t xml:space="preserve">    "message": "INVOICE_NOT_FOUND",</w:t>
      </w:r>
    </w:p>
    <w:p w14:paraId="079B3427" w14:textId="77777777" w:rsidR="00501898" w:rsidRPr="0076075D" w:rsidRDefault="00136181">
      <w:pPr>
        <w:shd w:val="clear" w:color="auto" w:fill="B4C6E7"/>
        <w:ind w:left="0"/>
        <w:rPr>
          <w:sz w:val="22"/>
          <w:szCs w:val="22"/>
        </w:rPr>
      </w:pPr>
      <w:r w:rsidRPr="0076075D">
        <w:rPr>
          <w:sz w:val="22"/>
          <w:szCs w:val="22"/>
        </w:rPr>
        <w:t xml:space="preserve">    "data": "Hóa đơn không tồn tại"</w:t>
      </w:r>
    </w:p>
    <w:p w14:paraId="682C5DF5" w14:textId="77777777" w:rsidR="00501898" w:rsidRPr="0076075D" w:rsidRDefault="00136181">
      <w:pPr>
        <w:shd w:val="clear" w:color="auto" w:fill="B4C6E7"/>
        <w:ind w:left="0"/>
        <w:rPr>
          <w:sz w:val="22"/>
          <w:szCs w:val="22"/>
        </w:rPr>
      </w:pPr>
      <w:r w:rsidRPr="0076075D">
        <w:rPr>
          <w:sz w:val="22"/>
          <w:szCs w:val="22"/>
        </w:rPr>
        <w:t>}</w:t>
      </w:r>
    </w:p>
    <w:p w14:paraId="091D7D23" w14:textId="77777777" w:rsidR="00501898" w:rsidRPr="0076075D" w:rsidRDefault="00501898">
      <w:pPr>
        <w:ind w:left="0"/>
        <w:rPr>
          <w:sz w:val="22"/>
          <w:szCs w:val="22"/>
        </w:rPr>
      </w:pPr>
    </w:p>
    <w:p w14:paraId="4B56683A" w14:textId="77777777" w:rsidR="00501898" w:rsidRPr="0076075D" w:rsidRDefault="00136181">
      <w:pPr>
        <w:pStyle w:val="Heading2"/>
        <w:numPr>
          <w:ilvl w:val="0"/>
          <w:numId w:val="0"/>
        </w:numPr>
        <w:tabs>
          <w:tab w:val="clear" w:pos="2278"/>
        </w:tabs>
        <w:rPr>
          <w:rFonts w:ascii="Times New Roman" w:hAnsi="Times New Roman"/>
          <w:sz w:val="22"/>
          <w:szCs w:val="22"/>
        </w:rPr>
      </w:pPr>
      <w:bookmarkStart w:id="61" w:name="_Toc115266208"/>
      <w:r w:rsidRPr="0076075D">
        <w:rPr>
          <w:rFonts w:ascii="Times New Roman" w:hAnsi="Times New Roman"/>
          <w:sz w:val="22"/>
          <w:szCs w:val="22"/>
        </w:rPr>
        <w:t>7.24 Số lần quét QRcode của hoá đơn</w:t>
      </w:r>
      <w:bookmarkEnd w:id="61"/>
    </w:p>
    <w:p w14:paraId="4CE961F8" w14:textId="77777777" w:rsidR="00501898" w:rsidRPr="0076075D" w:rsidRDefault="00136181">
      <w:pPr>
        <w:rPr>
          <w:sz w:val="22"/>
          <w:szCs w:val="22"/>
        </w:rPr>
      </w:pPr>
      <w:r w:rsidRPr="0076075D">
        <w:rPr>
          <w:sz w:val="22"/>
          <w:szCs w:val="22"/>
        </w:rPr>
        <w:t>- Mô tả chung: Thêm mới API cập nhật số lần quét QRCODE của hóa đơn đã phát hành.</w:t>
      </w:r>
    </w:p>
    <w:p w14:paraId="30604C53" w14:textId="77777777" w:rsidR="00501898" w:rsidRPr="0076075D" w:rsidRDefault="00136181">
      <w:pPr>
        <w:rPr>
          <w:sz w:val="22"/>
          <w:szCs w:val="22"/>
        </w:rPr>
      </w:pPr>
      <w:r w:rsidRPr="0076075D">
        <w:rPr>
          <w:sz w:val="22"/>
          <w:szCs w:val="22"/>
        </w:rPr>
        <w:t>- Đường dẫn API: InvoiceAPI/InvoiceUtilsWS/updateInvoiceScanQrcode</w:t>
      </w:r>
    </w:p>
    <w:p w14:paraId="795CCED6" w14:textId="77777777" w:rsidR="00501898" w:rsidRPr="0076075D" w:rsidRDefault="00136181">
      <w:pPr>
        <w:rPr>
          <w:sz w:val="22"/>
          <w:szCs w:val="22"/>
        </w:rPr>
      </w:pPr>
      <w:r w:rsidRPr="0076075D">
        <w:rPr>
          <w:sz w:val="22"/>
          <w:szCs w:val="22"/>
        </w:rPr>
        <w:t>- Method: PUT</w:t>
      </w:r>
    </w:p>
    <w:p w14:paraId="7877DAE7" w14:textId="77777777" w:rsidR="00501898" w:rsidRPr="0076075D" w:rsidRDefault="00136181">
      <w:pPr>
        <w:rPr>
          <w:sz w:val="22"/>
          <w:szCs w:val="22"/>
        </w:rPr>
      </w:pPr>
      <w:r w:rsidRPr="0076075D">
        <w:rPr>
          <w:sz w:val="22"/>
          <w:szCs w:val="22"/>
        </w:rPr>
        <w:t>- Phạm vi: NA</w:t>
      </w:r>
    </w:p>
    <w:p w14:paraId="2915D72A" w14:textId="77777777" w:rsidR="00501898" w:rsidRPr="0076075D" w:rsidRDefault="00136181">
      <w:pPr>
        <w:ind w:left="0"/>
        <w:rPr>
          <w:sz w:val="22"/>
          <w:szCs w:val="22"/>
        </w:rPr>
      </w:pPr>
      <w:r w:rsidRPr="0076075D">
        <w:rPr>
          <w:b/>
          <w:bCs/>
          <w:sz w:val="22"/>
          <w:szCs w:val="22"/>
        </w:rPr>
        <w:t>Input</w:t>
      </w:r>
      <w:r w:rsidRPr="0076075D">
        <w:rPr>
          <w:sz w:val="22"/>
          <w:szCs w:val="22"/>
        </w:rPr>
        <w:t xml:space="preserve">: </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6"/>
        <w:gridCol w:w="5364"/>
      </w:tblGrid>
      <w:tr w:rsidR="00501898" w:rsidRPr="0076075D" w14:paraId="5F9B15E5" w14:textId="77777777">
        <w:trPr>
          <w:trHeight w:val="395"/>
        </w:trPr>
        <w:tc>
          <w:tcPr>
            <w:tcW w:w="1980" w:type="dxa"/>
            <w:tcBorders>
              <w:top w:val="single" w:sz="4" w:space="0" w:color="auto"/>
              <w:left w:val="single" w:sz="4" w:space="0" w:color="auto"/>
              <w:bottom w:val="single" w:sz="4" w:space="0" w:color="auto"/>
              <w:right w:val="single" w:sz="4" w:space="0" w:color="auto"/>
            </w:tcBorders>
            <w:shd w:val="clear" w:color="auto" w:fill="D9D9D9"/>
          </w:tcPr>
          <w:p w14:paraId="45EC3ADA" w14:textId="77777777" w:rsidR="00501898" w:rsidRPr="0076075D" w:rsidRDefault="00136181">
            <w:pPr>
              <w:jc w:val="center"/>
              <w:rPr>
                <w:b/>
                <w:snapToGrid/>
                <w:sz w:val="22"/>
                <w:szCs w:val="22"/>
              </w:rPr>
            </w:pPr>
            <w:r w:rsidRPr="0076075D">
              <w:rPr>
                <w:b/>
                <w:sz w:val="22"/>
                <w:szCs w:val="22"/>
              </w:rPr>
              <w:t>Tên trường</w:t>
            </w:r>
          </w:p>
        </w:tc>
        <w:tc>
          <w:tcPr>
            <w:tcW w:w="2556" w:type="dxa"/>
            <w:tcBorders>
              <w:top w:val="single" w:sz="4" w:space="0" w:color="auto"/>
              <w:left w:val="single" w:sz="4" w:space="0" w:color="auto"/>
              <w:bottom w:val="single" w:sz="4" w:space="0" w:color="auto"/>
              <w:right w:val="single" w:sz="4" w:space="0" w:color="auto"/>
            </w:tcBorders>
            <w:shd w:val="clear" w:color="auto" w:fill="D9D9D9"/>
          </w:tcPr>
          <w:p w14:paraId="129A99CF" w14:textId="77777777" w:rsidR="00501898" w:rsidRPr="0076075D" w:rsidRDefault="00136181">
            <w:pPr>
              <w:jc w:val="center"/>
              <w:rPr>
                <w:b/>
                <w:sz w:val="22"/>
                <w:szCs w:val="22"/>
              </w:rPr>
            </w:pPr>
            <w:r w:rsidRPr="0076075D">
              <w:rPr>
                <w:b/>
                <w:sz w:val="22"/>
                <w:szCs w:val="22"/>
              </w:rPr>
              <w:t>Kiểu dữ liệu</w:t>
            </w:r>
          </w:p>
        </w:tc>
        <w:tc>
          <w:tcPr>
            <w:tcW w:w="5364" w:type="dxa"/>
            <w:tcBorders>
              <w:top w:val="single" w:sz="4" w:space="0" w:color="auto"/>
              <w:left w:val="single" w:sz="4" w:space="0" w:color="auto"/>
              <w:bottom w:val="single" w:sz="4" w:space="0" w:color="auto"/>
              <w:right w:val="single" w:sz="4" w:space="0" w:color="auto"/>
            </w:tcBorders>
            <w:shd w:val="clear" w:color="auto" w:fill="D9D9D9"/>
          </w:tcPr>
          <w:p w14:paraId="500B6128" w14:textId="77777777" w:rsidR="00501898" w:rsidRPr="0076075D" w:rsidRDefault="00136181">
            <w:pPr>
              <w:jc w:val="center"/>
              <w:rPr>
                <w:b/>
                <w:sz w:val="22"/>
                <w:szCs w:val="22"/>
              </w:rPr>
            </w:pPr>
            <w:r w:rsidRPr="0076075D">
              <w:rPr>
                <w:b/>
                <w:sz w:val="22"/>
                <w:szCs w:val="22"/>
              </w:rPr>
              <w:t>Mô tả</w:t>
            </w:r>
          </w:p>
        </w:tc>
      </w:tr>
      <w:tr w:rsidR="00501898" w:rsidRPr="0076075D" w14:paraId="63FB2574" w14:textId="77777777">
        <w:tc>
          <w:tcPr>
            <w:tcW w:w="1980" w:type="dxa"/>
            <w:tcBorders>
              <w:top w:val="single" w:sz="4" w:space="0" w:color="auto"/>
              <w:left w:val="single" w:sz="4" w:space="0" w:color="auto"/>
              <w:bottom w:val="single" w:sz="4" w:space="0" w:color="auto"/>
              <w:right w:val="single" w:sz="4" w:space="0" w:color="auto"/>
            </w:tcBorders>
          </w:tcPr>
          <w:p w14:paraId="5BA3CE47" w14:textId="77777777" w:rsidR="00501898" w:rsidRPr="0076075D" w:rsidRDefault="00136181">
            <w:pPr>
              <w:spacing w:before="0"/>
              <w:ind w:left="0"/>
              <w:jc w:val="both"/>
              <w:rPr>
                <w:sz w:val="22"/>
                <w:szCs w:val="22"/>
              </w:rPr>
            </w:pPr>
            <w:r w:rsidRPr="0076075D">
              <w:rPr>
                <w:sz w:val="22"/>
                <w:szCs w:val="22"/>
              </w:rPr>
              <w:t>taxCode</w:t>
            </w:r>
          </w:p>
        </w:tc>
        <w:tc>
          <w:tcPr>
            <w:tcW w:w="2556" w:type="dxa"/>
            <w:tcBorders>
              <w:top w:val="single" w:sz="4" w:space="0" w:color="auto"/>
              <w:left w:val="single" w:sz="4" w:space="0" w:color="auto"/>
              <w:bottom w:val="single" w:sz="4" w:space="0" w:color="auto"/>
              <w:right w:val="single" w:sz="4" w:space="0" w:color="auto"/>
            </w:tcBorders>
          </w:tcPr>
          <w:p w14:paraId="362D5CB3" w14:textId="77777777" w:rsidR="00501898" w:rsidRPr="0076075D" w:rsidRDefault="00136181">
            <w:pPr>
              <w:spacing w:before="0"/>
              <w:ind w:left="0"/>
              <w:jc w:val="both"/>
              <w:rPr>
                <w:sz w:val="22"/>
                <w:szCs w:val="22"/>
              </w:rPr>
            </w:pPr>
            <w:r w:rsidRPr="0076075D">
              <w:rPr>
                <w:sz w:val="22"/>
                <w:szCs w:val="22"/>
              </w:rPr>
              <w:t>Required: true</w:t>
            </w:r>
          </w:p>
          <w:p w14:paraId="054A0FE1" w14:textId="77777777" w:rsidR="00501898" w:rsidRPr="0076075D" w:rsidRDefault="00136181">
            <w:pPr>
              <w:spacing w:before="0"/>
              <w:ind w:left="0"/>
              <w:jc w:val="both"/>
              <w:rPr>
                <w:sz w:val="22"/>
                <w:szCs w:val="22"/>
              </w:rPr>
            </w:pPr>
            <w:r w:rsidRPr="0076075D">
              <w:rPr>
                <w:sz w:val="22"/>
                <w:szCs w:val="22"/>
              </w:rPr>
              <w:t>DataType: String</w:t>
            </w:r>
          </w:p>
          <w:p w14:paraId="054FDDD8" w14:textId="77777777" w:rsidR="00501898" w:rsidRPr="0076075D" w:rsidRDefault="00136181">
            <w:pPr>
              <w:spacing w:before="0"/>
              <w:ind w:left="0"/>
              <w:jc w:val="both"/>
              <w:rPr>
                <w:sz w:val="22"/>
                <w:szCs w:val="22"/>
              </w:rPr>
            </w:pPr>
            <w:r w:rsidRPr="0076075D">
              <w:rPr>
                <w:sz w:val="22"/>
                <w:szCs w:val="22"/>
              </w:rPr>
              <w:t xml:space="preserve">Minlength: </w:t>
            </w:r>
          </w:p>
          <w:p w14:paraId="63FE564C" w14:textId="77777777" w:rsidR="00501898" w:rsidRPr="0076075D" w:rsidRDefault="00136181">
            <w:pPr>
              <w:spacing w:before="0"/>
              <w:ind w:left="0"/>
              <w:jc w:val="both"/>
              <w:rPr>
                <w:sz w:val="22"/>
                <w:szCs w:val="22"/>
              </w:rPr>
            </w:pPr>
            <w:r w:rsidRPr="0076075D">
              <w:rPr>
                <w:sz w:val="22"/>
                <w:szCs w:val="22"/>
              </w:rPr>
              <w:t>Maxlength: 20</w:t>
            </w:r>
          </w:p>
          <w:p w14:paraId="2F418F9B" w14:textId="77777777" w:rsidR="00501898" w:rsidRPr="0076075D" w:rsidRDefault="00136181">
            <w:pPr>
              <w:spacing w:before="0"/>
              <w:ind w:left="0"/>
              <w:jc w:val="both"/>
              <w:rPr>
                <w:sz w:val="22"/>
                <w:szCs w:val="22"/>
              </w:rPr>
            </w:pPr>
            <w:r w:rsidRPr="0076075D">
              <w:rPr>
                <w:sz w:val="22"/>
                <w:szCs w:val="22"/>
              </w:rPr>
              <w:t>Format: [0-9-]+</w:t>
            </w:r>
          </w:p>
        </w:tc>
        <w:tc>
          <w:tcPr>
            <w:tcW w:w="5364" w:type="dxa"/>
            <w:tcBorders>
              <w:top w:val="single" w:sz="4" w:space="0" w:color="auto"/>
              <w:left w:val="single" w:sz="4" w:space="0" w:color="auto"/>
              <w:bottom w:val="single" w:sz="4" w:space="0" w:color="auto"/>
              <w:right w:val="single" w:sz="4" w:space="0" w:color="auto"/>
            </w:tcBorders>
          </w:tcPr>
          <w:p w14:paraId="012EF9AA" w14:textId="77777777" w:rsidR="00501898" w:rsidRPr="0076075D" w:rsidRDefault="00136181">
            <w:pPr>
              <w:spacing w:before="0"/>
              <w:ind w:left="0"/>
              <w:jc w:val="both"/>
              <w:rPr>
                <w:sz w:val="22"/>
                <w:szCs w:val="22"/>
              </w:rPr>
            </w:pPr>
            <w:r w:rsidRPr="0076075D">
              <w:rPr>
                <w:sz w:val="22"/>
                <w:szCs w:val="22"/>
              </w:rPr>
              <w:t xml:space="preserve">Mã số thuế của doanh nghiệp/chi nhánh phát hành hóa đơn. </w:t>
            </w:r>
          </w:p>
          <w:p w14:paraId="022CA5C2" w14:textId="77777777" w:rsidR="00501898" w:rsidRPr="0076075D" w:rsidRDefault="00136181">
            <w:pPr>
              <w:spacing w:before="0"/>
              <w:ind w:left="0"/>
              <w:jc w:val="both"/>
              <w:rPr>
                <w:b/>
                <w:bCs/>
                <w:sz w:val="22"/>
                <w:szCs w:val="22"/>
              </w:rPr>
            </w:pPr>
            <w:r w:rsidRPr="0076075D">
              <w:rPr>
                <w:b/>
                <w:bCs/>
                <w:sz w:val="22"/>
                <w:szCs w:val="22"/>
              </w:rPr>
              <w:t>Ví dụ:</w:t>
            </w:r>
          </w:p>
          <w:p w14:paraId="05DFC365" w14:textId="77777777" w:rsidR="00501898" w:rsidRPr="0076075D" w:rsidRDefault="00136181">
            <w:pPr>
              <w:spacing w:before="0"/>
              <w:ind w:left="0"/>
              <w:jc w:val="both"/>
              <w:rPr>
                <w:sz w:val="22"/>
                <w:szCs w:val="22"/>
              </w:rPr>
            </w:pPr>
            <w:r w:rsidRPr="0076075D">
              <w:rPr>
                <w:sz w:val="22"/>
                <w:szCs w:val="22"/>
              </w:rPr>
              <w:t xml:space="preserve">Mẫu 1: 0312770607 </w:t>
            </w:r>
          </w:p>
          <w:p w14:paraId="7457B657" w14:textId="77777777" w:rsidR="00501898" w:rsidRPr="0076075D" w:rsidRDefault="00136181">
            <w:pPr>
              <w:spacing w:before="0"/>
              <w:ind w:left="0"/>
              <w:jc w:val="both"/>
              <w:rPr>
                <w:sz w:val="22"/>
                <w:szCs w:val="22"/>
              </w:rPr>
            </w:pPr>
            <w:r w:rsidRPr="0076075D">
              <w:rPr>
                <w:sz w:val="22"/>
                <w:szCs w:val="22"/>
              </w:rPr>
              <w:t>Mẫu 2: 0312770607-001</w:t>
            </w:r>
          </w:p>
        </w:tc>
      </w:tr>
      <w:tr w:rsidR="00501898" w:rsidRPr="0076075D" w14:paraId="47E1ECBE" w14:textId="77777777">
        <w:tc>
          <w:tcPr>
            <w:tcW w:w="1980" w:type="dxa"/>
            <w:tcBorders>
              <w:top w:val="single" w:sz="4" w:space="0" w:color="auto"/>
              <w:left w:val="single" w:sz="4" w:space="0" w:color="auto"/>
              <w:bottom w:val="single" w:sz="4" w:space="0" w:color="auto"/>
              <w:right w:val="single" w:sz="4" w:space="0" w:color="auto"/>
            </w:tcBorders>
          </w:tcPr>
          <w:p w14:paraId="34D8D1FF" w14:textId="77777777" w:rsidR="00501898" w:rsidRPr="0076075D" w:rsidRDefault="00136181">
            <w:pPr>
              <w:spacing w:before="0"/>
              <w:ind w:left="0"/>
              <w:jc w:val="both"/>
              <w:rPr>
                <w:sz w:val="22"/>
                <w:szCs w:val="22"/>
              </w:rPr>
            </w:pPr>
            <w:r w:rsidRPr="0076075D">
              <w:rPr>
                <w:sz w:val="22"/>
                <w:szCs w:val="22"/>
              </w:rPr>
              <w:lastRenderedPageBreak/>
              <w:t>templateCode</w:t>
            </w:r>
          </w:p>
        </w:tc>
        <w:tc>
          <w:tcPr>
            <w:tcW w:w="2556" w:type="dxa"/>
            <w:tcBorders>
              <w:top w:val="single" w:sz="4" w:space="0" w:color="auto"/>
              <w:left w:val="single" w:sz="4" w:space="0" w:color="auto"/>
              <w:bottom w:val="single" w:sz="4" w:space="0" w:color="auto"/>
              <w:right w:val="single" w:sz="4" w:space="0" w:color="auto"/>
            </w:tcBorders>
          </w:tcPr>
          <w:p w14:paraId="7CFCEAF7" w14:textId="77777777" w:rsidR="00501898" w:rsidRPr="0076075D" w:rsidRDefault="00136181">
            <w:pPr>
              <w:spacing w:before="0"/>
              <w:ind w:left="0"/>
              <w:jc w:val="both"/>
              <w:rPr>
                <w:sz w:val="22"/>
                <w:szCs w:val="22"/>
              </w:rPr>
            </w:pPr>
            <w:r w:rsidRPr="0076075D">
              <w:rPr>
                <w:sz w:val="22"/>
                <w:szCs w:val="22"/>
              </w:rPr>
              <w:t>Required: true</w:t>
            </w:r>
          </w:p>
          <w:p w14:paraId="0DCF02F0" w14:textId="77777777" w:rsidR="00501898" w:rsidRPr="0076075D" w:rsidRDefault="00136181">
            <w:pPr>
              <w:spacing w:before="0"/>
              <w:ind w:left="0"/>
              <w:jc w:val="both"/>
              <w:rPr>
                <w:sz w:val="22"/>
                <w:szCs w:val="22"/>
              </w:rPr>
            </w:pPr>
            <w:r w:rsidRPr="0076075D">
              <w:rPr>
                <w:sz w:val="22"/>
                <w:szCs w:val="22"/>
              </w:rPr>
              <w:t>DataType: String</w:t>
            </w:r>
          </w:p>
          <w:p w14:paraId="59B078BE" w14:textId="77777777" w:rsidR="00501898" w:rsidRPr="0076075D" w:rsidRDefault="00136181">
            <w:pPr>
              <w:spacing w:before="0"/>
              <w:ind w:left="0"/>
              <w:jc w:val="both"/>
              <w:rPr>
                <w:sz w:val="22"/>
                <w:szCs w:val="22"/>
              </w:rPr>
            </w:pPr>
            <w:r w:rsidRPr="0076075D">
              <w:rPr>
                <w:sz w:val="22"/>
                <w:szCs w:val="22"/>
              </w:rPr>
              <w:t xml:space="preserve">Minlength: </w:t>
            </w:r>
          </w:p>
          <w:p w14:paraId="6214FCC5" w14:textId="77777777" w:rsidR="00501898" w:rsidRPr="0076075D" w:rsidRDefault="00136181">
            <w:pPr>
              <w:spacing w:before="0"/>
              <w:ind w:left="0"/>
              <w:jc w:val="both"/>
              <w:rPr>
                <w:sz w:val="22"/>
                <w:szCs w:val="22"/>
              </w:rPr>
            </w:pPr>
            <w:r w:rsidRPr="0076075D">
              <w:rPr>
                <w:sz w:val="22"/>
                <w:szCs w:val="22"/>
              </w:rPr>
              <w:t>Maxlength: 20</w:t>
            </w:r>
          </w:p>
          <w:p w14:paraId="5A31F30C" w14:textId="77777777" w:rsidR="00501898" w:rsidRPr="0076075D" w:rsidRDefault="00136181">
            <w:pPr>
              <w:spacing w:before="0"/>
              <w:ind w:left="0"/>
              <w:jc w:val="both"/>
              <w:rPr>
                <w:sz w:val="22"/>
                <w:szCs w:val="22"/>
              </w:rPr>
            </w:pPr>
            <w:r w:rsidRPr="0076075D">
              <w:rPr>
                <w:sz w:val="22"/>
                <w:szCs w:val="22"/>
              </w:rPr>
              <w:t xml:space="preserve">Format: </w:t>
            </w:r>
          </w:p>
        </w:tc>
        <w:tc>
          <w:tcPr>
            <w:tcW w:w="5364" w:type="dxa"/>
            <w:tcBorders>
              <w:top w:val="single" w:sz="4" w:space="0" w:color="auto"/>
              <w:left w:val="single" w:sz="4" w:space="0" w:color="auto"/>
              <w:bottom w:val="single" w:sz="4" w:space="0" w:color="auto"/>
              <w:right w:val="single" w:sz="4" w:space="0" w:color="auto"/>
            </w:tcBorders>
          </w:tcPr>
          <w:p w14:paraId="4945F943" w14:textId="77777777" w:rsidR="00501898" w:rsidRPr="0076075D" w:rsidRDefault="00136181">
            <w:pPr>
              <w:spacing w:before="0"/>
              <w:ind w:left="0"/>
              <w:jc w:val="both"/>
              <w:rPr>
                <w:sz w:val="22"/>
                <w:szCs w:val="22"/>
              </w:rPr>
            </w:pPr>
            <w:r w:rsidRPr="0076075D">
              <w:rPr>
                <w:sz w:val="22"/>
                <w:szCs w:val="22"/>
              </w:rPr>
              <w:t>Mã mẫu hóa đơn</w:t>
            </w:r>
          </w:p>
          <w:p w14:paraId="1C785A61" w14:textId="77777777" w:rsidR="00501898" w:rsidRPr="0076075D" w:rsidRDefault="00136181">
            <w:pPr>
              <w:spacing w:before="0"/>
              <w:ind w:left="0"/>
              <w:jc w:val="both"/>
              <w:rPr>
                <w:b/>
                <w:bCs/>
                <w:sz w:val="22"/>
                <w:szCs w:val="22"/>
              </w:rPr>
            </w:pPr>
            <w:r w:rsidRPr="0076075D">
              <w:rPr>
                <w:b/>
                <w:bCs/>
                <w:sz w:val="22"/>
                <w:szCs w:val="22"/>
              </w:rPr>
              <w:t xml:space="preserve">Ví dụ: </w:t>
            </w:r>
          </w:p>
          <w:p w14:paraId="50300950" w14:textId="77777777" w:rsidR="00501898" w:rsidRPr="0076075D" w:rsidRDefault="00136181">
            <w:pPr>
              <w:spacing w:before="0"/>
              <w:ind w:left="0"/>
              <w:jc w:val="both"/>
              <w:rPr>
                <w:sz w:val="22"/>
                <w:szCs w:val="22"/>
              </w:rPr>
            </w:pPr>
            <w:r w:rsidRPr="0076075D">
              <w:rPr>
                <w:sz w:val="22"/>
                <w:szCs w:val="22"/>
              </w:rPr>
              <w:t>Hóa đơn TT32: 01GTKT0/001</w:t>
            </w:r>
          </w:p>
          <w:p w14:paraId="5DE2263D" w14:textId="77777777" w:rsidR="00501898" w:rsidRPr="0076075D" w:rsidRDefault="00136181">
            <w:pPr>
              <w:spacing w:before="0"/>
              <w:ind w:left="0"/>
              <w:jc w:val="both"/>
              <w:rPr>
                <w:bCs/>
                <w:sz w:val="22"/>
                <w:szCs w:val="22"/>
              </w:rPr>
            </w:pPr>
            <w:r w:rsidRPr="0076075D">
              <w:rPr>
                <w:sz w:val="22"/>
                <w:szCs w:val="22"/>
              </w:rPr>
              <w:t>Hóa đơn TT78: 1/001</w:t>
            </w:r>
          </w:p>
        </w:tc>
      </w:tr>
      <w:tr w:rsidR="00501898" w:rsidRPr="0076075D" w14:paraId="386AE34A" w14:textId="77777777">
        <w:tc>
          <w:tcPr>
            <w:tcW w:w="1980" w:type="dxa"/>
            <w:tcBorders>
              <w:top w:val="single" w:sz="4" w:space="0" w:color="auto"/>
              <w:left w:val="single" w:sz="4" w:space="0" w:color="auto"/>
              <w:bottom w:val="single" w:sz="4" w:space="0" w:color="auto"/>
              <w:right w:val="single" w:sz="4" w:space="0" w:color="auto"/>
            </w:tcBorders>
          </w:tcPr>
          <w:p w14:paraId="41441528" w14:textId="77777777" w:rsidR="00501898" w:rsidRPr="0076075D" w:rsidRDefault="00136181">
            <w:pPr>
              <w:spacing w:before="0"/>
              <w:ind w:left="0"/>
              <w:jc w:val="both"/>
              <w:rPr>
                <w:sz w:val="22"/>
                <w:szCs w:val="22"/>
              </w:rPr>
            </w:pPr>
            <w:r w:rsidRPr="0076075D">
              <w:rPr>
                <w:sz w:val="22"/>
                <w:szCs w:val="22"/>
              </w:rPr>
              <w:t>invoiceNo</w:t>
            </w:r>
          </w:p>
        </w:tc>
        <w:tc>
          <w:tcPr>
            <w:tcW w:w="2556" w:type="dxa"/>
            <w:tcBorders>
              <w:top w:val="single" w:sz="4" w:space="0" w:color="auto"/>
              <w:left w:val="single" w:sz="4" w:space="0" w:color="auto"/>
              <w:bottom w:val="single" w:sz="4" w:space="0" w:color="auto"/>
              <w:right w:val="single" w:sz="4" w:space="0" w:color="auto"/>
            </w:tcBorders>
          </w:tcPr>
          <w:p w14:paraId="6BEC7B17" w14:textId="77777777" w:rsidR="00501898" w:rsidRPr="0076075D" w:rsidRDefault="00136181">
            <w:pPr>
              <w:spacing w:before="0"/>
              <w:ind w:left="0"/>
              <w:jc w:val="both"/>
              <w:rPr>
                <w:sz w:val="22"/>
                <w:szCs w:val="22"/>
              </w:rPr>
            </w:pPr>
            <w:r w:rsidRPr="0076075D">
              <w:rPr>
                <w:sz w:val="22"/>
                <w:szCs w:val="22"/>
              </w:rPr>
              <w:t>Required: true</w:t>
            </w:r>
          </w:p>
          <w:p w14:paraId="6A3B2035" w14:textId="77777777" w:rsidR="00501898" w:rsidRPr="0076075D" w:rsidRDefault="00136181">
            <w:pPr>
              <w:spacing w:before="0"/>
              <w:ind w:left="0"/>
              <w:jc w:val="both"/>
              <w:rPr>
                <w:sz w:val="22"/>
                <w:szCs w:val="22"/>
              </w:rPr>
            </w:pPr>
            <w:r w:rsidRPr="0076075D">
              <w:rPr>
                <w:sz w:val="22"/>
                <w:szCs w:val="22"/>
              </w:rPr>
              <w:t>DataType: String</w:t>
            </w:r>
          </w:p>
          <w:p w14:paraId="794F7F05" w14:textId="77777777" w:rsidR="00501898" w:rsidRPr="0076075D" w:rsidRDefault="00136181">
            <w:pPr>
              <w:spacing w:before="0"/>
              <w:ind w:left="0"/>
              <w:jc w:val="both"/>
              <w:rPr>
                <w:sz w:val="22"/>
                <w:szCs w:val="22"/>
              </w:rPr>
            </w:pPr>
            <w:r w:rsidRPr="0076075D">
              <w:rPr>
                <w:sz w:val="22"/>
                <w:szCs w:val="22"/>
              </w:rPr>
              <w:t>Minlength: 7</w:t>
            </w:r>
          </w:p>
          <w:p w14:paraId="79C8E6FD" w14:textId="77777777" w:rsidR="00501898" w:rsidRPr="0076075D" w:rsidRDefault="00136181">
            <w:pPr>
              <w:spacing w:before="0"/>
              <w:ind w:left="0"/>
              <w:jc w:val="both"/>
              <w:rPr>
                <w:sz w:val="22"/>
                <w:szCs w:val="22"/>
              </w:rPr>
            </w:pPr>
            <w:r w:rsidRPr="0076075D">
              <w:rPr>
                <w:sz w:val="22"/>
                <w:szCs w:val="22"/>
              </w:rPr>
              <w:t>Maxlength: 35</w:t>
            </w:r>
          </w:p>
          <w:p w14:paraId="2B5261A3" w14:textId="77777777" w:rsidR="00501898" w:rsidRPr="0076075D" w:rsidRDefault="00136181">
            <w:pPr>
              <w:spacing w:before="0"/>
              <w:ind w:left="0"/>
              <w:jc w:val="both"/>
              <w:rPr>
                <w:sz w:val="22"/>
                <w:szCs w:val="22"/>
              </w:rPr>
            </w:pPr>
            <w:r w:rsidRPr="0076075D">
              <w:rPr>
                <w:sz w:val="22"/>
                <w:szCs w:val="22"/>
              </w:rPr>
              <w:t>Format: [a-zA-Z0-9]*$</w:t>
            </w:r>
          </w:p>
        </w:tc>
        <w:tc>
          <w:tcPr>
            <w:tcW w:w="5364" w:type="dxa"/>
            <w:tcBorders>
              <w:top w:val="single" w:sz="4" w:space="0" w:color="auto"/>
              <w:left w:val="single" w:sz="4" w:space="0" w:color="auto"/>
              <w:bottom w:val="single" w:sz="4" w:space="0" w:color="auto"/>
              <w:right w:val="single" w:sz="4" w:space="0" w:color="auto"/>
            </w:tcBorders>
          </w:tcPr>
          <w:p w14:paraId="12786915" w14:textId="77777777" w:rsidR="00501898" w:rsidRPr="0076075D" w:rsidRDefault="00136181">
            <w:pPr>
              <w:spacing w:before="0"/>
              <w:ind w:left="41"/>
              <w:jc w:val="both"/>
              <w:rPr>
                <w:sz w:val="22"/>
                <w:szCs w:val="22"/>
              </w:rPr>
            </w:pPr>
            <w:r w:rsidRPr="0076075D">
              <w:rPr>
                <w:sz w:val="22"/>
                <w:szCs w:val="22"/>
              </w:rPr>
              <w:t xml:space="preserve">Là ký hiệu hóa đơn + Số hóa đơn </w:t>
            </w:r>
          </w:p>
          <w:p w14:paraId="30640D51" w14:textId="77777777" w:rsidR="00501898" w:rsidRPr="0076075D" w:rsidRDefault="00136181">
            <w:pPr>
              <w:spacing w:before="0"/>
              <w:ind w:left="41"/>
              <w:jc w:val="both"/>
              <w:rPr>
                <w:sz w:val="22"/>
                <w:szCs w:val="22"/>
                <w:lang w:val="pt-PT"/>
              </w:rPr>
            </w:pPr>
            <w:r w:rsidRPr="0076075D">
              <w:rPr>
                <w:b/>
                <w:bCs/>
                <w:sz w:val="22"/>
                <w:szCs w:val="22"/>
                <w:lang w:val="pt-PT"/>
              </w:rPr>
              <w:t>Ví dụ</w:t>
            </w:r>
            <w:r w:rsidRPr="0076075D">
              <w:rPr>
                <w:sz w:val="22"/>
                <w:szCs w:val="22"/>
                <w:lang w:val="pt-PT"/>
              </w:rPr>
              <w:t xml:space="preserve">: </w:t>
            </w:r>
          </w:p>
          <w:p w14:paraId="095FA93B" w14:textId="77777777" w:rsidR="00501898" w:rsidRPr="0076075D" w:rsidRDefault="00136181">
            <w:pPr>
              <w:spacing w:before="0"/>
              <w:ind w:left="41"/>
              <w:jc w:val="both"/>
              <w:rPr>
                <w:sz w:val="22"/>
                <w:szCs w:val="22"/>
                <w:lang w:val="pt-PT"/>
              </w:rPr>
            </w:pPr>
            <w:r w:rsidRPr="0076075D">
              <w:rPr>
                <w:sz w:val="22"/>
                <w:szCs w:val="22"/>
                <w:lang w:val="pt-PT"/>
              </w:rPr>
              <w:t>Hóa đơn TT32:</w:t>
            </w:r>
            <w:r w:rsidRPr="0076075D">
              <w:rPr>
                <w:b/>
                <w:bCs/>
                <w:sz w:val="22"/>
                <w:szCs w:val="22"/>
                <w:lang w:val="pt-PT"/>
              </w:rPr>
              <w:t xml:space="preserve"> </w:t>
            </w:r>
            <w:r w:rsidRPr="0076075D">
              <w:rPr>
                <w:sz w:val="22"/>
                <w:szCs w:val="22"/>
                <w:lang w:val="pt-PT"/>
              </w:rPr>
              <w:t>AA/20E0000001</w:t>
            </w:r>
          </w:p>
          <w:p w14:paraId="35EBF6E1" w14:textId="77777777" w:rsidR="00501898" w:rsidRPr="0076075D" w:rsidRDefault="00136181">
            <w:pPr>
              <w:spacing w:before="0"/>
              <w:ind w:left="41"/>
              <w:jc w:val="both"/>
              <w:rPr>
                <w:sz w:val="22"/>
                <w:szCs w:val="22"/>
              </w:rPr>
            </w:pPr>
            <w:r w:rsidRPr="0076075D">
              <w:rPr>
                <w:sz w:val="22"/>
                <w:szCs w:val="22"/>
              </w:rPr>
              <w:t>Hóa đơn TT78: K22THY12</w:t>
            </w:r>
          </w:p>
        </w:tc>
      </w:tr>
    </w:tbl>
    <w:p w14:paraId="779E67A5" w14:textId="77777777" w:rsidR="00501898" w:rsidRPr="0076075D" w:rsidRDefault="00501898">
      <w:pPr>
        <w:ind w:left="0"/>
        <w:rPr>
          <w:b/>
          <w:bCs/>
          <w:sz w:val="22"/>
          <w:szCs w:val="22"/>
        </w:rPr>
      </w:pPr>
    </w:p>
    <w:p w14:paraId="12FB1603" w14:textId="77777777" w:rsidR="00501898" w:rsidRPr="0076075D" w:rsidRDefault="00136181">
      <w:pPr>
        <w:ind w:left="0"/>
        <w:rPr>
          <w:sz w:val="22"/>
          <w:szCs w:val="22"/>
        </w:rPr>
      </w:pPr>
      <w:r w:rsidRPr="0076075D">
        <w:rPr>
          <w:b/>
          <w:bCs/>
          <w:sz w:val="22"/>
          <w:szCs w:val="22"/>
        </w:rPr>
        <w:t>Output</w:t>
      </w:r>
      <w:r w:rsidRPr="0076075D">
        <w:rPr>
          <w:sz w:val="22"/>
          <w:szCs w:val="22"/>
        </w:rPr>
        <w:t xml:space="preserve">: </w:t>
      </w:r>
    </w:p>
    <w:p w14:paraId="45882850" w14:textId="77777777" w:rsidR="00501898" w:rsidRPr="0076075D" w:rsidRDefault="00136181">
      <w:pPr>
        <w:ind w:left="0"/>
        <w:rPr>
          <w:sz w:val="22"/>
          <w:szCs w:val="22"/>
        </w:rPr>
      </w:pPr>
      <w:r w:rsidRPr="0076075D">
        <w:rPr>
          <w:sz w:val="22"/>
          <w:szCs w:val="22"/>
        </w:rPr>
        <w:t>Ví dụ trường hợp thành công:</w:t>
      </w:r>
    </w:p>
    <w:p w14:paraId="137F59E2" w14:textId="77777777" w:rsidR="00501898" w:rsidRPr="0076075D" w:rsidRDefault="00136181">
      <w:pPr>
        <w:shd w:val="clear" w:color="auto" w:fill="B4C6E7"/>
        <w:ind w:left="0"/>
        <w:rPr>
          <w:sz w:val="22"/>
          <w:szCs w:val="22"/>
          <w:lang w:val="fr-FR"/>
        </w:rPr>
      </w:pPr>
      <w:r w:rsidRPr="0076075D">
        <w:rPr>
          <w:sz w:val="22"/>
          <w:szCs w:val="22"/>
          <w:lang w:val="fr-FR"/>
        </w:rPr>
        <w:t>{</w:t>
      </w:r>
    </w:p>
    <w:p w14:paraId="17A7FE42" w14:textId="77777777" w:rsidR="00501898" w:rsidRPr="0076075D" w:rsidRDefault="00136181">
      <w:pPr>
        <w:shd w:val="clear" w:color="auto" w:fill="B4C6E7"/>
        <w:ind w:left="0"/>
        <w:rPr>
          <w:sz w:val="22"/>
          <w:szCs w:val="22"/>
          <w:lang w:val="fr-FR"/>
        </w:rPr>
      </w:pPr>
      <w:r w:rsidRPr="0076075D">
        <w:rPr>
          <w:sz w:val="22"/>
          <w:szCs w:val="22"/>
          <w:lang w:val="fr-FR"/>
        </w:rPr>
        <w:t xml:space="preserve">    "code": 200,</w:t>
      </w:r>
    </w:p>
    <w:p w14:paraId="22D1E493" w14:textId="77777777" w:rsidR="00501898" w:rsidRPr="0076075D" w:rsidRDefault="00136181">
      <w:pPr>
        <w:shd w:val="clear" w:color="auto" w:fill="B4C6E7"/>
        <w:ind w:left="0"/>
        <w:rPr>
          <w:sz w:val="22"/>
          <w:szCs w:val="22"/>
          <w:lang w:val="fr-FR"/>
        </w:rPr>
      </w:pPr>
      <w:r w:rsidRPr="0076075D">
        <w:rPr>
          <w:sz w:val="22"/>
          <w:szCs w:val="22"/>
          <w:lang w:val="fr-FR"/>
        </w:rPr>
        <w:t xml:space="preserve">    "message": "SUCCESS_UPDATE_SCAN_QRCODE",</w:t>
      </w:r>
    </w:p>
    <w:p w14:paraId="693A9086" w14:textId="77777777" w:rsidR="00501898" w:rsidRPr="0076075D" w:rsidRDefault="00136181">
      <w:pPr>
        <w:shd w:val="clear" w:color="auto" w:fill="B4C6E7"/>
        <w:ind w:left="0"/>
        <w:rPr>
          <w:sz w:val="22"/>
          <w:szCs w:val="22"/>
          <w:lang w:val="fr-FR"/>
        </w:rPr>
      </w:pPr>
      <w:r w:rsidRPr="0076075D">
        <w:rPr>
          <w:sz w:val="22"/>
          <w:szCs w:val="22"/>
          <w:lang w:val="fr-FR"/>
        </w:rPr>
        <w:t xml:space="preserve">    "data": "Cập nhật quét QRCODE thành công",</w:t>
      </w:r>
    </w:p>
    <w:p w14:paraId="06C75C92" w14:textId="77777777" w:rsidR="00501898" w:rsidRPr="0076075D" w:rsidRDefault="00136181">
      <w:pPr>
        <w:shd w:val="clear" w:color="auto" w:fill="B4C6E7"/>
        <w:ind w:left="0"/>
        <w:rPr>
          <w:sz w:val="22"/>
          <w:szCs w:val="22"/>
          <w:lang w:val="fr-FR"/>
        </w:rPr>
      </w:pPr>
      <w:r w:rsidRPr="0076075D">
        <w:rPr>
          <w:sz w:val="22"/>
          <w:szCs w:val="22"/>
          <w:lang w:val="fr-FR"/>
        </w:rPr>
        <w:t xml:space="preserve">    "remainScan": 5</w:t>
      </w:r>
    </w:p>
    <w:p w14:paraId="2936F221" w14:textId="77777777" w:rsidR="00501898" w:rsidRPr="0076075D" w:rsidRDefault="00136181">
      <w:pPr>
        <w:shd w:val="clear" w:color="auto" w:fill="B4C6E7"/>
        <w:ind w:left="0"/>
        <w:rPr>
          <w:sz w:val="22"/>
          <w:szCs w:val="22"/>
          <w:lang w:val="fr-FR"/>
        </w:rPr>
      </w:pPr>
      <w:r w:rsidRPr="0076075D">
        <w:rPr>
          <w:sz w:val="22"/>
          <w:szCs w:val="22"/>
          <w:lang w:val="fr-FR"/>
        </w:rPr>
        <w:t>}</w:t>
      </w:r>
    </w:p>
    <w:p w14:paraId="3BF3B275" w14:textId="77777777" w:rsidR="00501898" w:rsidRPr="0076075D" w:rsidRDefault="00136181">
      <w:pPr>
        <w:ind w:left="0"/>
        <w:rPr>
          <w:sz w:val="22"/>
          <w:szCs w:val="22"/>
          <w:lang w:val="fr-FR"/>
        </w:rPr>
      </w:pPr>
      <w:r w:rsidRPr="0076075D">
        <w:rPr>
          <w:sz w:val="22"/>
          <w:szCs w:val="22"/>
          <w:lang w:val="fr-FR"/>
        </w:rPr>
        <w:t>Ví dụ trường hợp lỗi:</w:t>
      </w:r>
    </w:p>
    <w:p w14:paraId="0F11FD83" w14:textId="77777777" w:rsidR="00501898" w:rsidRPr="0076075D" w:rsidRDefault="00136181">
      <w:pPr>
        <w:shd w:val="clear" w:color="auto" w:fill="B4C6E7"/>
        <w:ind w:left="0"/>
        <w:rPr>
          <w:sz w:val="22"/>
          <w:szCs w:val="22"/>
        </w:rPr>
      </w:pPr>
      <w:r w:rsidRPr="0076075D">
        <w:rPr>
          <w:sz w:val="22"/>
          <w:szCs w:val="22"/>
        </w:rPr>
        <w:t>{</w:t>
      </w:r>
    </w:p>
    <w:p w14:paraId="4037373F" w14:textId="77777777" w:rsidR="00501898" w:rsidRPr="0076075D" w:rsidRDefault="00136181">
      <w:pPr>
        <w:shd w:val="clear" w:color="auto" w:fill="B4C6E7"/>
        <w:ind w:left="0"/>
        <w:rPr>
          <w:sz w:val="22"/>
          <w:szCs w:val="22"/>
        </w:rPr>
      </w:pPr>
      <w:r w:rsidRPr="0076075D">
        <w:rPr>
          <w:sz w:val="22"/>
          <w:szCs w:val="22"/>
        </w:rPr>
        <w:t xml:space="preserve">    "code": 400,</w:t>
      </w:r>
    </w:p>
    <w:p w14:paraId="214F4F9E" w14:textId="77777777" w:rsidR="00501898" w:rsidRPr="0076075D" w:rsidRDefault="00136181">
      <w:pPr>
        <w:shd w:val="clear" w:color="auto" w:fill="B4C6E7"/>
        <w:ind w:left="0"/>
        <w:rPr>
          <w:sz w:val="22"/>
          <w:szCs w:val="22"/>
        </w:rPr>
      </w:pPr>
      <w:r w:rsidRPr="0076075D">
        <w:rPr>
          <w:sz w:val="22"/>
          <w:szCs w:val="22"/>
        </w:rPr>
        <w:t xml:space="preserve">    "message": "INVOICE_NOT_FOUND",</w:t>
      </w:r>
    </w:p>
    <w:p w14:paraId="7AAE312B" w14:textId="77777777" w:rsidR="00501898" w:rsidRPr="0076075D" w:rsidRDefault="00136181">
      <w:pPr>
        <w:shd w:val="clear" w:color="auto" w:fill="B4C6E7"/>
        <w:ind w:left="0"/>
        <w:rPr>
          <w:sz w:val="22"/>
          <w:szCs w:val="22"/>
        </w:rPr>
      </w:pPr>
      <w:r w:rsidRPr="0076075D">
        <w:rPr>
          <w:sz w:val="22"/>
          <w:szCs w:val="22"/>
        </w:rPr>
        <w:t xml:space="preserve">    "data": "Hóa đơn không tồn tại"</w:t>
      </w:r>
    </w:p>
    <w:p w14:paraId="07A1377C" w14:textId="77777777" w:rsidR="00501898" w:rsidRPr="0076075D" w:rsidRDefault="00136181">
      <w:pPr>
        <w:shd w:val="clear" w:color="auto" w:fill="B4C6E7"/>
        <w:ind w:left="0"/>
        <w:rPr>
          <w:sz w:val="22"/>
          <w:szCs w:val="22"/>
        </w:rPr>
      </w:pPr>
      <w:r w:rsidRPr="0076075D">
        <w:rPr>
          <w:sz w:val="22"/>
          <w:szCs w:val="22"/>
        </w:rPr>
        <w:t>}</w:t>
      </w:r>
    </w:p>
    <w:p w14:paraId="4EDA4313" w14:textId="77777777" w:rsidR="00501898" w:rsidRPr="0076075D" w:rsidRDefault="00136181">
      <w:pPr>
        <w:pStyle w:val="Heading2"/>
        <w:numPr>
          <w:ilvl w:val="0"/>
          <w:numId w:val="0"/>
        </w:numPr>
        <w:tabs>
          <w:tab w:val="clear" w:pos="2278"/>
        </w:tabs>
        <w:rPr>
          <w:rFonts w:ascii="Times New Roman" w:hAnsi="Times New Roman"/>
          <w:sz w:val="22"/>
          <w:szCs w:val="22"/>
        </w:rPr>
      </w:pPr>
      <w:r w:rsidRPr="0076075D">
        <w:rPr>
          <w:rFonts w:ascii="Times New Roman" w:hAnsi="Times New Roman"/>
          <w:sz w:val="22"/>
          <w:szCs w:val="22"/>
        </w:rPr>
        <w:t>7.25 Thống kê hóa đơn theo user</w:t>
      </w:r>
    </w:p>
    <w:p w14:paraId="264BFE21" w14:textId="77777777" w:rsidR="00501898" w:rsidRPr="0076075D" w:rsidRDefault="00136181">
      <w:pPr>
        <w:rPr>
          <w:sz w:val="22"/>
          <w:szCs w:val="22"/>
        </w:rPr>
      </w:pPr>
      <w:r w:rsidRPr="0076075D">
        <w:rPr>
          <w:sz w:val="22"/>
          <w:szCs w:val="22"/>
        </w:rPr>
        <w:t>- Mô tả chung: Yêu này thêm mới API thống kê hóa đơn.</w:t>
      </w:r>
    </w:p>
    <w:p w14:paraId="4C6103BE" w14:textId="77777777" w:rsidR="00501898" w:rsidRPr="0076075D" w:rsidRDefault="00136181">
      <w:pPr>
        <w:rPr>
          <w:sz w:val="22"/>
          <w:szCs w:val="22"/>
        </w:rPr>
      </w:pPr>
      <w:r w:rsidRPr="0076075D">
        <w:rPr>
          <w:sz w:val="22"/>
          <w:szCs w:val="22"/>
        </w:rPr>
        <w:t>- Đường dẫn API: Action (GET): InvoiceAPI/InvoiceWS/getInvoiceUsage</w:t>
      </w:r>
    </w:p>
    <w:p w14:paraId="40D95C00" w14:textId="77777777" w:rsidR="00501898" w:rsidRPr="0076075D" w:rsidRDefault="00136181">
      <w:pPr>
        <w:rPr>
          <w:sz w:val="22"/>
          <w:szCs w:val="22"/>
        </w:rPr>
      </w:pPr>
      <w:r w:rsidRPr="0076075D">
        <w:rPr>
          <w:sz w:val="22"/>
          <w:szCs w:val="22"/>
        </w:rPr>
        <w:t>- Phạm vi: Tất cả các loại hóa đơn</w:t>
      </w:r>
    </w:p>
    <w:p w14:paraId="6DAB4CE1" w14:textId="77777777" w:rsidR="00501898" w:rsidRPr="0076075D" w:rsidRDefault="00501898">
      <w:pPr>
        <w:rPr>
          <w:sz w:val="22"/>
          <w:szCs w:val="22"/>
        </w:rPr>
      </w:pPr>
    </w:p>
    <w:p w14:paraId="5FB14E9E" w14:textId="77777777" w:rsidR="00501898" w:rsidRPr="0076075D" w:rsidRDefault="00136181">
      <w:pPr>
        <w:rPr>
          <w:sz w:val="22"/>
          <w:szCs w:val="22"/>
        </w:rPr>
      </w:pPr>
      <w:r w:rsidRPr="0076075D">
        <w:rPr>
          <w:sz w:val="22"/>
          <w:szCs w:val="22"/>
        </w:rPr>
        <w:lastRenderedPageBreak/>
        <w:t>-</w:t>
      </w:r>
      <w:r w:rsidRPr="0076075D">
        <w:rPr>
          <w:sz w:val="22"/>
          <w:szCs w:val="22"/>
        </w:rPr>
        <w:tab/>
        <w:t>Headers:</w:t>
      </w:r>
    </w:p>
    <w:p w14:paraId="3021FF68" w14:textId="77777777" w:rsidR="00501898" w:rsidRPr="0076075D" w:rsidRDefault="00136181">
      <w:pPr>
        <w:rPr>
          <w:sz w:val="22"/>
          <w:szCs w:val="22"/>
          <w:lang w:val="en"/>
        </w:rPr>
      </w:pPr>
      <w:r w:rsidRPr="0076075D">
        <w:rPr>
          <w:sz w:val="22"/>
          <w:szCs w:val="22"/>
        </w:rPr>
        <w:t xml:space="preserve"> </w:t>
      </w:r>
      <w:r w:rsidRPr="0076075D">
        <w:rPr>
          <w:sz w:val="22"/>
          <w:szCs w:val="22"/>
          <w:lang w:val="en"/>
        </w:rPr>
        <w:t>+ Cookie: giá trị access_token hoặc Authorization: username/pass như đăng nhập trên web  hoặc Authorization: username/pass như đăng nhập trên web</w:t>
      </w:r>
    </w:p>
    <w:p w14:paraId="235003DD" w14:textId="77777777" w:rsidR="00501898" w:rsidRPr="0076075D" w:rsidRDefault="00136181">
      <w:pPr>
        <w:rPr>
          <w:sz w:val="22"/>
          <w:szCs w:val="22"/>
        </w:rPr>
      </w:pPr>
      <w:r w:rsidRPr="0076075D">
        <w:rPr>
          <w:sz w:val="22"/>
          <w:szCs w:val="22"/>
        </w:rPr>
        <w:t xml:space="preserve"> + Content-Type: application/json</w:t>
      </w:r>
    </w:p>
    <w:p w14:paraId="4FB0E8E9" w14:textId="77777777" w:rsidR="00501898" w:rsidRPr="0076075D" w:rsidRDefault="00136181">
      <w:pPr>
        <w:ind w:left="0"/>
        <w:rPr>
          <w:sz w:val="22"/>
          <w:szCs w:val="22"/>
        </w:rPr>
      </w:pPr>
      <w:r w:rsidRPr="0076075D">
        <w:rPr>
          <w:b/>
          <w:bCs/>
          <w:sz w:val="22"/>
          <w:szCs w:val="22"/>
        </w:rPr>
        <w:t>Input</w:t>
      </w:r>
      <w:r w:rsidRPr="0076075D">
        <w:rPr>
          <w:sz w:val="22"/>
          <w:szCs w:val="22"/>
        </w:rPr>
        <w:t xml:space="preserve">: </w:t>
      </w: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3"/>
        <w:gridCol w:w="2486"/>
        <w:gridCol w:w="5033"/>
      </w:tblGrid>
      <w:tr w:rsidR="00501898" w:rsidRPr="0076075D" w14:paraId="2C8A79A3" w14:textId="77777777">
        <w:trPr>
          <w:trHeight w:val="512"/>
          <w:jc w:val="center"/>
        </w:trPr>
        <w:tc>
          <w:tcPr>
            <w:tcW w:w="1803" w:type="dxa"/>
            <w:shd w:val="clear" w:color="auto" w:fill="D9D9D9"/>
          </w:tcPr>
          <w:p w14:paraId="50E41241" w14:textId="77777777" w:rsidR="00501898" w:rsidRPr="0076075D" w:rsidRDefault="00136181">
            <w:pPr>
              <w:ind w:left="0"/>
              <w:jc w:val="center"/>
              <w:rPr>
                <w:b/>
                <w:bCs/>
                <w:color w:val="000000"/>
                <w:sz w:val="22"/>
                <w:szCs w:val="22"/>
              </w:rPr>
            </w:pPr>
            <w:r w:rsidRPr="0076075D">
              <w:rPr>
                <w:b/>
                <w:bCs/>
                <w:color w:val="000000"/>
                <w:sz w:val="22"/>
                <w:szCs w:val="22"/>
              </w:rPr>
              <w:t>Tên tham số</w:t>
            </w:r>
          </w:p>
        </w:tc>
        <w:tc>
          <w:tcPr>
            <w:tcW w:w="2486" w:type="dxa"/>
            <w:shd w:val="clear" w:color="auto" w:fill="D9D9D9"/>
          </w:tcPr>
          <w:p w14:paraId="589D18C2"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5033" w:type="dxa"/>
            <w:shd w:val="clear" w:color="auto" w:fill="D9D9D9"/>
          </w:tcPr>
          <w:p w14:paraId="1DCBBFD1"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6EB47970" w14:textId="77777777">
        <w:trPr>
          <w:trHeight w:val="448"/>
          <w:jc w:val="center"/>
        </w:trPr>
        <w:tc>
          <w:tcPr>
            <w:tcW w:w="1803" w:type="dxa"/>
          </w:tcPr>
          <w:p w14:paraId="57692B58" w14:textId="77777777" w:rsidR="00501898" w:rsidRPr="0076075D" w:rsidRDefault="00136181">
            <w:pPr>
              <w:spacing w:before="0"/>
              <w:ind w:left="0"/>
              <w:jc w:val="both"/>
              <w:rPr>
                <w:sz w:val="22"/>
                <w:szCs w:val="22"/>
              </w:rPr>
            </w:pPr>
            <w:r w:rsidRPr="0076075D">
              <w:rPr>
                <w:sz w:val="22"/>
                <w:szCs w:val="22"/>
              </w:rPr>
              <w:t>supplierTaxCode</w:t>
            </w:r>
          </w:p>
        </w:tc>
        <w:tc>
          <w:tcPr>
            <w:tcW w:w="2486" w:type="dxa"/>
          </w:tcPr>
          <w:p w14:paraId="78B0B398" w14:textId="77777777" w:rsidR="00501898" w:rsidRPr="0076075D" w:rsidRDefault="00136181">
            <w:pPr>
              <w:spacing w:before="0"/>
              <w:ind w:left="0"/>
              <w:jc w:val="both"/>
              <w:rPr>
                <w:sz w:val="22"/>
                <w:szCs w:val="22"/>
              </w:rPr>
            </w:pPr>
            <w:r w:rsidRPr="0076075D">
              <w:rPr>
                <w:sz w:val="22"/>
                <w:szCs w:val="22"/>
              </w:rPr>
              <w:t>Required: true</w:t>
            </w:r>
          </w:p>
          <w:p w14:paraId="2DE6CC40" w14:textId="77777777" w:rsidR="00501898" w:rsidRPr="0076075D" w:rsidRDefault="00136181">
            <w:pPr>
              <w:spacing w:before="0"/>
              <w:ind w:left="0"/>
              <w:jc w:val="both"/>
              <w:rPr>
                <w:sz w:val="22"/>
                <w:szCs w:val="22"/>
              </w:rPr>
            </w:pPr>
            <w:r w:rsidRPr="0076075D">
              <w:rPr>
                <w:sz w:val="22"/>
                <w:szCs w:val="22"/>
              </w:rPr>
              <w:t>DataType: String</w:t>
            </w:r>
          </w:p>
          <w:p w14:paraId="0A367ACF" w14:textId="77777777" w:rsidR="00501898" w:rsidRPr="0076075D" w:rsidRDefault="00136181">
            <w:pPr>
              <w:spacing w:before="0"/>
              <w:ind w:left="0"/>
              <w:jc w:val="both"/>
              <w:rPr>
                <w:sz w:val="22"/>
                <w:szCs w:val="22"/>
              </w:rPr>
            </w:pPr>
            <w:r w:rsidRPr="0076075D">
              <w:rPr>
                <w:sz w:val="22"/>
                <w:szCs w:val="22"/>
              </w:rPr>
              <w:t xml:space="preserve">Minlength: </w:t>
            </w:r>
          </w:p>
          <w:p w14:paraId="67121C95" w14:textId="77777777" w:rsidR="00501898" w:rsidRPr="0076075D" w:rsidRDefault="00136181">
            <w:pPr>
              <w:spacing w:before="0"/>
              <w:ind w:left="0"/>
              <w:jc w:val="both"/>
              <w:rPr>
                <w:sz w:val="22"/>
                <w:szCs w:val="22"/>
              </w:rPr>
            </w:pPr>
            <w:r w:rsidRPr="0076075D">
              <w:rPr>
                <w:sz w:val="22"/>
                <w:szCs w:val="22"/>
              </w:rPr>
              <w:t xml:space="preserve">Maxlength: </w:t>
            </w:r>
          </w:p>
          <w:p w14:paraId="3CDF619C" w14:textId="77777777" w:rsidR="00501898" w:rsidRPr="0076075D" w:rsidRDefault="00136181">
            <w:pPr>
              <w:spacing w:before="0"/>
              <w:ind w:left="0"/>
              <w:jc w:val="both"/>
              <w:rPr>
                <w:sz w:val="22"/>
                <w:szCs w:val="22"/>
              </w:rPr>
            </w:pPr>
            <w:r w:rsidRPr="0076075D">
              <w:rPr>
                <w:sz w:val="22"/>
                <w:szCs w:val="22"/>
              </w:rPr>
              <w:t xml:space="preserve">Format: </w:t>
            </w:r>
          </w:p>
        </w:tc>
        <w:tc>
          <w:tcPr>
            <w:tcW w:w="5033" w:type="dxa"/>
          </w:tcPr>
          <w:p w14:paraId="60B08393"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w:t>
            </w:r>
          </w:p>
        </w:tc>
      </w:tr>
      <w:tr w:rsidR="00501898" w:rsidRPr="0076075D" w14:paraId="6D8DB1D4" w14:textId="77777777">
        <w:trPr>
          <w:trHeight w:val="448"/>
          <w:jc w:val="center"/>
        </w:trPr>
        <w:tc>
          <w:tcPr>
            <w:tcW w:w="1803" w:type="dxa"/>
          </w:tcPr>
          <w:p w14:paraId="1CA3B221" w14:textId="77777777" w:rsidR="00501898" w:rsidRPr="0076075D" w:rsidRDefault="00136181">
            <w:pPr>
              <w:spacing w:before="0"/>
              <w:ind w:left="0"/>
              <w:jc w:val="both"/>
              <w:rPr>
                <w:sz w:val="22"/>
                <w:szCs w:val="22"/>
              </w:rPr>
            </w:pPr>
            <w:r w:rsidRPr="0076075D">
              <w:rPr>
                <w:sz w:val="22"/>
                <w:szCs w:val="22"/>
              </w:rPr>
              <w:t>issueDateFrom</w:t>
            </w:r>
          </w:p>
        </w:tc>
        <w:tc>
          <w:tcPr>
            <w:tcW w:w="2486" w:type="dxa"/>
          </w:tcPr>
          <w:p w14:paraId="4EF559F4" w14:textId="77777777" w:rsidR="00501898" w:rsidRPr="0076075D" w:rsidRDefault="00136181">
            <w:pPr>
              <w:spacing w:before="0"/>
              <w:ind w:left="0"/>
              <w:jc w:val="both"/>
              <w:rPr>
                <w:sz w:val="22"/>
                <w:szCs w:val="22"/>
              </w:rPr>
            </w:pPr>
            <w:r w:rsidRPr="0076075D">
              <w:rPr>
                <w:sz w:val="22"/>
                <w:szCs w:val="22"/>
              </w:rPr>
              <w:t>Required: true</w:t>
            </w:r>
          </w:p>
          <w:p w14:paraId="3588C7CC" w14:textId="77777777" w:rsidR="00501898" w:rsidRPr="0076075D" w:rsidRDefault="00136181">
            <w:pPr>
              <w:spacing w:before="0"/>
              <w:ind w:left="0"/>
              <w:jc w:val="both"/>
              <w:rPr>
                <w:sz w:val="22"/>
                <w:szCs w:val="22"/>
              </w:rPr>
            </w:pPr>
            <w:r w:rsidRPr="0076075D">
              <w:rPr>
                <w:sz w:val="22"/>
                <w:szCs w:val="22"/>
              </w:rPr>
              <w:t>DataType: DateTime</w:t>
            </w:r>
          </w:p>
          <w:p w14:paraId="5B65B500" w14:textId="77777777" w:rsidR="00501898" w:rsidRPr="0076075D" w:rsidRDefault="00136181">
            <w:pPr>
              <w:spacing w:before="0"/>
              <w:ind w:left="0"/>
              <w:jc w:val="both"/>
              <w:rPr>
                <w:sz w:val="22"/>
                <w:szCs w:val="22"/>
              </w:rPr>
            </w:pPr>
            <w:r w:rsidRPr="0076075D">
              <w:rPr>
                <w:sz w:val="22"/>
                <w:szCs w:val="22"/>
              </w:rPr>
              <w:t xml:space="preserve">Minlength: </w:t>
            </w:r>
          </w:p>
          <w:p w14:paraId="67DD9D4F" w14:textId="77777777" w:rsidR="00501898" w:rsidRPr="0076075D" w:rsidRDefault="00136181">
            <w:pPr>
              <w:spacing w:before="0"/>
              <w:ind w:left="0"/>
              <w:jc w:val="both"/>
              <w:rPr>
                <w:sz w:val="22"/>
                <w:szCs w:val="22"/>
              </w:rPr>
            </w:pPr>
            <w:r w:rsidRPr="0076075D">
              <w:rPr>
                <w:sz w:val="22"/>
                <w:szCs w:val="22"/>
              </w:rPr>
              <w:t xml:space="preserve">Maxlength: </w:t>
            </w:r>
          </w:p>
          <w:p w14:paraId="3BE8D783" w14:textId="77777777" w:rsidR="00501898" w:rsidRPr="0076075D" w:rsidRDefault="00136181">
            <w:pPr>
              <w:spacing w:before="0"/>
              <w:ind w:left="0"/>
              <w:jc w:val="both"/>
              <w:rPr>
                <w:sz w:val="22"/>
                <w:szCs w:val="22"/>
              </w:rPr>
            </w:pPr>
            <w:r w:rsidRPr="0076075D">
              <w:rPr>
                <w:sz w:val="22"/>
                <w:szCs w:val="22"/>
              </w:rPr>
              <w:t>Format:</w:t>
            </w:r>
          </w:p>
        </w:tc>
        <w:tc>
          <w:tcPr>
            <w:tcW w:w="5033" w:type="dxa"/>
          </w:tcPr>
          <w:p w14:paraId="6EA08112" w14:textId="77777777" w:rsidR="00501898" w:rsidRPr="0076075D" w:rsidRDefault="00136181">
            <w:pPr>
              <w:spacing w:before="0"/>
              <w:ind w:left="0"/>
              <w:jc w:val="both"/>
              <w:rPr>
                <w:sz w:val="22"/>
                <w:szCs w:val="22"/>
              </w:rPr>
            </w:pPr>
            <w:r w:rsidRPr="0076075D">
              <w:rPr>
                <w:sz w:val="22"/>
                <w:szCs w:val="22"/>
              </w:rPr>
              <w:t>Thời gian phát hành hóa đơn từ ngày</w:t>
            </w:r>
          </w:p>
          <w:p w14:paraId="1E84907E" w14:textId="77777777" w:rsidR="00501898" w:rsidRPr="0076075D" w:rsidRDefault="00136181">
            <w:pPr>
              <w:spacing w:before="0"/>
              <w:ind w:left="0"/>
              <w:jc w:val="both"/>
              <w:rPr>
                <w:sz w:val="22"/>
                <w:szCs w:val="22"/>
              </w:rPr>
            </w:pPr>
            <w:r w:rsidRPr="0076075D">
              <w:rPr>
                <w:sz w:val="22"/>
                <w:szCs w:val="22"/>
              </w:rPr>
              <w:t>Định dạng milliseconds</w:t>
            </w:r>
          </w:p>
          <w:p w14:paraId="5EA7FC7A" w14:textId="77777777" w:rsidR="00501898" w:rsidRPr="0076075D" w:rsidRDefault="00501898">
            <w:pPr>
              <w:spacing w:before="0"/>
              <w:ind w:left="0"/>
              <w:jc w:val="both"/>
              <w:rPr>
                <w:sz w:val="22"/>
                <w:szCs w:val="22"/>
              </w:rPr>
            </w:pPr>
          </w:p>
        </w:tc>
      </w:tr>
      <w:tr w:rsidR="00501898" w:rsidRPr="0076075D" w14:paraId="1C01012A" w14:textId="77777777">
        <w:trPr>
          <w:trHeight w:val="448"/>
          <w:jc w:val="center"/>
        </w:trPr>
        <w:tc>
          <w:tcPr>
            <w:tcW w:w="1803" w:type="dxa"/>
          </w:tcPr>
          <w:p w14:paraId="6FEC063A" w14:textId="77777777" w:rsidR="00501898" w:rsidRPr="0076075D" w:rsidRDefault="00136181">
            <w:pPr>
              <w:spacing w:before="0"/>
              <w:ind w:left="0"/>
              <w:jc w:val="both"/>
              <w:rPr>
                <w:sz w:val="22"/>
                <w:szCs w:val="22"/>
              </w:rPr>
            </w:pPr>
            <w:r w:rsidRPr="0076075D">
              <w:rPr>
                <w:sz w:val="22"/>
                <w:szCs w:val="22"/>
              </w:rPr>
              <w:t>issueDateTo</w:t>
            </w:r>
          </w:p>
        </w:tc>
        <w:tc>
          <w:tcPr>
            <w:tcW w:w="2486" w:type="dxa"/>
          </w:tcPr>
          <w:p w14:paraId="4CB7D4C8" w14:textId="77777777" w:rsidR="00501898" w:rsidRPr="0076075D" w:rsidRDefault="00136181">
            <w:pPr>
              <w:spacing w:before="0"/>
              <w:ind w:left="0"/>
              <w:jc w:val="both"/>
              <w:rPr>
                <w:sz w:val="22"/>
                <w:szCs w:val="22"/>
              </w:rPr>
            </w:pPr>
            <w:r w:rsidRPr="0076075D">
              <w:rPr>
                <w:sz w:val="22"/>
                <w:szCs w:val="22"/>
              </w:rPr>
              <w:t>Required: true</w:t>
            </w:r>
          </w:p>
          <w:p w14:paraId="436AE448" w14:textId="77777777" w:rsidR="00501898" w:rsidRPr="0076075D" w:rsidRDefault="00136181">
            <w:pPr>
              <w:spacing w:before="0"/>
              <w:ind w:left="0"/>
              <w:jc w:val="both"/>
              <w:rPr>
                <w:sz w:val="22"/>
                <w:szCs w:val="22"/>
              </w:rPr>
            </w:pPr>
            <w:r w:rsidRPr="0076075D">
              <w:rPr>
                <w:sz w:val="22"/>
                <w:szCs w:val="22"/>
              </w:rPr>
              <w:t>DataType: DateTime</w:t>
            </w:r>
          </w:p>
          <w:p w14:paraId="76C48002" w14:textId="77777777" w:rsidR="00501898" w:rsidRPr="0076075D" w:rsidRDefault="00136181">
            <w:pPr>
              <w:spacing w:before="0"/>
              <w:ind w:left="0"/>
              <w:jc w:val="both"/>
              <w:rPr>
                <w:sz w:val="22"/>
                <w:szCs w:val="22"/>
              </w:rPr>
            </w:pPr>
            <w:r w:rsidRPr="0076075D">
              <w:rPr>
                <w:sz w:val="22"/>
                <w:szCs w:val="22"/>
              </w:rPr>
              <w:t xml:space="preserve">Minlength: </w:t>
            </w:r>
          </w:p>
          <w:p w14:paraId="6B6FD578" w14:textId="77777777" w:rsidR="00501898" w:rsidRPr="0076075D" w:rsidRDefault="00136181">
            <w:pPr>
              <w:spacing w:before="0"/>
              <w:ind w:left="0"/>
              <w:jc w:val="both"/>
              <w:rPr>
                <w:sz w:val="22"/>
                <w:szCs w:val="22"/>
              </w:rPr>
            </w:pPr>
            <w:r w:rsidRPr="0076075D">
              <w:rPr>
                <w:sz w:val="22"/>
                <w:szCs w:val="22"/>
              </w:rPr>
              <w:t xml:space="preserve">Maxlength: </w:t>
            </w:r>
          </w:p>
          <w:p w14:paraId="3C5D4977" w14:textId="77777777" w:rsidR="00501898" w:rsidRPr="0076075D" w:rsidRDefault="00136181">
            <w:pPr>
              <w:spacing w:before="0"/>
              <w:ind w:left="0"/>
              <w:jc w:val="both"/>
              <w:rPr>
                <w:sz w:val="22"/>
                <w:szCs w:val="22"/>
              </w:rPr>
            </w:pPr>
            <w:r w:rsidRPr="0076075D">
              <w:rPr>
                <w:sz w:val="22"/>
                <w:szCs w:val="22"/>
              </w:rPr>
              <w:t>Format:</w:t>
            </w:r>
          </w:p>
        </w:tc>
        <w:tc>
          <w:tcPr>
            <w:tcW w:w="5033" w:type="dxa"/>
          </w:tcPr>
          <w:p w14:paraId="61D83138" w14:textId="77777777" w:rsidR="00501898" w:rsidRPr="0076075D" w:rsidRDefault="00136181">
            <w:pPr>
              <w:spacing w:before="0"/>
              <w:ind w:left="0"/>
              <w:jc w:val="both"/>
              <w:rPr>
                <w:sz w:val="22"/>
                <w:szCs w:val="22"/>
              </w:rPr>
            </w:pPr>
            <w:r w:rsidRPr="0076075D">
              <w:rPr>
                <w:sz w:val="22"/>
                <w:szCs w:val="22"/>
              </w:rPr>
              <w:t>Thời gian phát hành hóa đơn đến ngày</w:t>
            </w:r>
          </w:p>
          <w:p w14:paraId="3DE52D20" w14:textId="77777777" w:rsidR="00501898" w:rsidRPr="0076075D" w:rsidRDefault="00136181">
            <w:pPr>
              <w:spacing w:before="0"/>
              <w:ind w:left="0"/>
              <w:jc w:val="both"/>
              <w:rPr>
                <w:sz w:val="22"/>
                <w:szCs w:val="22"/>
              </w:rPr>
            </w:pPr>
            <w:r w:rsidRPr="0076075D">
              <w:rPr>
                <w:sz w:val="22"/>
                <w:szCs w:val="22"/>
              </w:rPr>
              <w:t>Định dạng milliseconds</w:t>
            </w:r>
          </w:p>
        </w:tc>
      </w:tr>
      <w:tr w:rsidR="00501898" w:rsidRPr="0076075D" w14:paraId="3F0BBE0D" w14:textId="77777777">
        <w:trPr>
          <w:trHeight w:val="448"/>
          <w:jc w:val="center"/>
        </w:trPr>
        <w:tc>
          <w:tcPr>
            <w:tcW w:w="1803" w:type="dxa"/>
          </w:tcPr>
          <w:p w14:paraId="6D96683E" w14:textId="77777777" w:rsidR="00501898" w:rsidRPr="0076075D" w:rsidRDefault="00136181">
            <w:pPr>
              <w:spacing w:before="0"/>
              <w:ind w:left="0"/>
              <w:jc w:val="both"/>
              <w:rPr>
                <w:sz w:val="22"/>
                <w:szCs w:val="22"/>
              </w:rPr>
            </w:pPr>
            <w:r w:rsidRPr="0076075D">
              <w:rPr>
                <w:sz w:val="22"/>
                <w:szCs w:val="22"/>
              </w:rPr>
              <w:t>createdUser</w:t>
            </w:r>
          </w:p>
        </w:tc>
        <w:tc>
          <w:tcPr>
            <w:tcW w:w="2486" w:type="dxa"/>
          </w:tcPr>
          <w:p w14:paraId="3E2A175F" w14:textId="77777777" w:rsidR="00501898" w:rsidRPr="0076075D" w:rsidRDefault="00136181">
            <w:pPr>
              <w:spacing w:before="0"/>
              <w:ind w:left="0"/>
              <w:jc w:val="both"/>
              <w:rPr>
                <w:sz w:val="22"/>
                <w:szCs w:val="22"/>
              </w:rPr>
            </w:pPr>
            <w:r w:rsidRPr="0076075D">
              <w:rPr>
                <w:sz w:val="22"/>
                <w:szCs w:val="22"/>
              </w:rPr>
              <w:t>Required: true</w:t>
            </w:r>
          </w:p>
          <w:p w14:paraId="6FCF734C" w14:textId="77777777" w:rsidR="00501898" w:rsidRPr="0076075D" w:rsidRDefault="00136181">
            <w:pPr>
              <w:spacing w:before="0"/>
              <w:ind w:left="0"/>
              <w:jc w:val="both"/>
              <w:rPr>
                <w:sz w:val="22"/>
                <w:szCs w:val="22"/>
              </w:rPr>
            </w:pPr>
            <w:r w:rsidRPr="0076075D">
              <w:rPr>
                <w:sz w:val="22"/>
                <w:szCs w:val="22"/>
              </w:rPr>
              <w:t>DataType: String</w:t>
            </w:r>
          </w:p>
          <w:p w14:paraId="04871802" w14:textId="77777777" w:rsidR="00501898" w:rsidRPr="0076075D" w:rsidRDefault="00136181">
            <w:pPr>
              <w:spacing w:before="0"/>
              <w:ind w:left="0"/>
              <w:jc w:val="both"/>
              <w:rPr>
                <w:sz w:val="22"/>
                <w:szCs w:val="22"/>
              </w:rPr>
            </w:pPr>
            <w:r w:rsidRPr="0076075D">
              <w:rPr>
                <w:sz w:val="22"/>
                <w:szCs w:val="22"/>
              </w:rPr>
              <w:t xml:space="preserve">Minlength: </w:t>
            </w:r>
          </w:p>
          <w:p w14:paraId="4DB0BFB2" w14:textId="77777777" w:rsidR="00501898" w:rsidRPr="0076075D" w:rsidRDefault="00136181">
            <w:pPr>
              <w:spacing w:before="0"/>
              <w:ind w:left="0"/>
              <w:jc w:val="both"/>
              <w:rPr>
                <w:sz w:val="22"/>
                <w:szCs w:val="22"/>
              </w:rPr>
            </w:pPr>
            <w:r w:rsidRPr="0076075D">
              <w:rPr>
                <w:sz w:val="22"/>
                <w:szCs w:val="22"/>
              </w:rPr>
              <w:t xml:space="preserve">Maxlength: </w:t>
            </w:r>
          </w:p>
          <w:p w14:paraId="10B6E7A2" w14:textId="77777777" w:rsidR="00501898" w:rsidRPr="0076075D" w:rsidRDefault="00136181">
            <w:pPr>
              <w:spacing w:before="0"/>
              <w:ind w:left="0"/>
              <w:jc w:val="both"/>
              <w:rPr>
                <w:sz w:val="22"/>
                <w:szCs w:val="22"/>
              </w:rPr>
            </w:pPr>
            <w:r w:rsidRPr="0076075D">
              <w:rPr>
                <w:sz w:val="22"/>
                <w:szCs w:val="22"/>
              </w:rPr>
              <w:t>Format:</w:t>
            </w:r>
          </w:p>
        </w:tc>
        <w:tc>
          <w:tcPr>
            <w:tcW w:w="5033" w:type="dxa"/>
          </w:tcPr>
          <w:p w14:paraId="53E0EEC4" w14:textId="77777777" w:rsidR="00501898" w:rsidRPr="0076075D" w:rsidRDefault="00136181">
            <w:pPr>
              <w:spacing w:before="0"/>
              <w:ind w:left="0"/>
              <w:jc w:val="both"/>
              <w:rPr>
                <w:sz w:val="22"/>
                <w:szCs w:val="22"/>
              </w:rPr>
            </w:pPr>
            <w:r w:rsidRPr="0076075D">
              <w:rPr>
                <w:sz w:val="22"/>
                <w:szCs w:val="22"/>
              </w:rPr>
              <w:t xml:space="preserve">Người tạo hóa đơn </w:t>
            </w:r>
          </w:p>
          <w:p w14:paraId="7734C8E4" w14:textId="77777777" w:rsidR="00501898" w:rsidRPr="0076075D" w:rsidRDefault="00136181">
            <w:pPr>
              <w:spacing w:before="0"/>
              <w:ind w:left="0"/>
              <w:jc w:val="both"/>
              <w:rPr>
                <w:sz w:val="22"/>
                <w:szCs w:val="22"/>
              </w:rPr>
            </w:pPr>
            <w:r w:rsidRPr="0076075D">
              <w:rPr>
                <w:sz w:val="22"/>
                <w:szCs w:val="22"/>
              </w:rPr>
              <w:t>(Truyền username)</w:t>
            </w:r>
          </w:p>
        </w:tc>
      </w:tr>
      <w:tr w:rsidR="00501898" w:rsidRPr="0076075D" w14:paraId="3A3FE3E0" w14:textId="77777777">
        <w:trPr>
          <w:trHeight w:val="448"/>
          <w:jc w:val="center"/>
        </w:trPr>
        <w:tc>
          <w:tcPr>
            <w:tcW w:w="1803" w:type="dxa"/>
          </w:tcPr>
          <w:p w14:paraId="4086CFDD" w14:textId="77777777" w:rsidR="00501898" w:rsidRPr="0076075D" w:rsidRDefault="00136181">
            <w:pPr>
              <w:spacing w:before="0"/>
              <w:ind w:left="0"/>
              <w:jc w:val="both"/>
              <w:rPr>
                <w:sz w:val="22"/>
                <w:szCs w:val="22"/>
              </w:rPr>
            </w:pPr>
            <w:r w:rsidRPr="0076075D">
              <w:rPr>
                <w:sz w:val="22"/>
                <w:szCs w:val="22"/>
              </w:rPr>
              <w:t>deletedStatus</w:t>
            </w:r>
          </w:p>
        </w:tc>
        <w:tc>
          <w:tcPr>
            <w:tcW w:w="2486" w:type="dxa"/>
          </w:tcPr>
          <w:p w14:paraId="0EE134A5" w14:textId="77777777" w:rsidR="00501898" w:rsidRPr="0076075D" w:rsidRDefault="00136181">
            <w:pPr>
              <w:spacing w:before="0"/>
              <w:ind w:left="0"/>
              <w:jc w:val="both"/>
              <w:rPr>
                <w:sz w:val="22"/>
                <w:szCs w:val="22"/>
              </w:rPr>
            </w:pPr>
            <w:r w:rsidRPr="0076075D">
              <w:rPr>
                <w:sz w:val="22"/>
                <w:szCs w:val="22"/>
              </w:rPr>
              <w:t>Required: false</w:t>
            </w:r>
          </w:p>
          <w:p w14:paraId="70AD4BDF" w14:textId="77777777" w:rsidR="00501898" w:rsidRPr="0076075D" w:rsidRDefault="00136181">
            <w:pPr>
              <w:spacing w:before="0"/>
              <w:ind w:left="0"/>
              <w:jc w:val="both"/>
              <w:rPr>
                <w:sz w:val="22"/>
                <w:szCs w:val="22"/>
              </w:rPr>
            </w:pPr>
            <w:r w:rsidRPr="0076075D">
              <w:rPr>
                <w:sz w:val="22"/>
                <w:szCs w:val="22"/>
              </w:rPr>
              <w:t>DataType: Integer</w:t>
            </w:r>
          </w:p>
          <w:p w14:paraId="4344911D" w14:textId="77777777" w:rsidR="00501898" w:rsidRPr="0076075D" w:rsidRDefault="00136181">
            <w:pPr>
              <w:spacing w:before="0"/>
              <w:ind w:left="0"/>
              <w:jc w:val="both"/>
              <w:rPr>
                <w:sz w:val="22"/>
                <w:szCs w:val="22"/>
              </w:rPr>
            </w:pPr>
            <w:r w:rsidRPr="0076075D">
              <w:rPr>
                <w:sz w:val="22"/>
                <w:szCs w:val="22"/>
              </w:rPr>
              <w:t xml:space="preserve">Minlength: </w:t>
            </w:r>
          </w:p>
          <w:p w14:paraId="387FDCFA" w14:textId="77777777" w:rsidR="00501898" w:rsidRPr="0076075D" w:rsidRDefault="00136181">
            <w:pPr>
              <w:spacing w:before="0"/>
              <w:ind w:left="0"/>
              <w:jc w:val="both"/>
              <w:rPr>
                <w:sz w:val="22"/>
                <w:szCs w:val="22"/>
              </w:rPr>
            </w:pPr>
            <w:r w:rsidRPr="0076075D">
              <w:rPr>
                <w:sz w:val="22"/>
                <w:szCs w:val="22"/>
              </w:rPr>
              <w:t xml:space="preserve">Maxlength: </w:t>
            </w:r>
          </w:p>
          <w:p w14:paraId="1C4D3BB0" w14:textId="77777777" w:rsidR="00501898" w:rsidRPr="0076075D" w:rsidRDefault="00136181">
            <w:pPr>
              <w:spacing w:before="0"/>
              <w:ind w:left="0"/>
              <w:jc w:val="both"/>
              <w:rPr>
                <w:sz w:val="22"/>
                <w:szCs w:val="22"/>
              </w:rPr>
            </w:pPr>
            <w:r w:rsidRPr="0076075D">
              <w:rPr>
                <w:sz w:val="22"/>
                <w:szCs w:val="22"/>
              </w:rPr>
              <w:t>Format:</w:t>
            </w:r>
          </w:p>
        </w:tc>
        <w:tc>
          <w:tcPr>
            <w:tcW w:w="5033" w:type="dxa"/>
          </w:tcPr>
          <w:p w14:paraId="59F792BF" w14:textId="77777777" w:rsidR="00501898" w:rsidRPr="0076075D" w:rsidRDefault="00136181">
            <w:pPr>
              <w:spacing w:before="0"/>
              <w:ind w:left="0"/>
              <w:jc w:val="both"/>
              <w:rPr>
                <w:sz w:val="22"/>
                <w:szCs w:val="22"/>
              </w:rPr>
            </w:pPr>
            <w:r w:rsidRPr="0076075D">
              <w:rPr>
                <w:sz w:val="22"/>
                <w:szCs w:val="22"/>
              </w:rPr>
              <w:t xml:space="preserve">Trạng thái hủy của hóa đơn, gồm: </w:t>
            </w:r>
          </w:p>
          <w:p w14:paraId="09C591FE" w14:textId="77777777" w:rsidR="00501898" w:rsidRPr="0076075D" w:rsidRDefault="00136181">
            <w:pPr>
              <w:spacing w:before="0"/>
              <w:ind w:left="0"/>
              <w:jc w:val="both"/>
              <w:rPr>
                <w:sz w:val="22"/>
                <w:szCs w:val="22"/>
              </w:rPr>
            </w:pPr>
            <w:r w:rsidRPr="0076075D">
              <w:rPr>
                <w:sz w:val="22"/>
                <w:szCs w:val="22"/>
              </w:rPr>
              <w:t xml:space="preserve">0-Chưa hủy </w:t>
            </w:r>
          </w:p>
          <w:p w14:paraId="7B7E6043" w14:textId="77777777" w:rsidR="00501898" w:rsidRPr="0076075D" w:rsidRDefault="00136181">
            <w:pPr>
              <w:spacing w:before="0"/>
              <w:ind w:left="0"/>
              <w:jc w:val="both"/>
              <w:rPr>
                <w:sz w:val="22"/>
                <w:szCs w:val="22"/>
              </w:rPr>
            </w:pPr>
            <w:r w:rsidRPr="0076075D">
              <w:rPr>
                <w:sz w:val="22"/>
                <w:szCs w:val="22"/>
              </w:rPr>
              <w:t>1-Đã hủy</w:t>
            </w:r>
          </w:p>
        </w:tc>
      </w:tr>
      <w:tr w:rsidR="00501898" w:rsidRPr="0076075D" w14:paraId="32E21654" w14:textId="77777777">
        <w:trPr>
          <w:trHeight w:val="448"/>
          <w:jc w:val="center"/>
        </w:trPr>
        <w:tc>
          <w:tcPr>
            <w:tcW w:w="1803" w:type="dxa"/>
          </w:tcPr>
          <w:p w14:paraId="4015D3D4" w14:textId="77777777" w:rsidR="00501898" w:rsidRPr="0076075D" w:rsidRDefault="00136181">
            <w:pPr>
              <w:spacing w:before="0"/>
              <w:ind w:left="0"/>
              <w:jc w:val="both"/>
              <w:rPr>
                <w:sz w:val="22"/>
                <w:szCs w:val="22"/>
              </w:rPr>
            </w:pPr>
            <w:r w:rsidRPr="0076075D">
              <w:rPr>
                <w:sz w:val="22"/>
                <w:szCs w:val="22"/>
              </w:rPr>
              <w:t>templateCode</w:t>
            </w:r>
          </w:p>
        </w:tc>
        <w:tc>
          <w:tcPr>
            <w:tcW w:w="2486" w:type="dxa"/>
          </w:tcPr>
          <w:p w14:paraId="206C427C" w14:textId="77777777" w:rsidR="00501898" w:rsidRPr="0076075D" w:rsidRDefault="00136181">
            <w:pPr>
              <w:spacing w:before="0"/>
              <w:ind w:left="0"/>
              <w:jc w:val="both"/>
              <w:rPr>
                <w:sz w:val="22"/>
                <w:szCs w:val="22"/>
              </w:rPr>
            </w:pPr>
            <w:r w:rsidRPr="0076075D">
              <w:rPr>
                <w:sz w:val="22"/>
                <w:szCs w:val="22"/>
              </w:rPr>
              <w:t>Required: false</w:t>
            </w:r>
          </w:p>
          <w:p w14:paraId="743F5A0C" w14:textId="77777777" w:rsidR="00501898" w:rsidRPr="0076075D" w:rsidRDefault="00136181">
            <w:pPr>
              <w:spacing w:before="0"/>
              <w:ind w:left="0"/>
              <w:jc w:val="both"/>
              <w:rPr>
                <w:sz w:val="22"/>
                <w:szCs w:val="22"/>
              </w:rPr>
            </w:pPr>
            <w:r w:rsidRPr="0076075D">
              <w:rPr>
                <w:sz w:val="22"/>
                <w:szCs w:val="22"/>
              </w:rPr>
              <w:t>DataType: String</w:t>
            </w:r>
          </w:p>
          <w:p w14:paraId="3D6E77BE" w14:textId="77777777" w:rsidR="00501898" w:rsidRPr="0076075D" w:rsidRDefault="00136181">
            <w:pPr>
              <w:spacing w:before="0"/>
              <w:ind w:left="0"/>
              <w:jc w:val="both"/>
              <w:rPr>
                <w:sz w:val="22"/>
                <w:szCs w:val="22"/>
              </w:rPr>
            </w:pPr>
            <w:r w:rsidRPr="0076075D">
              <w:rPr>
                <w:sz w:val="22"/>
                <w:szCs w:val="22"/>
              </w:rPr>
              <w:t xml:space="preserve">Minlength: </w:t>
            </w:r>
          </w:p>
          <w:p w14:paraId="51F497C1" w14:textId="77777777" w:rsidR="00501898" w:rsidRPr="0076075D" w:rsidRDefault="00136181">
            <w:pPr>
              <w:spacing w:before="0"/>
              <w:ind w:left="0"/>
              <w:jc w:val="both"/>
              <w:rPr>
                <w:sz w:val="22"/>
                <w:szCs w:val="22"/>
              </w:rPr>
            </w:pPr>
            <w:r w:rsidRPr="0076075D">
              <w:rPr>
                <w:sz w:val="22"/>
                <w:szCs w:val="22"/>
              </w:rPr>
              <w:t xml:space="preserve">Maxlength: </w:t>
            </w:r>
          </w:p>
          <w:p w14:paraId="2F6E97E3" w14:textId="77777777" w:rsidR="00501898" w:rsidRPr="0076075D" w:rsidRDefault="00136181">
            <w:pPr>
              <w:spacing w:before="0"/>
              <w:ind w:left="0"/>
              <w:jc w:val="both"/>
              <w:rPr>
                <w:sz w:val="22"/>
                <w:szCs w:val="22"/>
              </w:rPr>
            </w:pPr>
            <w:r w:rsidRPr="0076075D">
              <w:rPr>
                <w:sz w:val="22"/>
                <w:szCs w:val="22"/>
              </w:rPr>
              <w:lastRenderedPageBreak/>
              <w:t>Format:</w:t>
            </w:r>
          </w:p>
        </w:tc>
        <w:tc>
          <w:tcPr>
            <w:tcW w:w="5033" w:type="dxa"/>
          </w:tcPr>
          <w:p w14:paraId="40C5B1F6" w14:textId="77777777" w:rsidR="00501898" w:rsidRPr="0076075D" w:rsidRDefault="00136181">
            <w:pPr>
              <w:spacing w:before="0"/>
              <w:ind w:left="0"/>
              <w:jc w:val="both"/>
              <w:rPr>
                <w:sz w:val="22"/>
                <w:szCs w:val="22"/>
              </w:rPr>
            </w:pPr>
            <w:r w:rsidRPr="0076075D">
              <w:rPr>
                <w:sz w:val="22"/>
                <w:szCs w:val="22"/>
              </w:rPr>
              <w:lastRenderedPageBreak/>
              <w:t xml:space="preserve">Mã mẫu hóa đơn </w:t>
            </w:r>
          </w:p>
          <w:p w14:paraId="7B4903AE" w14:textId="77777777" w:rsidR="00501898" w:rsidRPr="0076075D" w:rsidRDefault="00136181">
            <w:pPr>
              <w:spacing w:before="0"/>
              <w:ind w:left="0"/>
              <w:jc w:val="both"/>
              <w:rPr>
                <w:sz w:val="22"/>
                <w:szCs w:val="22"/>
              </w:rPr>
            </w:pPr>
            <w:r w:rsidRPr="0076075D">
              <w:rPr>
                <w:sz w:val="22"/>
                <w:szCs w:val="22"/>
              </w:rPr>
              <w:t>Ví dụ với TT32: 01GTKT0/001</w:t>
            </w:r>
          </w:p>
          <w:p w14:paraId="3B1F17D5" w14:textId="77777777" w:rsidR="00501898" w:rsidRPr="0076075D" w:rsidRDefault="00136181">
            <w:pPr>
              <w:spacing w:before="0"/>
              <w:ind w:left="0"/>
              <w:jc w:val="both"/>
              <w:rPr>
                <w:sz w:val="22"/>
                <w:szCs w:val="22"/>
              </w:rPr>
            </w:pPr>
            <w:r w:rsidRPr="0076075D">
              <w:rPr>
                <w:sz w:val="22"/>
                <w:szCs w:val="22"/>
              </w:rPr>
              <w:t>Ví dụ với TT78: 1/0234</w:t>
            </w:r>
          </w:p>
        </w:tc>
      </w:tr>
      <w:tr w:rsidR="00501898" w:rsidRPr="0076075D" w14:paraId="541E479C" w14:textId="77777777">
        <w:trPr>
          <w:trHeight w:val="448"/>
          <w:jc w:val="center"/>
        </w:trPr>
        <w:tc>
          <w:tcPr>
            <w:tcW w:w="1803" w:type="dxa"/>
          </w:tcPr>
          <w:p w14:paraId="267F6717" w14:textId="77777777" w:rsidR="00501898" w:rsidRPr="0076075D" w:rsidRDefault="00136181">
            <w:pPr>
              <w:spacing w:before="0"/>
              <w:ind w:left="0"/>
              <w:jc w:val="both"/>
              <w:rPr>
                <w:sz w:val="22"/>
                <w:szCs w:val="22"/>
              </w:rPr>
            </w:pPr>
            <w:r w:rsidRPr="0076075D">
              <w:rPr>
                <w:sz w:val="22"/>
                <w:szCs w:val="22"/>
              </w:rPr>
              <w:t>invoiceSeri</w:t>
            </w:r>
          </w:p>
        </w:tc>
        <w:tc>
          <w:tcPr>
            <w:tcW w:w="2486" w:type="dxa"/>
          </w:tcPr>
          <w:p w14:paraId="00A29747" w14:textId="77777777" w:rsidR="00501898" w:rsidRPr="0076075D" w:rsidRDefault="00136181">
            <w:pPr>
              <w:spacing w:before="0"/>
              <w:ind w:left="0"/>
              <w:jc w:val="both"/>
              <w:rPr>
                <w:sz w:val="22"/>
                <w:szCs w:val="22"/>
              </w:rPr>
            </w:pPr>
            <w:r w:rsidRPr="0076075D">
              <w:rPr>
                <w:sz w:val="22"/>
                <w:szCs w:val="22"/>
              </w:rPr>
              <w:t>Required: false</w:t>
            </w:r>
          </w:p>
          <w:p w14:paraId="789241ED" w14:textId="77777777" w:rsidR="00501898" w:rsidRPr="0076075D" w:rsidRDefault="00136181">
            <w:pPr>
              <w:spacing w:before="0"/>
              <w:ind w:left="0"/>
              <w:jc w:val="both"/>
              <w:rPr>
                <w:sz w:val="22"/>
                <w:szCs w:val="22"/>
              </w:rPr>
            </w:pPr>
            <w:r w:rsidRPr="0076075D">
              <w:rPr>
                <w:sz w:val="22"/>
                <w:szCs w:val="22"/>
              </w:rPr>
              <w:t>DataType: String</w:t>
            </w:r>
          </w:p>
          <w:p w14:paraId="1DF817B6" w14:textId="77777777" w:rsidR="00501898" w:rsidRPr="0076075D" w:rsidRDefault="00136181">
            <w:pPr>
              <w:spacing w:before="0"/>
              <w:ind w:left="0"/>
              <w:jc w:val="both"/>
              <w:rPr>
                <w:sz w:val="22"/>
                <w:szCs w:val="22"/>
              </w:rPr>
            </w:pPr>
            <w:r w:rsidRPr="0076075D">
              <w:rPr>
                <w:sz w:val="22"/>
                <w:szCs w:val="22"/>
              </w:rPr>
              <w:t xml:space="preserve">Minlength: </w:t>
            </w:r>
          </w:p>
          <w:p w14:paraId="51B274D0" w14:textId="77777777" w:rsidR="00501898" w:rsidRPr="0076075D" w:rsidRDefault="00136181">
            <w:pPr>
              <w:spacing w:before="0"/>
              <w:ind w:left="0"/>
              <w:jc w:val="both"/>
              <w:rPr>
                <w:sz w:val="22"/>
                <w:szCs w:val="22"/>
                <w:lang w:val="vi-VN"/>
              </w:rPr>
            </w:pPr>
            <w:r w:rsidRPr="0076075D">
              <w:rPr>
                <w:sz w:val="22"/>
                <w:szCs w:val="22"/>
              </w:rPr>
              <w:t xml:space="preserve">Maxlength: </w:t>
            </w:r>
            <w:r w:rsidRPr="0076075D">
              <w:rPr>
                <w:sz w:val="22"/>
                <w:szCs w:val="22"/>
                <w:lang w:val="vi-VN"/>
              </w:rPr>
              <w:t>25</w:t>
            </w:r>
          </w:p>
          <w:p w14:paraId="46382548" w14:textId="77777777" w:rsidR="00501898" w:rsidRPr="0076075D" w:rsidRDefault="00136181">
            <w:pPr>
              <w:spacing w:before="0"/>
              <w:ind w:left="0"/>
              <w:jc w:val="both"/>
              <w:rPr>
                <w:sz w:val="22"/>
                <w:szCs w:val="22"/>
              </w:rPr>
            </w:pPr>
            <w:r w:rsidRPr="0076075D">
              <w:rPr>
                <w:sz w:val="22"/>
                <w:szCs w:val="22"/>
              </w:rPr>
              <w:t>Format:</w:t>
            </w:r>
          </w:p>
        </w:tc>
        <w:tc>
          <w:tcPr>
            <w:tcW w:w="5033" w:type="dxa"/>
          </w:tcPr>
          <w:p w14:paraId="72FB0D33" w14:textId="77777777" w:rsidR="00501898" w:rsidRPr="0076075D" w:rsidRDefault="00136181">
            <w:pPr>
              <w:spacing w:before="0"/>
              <w:ind w:left="0"/>
              <w:jc w:val="both"/>
              <w:rPr>
                <w:sz w:val="22"/>
                <w:szCs w:val="22"/>
              </w:rPr>
            </w:pPr>
            <w:r w:rsidRPr="0076075D">
              <w:rPr>
                <w:sz w:val="22"/>
                <w:szCs w:val="22"/>
              </w:rPr>
              <w:t>Ký hiệu hóa đơn</w:t>
            </w:r>
          </w:p>
          <w:p w14:paraId="243659C3" w14:textId="77777777" w:rsidR="00501898" w:rsidRPr="0076075D" w:rsidRDefault="00136181">
            <w:pPr>
              <w:spacing w:before="0"/>
              <w:ind w:left="0"/>
              <w:jc w:val="both"/>
              <w:rPr>
                <w:sz w:val="22"/>
                <w:szCs w:val="22"/>
              </w:rPr>
            </w:pPr>
            <w:r w:rsidRPr="0076075D">
              <w:rPr>
                <w:sz w:val="22"/>
                <w:szCs w:val="22"/>
              </w:rPr>
              <w:t>Ví dụ: K22THY, AB/22E</w:t>
            </w:r>
          </w:p>
        </w:tc>
      </w:tr>
      <w:tr w:rsidR="00501898" w:rsidRPr="0076075D" w14:paraId="5ED29762" w14:textId="77777777">
        <w:trPr>
          <w:trHeight w:val="448"/>
          <w:jc w:val="center"/>
        </w:trPr>
        <w:tc>
          <w:tcPr>
            <w:tcW w:w="1803" w:type="dxa"/>
          </w:tcPr>
          <w:p w14:paraId="28AE073C" w14:textId="77777777" w:rsidR="00501898" w:rsidRPr="0076075D" w:rsidRDefault="00136181">
            <w:pPr>
              <w:spacing w:before="0"/>
              <w:ind w:left="0"/>
              <w:jc w:val="both"/>
              <w:rPr>
                <w:sz w:val="22"/>
                <w:szCs w:val="22"/>
              </w:rPr>
            </w:pPr>
            <w:r w:rsidRPr="0076075D">
              <w:rPr>
                <w:sz w:val="22"/>
                <w:szCs w:val="22"/>
              </w:rPr>
              <w:t>itemName</w:t>
            </w:r>
          </w:p>
        </w:tc>
        <w:tc>
          <w:tcPr>
            <w:tcW w:w="2486" w:type="dxa"/>
          </w:tcPr>
          <w:p w14:paraId="3758614A" w14:textId="77777777" w:rsidR="00501898" w:rsidRPr="0076075D" w:rsidRDefault="00136181">
            <w:pPr>
              <w:spacing w:before="0"/>
              <w:ind w:left="0"/>
              <w:jc w:val="both"/>
              <w:rPr>
                <w:sz w:val="22"/>
                <w:szCs w:val="22"/>
              </w:rPr>
            </w:pPr>
            <w:r w:rsidRPr="0076075D">
              <w:rPr>
                <w:sz w:val="22"/>
                <w:szCs w:val="22"/>
              </w:rPr>
              <w:t>Required: false</w:t>
            </w:r>
          </w:p>
          <w:p w14:paraId="54991B37" w14:textId="77777777" w:rsidR="00501898" w:rsidRPr="0076075D" w:rsidRDefault="00136181">
            <w:pPr>
              <w:spacing w:before="0"/>
              <w:ind w:left="0"/>
              <w:jc w:val="both"/>
              <w:rPr>
                <w:sz w:val="22"/>
                <w:szCs w:val="22"/>
              </w:rPr>
            </w:pPr>
            <w:r w:rsidRPr="0076075D">
              <w:rPr>
                <w:sz w:val="22"/>
                <w:szCs w:val="22"/>
              </w:rPr>
              <w:t>DataType: String</w:t>
            </w:r>
          </w:p>
          <w:p w14:paraId="10B5E3D3" w14:textId="77777777" w:rsidR="00501898" w:rsidRPr="0076075D" w:rsidRDefault="00136181">
            <w:pPr>
              <w:spacing w:before="0"/>
              <w:ind w:left="0"/>
              <w:jc w:val="both"/>
              <w:rPr>
                <w:sz w:val="22"/>
                <w:szCs w:val="22"/>
              </w:rPr>
            </w:pPr>
            <w:r w:rsidRPr="0076075D">
              <w:rPr>
                <w:sz w:val="22"/>
                <w:szCs w:val="22"/>
              </w:rPr>
              <w:t xml:space="preserve">Minlength: </w:t>
            </w:r>
          </w:p>
          <w:p w14:paraId="2CF1DD23" w14:textId="77777777" w:rsidR="00501898" w:rsidRPr="0076075D" w:rsidRDefault="00136181">
            <w:pPr>
              <w:spacing w:before="0"/>
              <w:ind w:left="0"/>
              <w:jc w:val="both"/>
              <w:rPr>
                <w:sz w:val="22"/>
                <w:szCs w:val="22"/>
              </w:rPr>
            </w:pPr>
            <w:r w:rsidRPr="0076075D">
              <w:rPr>
                <w:sz w:val="22"/>
                <w:szCs w:val="22"/>
              </w:rPr>
              <w:t xml:space="preserve">Maxlength: </w:t>
            </w:r>
          </w:p>
          <w:p w14:paraId="55BD4621" w14:textId="77777777" w:rsidR="00501898" w:rsidRPr="0076075D" w:rsidRDefault="00136181">
            <w:pPr>
              <w:spacing w:before="0"/>
              <w:ind w:left="0"/>
              <w:jc w:val="both"/>
              <w:rPr>
                <w:sz w:val="22"/>
                <w:szCs w:val="22"/>
              </w:rPr>
            </w:pPr>
            <w:r w:rsidRPr="0076075D">
              <w:rPr>
                <w:sz w:val="22"/>
                <w:szCs w:val="22"/>
              </w:rPr>
              <w:t>Format:</w:t>
            </w:r>
          </w:p>
        </w:tc>
        <w:tc>
          <w:tcPr>
            <w:tcW w:w="5033" w:type="dxa"/>
          </w:tcPr>
          <w:p w14:paraId="59384597" w14:textId="77777777" w:rsidR="00501898" w:rsidRPr="0076075D" w:rsidRDefault="00136181">
            <w:pPr>
              <w:spacing w:before="0"/>
              <w:ind w:left="0"/>
              <w:jc w:val="both"/>
              <w:rPr>
                <w:sz w:val="22"/>
                <w:szCs w:val="22"/>
              </w:rPr>
            </w:pPr>
            <w:r w:rsidRPr="0076075D">
              <w:rPr>
                <w:sz w:val="22"/>
                <w:szCs w:val="22"/>
              </w:rPr>
              <w:t xml:space="preserve">Tên hàng hóa dịch vụ </w:t>
            </w:r>
          </w:p>
        </w:tc>
      </w:tr>
      <w:tr w:rsidR="00501898" w:rsidRPr="0076075D" w14:paraId="2DD0D7D5" w14:textId="77777777">
        <w:trPr>
          <w:trHeight w:val="448"/>
          <w:jc w:val="center"/>
        </w:trPr>
        <w:tc>
          <w:tcPr>
            <w:tcW w:w="1803" w:type="dxa"/>
          </w:tcPr>
          <w:p w14:paraId="50066929" w14:textId="77777777" w:rsidR="00501898" w:rsidRPr="0076075D" w:rsidRDefault="00136181">
            <w:pPr>
              <w:spacing w:before="0"/>
              <w:ind w:left="0"/>
              <w:jc w:val="both"/>
              <w:rPr>
                <w:sz w:val="22"/>
                <w:szCs w:val="22"/>
              </w:rPr>
            </w:pPr>
            <w:r w:rsidRPr="0076075D">
              <w:rPr>
                <w:sz w:val="22"/>
                <w:szCs w:val="22"/>
              </w:rPr>
              <w:t>itemCode</w:t>
            </w:r>
          </w:p>
        </w:tc>
        <w:tc>
          <w:tcPr>
            <w:tcW w:w="2486" w:type="dxa"/>
          </w:tcPr>
          <w:p w14:paraId="20FD2C94" w14:textId="77777777" w:rsidR="00501898" w:rsidRPr="0076075D" w:rsidRDefault="00136181">
            <w:pPr>
              <w:spacing w:before="0"/>
              <w:ind w:left="0"/>
              <w:jc w:val="both"/>
              <w:rPr>
                <w:sz w:val="22"/>
                <w:szCs w:val="22"/>
              </w:rPr>
            </w:pPr>
            <w:r w:rsidRPr="0076075D">
              <w:rPr>
                <w:sz w:val="22"/>
                <w:szCs w:val="22"/>
              </w:rPr>
              <w:t>Required: false</w:t>
            </w:r>
          </w:p>
          <w:p w14:paraId="2BA3E5B6" w14:textId="77777777" w:rsidR="00501898" w:rsidRPr="0076075D" w:rsidRDefault="00136181">
            <w:pPr>
              <w:spacing w:before="0"/>
              <w:ind w:left="0"/>
              <w:jc w:val="both"/>
              <w:rPr>
                <w:sz w:val="22"/>
                <w:szCs w:val="22"/>
              </w:rPr>
            </w:pPr>
            <w:r w:rsidRPr="0076075D">
              <w:rPr>
                <w:sz w:val="22"/>
                <w:szCs w:val="22"/>
              </w:rPr>
              <w:t>DataType: String</w:t>
            </w:r>
          </w:p>
          <w:p w14:paraId="49B03695" w14:textId="77777777" w:rsidR="00501898" w:rsidRPr="0076075D" w:rsidRDefault="00136181">
            <w:pPr>
              <w:spacing w:before="0"/>
              <w:ind w:left="0"/>
              <w:jc w:val="both"/>
              <w:rPr>
                <w:sz w:val="22"/>
                <w:szCs w:val="22"/>
              </w:rPr>
            </w:pPr>
            <w:r w:rsidRPr="0076075D">
              <w:rPr>
                <w:sz w:val="22"/>
                <w:szCs w:val="22"/>
              </w:rPr>
              <w:t xml:space="preserve">Minlength: </w:t>
            </w:r>
          </w:p>
          <w:p w14:paraId="082AC634" w14:textId="77777777" w:rsidR="00501898" w:rsidRPr="0076075D" w:rsidRDefault="00136181">
            <w:pPr>
              <w:spacing w:before="0"/>
              <w:ind w:left="0"/>
              <w:jc w:val="both"/>
              <w:rPr>
                <w:sz w:val="22"/>
                <w:szCs w:val="22"/>
              </w:rPr>
            </w:pPr>
            <w:r w:rsidRPr="0076075D">
              <w:rPr>
                <w:sz w:val="22"/>
                <w:szCs w:val="22"/>
              </w:rPr>
              <w:t xml:space="preserve">Maxlength: </w:t>
            </w:r>
          </w:p>
          <w:p w14:paraId="6C0264B9" w14:textId="77777777" w:rsidR="00501898" w:rsidRPr="0076075D" w:rsidRDefault="00136181">
            <w:pPr>
              <w:spacing w:before="0"/>
              <w:ind w:left="0"/>
              <w:jc w:val="both"/>
              <w:rPr>
                <w:sz w:val="22"/>
                <w:szCs w:val="22"/>
              </w:rPr>
            </w:pPr>
            <w:r w:rsidRPr="0076075D">
              <w:rPr>
                <w:sz w:val="22"/>
                <w:szCs w:val="22"/>
              </w:rPr>
              <w:t>Format:</w:t>
            </w:r>
          </w:p>
        </w:tc>
        <w:tc>
          <w:tcPr>
            <w:tcW w:w="5033" w:type="dxa"/>
          </w:tcPr>
          <w:p w14:paraId="32DEF103" w14:textId="77777777" w:rsidR="00501898" w:rsidRPr="0076075D" w:rsidRDefault="00136181">
            <w:pPr>
              <w:spacing w:before="0"/>
              <w:ind w:left="0"/>
              <w:jc w:val="both"/>
              <w:rPr>
                <w:sz w:val="22"/>
                <w:szCs w:val="22"/>
              </w:rPr>
            </w:pPr>
            <w:r w:rsidRPr="0076075D">
              <w:rPr>
                <w:sz w:val="22"/>
                <w:szCs w:val="22"/>
              </w:rPr>
              <w:t>Mã hàng hóa dịch vụ</w:t>
            </w:r>
          </w:p>
        </w:tc>
      </w:tr>
      <w:tr w:rsidR="00501898" w:rsidRPr="0076075D" w14:paraId="61D980C3" w14:textId="77777777">
        <w:trPr>
          <w:trHeight w:val="448"/>
          <w:jc w:val="center"/>
        </w:trPr>
        <w:tc>
          <w:tcPr>
            <w:tcW w:w="1803" w:type="dxa"/>
          </w:tcPr>
          <w:p w14:paraId="3FF4D4C1" w14:textId="77777777" w:rsidR="00501898" w:rsidRPr="0076075D" w:rsidRDefault="00136181">
            <w:pPr>
              <w:spacing w:before="0"/>
              <w:ind w:left="0"/>
              <w:jc w:val="both"/>
              <w:rPr>
                <w:sz w:val="22"/>
                <w:szCs w:val="22"/>
              </w:rPr>
            </w:pPr>
            <w:r w:rsidRPr="0076075D">
              <w:rPr>
                <w:sz w:val="22"/>
                <w:szCs w:val="22"/>
              </w:rPr>
              <w:t>totalAmountWithVat</w:t>
            </w:r>
          </w:p>
        </w:tc>
        <w:tc>
          <w:tcPr>
            <w:tcW w:w="2486" w:type="dxa"/>
          </w:tcPr>
          <w:p w14:paraId="2E92C9CE" w14:textId="77777777" w:rsidR="00501898" w:rsidRPr="0076075D" w:rsidRDefault="00136181">
            <w:pPr>
              <w:spacing w:before="0"/>
              <w:ind w:left="0"/>
              <w:jc w:val="both"/>
              <w:rPr>
                <w:sz w:val="22"/>
                <w:szCs w:val="22"/>
              </w:rPr>
            </w:pPr>
            <w:r w:rsidRPr="0076075D">
              <w:rPr>
                <w:sz w:val="22"/>
                <w:szCs w:val="22"/>
              </w:rPr>
              <w:t>Required: false</w:t>
            </w:r>
          </w:p>
          <w:p w14:paraId="5054A792" w14:textId="77777777" w:rsidR="00501898" w:rsidRPr="0076075D" w:rsidRDefault="00136181">
            <w:pPr>
              <w:spacing w:before="0"/>
              <w:ind w:left="0"/>
              <w:jc w:val="both"/>
              <w:rPr>
                <w:sz w:val="22"/>
                <w:szCs w:val="22"/>
              </w:rPr>
            </w:pPr>
            <w:r w:rsidRPr="0076075D">
              <w:rPr>
                <w:sz w:val="22"/>
                <w:szCs w:val="22"/>
              </w:rPr>
              <w:t>DataType: BigDecimal</w:t>
            </w:r>
          </w:p>
          <w:p w14:paraId="5AAD6DAB" w14:textId="77777777" w:rsidR="00501898" w:rsidRPr="0076075D" w:rsidRDefault="00136181">
            <w:pPr>
              <w:spacing w:before="0"/>
              <w:ind w:left="0"/>
              <w:jc w:val="both"/>
              <w:rPr>
                <w:sz w:val="22"/>
                <w:szCs w:val="22"/>
              </w:rPr>
            </w:pPr>
            <w:r w:rsidRPr="0076075D">
              <w:rPr>
                <w:sz w:val="22"/>
                <w:szCs w:val="22"/>
              </w:rPr>
              <w:t xml:space="preserve">Minlength: </w:t>
            </w:r>
          </w:p>
          <w:p w14:paraId="4A552CF6" w14:textId="77777777" w:rsidR="00501898" w:rsidRPr="0076075D" w:rsidRDefault="00136181">
            <w:pPr>
              <w:spacing w:before="0"/>
              <w:ind w:left="0"/>
              <w:jc w:val="both"/>
              <w:rPr>
                <w:sz w:val="22"/>
                <w:szCs w:val="22"/>
              </w:rPr>
            </w:pPr>
            <w:r w:rsidRPr="0076075D">
              <w:rPr>
                <w:sz w:val="22"/>
                <w:szCs w:val="22"/>
              </w:rPr>
              <w:t xml:space="preserve">Maxlength: </w:t>
            </w:r>
          </w:p>
          <w:p w14:paraId="40AAAC2A" w14:textId="77777777" w:rsidR="00501898" w:rsidRPr="0076075D" w:rsidRDefault="00136181">
            <w:pPr>
              <w:spacing w:before="0"/>
              <w:ind w:left="0"/>
              <w:jc w:val="both"/>
              <w:rPr>
                <w:sz w:val="22"/>
                <w:szCs w:val="22"/>
              </w:rPr>
            </w:pPr>
            <w:r w:rsidRPr="0076075D">
              <w:rPr>
                <w:sz w:val="22"/>
                <w:szCs w:val="22"/>
              </w:rPr>
              <w:t>Format:</w:t>
            </w:r>
          </w:p>
        </w:tc>
        <w:tc>
          <w:tcPr>
            <w:tcW w:w="5033" w:type="dxa"/>
          </w:tcPr>
          <w:p w14:paraId="6E9B9614" w14:textId="77777777" w:rsidR="00501898" w:rsidRPr="0076075D" w:rsidRDefault="00136181">
            <w:pPr>
              <w:spacing w:before="0"/>
              <w:ind w:left="0"/>
              <w:jc w:val="both"/>
              <w:rPr>
                <w:sz w:val="22"/>
                <w:szCs w:val="22"/>
              </w:rPr>
            </w:pPr>
            <w:r w:rsidRPr="0076075D">
              <w:rPr>
                <w:sz w:val="22"/>
                <w:szCs w:val="22"/>
              </w:rPr>
              <w:t>Tổng tiền sau thuế của hóa đơn</w:t>
            </w:r>
          </w:p>
        </w:tc>
      </w:tr>
      <w:tr w:rsidR="00501898" w:rsidRPr="0076075D" w14:paraId="71AFB85B" w14:textId="77777777">
        <w:trPr>
          <w:trHeight w:val="448"/>
          <w:jc w:val="center"/>
        </w:trPr>
        <w:tc>
          <w:tcPr>
            <w:tcW w:w="1803" w:type="dxa"/>
          </w:tcPr>
          <w:p w14:paraId="702DB0A6" w14:textId="77777777" w:rsidR="00501898" w:rsidRPr="0076075D" w:rsidRDefault="00136181">
            <w:pPr>
              <w:spacing w:before="0"/>
              <w:ind w:left="0"/>
              <w:jc w:val="both"/>
              <w:rPr>
                <w:sz w:val="22"/>
                <w:szCs w:val="22"/>
              </w:rPr>
            </w:pPr>
            <w:r w:rsidRPr="0076075D">
              <w:rPr>
                <w:sz w:val="22"/>
                <w:szCs w:val="22"/>
              </w:rPr>
              <w:t>scanStatus</w:t>
            </w:r>
          </w:p>
        </w:tc>
        <w:tc>
          <w:tcPr>
            <w:tcW w:w="2486" w:type="dxa"/>
          </w:tcPr>
          <w:p w14:paraId="23DEBB28" w14:textId="77777777" w:rsidR="00501898" w:rsidRPr="0076075D" w:rsidRDefault="00136181">
            <w:pPr>
              <w:spacing w:before="0"/>
              <w:ind w:left="0"/>
              <w:jc w:val="both"/>
              <w:rPr>
                <w:sz w:val="22"/>
                <w:szCs w:val="22"/>
              </w:rPr>
            </w:pPr>
            <w:r w:rsidRPr="0076075D">
              <w:rPr>
                <w:sz w:val="22"/>
                <w:szCs w:val="22"/>
              </w:rPr>
              <w:t>Required: false</w:t>
            </w:r>
          </w:p>
          <w:p w14:paraId="32BEA1E8" w14:textId="77777777" w:rsidR="00501898" w:rsidRPr="0076075D" w:rsidRDefault="00136181">
            <w:pPr>
              <w:spacing w:before="0"/>
              <w:ind w:left="0"/>
              <w:jc w:val="both"/>
              <w:rPr>
                <w:sz w:val="22"/>
                <w:szCs w:val="22"/>
              </w:rPr>
            </w:pPr>
            <w:r w:rsidRPr="0076075D">
              <w:rPr>
                <w:sz w:val="22"/>
                <w:szCs w:val="22"/>
              </w:rPr>
              <w:t>DataType: Integer</w:t>
            </w:r>
          </w:p>
          <w:p w14:paraId="565619D8" w14:textId="77777777" w:rsidR="00501898" w:rsidRPr="0076075D" w:rsidRDefault="00136181">
            <w:pPr>
              <w:spacing w:before="0"/>
              <w:ind w:left="0"/>
              <w:jc w:val="both"/>
              <w:rPr>
                <w:sz w:val="22"/>
                <w:szCs w:val="22"/>
              </w:rPr>
            </w:pPr>
            <w:r w:rsidRPr="0076075D">
              <w:rPr>
                <w:sz w:val="22"/>
                <w:szCs w:val="22"/>
              </w:rPr>
              <w:t xml:space="preserve">Minlength: </w:t>
            </w:r>
          </w:p>
          <w:p w14:paraId="402A6822" w14:textId="77777777" w:rsidR="00501898" w:rsidRPr="0076075D" w:rsidRDefault="00136181">
            <w:pPr>
              <w:spacing w:before="0"/>
              <w:ind w:left="0"/>
              <w:jc w:val="both"/>
              <w:rPr>
                <w:sz w:val="22"/>
                <w:szCs w:val="22"/>
              </w:rPr>
            </w:pPr>
            <w:r w:rsidRPr="0076075D">
              <w:rPr>
                <w:sz w:val="22"/>
                <w:szCs w:val="22"/>
              </w:rPr>
              <w:t xml:space="preserve">Maxlength: </w:t>
            </w:r>
          </w:p>
          <w:p w14:paraId="35E9B313" w14:textId="77777777" w:rsidR="00501898" w:rsidRPr="0076075D" w:rsidRDefault="00136181">
            <w:pPr>
              <w:spacing w:before="0"/>
              <w:ind w:left="0"/>
              <w:jc w:val="both"/>
              <w:rPr>
                <w:sz w:val="22"/>
                <w:szCs w:val="22"/>
              </w:rPr>
            </w:pPr>
            <w:r w:rsidRPr="0076075D">
              <w:rPr>
                <w:sz w:val="22"/>
                <w:szCs w:val="22"/>
              </w:rPr>
              <w:t>Format:</w:t>
            </w:r>
          </w:p>
        </w:tc>
        <w:tc>
          <w:tcPr>
            <w:tcW w:w="5033" w:type="dxa"/>
          </w:tcPr>
          <w:p w14:paraId="6187A7C2" w14:textId="77777777" w:rsidR="00501898" w:rsidRPr="0076075D" w:rsidRDefault="00136181">
            <w:pPr>
              <w:spacing w:before="0"/>
              <w:ind w:left="0"/>
              <w:jc w:val="both"/>
              <w:rPr>
                <w:sz w:val="22"/>
                <w:szCs w:val="22"/>
              </w:rPr>
            </w:pPr>
            <w:r w:rsidRPr="0076075D">
              <w:rPr>
                <w:sz w:val="22"/>
                <w:szCs w:val="22"/>
              </w:rPr>
              <w:t>Trạng thái quét QrCode của hóa đơn, gồm:</w:t>
            </w:r>
          </w:p>
          <w:p w14:paraId="2C3B9EBC" w14:textId="77777777" w:rsidR="00501898" w:rsidRPr="0076075D" w:rsidRDefault="00136181">
            <w:pPr>
              <w:spacing w:before="0"/>
              <w:ind w:left="0"/>
              <w:jc w:val="both"/>
              <w:rPr>
                <w:sz w:val="22"/>
                <w:szCs w:val="22"/>
              </w:rPr>
            </w:pPr>
            <w:r w:rsidRPr="0076075D">
              <w:rPr>
                <w:sz w:val="22"/>
                <w:szCs w:val="22"/>
              </w:rPr>
              <w:t>1-Chưa quét</w:t>
            </w:r>
          </w:p>
          <w:p w14:paraId="0645634C" w14:textId="77777777" w:rsidR="00501898" w:rsidRPr="0076075D" w:rsidRDefault="00136181">
            <w:pPr>
              <w:spacing w:before="0"/>
              <w:ind w:left="0"/>
              <w:jc w:val="both"/>
              <w:rPr>
                <w:sz w:val="22"/>
                <w:szCs w:val="22"/>
              </w:rPr>
            </w:pPr>
            <w:r w:rsidRPr="0076075D">
              <w:rPr>
                <w:sz w:val="22"/>
                <w:szCs w:val="22"/>
              </w:rPr>
              <w:t>2-Đã quét</w:t>
            </w:r>
          </w:p>
          <w:p w14:paraId="2EFF1BA6" w14:textId="77777777" w:rsidR="00501898" w:rsidRPr="0076075D" w:rsidRDefault="00136181">
            <w:pPr>
              <w:spacing w:before="0"/>
              <w:ind w:left="0"/>
              <w:jc w:val="both"/>
              <w:rPr>
                <w:sz w:val="22"/>
                <w:szCs w:val="22"/>
              </w:rPr>
            </w:pPr>
            <w:r w:rsidRPr="0076075D">
              <w:rPr>
                <w:sz w:val="22"/>
                <w:szCs w:val="22"/>
              </w:rPr>
              <w:t>3-Hết lượt</w:t>
            </w:r>
          </w:p>
          <w:p w14:paraId="0BD47C42" w14:textId="77777777" w:rsidR="00501898" w:rsidRPr="0076075D" w:rsidRDefault="00136181">
            <w:pPr>
              <w:spacing w:before="0"/>
              <w:ind w:left="0"/>
              <w:jc w:val="both"/>
              <w:rPr>
                <w:sz w:val="22"/>
                <w:szCs w:val="22"/>
              </w:rPr>
            </w:pPr>
            <w:r w:rsidRPr="0076075D">
              <w:rPr>
                <w:sz w:val="22"/>
                <w:szCs w:val="22"/>
              </w:rPr>
              <w:t>4-Còn lượt</w:t>
            </w:r>
          </w:p>
        </w:tc>
      </w:tr>
    </w:tbl>
    <w:p w14:paraId="7D4066BA" w14:textId="77777777" w:rsidR="00501898" w:rsidRPr="0076075D" w:rsidRDefault="00501898">
      <w:pPr>
        <w:pStyle w:val="NormalIndent"/>
        <w:rPr>
          <w:b/>
          <w:bCs w:val="0"/>
          <w:sz w:val="22"/>
          <w:szCs w:val="22"/>
        </w:rPr>
      </w:pPr>
    </w:p>
    <w:p w14:paraId="2AB1EE86" w14:textId="77777777" w:rsidR="00501898" w:rsidRPr="0076075D" w:rsidRDefault="00136181">
      <w:pPr>
        <w:pStyle w:val="NormalIndent"/>
        <w:rPr>
          <w:sz w:val="22"/>
          <w:szCs w:val="22"/>
        </w:rPr>
      </w:pPr>
      <w:r w:rsidRPr="0076075D">
        <w:rPr>
          <w:b/>
          <w:bCs w:val="0"/>
          <w:sz w:val="22"/>
          <w:szCs w:val="22"/>
        </w:rPr>
        <w:t>Output</w:t>
      </w:r>
      <w:r w:rsidRPr="0076075D">
        <w:rPr>
          <w:sz w:val="22"/>
          <w:szCs w:val="22"/>
        </w:rPr>
        <w:t xml:space="preserve">: </w:t>
      </w:r>
    </w:p>
    <w:p w14:paraId="07185563" w14:textId="77777777" w:rsidR="00501898" w:rsidRPr="0076075D" w:rsidRDefault="00136181">
      <w:pPr>
        <w:ind w:left="0"/>
        <w:rPr>
          <w:sz w:val="22"/>
          <w:szCs w:val="22"/>
        </w:rPr>
      </w:pPr>
      <w:r w:rsidRPr="0076075D">
        <w:rPr>
          <w:sz w:val="22"/>
          <w:szCs w:val="22"/>
        </w:rPr>
        <w:t>Ví dụ trường hợp thành công</w:t>
      </w:r>
    </w:p>
    <w:p w14:paraId="4B906E1D" w14:textId="77777777" w:rsidR="00501898" w:rsidRPr="0076075D" w:rsidRDefault="00136181">
      <w:pPr>
        <w:widowControl/>
        <w:shd w:val="clear" w:color="auto" w:fill="DBE5F1"/>
        <w:spacing w:before="0"/>
        <w:ind w:left="567"/>
        <w:jc w:val="both"/>
        <w:rPr>
          <w:snapToGrid/>
          <w:color w:val="000000"/>
          <w:sz w:val="22"/>
          <w:szCs w:val="22"/>
        </w:rPr>
      </w:pPr>
      <w:r w:rsidRPr="0076075D">
        <w:rPr>
          <w:b/>
          <w:bCs/>
          <w:snapToGrid/>
          <w:color w:val="8000FF"/>
          <w:sz w:val="22"/>
          <w:szCs w:val="22"/>
        </w:rPr>
        <w:t>{</w:t>
      </w:r>
    </w:p>
    <w:p w14:paraId="7EDD1C62" w14:textId="77777777" w:rsidR="00501898" w:rsidRPr="0076075D" w:rsidRDefault="00136181">
      <w:pPr>
        <w:widowControl/>
        <w:shd w:val="clear" w:color="auto" w:fill="DBE5F1"/>
        <w:spacing w:before="0"/>
        <w:ind w:left="567"/>
        <w:jc w:val="both"/>
        <w:rPr>
          <w:snapToGrid/>
          <w:color w:val="000000"/>
          <w:sz w:val="22"/>
          <w:szCs w:val="22"/>
        </w:rPr>
      </w:pPr>
      <w:r w:rsidRPr="0076075D">
        <w:rPr>
          <w:snapToGrid/>
          <w:color w:val="000000"/>
          <w:sz w:val="22"/>
          <w:szCs w:val="22"/>
        </w:rPr>
        <w:t xml:space="preserve">  </w:t>
      </w:r>
      <w:r w:rsidRPr="0076075D">
        <w:rPr>
          <w:snapToGrid/>
          <w:color w:val="800000"/>
          <w:sz w:val="22"/>
          <w:szCs w:val="22"/>
        </w:rPr>
        <w:t>"errorCode"</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0396D13E" w14:textId="77777777" w:rsidR="00501898" w:rsidRPr="0076075D" w:rsidRDefault="00136181">
      <w:pPr>
        <w:widowControl/>
        <w:shd w:val="clear" w:color="auto" w:fill="DBE5F1"/>
        <w:spacing w:before="0"/>
        <w:ind w:left="567"/>
        <w:jc w:val="both"/>
        <w:rPr>
          <w:snapToGrid/>
          <w:color w:val="000000"/>
          <w:sz w:val="22"/>
          <w:szCs w:val="22"/>
        </w:rPr>
      </w:pPr>
      <w:r w:rsidRPr="0076075D">
        <w:rPr>
          <w:snapToGrid/>
          <w:color w:val="000000"/>
          <w:sz w:val="22"/>
          <w:szCs w:val="22"/>
        </w:rPr>
        <w:t xml:space="preserve">  </w:t>
      </w:r>
      <w:r w:rsidRPr="0076075D">
        <w:rPr>
          <w:snapToGrid/>
          <w:color w:val="800000"/>
          <w:sz w:val="22"/>
          <w:szCs w:val="22"/>
        </w:rPr>
        <w:t>"description"</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4BE5F1E4" w14:textId="77777777" w:rsidR="00501898" w:rsidRPr="0076075D" w:rsidRDefault="00136181">
      <w:pPr>
        <w:widowControl/>
        <w:shd w:val="clear" w:color="auto" w:fill="DBE5F1"/>
        <w:spacing w:before="0"/>
        <w:ind w:left="567"/>
        <w:jc w:val="both"/>
        <w:rPr>
          <w:snapToGrid/>
          <w:color w:val="000000"/>
          <w:sz w:val="22"/>
          <w:szCs w:val="22"/>
        </w:rPr>
      </w:pPr>
      <w:r w:rsidRPr="0076075D">
        <w:rPr>
          <w:snapToGrid/>
          <w:color w:val="000000"/>
          <w:sz w:val="22"/>
          <w:szCs w:val="22"/>
        </w:rPr>
        <w:t xml:space="preserve">  </w:t>
      </w:r>
      <w:r w:rsidRPr="0076075D">
        <w:rPr>
          <w:snapToGrid/>
          <w:color w:val="800000"/>
          <w:sz w:val="22"/>
          <w:szCs w:val="22"/>
        </w:rPr>
        <w:t>"result"</w:t>
      </w:r>
      <w:r w:rsidRPr="0076075D">
        <w:rPr>
          <w:snapToGrid/>
          <w:color w:val="000000"/>
          <w:sz w:val="22"/>
          <w:szCs w:val="22"/>
        </w:rPr>
        <w:t xml:space="preserve">: </w:t>
      </w:r>
      <w:r w:rsidRPr="0076075D">
        <w:rPr>
          <w:b/>
          <w:bCs/>
          <w:snapToGrid/>
          <w:color w:val="8000FF"/>
          <w:sz w:val="22"/>
          <w:szCs w:val="22"/>
        </w:rPr>
        <w:t>{</w:t>
      </w:r>
    </w:p>
    <w:p w14:paraId="4F7DA4C6" w14:textId="77777777" w:rsidR="00501898" w:rsidRPr="0076075D" w:rsidRDefault="00136181">
      <w:pPr>
        <w:widowControl/>
        <w:shd w:val="clear" w:color="auto" w:fill="DBE5F1"/>
        <w:spacing w:before="0"/>
        <w:ind w:left="567"/>
        <w:jc w:val="both"/>
        <w:rPr>
          <w:snapToGrid/>
          <w:color w:val="000000"/>
          <w:sz w:val="22"/>
          <w:szCs w:val="22"/>
        </w:rPr>
      </w:pPr>
      <w:r w:rsidRPr="0076075D">
        <w:rPr>
          <w:snapToGrid/>
          <w:color w:val="000000"/>
          <w:sz w:val="22"/>
          <w:szCs w:val="22"/>
        </w:rPr>
        <w:t xml:space="preserve">    </w:t>
      </w:r>
      <w:r w:rsidRPr="0076075D">
        <w:rPr>
          <w:snapToGrid/>
          <w:color w:val="800000"/>
          <w:sz w:val="22"/>
          <w:szCs w:val="22"/>
        </w:rPr>
        <w:t>"totalDeletedInvoice"</w:t>
      </w:r>
      <w:r w:rsidRPr="0076075D">
        <w:rPr>
          <w:snapToGrid/>
          <w:color w:val="000000"/>
          <w:sz w:val="22"/>
          <w:szCs w:val="22"/>
        </w:rPr>
        <w:t xml:space="preserve">: </w:t>
      </w:r>
      <w:r w:rsidRPr="0076075D">
        <w:rPr>
          <w:snapToGrid/>
          <w:sz w:val="22"/>
          <w:szCs w:val="22"/>
        </w:rPr>
        <w:t>5</w:t>
      </w:r>
      <w:r w:rsidRPr="0076075D">
        <w:rPr>
          <w:b/>
          <w:bCs/>
          <w:snapToGrid/>
          <w:color w:val="8000FF"/>
          <w:sz w:val="22"/>
          <w:szCs w:val="22"/>
        </w:rPr>
        <w:t>,</w:t>
      </w:r>
    </w:p>
    <w:p w14:paraId="22271DD1" w14:textId="77777777" w:rsidR="00501898" w:rsidRPr="0076075D" w:rsidRDefault="00136181">
      <w:pPr>
        <w:widowControl/>
        <w:shd w:val="clear" w:color="auto" w:fill="DBE5F1"/>
        <w:spacing w:before="0"/>
        <w:ind w:left="567"/>
        <w:jc w:val="both"/>
        <w:rPr>
          <w:snapToGrid/>
          <w:color w:val="000000"/>
          <w:sz w:val="22"/>
          <w:szCs w:val="22"/>
        </w:rPr>
      </w:pPr>
      <w:r w:rsidRPr="0076075D">
        <w:rPr>
          <w:snapToGrid/>
          <w:color w:val="000000"/>
          <w:sz w:val="22"/>
          <w:szCs w:val="22"/>
        </w:rPr>
        <w:t xml:space="preserve">    </w:t>
      </w:r>
      <w:r w:rsidRPr="0076075D">
        <w:rPr>
          <w:snapToGrid/>
          <w:color w:val="800000"/>
          <w:sz w:val="22"/>
          <w:szCs w:val="22"/>
        </w:rPr>
        <w:t>"totalNotDeletedInvoice"</w:t>
      </w:r>
      <w:r w:rsidRPr="0076075D">
        <w:rPr>
          <w:snapToGrid/>
          <w:color w:val="000000"/>
          <w:sz w:val="22"/>
          <w:szCs w:val="22"/>
        </w:rPr>
        <w:t>: 50</w:t>
      </w:r>
      <w:r w:rsidRPr="0076075D">
        <w:rPr>
          <w:b/>
          <w:bCs/>
          <w:snapToGrid/>
          <w:color w:val="8000FF"/>
          <w:sz w:val="22"/>
          <w:szCs w:val="22"/>
        </w:rPr>
        <w:t>,</w:t>
      </w:r>
    </w:p>
    <w:p w14:paraId="51AFA541" w14:textId="77777777" w:rsidR="00501898" w:rsidRPr="0076075D" w:rsidRDefault="00136181">
      <w:pPr>
        <w:widowControl/>
        <w:shd w:val="clear" w:color="auto" w:fill="DBE5F1"/>
        <w:spacing w:before="0"/>
        <w:ind w:left="567"/>
        <w:jc w:val="both"/>
        <w:rPr>
          <w:snapToGrid/>
          <w:color w:val="000000"/>
          <w:sz w:val="22"/>
          <w:szCs w:val="22"/>
        </w:rPr>
      </w:pPr>
      <w:r w:rsidRPr="0076075D">
        <w:rPr>
          <w:snapToGrid/>
          <w:color w:val="000000"/>
          <w:sz w:val="22"/>
          <w:szCs w:val="22"/>
        </w:rPr>
        <w:t xml:space="preserve">    </w:t>
      </w:r>
      <w:r w:rsidRPr="0076075D">
        <w:rPr>
          <w:snapToGrid/>
          <w:color w:val="800000"/>
          <w:sz w:val="22"/>
          <w:szCs w:val="22"/>
        </w:rPr>
        <w:t>"totalScanInvoice"</w:t>
      </w:r>
      <w:r w:rsidRPr="0076075D">
        <w:rPr>
          <w:snapToGrid/>
          <w:color w:val="000000"/>
          <w:sz w:val="22"/>
          <w:szCs w:val="22"/>
        </w:rPr>
        <w:t xml:space="preserve">: </w:t>
      </w:r>
      <w:r w:rsidRPr="0076075D">
        <w:rPr>
          <w:snapToGrid/>
          <w:sz w:val="22"/>
          <w:szCs w:val="22"/>
        </w:rPr>
        <w:t>10</w:t>
      </w:r>
      <w:r w:rsidRPr="0076075D">
        <w:rPr>
          <w:b/>
          <w:bCs/>
          <w:snapToGrid/>
          <w:color w:val="8000FF"/>
          <w:sz w:val="22"/>
          <w:szCs w:val="22"/>
        </w:rPr>
        <w:t>,</w:t>
      </w:r>
    </w:p>
    <w:p w14:paraId="5A638FA5" w14:textId="77777777" w:rsidR="00501898" w:rsidRPr="0076075D" w:rsidRDefault="00136181">
      <w:pPr>
        <w:widowControl/>
        <w:shd w:val="clear" w:color="auto" w:fill="DBE5F1"/>
        <w:spacing w:before="0"/>
        <w:ind w:left="567"/>
        <w:jc w:val="both"/>
        <w:rPr>
          <w:snapToGrid/>
          <w:color w:val="000000"/>
          <w:sz w:val="22"/>
          <w:szCs w:val="22"/>
        </w:rPr>
      </w:pPr>
      <w:r w:rsidRPr="0076075D">
        <w:rPr>
          <w:snapToGrid/>
          <w:color w:val="000000"/>
          <w:sz w:val="22"/>
          <w:szCs w:val="22"/>
        </w:rPr>
        <w:lastRenderedPageBreak/>
        <w:t xml:space="preserve">    </w:t>
      </w:r>
      <w:r w:rsidRPr="0076075D">
        <w:rPr>
          <w:snapToGrid/>
          <w:color w:val="800000"/>
          <w:sz w:val="22"/>
          <w:szCs w:val="22"/>
        </w:rPr>
        <w:t>"totalNotScanInvoice"</w:t>
      </w:r>
      <w:r w:rsidRPr="0076075D">
        <w:rPr>
          <w:snapToGrid/>
          <w:color w:val="000000"/>
          <w:sz w:val="22"/>
          <w:szCs w:val="22"/>
        </w:rPr>
        <w:t>: 5,</w:t>
      </w:r>
    </w:p>
    <w:p w14:paraId="388A8F66" w14:textId="77777777" w:rsidR="00501898" w:rsidRPr="0076075D" w:rsidRDefault="00136181">
      <w:pPr>
        <w:widowControl/>
        <w:shd w:val="clear" w:color="auto" w:fill="DBE5F1"/>
        <w:spacing w:before="0"/>
        <w:ind w:left="567"/>
        <w:jc w:val="both"/>
        <w:rPr>
          <w:b/>
          <w:bCs/>
          <w:snapToGrid/>
          <w:color w:val="8000FF"/>
          <w:sz w:val="22"/>
          <w:szCs w:val="22"/>
        </w:rPr>
      </w:pPr>
      <w:r w:rsidRPr="0076075D">
        <w:rPr>
          <w:snapToGrid/>
          <w:color w:val="800000"/>
          <w:sz w:val="22"/>
          <w:szCs w:val="22"/>
        </w:rPr>
        <w:t xml:space="preserve">    "totalOutOfScanInvoice"</w:t>
      </w:r>
      <w:r w:rsidRPr="0076075D">
        <w:rPr>
          <w:snapToGrid/>
          <w:color w:val="000000"/>
          <w:sz w:val="22"/>
          <w:szCs w:val="22"/>
        </w:rPr>
        <w:t xml:space="preserve">: </w:t>
      </w:r>
      <w:r w:rsidRPr="0076075D">
        <w:rPr>
          <w:snapToGrid/>
          <w:sz w:val="22"/>
          <w:szCs w:val="22"/>
        </w:rPr>
        <w:t>5</w:t>
      </w:r>
      <w:r w:rsidRPr="0076075D">
        <w:rPr>
          <w:b/>
          <w:bCs/>
          <w:snapToGrid/>
          <w:color w:val="8000FF"/>
          <w:sz w:val="22"/>
          <w:szCs w:val="22"/>
        </w:rPr>
        <w:t>,</w:t>
      </w:r>
    </w:p>
    <w:p w14:paraId="36AC0975" w14:textId="77777777" w:rsidR="00501898" w:rsidRPr="0076075D" w:rsidRDefault="00136181">
      <w:pPr>
        <w:widowControl/>
        <w:shd w:val="clear" w:color="auto" w:fill="DBE5F1"/>
        <w:spacing w:before="0"/>
        <w:ind w:left="567"/>
        <w:jc w:val="both"/>
        <w:rPr>
          <w:b/>
          <w:bCs/>
          <w:snapToGrid/>
          <w:color w:val="8000FF"/>
          <w:sz w:val="22"/>
          <w:szCs w:val="22"/>
        </w:rPr>
      </w:pPr>
      <w:r w:rsidRPr="0076075D">
        <w:rPr>
          <w:snapToGrid/>
          <w:color w:val="800000"/>
          <w:sz w:val="22"/>
          <w:szCs w:val="22"/>
        </w:rPr>
        <w:t xml:space="preserve">    "totalRemainScanInvoice"</w:t>
      </w:r>
      <w:r w:rsidRPr="0076075D">
        <w:rPr>
          <w:snapToGrid/>
          <w:color w:val="000000"/>
          <w:sz w:val="22"/>
          <w:szCs w:val="22"/>
        </w:rPr>
        <w:t xml:space="preserve">: </w:t>
      </w:r>
      <w:r w:rsidRPr="0076075D">
        <w:rPr>
          <w:snapToGrid/>
          <w:sz w:val="22"/>
          <w:szCs w:val="22"/>
        </w:rPr>
        <w:t>20</w:t>
      </w:r>
      <w:r w:rsidRPr="0076075D">
        <w:rPr>
          <w:b/>
          <w:bCs/>
          <w:snapToGrid/>
          <w:color w:val="8000FF"/>
          <w:sz w:val="22"/>
          <w:szCs w:val="22"/>
        </w:rPr>
        <w:t>,</w:t>
      </w:r>
    </w:p>
    <w:p w14:paraId="00F39956" w14:textId="77777777" w:rsidR="00501898" w:rsidRPr="0076075D" w:rsidRDefault="00136181">
      <w:pPr>
        <w:widowControl/>
        <w:shd w:val="clear" w:color="auto" w:fill="DBE5F1"/>
        <w:spacing w:before="0"/>
        <w:ind w:left="567"/>
        <w:jc w:val="both"/>
        <w:rPr>
          <w:b/>
          <w:bCs/>
          <w:snapToGrid/>
          <w:color w:val="8000FF"/>
          <w:sz w:val="22"/>
          <w:szCs w:val="22"/>
        </w:rPr>
      </w:pPr>
      <w:r w:rsidRPr="0076075D">
        <w:rPr>
          <w:snapToGrid/>
          <w:color w:val="800000"/>
          <w:sz w:val="22"/>
          <w:szCs w:val="22"/>
        </w:rPr>
        <w:t xml:space="preserve">    "totalAmountDeleted"</w:t>
      </w:r>
      <w:r w:rsidRPr="0076075D">
        <w:rPr>
          <w:snapToGrid/>
          <w:color w:val="000000"/>
          <w:sz w:val="22"/>
          <w:szCs w:val="22"/>
        </w:rPr>
        <w:t xml:space="preserve">: </w:t>
      </w:r>
      <w:r w:rsidRPr="0076075D">
        <w:rPr>
          <w:snapToGrid/>
          <w:sz w:val="22"/>
          <w:szCs w:val="22"/>
        </w:rPr>
        <w:t>5000000</w:t>
      </w:r>
      <w:r w:rsidRPr="0076075D">
        <w:rPr>
          <w:b/>
          <w:bCs/>
          <w:snapToGrid/>
          <w:color w:val="8000FF"/>
          <w:sz w:val="22"/>
          <w:szCs w:val="22"/>
        </w:rPr>
        <w:t>,</w:t>
      </w:r>
    </w:p>
    <w:p w14:paraId="1C4E24D4" w14:textId="77777777" w:rsidR="00501898" w:rsidRPr="0076075D" w:rsidRDefault="00136181">
      <w:pPr>
        <w:widowControl/>
        <w:shd w:val="clear" w:color="auto" w:fill="DBE5F1"/>
        <w:spacing w:before="0"/>
        <w:ind w:left="567"/>
        <w:jc w:val="both"/>
        <w:rPr>
          <w:snapToGrid/>
          <w:color w:val="000000"/>
          <w:sz w:val="22"/>
          <w:szCs w:val="22"/>
        </w:rPr>
      </w:pPr>
      <w:r w:rsidRPr="0076075D">
        <w:rPr>
          <w:snapToGrid/>
          <w:color w:val="800000"/>
          <w:sz w:val="22"/>
          <w:szCs w:val="22"/>
        </w:rPr>
        <w:t xml:space="preserve">    "totalAmountNotDeleted"</w:t>
      </w:r>
      <w:r w:rsidRPr="0076075D">
        <w:rPr>
          <w:snapToGrid/>
          <w:color w:val="000000"/>
          <w:sz w:val="22"/>
          <w:szCs w:val="22"/>
        </w:rPr>
        <w:t xml:space="preserve">: </w:t>
      </w:r>
      <w:r w:rsidRPr="0076075D">
        <w:rPr>
          <w:snapToGrid/>
          <w:sz w:val="22"/>
          <w:szCs w:val="22"/>
        </w:rPr>
        <w:t>700000000</w:t>
      </w:r>
    </w:p>
    <w:p w14:paraId="7CE78F69" w14:textId="77777777" w:rsidR="00501898" w:rsidRPr="0076075D" w:rsidRDefault="00136181">
      <w:pPr>
        <w:widowControl/>
        <w:shd w:val="clear" w:color="auto" w:fill="DBE5F1"/>
        <w:spacing w:before="0"/>
        <w:ind w:left="567"/>
        <w:jc w:val="both"/>
        <w:rPr>
          <w:snapToGrid/>
          <w:color w:val="000000"/>
          <w:sz w:val="22"/>
          <w:szCs w:val="22"/>
        </w:rPr>
      </w:pPr>
      <w:r w:rsidRPr="0076075D">
        <w:rPr>
          <w:snapToGrid/>
          <w:color w:val="000000"/>
          <w:sz w:val="22"/>
          <w:szCs w:val="22"/>
        </w:rPr>
        <w:t xml:space="preserve">  </w:t>
      </w:r>
      <w:r w:rsidRPr="0076075D">
        <w:rPr>
          <w:b/>
          <w:bCs/>
          <w:snapToGrid/>
          <w:color w:val="8000FF"/>
          <w:sz w:val="22"/>
          <w:szCs w:val="22"/>
        </w:rPr>
        <w:t>}</w:t>
      </w:r>
    </w:p>
    <w:p w14:paraId="5A75B5E7" w14:textId="77777777" w:rsidR="00501898" w:rsidRPr="0076075D" w:rsidRDefault="00136181">
      <w:pPr>
        <w:widowControl/>
        <w:shd w:val="clear" w:color="auto" w:fill="DBE5F1"/>
        <w:spacing w:before="0"/>
        <w:ind w:left="567"/>
        <w:jc w:val="both"/>
        <w:rPr>
          <w:b/>
          <w:bCs/>
          <w:snapToGrid/>
          <w:color w:val="8000FF"/>
          <w:sz w:val="22"/>
          <w:szCs w:val="22"/>
        </w:rPr>
      </w:pPr>
      <w:r w:rsidRPr="0076075D">
        <w:rPr>
          <w:b/>
          <w:bCs/>
          <w:snapToGrid/>
          <w:color w:val="8000FF"/>
          <w:sz w:val="22"/>
          <w:szCs w:val="22"/>
        </w:rPr>
        <w:t>}</w:t>
      </w:r>
    </w:p>
    <w:p w14:paraId="70D03FCC" w14:textId="77777777" w:rsidR="00501898" w:rsidRPr="0076075D" w:rsidRDefault="00136181">
      <w:pPr>
        <w:ind w:left="0"/>
        <w:rPr>
          <w:sz w:val="22"/>
          <w:szCs w:val="22"/>
        </w:rPr>
      </w:pPr>
      <w:r w:rsidRPr="0076075D">
        <w:rPr>
          <w:sz w:val="22"/>
          <w:szCs w:val="22"/>
        </w:rPr>
        <w:t xml:space="preserve">Ví dụ trường hợp lỗi </w:t>
      </w:r>
    </w:p>
    <w:p w14:paraId="002C6FFF" w14:textId="77777777" w:rsidR="00501898" w:rsidRPr="0076075D" w:rsidRDefault="00136181">
      <w:pPr>
        <w:widowControl/>
        <w:shd w:val="clear" w:color="auto" w:fill="DEEAF6"/>
        <w:spacing w:before="0"/>
        <w:ind w:left="0"/>
        <w:rPr>
          <w:snapToGrid/>
          <w:color w:val="000000"/>
          <w:sz w:val="22"/>
          <w:szCs w:val="22"/>
        </w:rPr>
      </w:pPr>
      <w:r w:rsidRPr="0076075D">
        <w:rPr>
          <w:snapToGrid/>
          <w:color w:val="000000"/>
          <w:sz w:val="22"/>
          <w:szCs w:val="22"/>
        </w:rPr>
        <w:t>{</w:t>
      </w:r>
    </w:p>
    <w:p w14:paraId="43D138EB" w14:textId="77777777" w:rsidR="00501898" w:rsidRPr="0076075D" w:rsidRDefault="00136181">
      <w:pPr>
        <w:widowControl/>
        <w:shd w:val="clear" w:color="auto" w:fill="DEEAF6"/>
        <w:spacing w:before="0"/>
        <w:ind w:left="0"/>
        <w:rPr>
          <w:snapToGrid/>
          <w:color w:val="000000"/>
          <w:sz w:val="22"/>
          <w:szCs w:val="22"/>
        </w:rPr>
      </w:pPr>
      <w:r w:rsidRPr="0076075D">
        <w:rPr>
          <w:snapToGrid/>
          <w:color w:val="000000"/>
          <w:sz w:val="22"/>
          <w:szCs w:val="22"/>
        </w:rPr>
        <w:t>    </w:t>
      </w:r>
      <w:r w:rsidRPr="0076075D">
        <w:rPr>
          <w:snapToGrid/>
          <w:color w:val="A31515"/>
          <w:sz w:val="22"/>
          <w:szCs w:val="22"/>
        </w:rPr>
        <w:t>"code"</w:t>
      </w:r>
      <w:r w:rsidRPr="0076075D">
        <w:rPr>
          <w:snapToGrid/>
          <w:color w:val="000000"/>
          <w:sz w:val="22"/>
          <w:szCs w:val="22"/>
        </w:rPr>
        <w:t>: </w:t>
      </w:r>
      <w:r w:rsidRPr="0076075D">
        <w:rPr>
          <w:snapToGrid/>
          <w:color w:val="098658"/>
          <w:sz w:val="22"/>
          <w:szCs w:val="22"/>
        </w:rPr>
        <w:t>400</w:t>
      </w:r>
      <w:r w:rsidRPr="0076075D">
        <w:rPr>
          <w:snapToGrid/>
          <w:color w:val="000000"/>
          <w:sz w:val="22"/>
          <w:szCs w:val="22"/>
        </w:rPr>
        <w:t>,</w:t>
      </w:r>
    </w:p>
    <w:p w14:paraId="4C815A73" w14:textId="77777777" w:rsidR="00501898" w:rsidRPr="0076075D" w:rsidRDefault="00136181">
      <w:pPr>
        <w:widowControl/>
        <w:shd w:val="clear" w:color="auto" w:fill="DEEAF6"/>
        <w:spacing w:before="0"/>
        <w:ind w:left="0"/>
        <w:rPr>
          <w:snapToGrid/>
          <w:color w:val="000000"/>
          <w:sz w:val="22"/>
          <w:szCs w:val="22"/>
        </w:rPr>
      </w:pPr>
      <w:r w:rsidRPr="0076075D">
        <w:rPr>
          <w:snapToGrid/>
          <w:color w:val="000000"/>
          <w:sz w:val="22"/>
          <w:szCs w:val="22"/>
        </w:rPr>
        <w:t>    </w:t>
      </w:r>
      <w:r w:rsidRPr="0076075D">
        <w:rPr>
          <w:snapToGrid/>
          <w:color w:val="A31515"/>
          <w:sz w:val="22"/>
          <w:szCs w:val="22"/>
        </w:rPr>
        <w:t>"message"</w:t>
      </w:r>
      <w:r w:rsidRPr="0076075D">
        <w:rPr>
          <w:snapToGrid/>
          <w:color w:val="000000"/>
          <w:sz w:val="22"/>
          <w:szCs w:val="22"/>
        </w:rPr>
        <w:t>: </w:t>
      </w:r>
      <w:r w:rsidRPr="0076075D">
        <w:rPr>
          <w:snapToGrid/>
          <w:color w:val="0451A5"/>
          <w:sz w:val="22"/>
          <w:szCs w:val="22"/>
        </w:rPr>
        <w:t>"FROM_BIGGER_DAY_TO_DAY"</w:t>
      </w:r>
      <w:r w:rsidRPr="0076075D">
        <w:rPr>
          <w:snapToGrid/>
          <w:color w:val="000000"/>
          <w:sz w:val="22"/>
          <w:szCs w:val="22"/>
        </w:rPr>
        <w:t>,</w:t>
      </w:r>
    </w:p>
    <w:p w14:paraId="1977D628" w14:textId="77777777" w:rsidR="00501898" w:rsidRPr="0076075D" w:rsidRDefault="00136181">
      <w:pPr>
        <w:widowControl/>
        <w:shd w:val="clear" w:color="auto" w:fill="DEEAF6"/>
        <w:spacing w:before="0"/>
        <w:ind w:left="0"/>
        <w:rPr>
          <w:snapToGrid/>
          <w:color w:val="000000"/>
          <w:sz w:val="22"/>
          <w:szCs w:val="22"/>
        </w:rPr>
      </w:pPr>
      <w:r w:rsidRPr="0076075D">
        <w:rPr>
          <w:snapToGrid/>
          <w:color w:val="000000"/>
          <w:sz w:val="22"/>
          <w:szCs w:val="22"/>
        </w:rPr>
        <w:t>    </w:t>
      </w:r>
      <w:r w:rsidRPr="0076075D">
        <w:rPr>
          <w:snapToGrid/>
          <w:color w:val="A31515"/>
          <w:sz w:val="22"/>
          <w:szCs w:val="22"/>
        </w:rPr>
        <w:t>"data"</w:t>
      </w:r>
      <w:r w:rsidRPr="0076075D">
        <w:rPr>
          <w:snapToGrid/>
          <w:color w:val="000000"/>
          <w:sz w:val="22"/>
          <w:szCs w:val="22"/>
        </w:rPr>
        <w:t>: </w:t>
      </w:r>
      <w:r w:rsidRPr="0076075D">
        <w:rPr>
          <w:snapToGrid/>
          <w:color w:val="0451A5"/>
          <w:sz w:val="22"/>
          <w:szCs w:val="22"/>
        </w:rPr>
        <w:t>"Từ ngày không được lớn hơn đến ngày"</w:t>
      </w:r>
    </w:p>
    <w:p w14:paraId="255F70FC" w14:textId="77777777" w:rsidR="00501898" w:rsidRPr="0076075D" w:rsidRDefault="00136181">
      <w:pPr>
        <w:widowControl/>
        <w:shd w:val="clear" w:color="auto" w:fill="DEEAF6"/>
        <w:spacing w:before="0"/>
        <w:ind w:left="0"/>
        <w:rPr>
          <w:snapToGrid/>
          <w:color w:val="000000"/>
          <w:sz w:val="22"/>
          <w:szCs w:val="22"/>
        </w:rPr>
      </w:pPr>
      <w:r w:rsidRPr="0076075D">
        <w:rPr>
          <w:snapToGrid/>
          <w:color w:val="000000"/>
          <w:sz w:val="22"/>
          <w:szCs w:val="22"/>
        </w:rPr>
        <w:t>}</w:t>
      </w:r>
    </w:p>
    <w:p w14:paraId="597E2CB7" w14:textId="77777777" w:rsidR="00501898" w:rsidRPr="0076075D" w:rsidRDefault="00136181">
      <w:pPr>
        <w:pStyle w:val="Heading2"/>
        <w:numPr>
          <w:ilvl w:val="0"/>
          <w:numId w:val="0"/>
        </w:numPr>
        <w:tabs>
          <w:tab w:val="clear" w:pos="2278"/>
        </w:tabs>
        <w:rPr>
          <w:rFonts w:ascii="Times New Roman" w:hAnsi="Times New Roman"/>
          <w:sz w:val="22"/>
          <w:szCs w:val="22"/>
        </w:rPr>
      </w:pPr>
      <w:r w:rsidRPr="0076075D">
        <w:rPr>
          <w:rFonts w:ascii="Times New Roman" w:hAnsi="Times New Roman"/>
          <w:sz w:val="22"/>
          <w:szCs w:val="22"/>
        </w:rPr>
        <w:t xml:space="preserve">7.26 Giải trình </w:t>
      </w:r>
    </w:p>
    <w:p w14:paraId="58865906" w14:textId="77777777" w:rsidR="00501898" w:rsidRPr="0076075D" w:rsidRDefault="00136181">
      <w:pPr>
        <w:rPr>
          <w:sz w:val="22"/>
          <w:szCs w:val="22"/>
        </w:rPr>
      </w:pPr>
      <w:r w:rsidRPr="0076075D">
        <w:rPr>
          <w:sz w:val="22"/>
          <w:szCs w:val="22"/>
        </w:rPr>
        <w:t>- Mô tả chung: Yêu cầu này thực hiện thêm mới API cho phép người dùng giải trình thông tin cho hóa đơn đã phát hành.</w:t>
      </w:r>
    </w:p>
    <w:p w14:paraId="35120E47" w14:textId="77777777" w:rsidR="00501898" w:rsidRPr="0076075D" w:rsidRDefault="00136181">
      <w:pPr>
        <w:rPr>
          <w:sz w:val="22"/>
          <w:szCs w:val="22"/>
        </w:rPr>
      </w:pPr>
      <w:r w:rsidRPr="0076075D">
        <w:rPr>
          <w:sz w:val="22"/>
          <w:szCs w:val="22"/>
        </w:rPr>
        <w:t>- Method: PUT</w:t>
      </w:r>
    </w:p>
    <w:p w14:paraId="10BA7E21" w14:textId="77777777" w:rsidR="00501898" w:rsidRPr="0076075D" w:rsidRDefault="00136181">
      <w:pPr>
        <w:rPr>
          <w:sz w:val="22"/>
          <w:szCs w:val="22"/>
        </w:rPr>
      </w:pPr>
      <w:r w:rsidRPr="0076075D">
        <w:rPr>
          <w:sz w:val="22"/>
          <w:szCs w:val="22"/>
        </w:rPr>
        <w:t>- Đường dẫn API: InvoiceWS/update-explanation</w:t>
      </w:r>
    </w:p>
    <w:p w14:paraId="5D8584A3" w14:textId="77777777" w:rsidR="00501898" w:rsidRPr="0076075D" w:rsidRDefault="00136181">
      <w:pPr>
        <w:rPr>
          <w:sz w:val="22"/>
          <w:szCs w:val="22"/>
        </w:rPr>
      </w:pPr>
      <w:r w:rsidRPr="0076075D">
        <w:rPr>
          <w:sz w:val="22"/>
          <w:szCs w:val="22"/>
        </w:rPr>
        <w:t>- Phạm vi: Chỉ áp dụng với hóa đơn theo TT78, hóa đơn có trạng thái khác Hủy.</w:t>
      </w:r>
    </w:p>
    <w:p w14:paraId="663E5A72" w14:textId="77777777" w:rsidR="00501898" w:rsidRPr="0076075D" w:rsidRDefault="00136181">
      <w:pPr>
        <w:ind w:left="0"/>
        <w:rPr>
          <w:sz w:val="22"/>
          <w:szCs w:val="22"/>
        </w:rPr>
      </w:pPr>
      <w:r w:rsidRPr="0076075D">
        <w:rPr>
          <w:b/>
          <w:bCs/>
          <w:sz w:val="22"/>
          <w:szCs w:val="22"/>
        </w:rPr>
        <w:t>Input</w:t>
      </w:r>
      <w:r w:rsidRPr="0076075D">
        <w:rPr>
          <w:sz w:val="22"/>
          <w:szCs w:val="22"/>
        </w:rPr>
        <w:t xml:space="preserve">: </w:t>
      </w:r>
    </w:p>
    <w:tbl>
      <w:tblPr>
        <w:tblW w:w="90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2488"/>
        <w:gridCol w:w="4635"/>
      </w:tblGrid>
      <w:tr w:rsidR="00501898" w:rsidRPr="0076075D" w14:paraId="34E5B234" w14:textId="77777777">
        <w:trPr>
          <w:trHeight w:val="530"/>
          <w:jc w:val="center"/>
        </w:trPr>
        <w:tc>
          <w:tcPr>
            <w:tcW w:w="1943" w:type="dxa"/>
            <w:shd w:val="clear" w:color="auto" w:fill="D9D9D9"/>
          </w:tcPr>
          <w:p w14:paraId="0120C393"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488" w:type="dxa"/>
            <w:shd w:val="clear" w:color="auto" w:fill="D9D9D9"/>
          </w:tcPr>
          <w:p w14:paraId="60FB910D"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635" w:type="dxa"/>
            <w:shd w:val="clear" w:color="auto" w:fill="D9D9D9"/>
          </w:tcPr>
          <w:p w14:paraId="2DF897D6"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0C997A08" w14:textId="77777777">
        <w:trPr>
          <w:jc w:val="center"/>
        </w:trPr>
        <w:tc>
          <w:tcPr>
            <w:tcW w:w="1943" w:type="dxa"/>
          </w:tcPr>
          <w:p w14:paraId="6AF236FA" w14:textId="77777777" w:rsidR="00501898" w:rsidRPr="0076075D" w:rsidRDefault="00136181">
            <w:pPr>
              <w:spacing w:before="0"/>
              <w:ind w:left="0"/>
              <w:jc w:val="both"/>
              <w:rPr>
                <w:sz w:val="22"/>
                <w:szCs w:val="22"/>
              </w:rPr>
            </w:pPr>
            <w:r w:rsidRPr="0076075D">
              <w:rPr>
                <w:sz w:val="22"/>
                <w:szCs w:val="22"/>
              </w:rPr>
              <w:t>supplierTaxCode</w:t>
            </w:r>
          </w:p>
        </w:tc>
        <w:tc>
          <w:tcPr>
            <w:tcW w:w="2488" w:type="dxa"/>
          </w:tcPr>
          <w:p w14:paraId="6933F699" w14:textId="77777777" w:rsidR="00501898" w:rsidRPr="0076075D" w:rsidRDefault="00136181">
            <w:pPr>
              <w:spacing w:before="0"/>
              <w:ind w:left="0"/>
              <w:jc w:val="both"/>
              <w:rPr>
                <w:sz w:val="22"/>
                <w:szCs w:val="22"/>
              </w:rPr>
            </w:pPr>
            <w:r w:rsidRPr="0076075D">
              <w:rPr>
                <w:sz w:val="22"/>
                <w:szCs w:val="22"/>
              </w:rPr>
              <w:t>Required: true</w:t>
            </w:r>
          </w:p>
          <w:p w14:paraId="09884D70" w14:textId="77777777" w:rsidR="00501898" w:rsidRPr="0076075D" w:rsidRDefault="00136181">
            <w:pPr>
              <w:spacing w:before="0"/>
              <w:ind w:left="0"/>
              <w:jc w:val="both"/>
              <w:rPr>
                <w:sz w:val="22"/>
                <w:szCs w:val="22"/>
              </w:rPr>
            </w:pPr>
            <w:r w:rsidRPr="0076075D">
              <w:rPr>
                <w:sz w:val="22"/>
                <w:szCs w:val="22"/>
              </w:rPr>
              <w:t>DataType: String</w:t>
            </w:r>
          </w:p>
          <w:p w14:paraId="4D0F6CD9" w14:textId="77777777" w:rsidR="00501898" w:rsidRPr="0076075D" w:rsidRDefault="00136181">
            <w:pPr>
              <w:spacing w:before="0"/>
              <w:ind w:left="0"/>
              <w:jc w:val="both"/>
              <w:rPr>
                <w:sz w:val="22"/>
                <w:szCs w:val="22"/>
              </w:rPr>
            </w:pPr>
            <w:r w:rsidRPr="0076075D">
              <w:rPr>
                <w:sz w:val="22"/>
                <w:szCs w:val="22"/>
              </w:rPr>
              <w:t xml:space="preserve">Minlength: </w:t>
            </w:r>
          </w:p>
          <w:p w14:paraId="63CF8C48" w14:textId="77777777" w:rsidR="00501898" w:rsidRPr="0076075D" w:rsidRDefault="00136181">
            <w:pPr>
              <w:spacing w:before="0"/>
              <w:ind w:left="0"/>
              <w:jc w:val="both"/>
              <w:rPr>
                <w:sz w:val="22"/>
                <w:szCs w:val="22"/>
              </w:rPr>
            </w:pPr>
            <w:r w:rsidRPr="0076075D">
              <w:rPr>
                <w:sz w:val="22"/>
                <w:szCs w:val="22"/>
              </w:rPr>
              <w:t>Maxlength: 20</w:t>
            </w:r>
          </w:p>
          <w:p w14:paraId="2C45A2FD" w14:textId="77777777" w:rsidR="00501898" w:rsidRPr="0076075D" w:rsidRDefault="00136181">
            <w:pPr>
              <w:spacing w:before="0"/>
              <w:ind w:left="0"/>
              <w:jc w:val="both"/>
              <w:rPr>
                <w:sz w:val="22"/>
                <w:szCs w:val="22"/>
              </w:rPr>
            </w:pPr>
            <w:r w:rsidRPr="0076075D">
              <w:rPr>
                <w:sz w:val="22"/>
                <w:szCs w:val="22"/>
              </w:rPr>
              <w:t xml:space="preserve">Format </w:t>
            </w:r>
          </w:p>
        </w:tc>
        <w:tc>
          <w:tcPr>
            <w:tcW w:w="4635" w:type="dxa"/>
          </w:tcPr>
          <w:p w14:paraId="068A8EEB" w14:textId="77777777" w:rsidR="00501898" w:rsidRPr="0076075D" w:rsidRDefault="00136181">
            <w:pPr>
              <w:spacing w:before="0"/>
              <w:ind w:left="0"/>
              <w:jc w:val="both"/>
              <w:rPr>
                <w:sz w:val="22"/>
                <w:szCs w:val="22"/>
              </w:rPr>
            </w:pPr>
            <w:r w:rsidRPr="0076075D">
              <w:rPr>
                <w:sz w:val="22"/>
                <w:szCs w:val="22"/>
              </w:rPr>
              <w:t xml:space="preserve">Mã số thuế của doanh nghiệp/chi nhánh phát hành hóa đơn. </w:t>
            </w:r>
          </w:p>
        </w:tc>
      </w:tr>
      <w:tr w:rsidR="00501898" w:rsidRPr="0076075D" w14:paraId="59062170" w14:textId="77777777">
        <w:trPr>
          <w:jc w:val="center"/>
        </w:trPr>
        <w:tc>
          <w:tcPr>
            <w:tcW w:w="1943" w:type="dxa"/>
          </w:tcPr>
          <w:p w14:paraId="76EB4245" w14:textId="77777777" w:rsidR="00501898" w:rsidRPr="0076075D" w:rsidRDefault="00136181">
            <w:pPr>
              <w:spacing w:before="0"/>
              <w:ind w:left="0"/>
              <w:jc w:val="both"/>
              <w:rPr>
                <w:sz w:val="22"/>
                <w:szCs w:val="22"/>
              </w:rPr>
            </w:pPr>
            <w:r w:rsidRPr="0076075D">
              <w:rPr>
                <w:sz w:val="22"/>
                <w:szCs w:val="22"/>
              </w:rPr>
              <w:t>templateCode</w:t>
            </w:r>
          </w:p>
        </w:tc>
        <w:tc>
          <w:tcPr>
            <w:tcW w:w="2488" w:type="dxa"/>
          </w:tcPr>
          <w:p w14:paraId="3A5A4834" w14:textId="77777777" w:rsidR="00501898" w:rsidRPr="0076075D" w:rsidRDefault="00136181">
            <w:pPr>
              <w:spacing w:before="0"/>
              <w:ind w:left="0"/>
              <w:jc w:val="both"/>
              <w:rPr>
                <w:sz w:val="22"/>
                <w:szCs w:val="22"/>
              </w:rPr>
            </w:pPr>
            <w:r w:rsidRPr="0076075D">
              <w:rPr>
                <w:sz w:val="22"/>
                <w:szCs w:val="22"/>
              </w:rPr>
              <w:t>Required: true</w:t>
            </w:r>
          </w:p>
          <w:p w14:paraId="3490C58A" w14:textId="77777777" w:rsidR="00501898" w:rsidRPr="0076075D" w:rsidRDefault="00136181">
            <w:pPr>
              <w:spacing w:before="0"/>
              <w:ind w:left="0"/>
              <w:jc w:val="both"/>
              <w:rPr>
                <w:sz w:val="22"/>
                <w:szCs w:val="22"/>
              </w:rPr>
            </w:pPr>
            <w:r w:rsidRPr="0076075D">
              <w:rPr>
                <w:sz w:val="22"/>
                <w:szCs w:val="22"/>
              </w:rPr>
              <w:t>DataType: String</w:t>
            </w:r>
          </w:p>
          <w:p w14:paraId="30F70006" w14:textId="77777777" w:rsidR="00501898" w:rsidRPr="0076075D" w:rsidRDefault="00136181">
            <w:pPr>
              <w:spacing w:before="0"/>
              <w:ind w:left="0"/>
              <w:jc w:val="both"/>
              <w:rPr>
                <w:sz w:val="22"/>
                <w:szCs w:val="22"/>
              </w:rPr>
            </w:pPr>
            <w:r w:rsidRPr="0076075D">
              <w:rPr>
                <w:sz w:val="22"/>
                <w:szCs w:val="22"/>
              </w:rPr>
              <w:t xml:space="preserve">Minlength: </w:t>
            </w:r>
          </w:p>
          <w:p w14:paraId="0EC8A533" w14:textId="77777777" w:rsidR="00501898" w:rsidRPr="0076075D" w:rsidRDefault="00136181">
            <w:pPr>
              <w:spacing w:before="0"/>
              <w:ind w:left="0"/>
              <w:jc w:val="both"/>
              <w:rPr>
                <w:sz w:val="22"/>
                <w:szCs w:val="22"/>
              </w:rPr>
            </w:pPr>
            <w:r w:rsidRPr="0076075D">
              <w:rPr>
                <w:sz w:val="22"/>
                <w:szCs w:val="22"/>
              </w:rPr>
              <w:t>Maxlength: 20</w:t>
            </w:r>
          </w:p>
          <w:p w14:paraId="42763FC9" w14:textId="77777777" w:rsidR="00501898" w:rsidRPr="0076075D" w:rsidRDefault="00136181">
            <w:pPr>
              <w:spacing w:before="0"/>
              <w:ind w:left="0"/>
              <w:jc w:val="both"/>
              <w:rPr>
                <w:sz w:val="22"/>
                <w:szCs w:val="22"/>
              </w:rPr>
            </w:pPr>
            <w:r w:rsidRPr="0076075D">
              <w:rPr>
                <w:sz w:val="22"/>
                <w:szCs w:val="22"/>
              </w:rPr>
              <w:t xml:space="preserve">Format: </w:t>
            </w:r>
          </w:p>
        </w:tc>
        <w:tc>
          <w:tcPr>
            <w:tcW w:w="4635" w:type="dxa"/>
          </w:tcPr>
          <w:p w14:paraId="4D79ECF1" w14:textId="77777777" w:rsidR="00501898" w:rsidRPr="0076075D" w:rsidRDefault="00136181">
            <w:pPr>
              <w:spacing w:before="0"/>
              <w:ind w:left="0"/>
              <w:jc w:val="both"/>
              <w:rPr>
                <w:sz w:val="22"/>
                <w:szCs w:val="22"/>
              </w:rPr>
            </w:pPr>
            <w:r w:rsidRPr="0076075D">
              <w:rPr>
                <w:sz w:val="22"/>
                <w:szCs w:val="22"/>
              </w:rPr>
              <w:t>Mã mẫu hóa đơn</w:t>
            </w:r>
          </w:p>
          <w:p w14:paraId="5983BB1B" w14:textId="77777777" w:rsidR="00501898" w:rsidRPr="0076075D" w:rsidRDefault="00136181">
            <w:pPr>
              <w:spacing w:before="0"/>
              <w:ind w:left="0"/>
              <w:jc w:val="both"/>
              <w:rPr>
                <w:sz w:val="22"/>
                <w:szCs w:val="22"/>
              </w:rPr>
            </w:pPr>
            <w:r w:rsidRPr="0076075D">
              <w:rPr>
                <w:sz w:val="22"/>
                <w:szCs w:val="22"/>
              </w:rPr>
              <w:t xml:space="preserve">VD: </w:t>
            </w:r>
          </w:p>
          <w:p w14:paraId="2DADE7AE" w14:textId="77777777" w:rsidR="00501898" w:rsidRPr="0076075D" w:rsidRDefault="00136181">
            <w:pPr>
              <w:spacing w:before="0"/>
              <w:ind w:left="0"/>
              <w:jc w:val="both"/>
              <w:rPr>
                <w:sz w:val="22"/>
                <w:szCs w:val="22"/>
              </w:rPr>
            </w:pPr>
            <w:r w:rsidRPr="0076075D">
              <w:rPr>
                <w:sz w:val="22"/>
                <w:szCs w:val="22"/>
              </w:rPr>
              <w:t>01GTKT0/001</w:t>
            </w:r>
          </w:p>
          <w:p w14:paraId="039DD522" w14:textId="77777777" w:rsidR="00501898" w:rsidRPr="0076075D" w:rsidRDefault="00136181">
            <w:pPr>
              <w:spacing w:before="0"/>
              <w:ind w:left="0"/>
              <w:jc w:val="both"/>
              <w:rPr>
                <w:sz w:val="22"/>
                <w:szCs w:val="22"/>
              </w:rPr>
            </w:pPr>
            <w:r w:rsidRPr="0076075D">
              <w:rPr>
                <w:sz w:val="22"/>
                <w:szCs w:val="22"/>
              </w:rPr>
              <w:t>1/001</w:t>
            </w:r>
          </w:p>
        </w:tc>
      </w:tr>
      <w:tr w:rsidR="00501898" w:rsidRPr="0076075D" w14:paraId="201C1102" w14:textId="77777777">
        <w:trPr>
          <w:jc w:val="center"/>
        </w:trPr>
        <w:tc>
          <w:tcPr>
            <w:tcW w:w="1943" w:type="dxa"/>
          </w:tcPr>
          <w:p w14:paraId="5B3DA658" w14:textId="77777777" w:rsidR="00501898" w:rsidRPr="0076075D" w:rsidRDefault="00136181">
            <w:pPr>
              <w:spacing w:before="0"/>
              <w:ind w:left="0"/>
              <w:jc w:val="both"/>
              <w:rPr>
                <w:sz w:val="22"/>
                <w:szCs w:val="22"/>
              </w:rPr>
            </w:pPr>
            <w:r w:rsidRPr="0076075D">
              <w:rPr>
                <w:sz w:val="22"/>
                <w:szCs w:val="22"/>
              </w:rPr>
              <w:t>invoiceNo</w:t>
            </w:r>
          </w:p>
        </w:tc>
        <w:tc>
          <w:tcPr>
            <w:tcW w:w="2488" w:type="dxa"/>
          </w:tcPr>
          <w:p w14:paraId="672363F2" w14:textId="77777777" w:rsidR="00501898" w:rsidRPr="0076075D" w:rsidRDefault="00136181">
            <w:pPr>
              <w:spacing w:before="0"/>
              <w:ind w:left="0"/>
              <w:jc w:val="both"/>
              <w:rPr>
                <w:sz w:val="22"/>
                <w:szCs w:val="22"/>
              </w:rPr>
            </w:pPr>
            <w:r w:rsidRPr="0076075D">
              <w:rPr>
                <w:sz w:val="22"/>
                <w:szCs w:val="22"/>
              </w:rPr>
              <w:t>Required: true</w:t>
            </w:r>
          </w:p>
          <w:p w14:paraId="53BE1CEB" w14:textId="77777777" w:rsidR="00501898" w:rsidRPr="0076075D" w:rsidRDefault="00136181">
            <w:pPr>
              <w:spacing w:before="0"/>
              <w:ind w:left="0"/>
              <w:jc w:val="both"/>
              <w:rPr>
                <w:sz w:val="22"/>
                <w:szCs w:val="22"/>
              </w:rPr>
            </w:pPr>
            <w:r w:rsidRPr="0076075D">
              <w:rPr>
                <w:sz w:val="22"/>
                <w:szCs w:val="22"/>
              </w:rPr>
              <w:t>DataType: String</w:t>
            </w:r>
          </w:p>
          <w:p w14:paraId="3F6853B0" w14:textId="77777777" w:rsidR="00501898" w:rsidRPr="0076075D" w:rsidRDefault="00136181">
            <w:pPr>
              <w:spacing w:before="0"/>
              <w:ind w:left="0"/>
              <w:jc w:val="both"/>
              <w:rPr>
                <w:sz w:val="22"/>
                <w:szCs w:val="22"/>
              </w:rPr>
            </w:pPr>
            <w:r w:rsidRPr="0076075D">
              <w:rPr>
                <w:sz w:val="22"/>
                <w:szCs w:val="22"/>
              </w:rPr>
              <w:t xml:space="preserve">Minlength: </w:t>
            </w:r>
          </w:p>
          <w:p w14:paraId="205F6B7E" w14:textId="77777777" w:rsidR="00501898" w:rsidRPr="0076075D" w:rsidRDefault="00136181">
            <w:pPr>
              <w:spacing w:before="0"/>
              <w:ind w:left="0"/>
              <w:jc w:val="both"/>
              <w:rPr>
                <w:sz w:val="22"/>
                <w:szCs w:val="22"/>
              </w:rPr>
            </w:pPr>
            <w:r w:rsidRPr="0076075D">
              <w:rPr>
                <w:sz w:val="22"/>
                <w:szCs w:val="22"/>
              </w:rPr>
              <w:lastRenderedPageBreak/>
              <w:t>Maxlength: 35</w:t>
            </w:r>
          </w:p>
          <w:p w14:paraId="07AB917A" w14:textId="77777777" w:rsidR="00501898" w:rsidRPr="0076075D" w:rsidRDefault="00136181">
            <w:pPr>
              <w:spacing w:before="0"/>
              <w:ind w:left="0"/>
              <w:jc w:val="both"/>
              <w:rPr>
                <w:sz w:val="22"/>
                <w:szCs w:val="22"/>
              </w:rPr>
            </w:pPr>
            <w:r w:rsidRPr="0076075D">
              <w:rPr>
                <w:sz w:val="22"/>
                <w:szCs w:val="22"/>
              </w:rPr>
              <w:t>Format:</w:t>
            </w:r>
          </w:p>
        </w:tc>
        <w:tc>
          <w:tcPr>
            <w:tcW w:w="4635" w:type="dxa"/>
          </w:tcPr>
          <w:p w14:paraId="5BF89A7C" w14:textId="77777777" w:rsidR="00501898" w:rsidRPr="0076075D" w:rsidRDefault="00136181">
            <w:pPr>
              <w:spacing w:before="0"/>
              <w:ind w:left="41"/>
              <w:jc w:val="both"/>
              <w:rPr>
                <w:sz w:val="22"/>
                <w:szCs w:val="22"/>
              </w:rPr>
            </w:pPr>
            <w:r w:rsidRPr="0076075D">
              <w:rPr>
                <w:sz w:val="22"/>
                <w:szCs w:val="22"/>
              </w:rPr>
              <w:lastRenderedPageBreak/>
              <w:t xml:space="preserve">Là ký hiệu hóa đơn ghép với số hóa đơn </w:t>
            </w:r>
          </w:p>
          <w:p w14:paraId="6B4B647B" w14:textId="77777777" w:rsidR="00501898" w:rsidRPr="0076075D" w:rsidRDefault="00136181">
            <w:pPr>
              <w:spacing w:before="0"/>
              <w:ind w:left="41"/>
              <w:jc w:val="both"/>
              <w:rPr>
                <w:sz w:val="22"/>
                <w:szCs w:val="22"/>
              </w:rPr>
            </w:pPr>
            <w:r w:rsidRPr="0076075D">
              <w:rPr>
                <w:sz w:val="22"/>
                <w:szCs w:val="22"/>
              </w:rPr>
              <w:t>VD: AA/20E0000001 hoặc K22THY112</w:t>
            </w:r>
          </w:p>
          <w:p w14:paraId="465AAFEE" w14:textId="77777777" w:rsidR="00501898" w:rsidRPr="0076075D" w:rsidRDefault="00501898">
            <w:pPr>
              <w:spacing w:before="0"/>
              <w:ind w:left="0"/>
              <w:jc w:val="both"/>
              <w:rPr>
                <w:sz w:val="22"/>
                <w:szCs w:val="22"/>
              </w:rPr>
            </w:pPr>
          </w:p>
        </w:tc>
      </w:tr>
      <w:tr w:rsidR="00501898" w:rsidRPr="0076075D" w14:paraId="28165867" w14:textId="77777777">
        <w:trPr>
          <w:jc w:val="center"/>
        </w:trPr>
        <w:tc>
          <w:tcPr>
            <w:tcW w:w="1943" w:type="dxa"/>
          </w:tcPr>
          <w:p w14:paraId="6FC54181" w14:textId="77777777" w:rsidR="00501898" w:rsidRPr="0076075D" w:rsidRDefault="00136181">
            <w:pPr>
              <w:spacing w:before="0"/>
              <w:ind w:left="0"/>
              <w:jc w:val="both"/>
              <w:rPr>
                <w:sz w:val="22"/>
                <w:szCs w:val="22"/>
              </w:rPr>
            </w:pPr>
            <w:r w:rsidRPr="0076075D">
              <w:rPr>
                <w:sz w:val="22"/>
                <w:szCs w:val="22"/>
              </w:rPr>
              <w:t>strIssueDate</w:t>
            </w:r>
          </w:p>
        </w:tc>
        <w:tc>
          <w:tcPr>
            <w:tcW w:w="2488" w:type="dxa"/>
          </w:tcPr>
          <w:p w14:paraId="7D6EF283" w14:textId="77777777" w:rsidR="00501898" w:rsidRPr="0076075D" w:rsidRDefault="00136181">
            <w:pPr>
              <w:spacing w:before="0"/>
              <w:ind w:left="0"/>
              <w:jc w:val="both"/>
              <w:rPr>
                <w:sz w:val="22"/>
                <w:szCs w:val="22"/>
              </w:rPr>
            </w:pPr>
            <w:r w:rsidRPr="0076075D">
              <w:rPr>
                <w:sz w:val="22"/>
                <w:szCs w:val="22"/>
              </w:rPr>
              <w:t>Required: true</w:t>
            </w:r>
          </w:p>
          <w:p w14:paraId="245A8726" w14:textId="77777777" w:rsidR="00501898" w:rsidRPr="0076075D" w:rsidRDefault="00136181">
            <w:pPr>
              <w:spacing w:before="0"/>
              <w:ind w:left="0"/>
              <w:jc w:val="both"/>
              <w:rPr>
                <w:sz w:val="22"/>
                <w:szCs w:val="22"/>
              </w:rPr>
            </w:pPr>
            <w:r w:rsidRPr="0076075D">
              <w:rPr>
                <w:sz w:val="22"/>
                <w:szCs w:val="22"/>
              </w:rPr>
              <w:t xml:space="preserve">DataType: </w:t>
            </w:r>
            <w:r w:rsidRPr="0076075D">
              <w:rPr>
                <w:sz w:val="22"/>
                <w:szCs w:val="22"/>
                <w:lang w:val="vi-VN"/>
              </w:rPr>
              <w:t>milisecond</w:t>
            </w:r>
          </w:p>
          <w:p w14:paraId="3FFF8483" w14:textId="77777777" w:rsidR="00501898" w:rsidRPr="0076075D" w:rsidRDefault="00136181">
            <w:pPr>
              <w:spacing w:before="0"/>
              <w:ind w:left="0"/>
              <w:jc w:val="both"/>
              <w:rPr>
                <w:sz w:val="22"/>
                <w:szCs w:val="22"/>
              </w:rPr>
            </w:pPr>
            <w:r w:rsidRPr="0076075D">
              <w:rPr>
                <w:sz w:val="22"/>
                <w:szCs w:val="22"/>
              </w:rPr>
              <w:t xml:space="preserve">Minlength: </w:t>
            </w:r>
          </w:p>
          <w:p w14:paraId="488B68E9" w14:textId="77777777" w:rsidR="00501898" w:rsidRPr="0076075D" w:rsidRDefault="00136181">
            <w:pPr>
              <w:spacing w:before="0"/>
              <w:ind w:left="0"/>
              <w:jc w:val="both"/>
              <w:rPr>
                <w:sz w:val="22"/>
                <w:szCs w:val="22"/>
              </w:rPr>
            </w:pPr>
            <w:r w:rsidRPr="0076075D">
              <w:rPr>
                <w:sz w:val="22"/>
                <w:szCs w:val="22"/>
              </w:rPr>
              <w:t xml:space="preserve">Maxlength: </w:t>
            </w:r>
          </w:p>
          <w:p w14:paraId="27448BE3" w14:textId="77777777" w:rsidR="00501898" w:rsidRPr="0076075D" w:rsidRDefault="00136181">
            <w:pPr>
              <w:spacing w:before="0"/>
              <w:ind w:left="0"/>
              <w:jc w:val="both"/>
              <w:rPr>
                <w:sz w:val="22"/>
                <w:szCs w:val="22"/>
                <w:lang w:val="en"/>
              </w:rPr>
            </w:pPr>
            <w:r w:rsidRPr="0076075D">
              <w:rPr>
                <w:sz w:val="22"/>
                <w:szCs w:val="22"/>
              </w:rPr>
              <w:t xml:space="preserve">Format: </w:t>
            </w:r>
            <w:r w:rsidRPr="0076075D">
              <w:rPr>
                <w:sz w:val="22"/>
                <w:szCs w:val="22"/>
                <w:lang w:val="en"/>
              </w:rPr>
              <w:t>Tiêu chuẩn 5.1</w:t>
            </w:r>
          </w:p>
        </w:tc>
        <w:tc>
          <w:tcPr>
            <w:tcW w:w="4635" w:type="dxa"/>
          </w:tcPr>
          <w:p w14:paraId="0BB743C2" w14:textId="77777777" w:rsidR="00501898" w:rsidRPr="0076075D" w:rsidRDefault="00136181">
            <w:pPr>
              <w:spacing w:before="0"/>
              <w:ind w:left="41"/>
              <w:jc w:val="both"/>
              <w:rPr>
                <w:sz w:val="22"/>
                <w:szCs w:val="22"/>
              </w:rPr>
            </w:pPr>
            <w:r w:rsidRPr="0076075D">
              <w:rPr>
                <w:sz w:val="22"/>
                <w:szCs w:val="22"/>
              </w:rPr>
              <w:t xml:space="preserve">Ngày lập hóa đơn </w:t>
            </w:r>
          </w:p>
          <w:p w14:paraId="10AF171C" w14:textId="77777777" w:rsidR="00501898" w:rsidRPr="0076075D" w:rsidRDefault="00501898">
            <w:pPr>
              <w:spacing w:before="0"/>
              <w:ind w:left="0"/>
              <w:jc w:val="both"/>
              <w:rPr>
                <w:sz w:val="22"/>
                <w:szCs w:val="22"/>
              </w:rPr>
            </w:pPr>
          </w:p>
        </w:tc>
      </w:tr>
      <w:tr w:rsidR="00501898" w:rsidRPr="0076075D" w14:paraId="7FEBC2B4" w14:textId="77777777">
        <w:trPr>
          <w:jc w:val="center"/>
        </w:trPr>
        <w:tc>
          <w:tcPr>
            <w:tcW w:w="1943" w:type="dxa"/>
          </w:tcPr>
          <w:p w14:paraId="7C4A28FA" w14:textId="77777777" w:rsidR="00501898" w:rsidRPr="0076075D" w:rsidRDefault="00136181">
            <w:pPr>
              <w:spacing w:before="0"/>
              <w:ind w:left="0"/>
              <w:jc w:val="both"/>
              <w:rPr>
                <w:sz w:val="22"/>
                <w:szCs w:val="22"/>
              </w:rPr>
            </w:pPr>
            <w:r w:rsidRPr="0076075D">
              <w:rPr>
                <w:sz w:val="22"/>
                <w:szCs w:val="22"/>
              </w:rPr>
              <w:t>reason</w:t>
            </w:r>
          </w:p>
        </w:tc>
        <w:tc>
          <w:tcPr>
            <w:tcW w:w="2488" w:type="dxa"/>
          </w:tcPr>
          <w:p w14:paraId="4412FC8D" w14:textId="77777777" w:rsidR="00501898" w:rsidRPr="0076075D" w:rsidRDefault="00136181">
            <w:pPr>
              <w:spacing w:before="0"/>
              <w:ind w:left="0"/>
              <w:jc w:val="both"/>
              <w:rPr>
                <w:sz w:val="22"/>
                <w:szCs w:val="22"/>
              </w:rPr>
            </w:pPr>
            <w:r w:rsidRPr="0076075D">
              <w:rPr>
                <w:sz w:val="22"/>
                <w:szCs w:val="22"/>
              </w:rPr>
              <w:t>Required:</w:t>
            </w:r>
            <w:r w:rsidRPr="0076075D">
              <w:rPr>
                <w:sz w:val="22"/>
                <w:szCs w:val="22"/>
                <w:lang w:val="vi-VN"/>
              </w:rPr>
              <w:t xml:space="preserve"> </w:t>
            </w:r>
            <w:r w:rsidRPr="0076075D">
              <w:rPr>
                <w:sz w:val="22"/>
                <w:szCs w:val="22"/>
              </w:rPr>
              <w:t>False</w:t>
            </w:r>
          </w:p>
          <w:p w14:paraId="276F7F45" w14:textId="77777777" w:rsidR="00501898" w:rsidRPr="0076075D" w:rsidRDefault="00136181">
            <w:pPr>
              <w:spacing w:before="0"/>
              <w:ind w:left="0"/>
              <w:jc w:val="both"/>
              <w:rPr>
                <w:sz w:val="22"/>
                <w:szCs w:val="22"/>
              </w:rPr>
            </w:pPr>
            <w:r w:rsidRPr="0076075D">
              <w:rPr>
                <w:sz w:val="22"/>
                <w:szCs w:val="22"/>
              </w:rPr>
              <w:t>DataType: String</w:t>
            </w:r>
          </w:p>
          <w:p w14:paraId="7B724FEE" w14:textId="77777777" w:rsidR="00501898" w:rsidRPr="0076075D" w:rsidRDefault="00136181">
            <w:pPr>
              <w:spacing w:before="0"/>
              <w:ind w:left="0"/>
              <w:jc w:val="both"/>
              <w:rPr>
                <w:sz w:val="22"/>
                <w:szCs w:val="22"/>
              </w:rPr>
            </w:pPr>
            <w:r w:rsidRPr="0076075D">
              <w:rPr>
                <w:sz w:val="22"/>
                <w:szCs w:val="22"/>
              </w:rPr>
              <w:t xml:space="preserve">Minlength: </w:t>
            </w:r>
          </w:p>
          <w:p w14:paraId="6B7163CE" w14:textId="77777777" w:rsidR="00501898" w:rsidRPr="0076075D" w:rsidRDefault="00136181">
            <w:pPr>
              <w:spacing w:before="0"/>
              <w:ind w:left="0"/>
              <w:jc w:val="both"/>
              <w:rPr>
                <w:sz w:val="22"/>
                <w:szCs w:val="22"/>
              </w:rPr>
            </w:pPr>
            <w:r w:rsidRPr="0076075D">
              <w:rPr>
                <w:sz w:val="22"/>
                <w:szCs w:val="22"/>
              </w:rPr>
              <w:t>Maxlength: 255</w:t>
            </w:r>
          </w:p>
          <w:p w14:paraId="780EC9E6" w14:textId="77777777" w:rsidR="00501898" w:rsidRPr="0076075D" w:rsidRDefault="00136181">
            <w:pPr>
              <w:spacing w:before="0"/>
              <w:ind w:left="0"/>
              <w:jc w:val="both"/>
              <w:rPr>
                <w:sz w:val="22"/>
                <w:szCs w:val="22"/>
              </w:rPr>
            </w:pPr>
            <w:r w:rsidRPr="0076075D">
              <w:rPr>
                <w:sz w:val="22"/>
                <w:szCs w:val="22"/>
              </w:rPr>
              <w:t>Format:</w:t>
            </w:r>
          </w:p>
        </w:tc>
        <w:tc>
          <w:tcPr>
            <w:tcW w:w="4635" w:type="dxa"/>
          </w:tcPr>
          <w:p w14:paraId="6A646454" w14:textId="77777777" w:rsidR="00501898" w:rsidRPr="0076075D" w:rsidRDefault="00136181">
            <w:pPr>
              <w:spacing w:before="0"/>
              <w:ind w:left="41"/>
              <w:jc w:val="both"/>
              <w:rPr>
                <w:bCs/>
                <w:sz w:val="22"/>
                <w:szCs w:val="22"/>
              </w:rPr>
            </w:pPr>
            <w:r w:rsidRPr="0076075D">
              <w:rPr>
                <w:bCs/>
                <w:sz w:val="22"/>
                <w:szCs w:val="22"/>
              </w:rPr>
              <w:t xml:space="preserve">Nội dung giải trình của hóa đơn </w:t>
            </w:r>
          </w:p>
          <w:p w14:paraId="2869DA63" w14:textId="77777777" w:rsidR="00501898" w:rsidRPr="0076075D" w:rsidRDefault="00136181">
            <w:pPr>
              <w:spacing w:before="0"/>
              <w:ind w:left="41"/>
              <w:jc w:val="both"/>
              <w:rPr>
                <w:sz w:val="22"/>
                <w:szCs w:val="22"/>
              </w:rPr>
            </w:pPr>
            <w:r w:rsidRPr="0076075D">
              <w:rPr>
                <w:bCs/>
                <w:sz w:val="22"/>
                <w:szCs w:val="22"/>
              </w:rPr>
              <w:t>Cho phép nhập tối đa 255 ký tự</w:t>
            </w:r>
          </w:p>
        </w:tc>
      </w:tr>
    </w:tbl>
    <w:p w14:paraId="1299832E" w14:textId="77777777" w:rsidR="00501898" w:rsidRPr="0076075D" w:rsidRDefault="00136181">
      <w:pPr>
        <w:ind w:left="0"/>
        <w:rPr>
          <w:sz w:val="22"/>
          <w:szCs w:val="22"/>
          <w:lang w:val="fr-FR"/>
        </w:rPr>
      </w:pPr>
      <w:r w:rsidRPr="0076075D">
        <w:rPr>
          <w:sz w:val="22"/>
          <w:szCs w:val="22"/>
          <w:lang w:val="fr-FR"/>
        </w:rPr>
        <w:t xml:space="preserve">Ví dụ: </w:t>
      </w:r>
    </w:p>
    <w:p w14:paraId="264A4511" w14:textId="77777777" w:rsidR="00501898" w:rsidRPr="0076075D" w:rsidRDefault="00136181">
      <w:pPr>
        <w:shd w:val="clear" w:color="auto" w:fill="DEEAF6"/>
        <w:ind w:left="0"/>
        <w:rPr>
          <w:sz w:val="22"/>
          <w:szCs w:val="22"/>
          <w:lang w:val="fr-FR"/>
        </w:rPr>
      </w:pPr>
      <w:r w:rsidRPr="0076075D">
        <w:rPr>
          <w:sz w:val="22"/>
          <w:szCs w:val="22"/>
          <w:lang w:val="fr-FR"/>
        </w:rPr>
        <w:t>{</w:t>
      </w:r>
    </w:p>
    <w:p w14:paraId="0A48705A" w14:textId="77777777" w:rsidR="00501898" w:rsidRPr="0076075D" w:rsidRDefault="00136181">
      <w:pPr>
        <w:shd w:val="clear" w:color="auto" w:fill="DEEAF6"/>
        <w:ind w:left="0"/>
        <w:rPr>
          <w:sz w:val="22"/>
          <w:szCs w:val="22"/>
          <w:lang w:val="fr-FR"/>
        </w:rPr>
      </w:pPr>
      <w:r w:rsidRPr="0076075D">
        <w:rPr>
          <w:sz w:val="22"/>
          <w:szCs w:val="22"/>
          <w:lang w:val="fr-FR"/>
        </w:rPr>
        <w:t xml:space="preserve">    "supplierTaxCode": "0100109106-710",</w:t>
      </w:r>
    </w:p>
    <w:p w14:paraId="180AD1A3" w14:textId="77777777" w:rsidR="00501898" w:rsidRPr="0076075D" w:rsidRDefault="00136181">
      <w:pPr>
        <w:shd w:val="clear" w:color="auto" w:fill="DEEAF6"/>
        <w:ind w:left="0"/>
        <w:rPr>
          <w:sz w:val="22"/>
          <w:szCs w:val="22"/>
          <w:lang w:val="fr-FR"/>
        </w:rPr>
      </w:pPr>
      <w:r w:rsidRPr="0076075D">
        <w:rPr>
          <w:sz w:val="22"/>
          <w:szCs w:val="22"/>
          <w:lang w:val="fr-FR"/>
        </w:rPr>
        <w:t xml:space="preserve">    "templateCode": "5/036",</w:t>
      </w:r>
    </w:p>
    <w:p w14:paraId="721922BE" w14:textId="77777777" w:rsidR="00501898" w:rsidRPr="0076075D" w:rsidRDefault="00136181">
      <w:pPr>
        <w:shd w:val="clear" w:color="auto" w:fill="DEEAF6"/>
        <w:ind w:left="0"/>
        <w:rPr>
          <w:sz w:val="22"/>
          <w:szCs w:val="22"/>
          <w:lang w:val="fr-FR"/>
        </w:rPr>
      </w:pPr>
      <w:r w:rsidRPr="0076075D">
        <w:rPr>
          <w:sz w:val="22"/>
          <w:szCs w:val="22"/>
          <w:lang w:val="fr-FR"/>
        </w:rPr>
        <w:t xml:space="preserve">    "invoiceNo": "C22MTY1",</w:t>
      </w:r>
    </w:p>
    <w:p w14:paraId="4956CCA2" w14:textId="77777777" w:rsidR="00501898" w:rsidRPr="0076075D" w:rsidRDefault="00136181">
      <w:pPr>
        <w:shd w:val="clear" w:color="auto" w:fill="DEEAF6"/>
        <w:ind w:left="0"/>
        <w:rPr>
          <w:sz w:val="22"/>
          <w:szCs w:val="22"/>
        </w:rPr>
      </w:pPr>
      <w:r w:rsidRPr="0076075D">
        <w:rPr>
          <w:sz w:val="22"/>
          <w:szCs w:val="22"/>
          <w:lang w:val="fr-FR"/>
        </w:rPr>
        <w:t xml:space="preserve">    </w:t>
      </w:r>
      <w:r w:rsidRPr="0076075D">
        <w:rPr>
          <w:sz w:val="22"/>
          <w:szCs w:val="22"/>
        </w:rPr>
        <w:t>"strIssueDate": 1666084951000,</w:t>
      </w:r>
    </w:p>
    <w:p w14:paraId="21F53533" w14:textId="77777777" w:rsidR="00501898" w:rsidRPr="0076075D" w:rsidRDefault="00136181">
      <w:pPr>
        <w:shd w:val="clear" w:color="auto" w:fill="DEEAF6"/>
        <w:ind w:left="0"/>
        <w:rPr>
          <w:sz w:val="22"/>
          <w:szCs w:val="22"/>
        </w:rPr>
      </w:pPr>
      <w:r w:rsidRPr="0076075D">
        <w:rPr>
          <w:sz w:val="22"/>
          <w:szCs w:val="22"/>
        </w:rPr>
        <w:t xml:space="preserve">    "reason": "ok"</w:t>
      </w:r>
    </w:p>
    <w:p w14:paraId="5706B0E7" w14:textId="77777777" w:rsidR="00501898" w:rsidRPr="0076075D" w:rsidRDefault="00136181">
      <w:pPr>
        <w:shd w:val="clear" w:color="auto" w:fill="DEEAF6"/>
        <w:ind w:left="0"/>
        <w:rPr>
          <w:b/>
          <w:bCs/>
          <w:sz w:val="22"/>
          <w:szCs w:val="22"/>
        </w:rPr>
      </w:pPr>
      <w:r w:rsidRPr="0076075D">
        <w:rPr>
          <w:sz w:val="22"/>
          <w:szCs w:val="22"/>
        </w:rPr>
        <w:t>}</w:t>
      </w:r>
    </w:p>
    <w:p w14:paraId="36BD83C8" w14:textId="77777777" w:rsidR="00501898" w:rsidRPr="0076075D" w:rsidRDefault="00136181">
      <w:pPr>
        <w:ind w:left="0"/>
        <w:rPr>
          <w:sz w:val="22"/>
          <w:szCs w:val="22"/>
        </w:rPr>
      </w:pPr>
      <w:r w:rsidRPr="0076075D">
        <w:rPr>
          <w:b/>
          <w:bCs/>
          <w:sz w:val="22"/>
          <w:szCs w:val="22"/>
        </w:rPr>
        <w:t>Output</w:t>
      </w:r>
      <w:r w:rsidRPr="0076075D">
        <w:rPr>
          <w:sz w:val="22"/>
          <w:szCs w:val="22"/>
        </w:rPr>
        <w:t xml:space="preserve">: </w:t>
      </w:r>
    </w:p>
    <w:tbl>
      <w:tblPr>
        <w:tblW w:w="8784"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9"/>
        <w:gridCol w:w="6035"/>
      </w:tblGrid>
      <w:tr w:rsidR="00501898" w:rsidRPr="0076075D" w14:paraId="4F52FE39" w14:textId="77777777">
        <w:tc>
          <w:tcPr>
            <w:tcW w:w="2749" w:type="dxa"/>
            <w:shd w:val="clear" w:color="auto" w:fill="D9D9D9"/>
          </w:tcPr>
          <w:p w14:paraId="1F755EC8"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6035" w:type="dxa"/>
            <w:shd w:val="clear" w:color="auto" w:fill="D9D9D9"/>
          </w:tcPr>
          <w:p w14:paraId="74C1F14D"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154757BE" w14:textId="77777777">
        <w:tc>
          <w:tcPr>
            <w:tcW w:w="2749" w:type="dxa"/>
          </w:tcPr>
          <w:p w14:paraId="3DEFB63C" w14:textId="77777777" w:rsidR="00501898" w:rsidRPr="0076075D" w:rsidRDefault="00136181">
            <w:pPr>
              <w:spacing w:before="0"/>
              <w:ind w:left="0"/>
              <w:jc w:val="both"/>
              <w:rPr>
                <w:sz w:val="22"/>
                <w:szCs w:val="22"/>
              </w:rPr>
            </w:pPr>
            <w:r w:rsidRPr="0076075D">
              <w:rPr>
                <w:sz w:val="22"/>
                <w:szCs w:val="22"/>
              </w:rPr>
              <w:t>errorCode</w:t>
            </w:r>
          </w:p>
        </w:tc>
        <w:tc>
          <w:tcPr>
            <w:tcW w:w="6035" w:type="dxa"/>
          </w:tcPr>
          <w:p w14:paraId="302EFA5C" w14:textId="77777777" w:rsidR="00501898" w:rsidRPr="0076075D" w:rsidRDefault="00136181">
            <w:pPr>
              <w:spacing w:before="0"/>
              <w:ind w:left="0"/>
              <w:jc w:val="both"/>
              <w:rPr>
                <w:sz w:val="22"/>
                <w:szCs w:val="22"/>
              </w:rPr>
            </w:pPr>
            <w:r w:rsidRPr="0076075D">
              <w:rPr>
                <w:sz w:val="22"/>
                <w:szCs w:val="22"/>
              </w:rPr>
              <w:t>NULL trong trường hợp giải trình thành công</w:t>
            </w:r>
          </w:p>
        </w:tc>
      </w:tr>
      <w:tr w:rsidR="00501898" w:rsidRPr="0076075D" w14:paraId="4AF46E18" w14:textId="77777777">
        <w:tc>
          <w:tcPr>
            <w:tcW w:w="2749" w:type="dxa"/>
          </w:tcPr>
          <w:p w14:paraId="6CFDCFF7" w14:textId="77777777" w:rsidR="00501898" w:rsidRPr="0076075D" w:rsidRDefault="00136181">
            <w:pPr>
              <w:spacing w:before="0"/>
              <w:ind w:left="0"/>
              <w:jc w:val="both"/>
              <w:rPr>
                <w:sz w:val="22"/>
                <w:szCs w:val="22"/>
              </w:rPr>
            </w:pPr>
            <w:r w:rsidRPr="0076075D">
              <w:rPr>
                <w:sz w:val="22"/>
                <w:szCs w:val="22"/>
              </w:rPr>
              <w:t>description</w:t>
            </w:r>
          </w:p>
        </w:tc>
        <w:tc>
          <w:tcPr>
            <w:tcW w:w="6035" w:type="dxa"/>
          </w:tcPr>
          <w:p w14:paraId="60201C8E" w14:textId="77777777" w:rsidR="00501898" w:rsidRPr="0076075D" w:rsidRDefault="00136181">
            <w:pPr>
              <w:spacing w:before="0"/>
              <w:ind w:left="0"/>
              <w:jc w:val="both"/>
              <w:rPr>
                <w:sz w:val="22"/>
                <w:szCs w:val="22"/>
              </w:rPr>
            </w:pPr>
            <w:r w:rsidRPr="0076075D">
              <w:rPr>
                <w:sz w:val="22"/>
                <w:szCs w:val="22"/>
              </w:rPr>
              <w:t>Thông báo trong trường hợp giải trình thành công</w:t>
            </w:r>
          </w:p>
        </w:tc>
      </w:tr>
      <w:tr w:rsidR="00501898" w:rsidRPr="0076075D" w14:paraId="343F7F23" w14:textId="77777777">
        <w:tc>
          <w:tcPr>
            <w:tcW w:w="2749" w:type="dxa"/>
          </w:tcPr>
          <w:p w14:paraId="1E3067E3" w14:textId="77777777" w:rsidR="00501898" w:rsidRPr="0076075D" w:rsidRDefault="00136181">
            <w:pPr>
              <w:spacing w:before="0"/>
              <w:ind w:left="0"/>
              <w:jc w:val="both"/>
              <w:rPr>
                <w:sz w:val="22"/>
                <w:szCs w:val="22"/>
              </w:rPr>
            </w:pPr>
            <w:r w:rsidRPr="0076075D">
              <w:rPr>
                <w:sz w:val="22"/>
                <w:szCs w:val="22"/>
              </w:rPr>
              <w:t>code</w:t>
            </w:r>
          </w:p>
        </w:tc>
        <w:tc>
          <w:tcPr>
            <w:tcW w:w="6035" w:type="dxa"/>
          </w:tcPr>
          <w:p w14:paraId="420E28C9" w14:textId="77777777" w:rsidR="00501898" w:rsidRPr="0076075D" w:rsidRDefault="00136181">
            <w:pPr>
              <w:spacing w:before="0"/>
              <w:ind w:left="0"/>
              <w:jc w:val="both"/>
              <w:rPr>
                <w:sz w:val="22"/>
                <w:szCs w:val="22"/>
              </w:rPr>
            </w:pPr>
            <w:r w:rsidRPr="0076075D">
              <w:rPr>
                <w:sz w:val="22"/>
                <w:szCs w:val="22"/>
              </w:rPr>
              <w:t>Mã lỗi (trong trường hợp lỗi)</w:t>
            </w:r>
          </w:p>
        </w:tc>
      </w:tr>
      <w:tr w:rsidR="00501898" w:rsidRPr="0076075D" w14:paraId="318F6B3D" w14:textId="77777777">
        <w:tc>
          <w:tcPr>
            <w:tcW w:w="2749" w:type="dxa"/>
          </w:tcPr>
          <w:p w14:paraId="02FD2C92" w14:textId="77777777" w:rsidR="00501898" w:rsidRPr="0076075D" w:rsidRDefault="00136181">
            <w:pPr>
              <w:spacing w:before="0"/>
              <w:ind w:left="0"/>
              <w:jc w:val="both"/>
              <w:rPr>
                <w:sz w:val="22"/>
                <w:szCs w:val="22"/>
              </w:rPr>
            </w:pPr>
            <w:r w:rsidRPr="0076075D">
              <w:rPr>
                <w:sz w:val="22"/>
                <w:szCs w:val="22"/>
              </w:rPr>
              <w:t>message</w:t>
            </w:r>
          </w:p>
        </w:tc>
        <w:tc>
          <w:tcPr>
            <w:tcW w:w="6035" w:type="dxa"/>
          </w:tcPr>
          <w:p w14:paraId="45A3A21F" w14:textId="77777777" w:rsidR="00501898" w:rsidRPr="0076075D" w:rsidRDefault="00136181">
            <w:pPr>
              <w:spacing w:before="0"/>
              <w:ind w:left="0"/>
              <w:jc w:val="both"/>
              <w:rPr>
                <w:sz w:val="22"/>
                <w:szCs w:val="22"/>
              </w:rPr>
            </w:pPr>
            <w:r w:rsidRPr="0076075D">
              <w:rPr>
                <w:sz w:val="22"/>
                <w:szCs w:val="22"/>
              </w:rPr>
              <w:t>Mã lỗi (trong trường hợp lỗi)</w:t>
            </w:r>
          </w:p>
        </w:tc>
      </w:tr>
      <w:tr w:rsidR="00501898" w:rsidRPr="0076075D" w14:paraId="5099169C" w14:textId="77777777">
        <w:tc>
          <w:tcPr>
            <w:tcW w:w="2749" w:type="dxa"/>
          </w:tcPr>
          <w:p w14:paraId="6611C3D2" w14:textId="77777777" w:rsidR="00501898" w:rsidRPr="0076075D" w:rsidRDefault="00136181">
            <w:pPr>
              <w:spacing w:before="0"/>
              <w:ind w:left="0"/>
              <w:jc w:val="both"/>
              <w:rPr>
                <w:sz w:val="22"/>
                <w:szCs w:val="22"/>
              </w:rPr>
            </w:pPr>
            <w:r w:rsidRPr="0076075D">
              <w:rPr>
                <w:sz w:val="22"/>
                <w:szCs w:val="22"/>
              </w:rPr>
              <w:t>data</w:t>
            </w:r>
          </w:p>
        </w:tc>
        <w:tc>
          <w:tcPr>
            <w:tcW w:w="6035" w:type="dxa"/>
          </w:tcPr>
          <w:p w14:paraId="52924620" w14:textId="77777777" w:rsidR="00501898" w:rsidRPr="0076075D" w:rsidRDefault="00136181">
            <w:pPr>
              <w:spacing w:before="0"/>
              <w:ind w:left="0"/>
              <w:jc w:val="both"/>
              <w:rPr>
                <w:sz w:val="22"/>
                <w:szCs w:val="22"/>
              </w:rPr>
            </w:pPr>
            <w:r w:rsidRPr="0076075D">
              <w:rPr>
                <w:sz w:val="22"/>
                <w:szCs w:val="22"/>
              </w:rPr>
              <w:t>Mô tả lỗi (trong trường hợp lỗi)</w:t>
            </w:r>
          </w:p>
        </w:tc>
      </w:tr>
    </w:tbl>
    <w:p w14:paraId="1C054879" w14:textId="77777777" w:rsidR="00501898" w:rsidRPr="0076075D" w:rsidRDefault="00136181">
      <w:pPr>
        <w:ind w:left="0"/>
        <w:rPr>
          <w:sz w:val="22"/>
          <w:szCs w:val="22"/>
        </w:rPr>
      </w:pPr>
      <w:r w:rsidRPr="0076075D">
        <w:rPr>
          <w:sz w:val="22"/>
          <w:szCs w:val="22"/>
        </w:rPr>
        <w:t xml:space="preserve">Ví dụ trường hợp thành công: </w:t>
      </w:r>
    </w:p>
    <w:p w14:paraId="11BA0FB8" w14:textId="77777777" w:rsidR="00501898" w:rsidRPr="0076075D" w:rsidRDefault="00136181">
      <w:pPr>
        <w:shd w:val="clear" w:color="auto" w:fill="DEEAF6"/>
        <w:ind w:left="0"/>
        <w:rPr>
          <w:sz w:val="22"/>
          <w:szCs w:val="22"/>
        </w:rPr>
      </w:pPr>
      <w:r w:rsidRPr="0076075D">
        <w:rPr>
          <w:sz w:val="22"/>
          <w:szCs w:val="22"/>
        </w:rPr>
        <w:t>{</w:t>
      </w:r>
    </w:p>
    <w:p w14:paraId="29F9BD71" w14:textId="77777777" w:rsidR="00501898" w:rsidRPr="0076075D" w:rsidRDefault="00136181">
      <w:pPr>
        <w:shd w:val="clear" w:color="auto" w:fill="DEEAF6"/>
        <w:ind w:left="0"/>
        <w:rPr>
          <w:sz w:val="22"/>
          <w:szCs w:val="22"/>
        </w:rPr>
      </w:pPr>
      <w:r w:rsidRPr="0076075D">
        <w:rPr>
          <w:sz w:val="22"/>
          <w:szCs w:val="22"/>
        </w:rPr>
        <w:t xml:space="preserve">    "errorCode": null,</w:t>
      </w:r>
    </w:p>
    <w:p w14:paraId="6CE56958" w14:textId="77777777" w:rsidR="00501898" w:rsidRPr="0076075D" w:rsidRDefault="00136181">
      <w:pPr>
        <w:shd w:val="clear" w:color="auto" w:fill="DEEAF6"/>
        <w:ind w:left="0"/>
        <w:rPr>
          <w:sz w:val="22"/>
          <w:szCs w:val="22"/>
        </w:rPr>
      </w:pPr>
      <w:r w:rsidRPr="0076075D">
        <w:rPr>
          <w:sz w:val="22"/>
          <w:szCs w:val="22"/>
        </w:rPr>
        <w:t xml:space="preserve">    "description": "SUCCESSFUL INVOICE EXPLANATION!"</w:t>
      </w:r>
    </w:p>
    <w:p w14:paraId="3807583E" w14:textId="77777777" w:rsidR="00501898" w:rsidRPr="0076075D" w:rsidRDefault="00136181">
      <w:pPr>
        <w:shd w:val="clear" w:color="auto" w:fill="DEEAF6"/>
        <w:ind w:left="0"/>
        <w:rPr>
          <w:sz w:val="22"/>
          <w:szCs w:val="22"/>
        </w:rPr>
      </w:pPr>
      <w:r w:rsidRPr="0076075D">
        <w:rPr>
          <w:sz w:val="22"/>
          <w:szCs w:val="22"/>
        </w:rPr>
        <w:t>}</w:t>
      </w:r>
    </w:p>
    <w:p w14:paraId="0CD1255B" w14:textId="77777777" w:rsidR="00501898" w:rsidRPr="0076075D" w:rsidRDefault="00136181">
      <w:pPr>
        <w:ind w:left="0"/>
        <w:rPr>
          <w:sz w:val="22"/>
          <w:szCs w:val="22"/>
        </w:rPr>
      </w:pPr>
      <w:r w:rsidRPr="0076075D">
        <w:rPr>
          <w:sz w:val="22"/>
          <w:szCs w:val="22"/>
        </w:rPr>
        <w:lastRenderedPageBreak/>
        <w:t xml:space="preserve">Ví dụ trường hợp lỗi: </w:t>
      </w:r>
    </w:p>
    <w:p w14:paraId="4E92DDF0" w14:textId="77777777" w:rsidR="00501898" w:rsidRPr="0076075D" w:rsidRDefault="00136181">
      <w:pPr>
        <w:shd w:val="clear" w:color="auto" w:fill="DEEAF6"/>
        <w:ind w:left="0"/>
        <w:rPr>
          <w:sz w:val="22"/>
          <w:szCs w:val="22"/>
        </w:rPr>
      </w:pPr>
      <w:r w:rsidRPr="0076075D">
        <w:rPr>
          <w:sz w:val="22"/>
          <w:szCs w:val="22"/>
        </w:rPr>
        <w:t>{</w:t>
      </w:r>
    </w:p>
    <w:p w14:paraId="73591DC5" w14:textId="77777777" w:rsidR="00501898" w:rsidRPr="0076075D" w:rsidRDefault="00136181">
      <w:pPr>
        <w:shd w:val="clear" w:color="auto" w:fill="DEEAF6"/>
        <w:ind w:left="0"/>
        <w:rPr>
          <w:sz w:val="22"/>
          <w:szCs w:val="22"/>
        </w:rPr>
      </w:pPr>
      <w:r w:rsidRPr="0076075D">
        <w:rPr>
          <w:sz w:val="22"/>
          <w:szCs w:val="22"/>
        </w:rPr>
        <w:t xml:space="preserve">    "code": 400,</w:t>
      </w:r>
    </w:p>
    <w:p w14:paraId="3CD809C0" w14:textId="77777777" w:rsidR="00501898" w:rsidRPr="0076075D" w:rsidRDefault="00136181">
      <w:pPr>
        <w:shd w:val="clear" w:color="auto" w:fill="DEEAF6"/>
        <w:ind w:left="0"/>
        <w:rPr>
          <w:sz w:val="22"/>
          <w:szCs w:val="22"/>
        </w:rPr>
      </w:pPr>
      <w:r w:rsidRPr="0076075D">
        <w:rPr>
          <w:sz w:val="22"/>
          <w:szCs w:val="22"/>
        </w:rPr>
        <w:t xml:space="preserve">    "message": "INVOICE_STATUS_INVALID",</w:t>
      </w:r>
    </w:p>
    <w:p w14:paraId="46FAD5E7" w14:textId="77777777" w:rsidR="00501898" w:rsidRPr="0076075D" w:rsidRDefault="00136181">
      <w:pPr>
        <w:shd w:val="clear" w:color="auto" w:fill="DEEAF6"/>
        <w:ind w:left="0"/>
        <w:rPr>
          <w:sz w:val="22"/>
          <w:szCs w:val="22"/>
        </w:rPr>
      </w:pPr>
      <w:r w:rsidRPr="0076075D">
        <w:rPr>
          <w:sz w:val="22"/>
          <w:szCs w:val="22"/>
        </w:rPr>
        <w:t xml:space="preserve">    "data": "Trạng thái hóa đơn không hợp lệ"</w:t>
      </w:r>
    </w:p>
    <w:p w14:paraId="1FECDFE1" w14:textId="77777777" w:rsidR="00501898" w:rsidRPr="0076075D" w:rsidRDefault="00136181">
      <w:pPr>
        <w:shd w:val="clear" w:color="auto" w:fill="DEEAF6"/>
        <w:ind w:left="0"/>
        <w:rPr>
          <w:sz w:val="22"/>
          <w:szCs w:val="22"/>
        </w:rPr>
      </w:pPr>
      <w:r w:rsidRPr="0076075D">
        <w:rPr>
          <w:sz w:val="22"/>
          <w:szCs w:val="22"/>
        </w:rPr>
        <w:t>}</w:t>
      </w:r>
    </w:p>
    <w:p w14:paraId="5D556FDC" w14:textId="77777777" w:rsidR="00501898" w:rsidRPr="0076075D" w:rsidRDefault="00501898">
      <w:pPr>
        <w:ind w:left="0"/>
        <w:rPr>
          <w:b/>
          <w:bCs/>
          <w:sz w:val="22"/>
          <w:szCs w:val="22"/>
        </w:rPr>
      </w:pPr>
    </w:p>
    <w:p w14:paraId="31B142CF" w14:textId="77777777" w:rsidR="00501898" w:rsidRPr="0076075D" w:rsidRDefault="00136181">
      <w:pPr>
        <w:ind w:left="0"/>
        <w:rPr>
          <w:b/>
          <w:bCs/>
          <w:sz w:val="22"/>
          <w:szCs w:val="22"/>
        </w:rPr>
      </w:pPr>
      <w:r w:rsidRPr="0076075D">
        <w:rPr>
          <w:b/>
          <w:bCs/>
          <w:sz w:val="22"/>
          <w:szCs w:val="22"/>
        </w:rPr>
        <w:t xml:space="preserve">Ví dụ: </w:t>
      </w:r>
    </w:p>
    <w:p w14:paraId="785CCAA6"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w:t>
      </w:r>
    </w:p>
    <w:p w14:paraId="1AD73F23"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"taxCode": "0100109106-710",</w:t>
      </w:r>
    </w:p>
    <w:p w14:paraId="4E9DECDE"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"invoiceType": "5"</w:t>
      </w:r>
    </w:p>
    <w:p w14:paraId="1B94E19C"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w:t>
      </w:r>
    </w:p>
    <w:p w14:paraId="399FD2CC" w14:textId="77777777" w:rsidR="00501898" w:rsidRPr="0076075D" w:rsidRDefault="00136181">
      <w:pPr>
        <w:rPr>
          <w:sz w:val="22"/>
          <w:szCs w:val="22"/>
        </w:rPr>
      </w:pPr>
      <w:r w:rsidRPr="0076075D">
        <w:rPr>
          <w:b/>
          <w:bCs/>
          <w:sz w:val="22"/>
          <w:szCs w:val="22"/>
        </w:rPr>
        <w:t>Output</w:t>
      </w:r>
      <w:r w:rsidRPr="0076075D">
        <w:rPr>
          <w:sz w:val="22"/>
          <w:szCs w:val="22"/>
        </w:rPr>
        <w:t xml:space="preserve">: </w:t>
      </w:r>
    </w:p>
    <w:tbl>
      <w:tblPr>
        <w:tblW w:w="99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3217"/>
        <w:gridCol w:w="5364"/>
      </w:tblGrid>
      <w:tr w:rsidR="00501898" w:rsidRPr="0076075D" w14:paraId="5286DAD7" w14:textId="77777777">
        <w:trPr>
          <w:trHeight w:val="395"/>
        </w:trPr>
        <w:tc>
          <w:tcPr>
            <w:tcW w:w="1417" w:type="dxa"/>
            <w:shd w:val="clear" w:color="auto" w:fill="D9D9D9"/>
          </w:tcPr>
          <w:p w14:paraId="4366ADA2" w14:textId="77777777" w:rsidR="00501898" w:rsidRPr="0076075D" w:rsidRDefault="00136181">
            <w:pPr>
              <w:ind w:left="-15"/>
              <w:jc w:val="center"/>
              <w:rPr>
                <w:b/>
                <w:sz w:val="22"/>
                <w:szCs w:val="22"/>
              </w:rPr>
            </w:pPr>
            <w:r w:rsidRPr="0076075D">
              <w:rPr>
                <w:b/>
                <w:sz w:val="22"/>
                <w:szCs w:val="22"/>
              </w:rPr>
              <w:t>STT</w:t>
            </w:r>
          </w:p>
        </w:tc>
        <w:tc>
          <w:tcPr>
            <w:tcW w:w="3217" w:type="dxa"/>
            <w:shd w:val="clear" w:color="auto" w:fill="D9D9D9"/>
          </w:tcPr>
          <w:p w14:paraId="551FEB4E" w14:textId="77777777" w:rsidR="00501898" w:rsidRPr="0076075D" w:rsidRDefault="00136181">
            <w:pPr>
              <w:ind w:left="-89"/>
              <w:jc w:val="center"/>
              <w:rPr>
                <w:b/>
                <w:sz w:val="22"/>
                <w:szCs w:val="22"/>
              </w:rPr>
            </w:pPr>
            <w:r w:rsidRPr="0076075D">
              <w:rPr>
                <w:b/>
                <w:sz w:val="22"/>
                <w:szCs w:val="22"/>
              </w:rPr>
              <w:t>Tên trường</w:t>
            </w:r>
          </w:p>
        </w:tc>
        <w:tc>
          <w:tcPr>
            <w:tcW w:w="5364" w:type="dxa"/>
            <w:shd w:val="clear" w:color="auto" w:fill="D9D9D9"/>
          </w:tcPr>
          <w:p w14:paraId="4492E5CE" w14:textId="77777777" w:rsidR="00501898" w:rsidRPr="0076075D" w:rsidRDefault="00136181">
            <w:pPr>
              <w:ind w:left="-59"/>
              <w:jc w:val="center"/>
              <w:rPr>
                <w:b/>
                <w:sz w:val="22"/>
                <w:szCs w:val="22"/>
              </w:rPr>
            </w:pPr>
            <w:r w:rsidRPr="0076075D">
              <w:rPr>
                <w:b/>
                <w:sz w:val="22"/>
                <w:szCs w:val="22"/>
              </w:rPr>
              <w:t>Mô tả</w:t>
            </w:r>
          </w:p>
        </w:tc>
      </w:tr>
      <w:tr w:rsidR="00501898" w:rsidRPr="0076075D" w14:paraId="6C371CDF" w14:textId="77777777">
        <w:tc>
          <w:tcPr>
            <w:tcW w:w="1417" w:type="dxa"/>
          </w:tcPr>
          <w:p w14:paraId="1A863D21" w14:textId="77777777" w:rsidR="00501898" w:rsidRPr="0076075D" w:rsidRDefault="00501898">
            <w:pPr>
              <w:pStyle w:val="ListParagraph"/>
              <w:widowControl w:val="0"/>
              <w:numPr>
                <w:ilvl w:val="0"/>
                <w:numId w:val="31"/>
              </w:numPr>
              <w:spacing w:line="360" w:lineRule="auto"/>
              <w:contextualSpacing/>
              <w:jc w:val="center"/>
              <w:rPr>
                <w:rFonts w:ascii="Times New Roman" w:hAnsi="Times New Roman"/>
              </w:rPr>
            </w:pPr>
          </w:p>
        </w:tc>
        <w:tc>
          <w:tcPr>
            <w:tcW w:w="3217" w:type="dxa"/>
          </w:tcPr>
          <w:p w14:paraId="2AE3D85B" w14:textId="77777777" w:rsidR="00501898" w:rsidRPr="0076075D" w:rsidRDefault="00136181">
            <w:pPr>
              <w:spacing w:before="0"/>
              <w:ind w:left="0"/>
              <w:jc w:val="both"/>
              <w:rPr>
                <w:sz w:val="22"/>
                <w:szCs w:val="22"/>
              </w:rPr>
            </w:pPr>
            <w:r w:rsidRPr="0076075D">
              <w:rPr>
                <w:sz w:val="22"/>
                <w:szCs w:val="22"/>
              </w:rPr>
              <w:t>errorcode</w:t>
            </w:r>
          </w:p>
        </w:tc>
        <w:tc>
          <w:tcPr>
            <w:tcW w:w="5364" w:type="dxa"/>
          </w:tcPr>
          <w:p w14:paraId="01EFEBD6" w14:textId="77777777" w:rsidR="00501898" w:rsidRPr="0076075D" w:rsidRDefault="00136181">
            <w:pPr>
              <w:spacing w:before="0"/>
              <w:ind w:left="41"/>
              <w:jc w:val="both"/>
              <w:rPr>
                <w:bCs/>
                <w:sz w:val="22"/>
                <w:szCs w:val="22"/>
              </w:rPr>
            </w:pPr>
            <w:r w:rsidRPr="0076075D">
              <w:rPr>
                <w:bCs/>
                <w:sz w:val="22"/>
                <w:szCs w:val="22"/>
              </w:rPr>
              <w:t>Mã lỗi</w:t>
            </w:r>
          </w:p>
        </w:tc>
      </w:tr>
      <w:tr w:rsidR="00501898" w:rsidRPr="0076075D" w14:paraId="2F105C95" w14:textId="77777777">
        <w:tc>
          <w:tcPr>
            <w:tcW w:w="1417" w:type="dxa"/>
          </w:tcPr>
          <w:p w14:paraId="195B96B2" w14:textId="77777777" w:rsidR="00501898" w:rsidRPr="0076075D" w:rsidRDefault="00501898">
            <w:pPr>
              <w:pStyle w:val="ListParagraph"/>
              <w:widowControl w:val="0"/>
              <w:numPr>
                <w:ilvl w:val="0"/>
                <w:numId w:val="31"/>
              </w:numPr>
              <w:spacing w:line="360" w:lineRule="auto"/>
              <w:contextualSpacing/>
              <w:jc w:val="center"/>
              <w:rPr>
                <w:rFonts w:ascii="Times New Roman" w:hAnsi="Times New Roman"/>
              </w:rPr>
            </w:pPr>
          </w:p>
        </w:tc>
        <w:tc>
          <w:tcPr>
            <w:tcW w:w="3217" w:type="dxa"/>
          </w:tcPr>
          <w:p w14:paraId="69B0E2A2" w14:textId="77777777" w:rsidR="00501898" w:rsidRPr="0076075D" w:rsidRDefault="00136181">
            <w:pPr>
              <w:spacing w:before="0"/>
              <w:ind w:left="0"/>
              <w:jc w:val="both"/>
              <w:rPr>
                <w:sz w:val="22"/>
                <w:szCs w:val="22"/>
              </w:rPr>
            </w:pPr>
            <w:r w:rsidRPr="0076075D">
              <w:rPr>
                <w:sz w:val="22"/>
                <w:szCs w:val="22"/>
              </w:rPr>
              <w:t>description</w:t>
            </w:r>
          </w:p>
        </w:tc>
        <w:tc>
          <w:tcPr>
            <w:tcW w:w="5364" w:type="dxa"/>
          </w:tcPr>
          <w:p w14:paraId="41F354FE" w14:textId="77777777" w:rsidR="00501898" w:rsidRPr="0076075D" w:rsidRDefault="00136181">
            <w:pPr>
              <w:spacing w:before="0"/>
              <w:ind w:left="41"/>
              <w:jc w:val="both"/>
              <w:rPr>
                <w:bCs/>
                <w:sz w:val="22"/>
                <w:szCs w:val="22"/>
              </w:rPr>
            </w:pPr>
            <w:r w:rsidRPr="0076075D">
              <w:rPr>
                <w:bCs/>
                <w:sz w:val="22"/>
                <w:szCs w:val="22"/>
              </w:rPr>
              <w:t>Mô tả lỗi</w:t>
            </w:r>
          </w:p>
        </w:tc>
      </w:tr>
      <w:tr w:rsidR="00501898" w:rsidRPr="0076075D" w14:paraId="24270308" w14:textId="77777777">
        <w:tc>
          <w:tcPr>
            <w:tcW w:w="1417" w:type="dxa"/>
          </w:tcPr>
          <w:p w14:paraId="21BC7E79" w14:textId="77777777" w:rsidR="00501898" w:rsidRPr="0076075D" w:rsidRDefault="00501898">
            <w:pPr>
              <w:pStyle w:val="ListParagraph"/>
              <w:widowControl w:val="0"/>
              <w:numPr>
                <w:ilvl w:val="0"/>
                <w:numId w:val="31"/>
              </w:numPr>
              <w:spacing w:line="360" w:lineRule="auto"/>
              <w:contextualSpacing/>
              <w:jc w:val="center"/>
              <w:rPr>
                <w:rFonts w:ascii="Times New Roman" w:hAnsi="Times New Roman"/>
              </w:rPr>
            </w:pPr>
          </w:p>
        </w:tc>
        <w:tc>
          <w:tcPr>
            <w:tcW w:w="3217" w:type="dxa"/>
          </w:tcPr>
          <w:p w14:paraId="574CA03A" w14:textId="77777777" w:rsidR="00501898" w:rsidRPr="0076075D" w:rsidRDefault="00136181">
            <w:pPr>
              <w:spacing w:before="0"/>
              <w:ind w:left="0"/>
              <w:jc w:val="both"/>
              <w:rPr>
                <w:sz w:val="22"/>
                <w:szCs w:val="22"/>
              </w:rPr>
            </w:pPr>
            <w:r w:rsidRPr="0076075D">
              <w:rPr>
                <w:sz w:val="22"/>
                <w:szCs w:val="22"/>
              </w:rPr>
              <w:t>totalRows</w:t>
            </w:r>
          </w:p>
        </w:tc>
        <w:tc>
          <w:tcPr>
            <w:tcW w:w="5364" w:type="dxa"/>
          </w:tcPr>
          <w:p w14:paraId="31ABBAB8" w14:textId="77777777" w:rsidR="00501898" w:rsidRPr="0076075D" w:rsidRDefault="00136181">
            <w:pPr>
              <w:spacing w:before="0"/>
              <w:ind w:left="41"/>
              <w:jc w:val="both"/>
              <w:rPr>
                <w:bCs/>
                <w:sz w:val="22"/>
                <w:szCs w:val="22"/>
              </w:rPr>
            </w:pPr>
            <w:r w:rsidRPr="0076075D">
              <w:rPr>
                <w:bCs/>
                <w:sz w:val="22"/>
                <w:szCs w:val="22"/>
              </w:rPr>
              <w:t>Tổng số dòng kết quả tìm được</w:t>
            </w:r>
          </w:p>
        </w:tc>
      </w:tr>
      <w:tr w:rsidR="00501898" w:rsidRPr="0076075D" w14:paraId="6A73701E" w14:textId="77777777">
        <w:tc>
          <w:tcPr>
            <w:tcW w:w="1417" w:type="dxa"/>
          </w:tcPr>
          <w:p w14:paraId="07AC09C0" w14:textId="77777777" w:rsidR="00501898" w:rsidRPr="0076075D" w:rsidRDefault="00501898">
            <w:pPr>
              <w:pStyle w:val="ListParagraph"/>
              <w:widowControl w:val="0"/>
              <w:numPr>
                <w:ilvl w:val="0"/>
                <w:numId w:val="31"/>
              </w:numPr>
              <w:spacing w:line="360" w:lineRule="auto"/>
              <w:contextualSpacing/>
              <w:jc w:val="center"/>
              <w:rPr>
                <w:rFonts w:ascii="Times New Roman" w:hAnsi="Times New Roman"/>
              </w:rPr>
            </w:pPr>
          </w:p>
        </w:tc>
        <w:tc>
          <w:tcPr>
            <w:tcW w:w="3217" w:type="dxa"/>
          </w:tcPr>
          <w:p w14:paraId="6DFEB4EF" w14:textId="77777777" w:rsidR="00501898" w:rsidRPr="0076075D" w:rsidRDefault="00136181">
            <w:pPr>
              <w:spacing w:before="0"/>
              <w:ind w:left="0"/>
              <w:jc w:val="both"/>
              <w:rPr>
                <w:sz w:val="22"/>
                <w:szCs w:val="22"/>
              </w:rPr>
            </w:pPr>
            <w:r w:rsidRPr="0076075D">
              <w:rPr>
                <w:sz w:val="22"/>
                <w:szCs w:val="22"/>
              </w:rPr>
              <w:t>template</w:t>
            </w:r>
          </w:p>
        </w:tc>
        <w:tc>
          <w:tcPr>
            <w:tcW w:w="5364" w:type="dxa"/>
          </w:tcPr>
          <w:p w14:paraId="5F7018C7" w14:textId="77777777" w:rsidR="00501898" w:rsidRPr="0076075D" w:rsidRDefault="00136181">
            <w:pPr>
              <w:spacing w:before="0"/>
              <w:ind w:left="41"/>
              <w:jc w:val="both"/>
              <w:rPr>
                <w:bCs/>
                <w:sz w:val="22"/>
                <w:szCs w:val="22"/>
              </w:rPr>
            </w:pPr>
            <w:r w:rsidRPr="0076075D">
              <w:rPr>
                <w:bCs/>
                <w:sz w:val="22"/>
                <w:szCs w:val="22"/>
              </w:rPr>
              <w:t>NA</w:t>
            </w:r>
          </w:p>
        </w:tc>
      </w:tr>
      <w:tr w:rsidR="00501898" w:rsidRPr="0076075D" w14:paraId="5F99577E" w14:textId="77777777">
        <w:tc>
          <w:tcPr>
            <w:tcW w:w="1417" w:type="dxa"/>
          </w:tcPr>
          <w:p w14:paraId="69A12954" w14:textId="77777777" w:rsidR="00501898" w:rsidRPr="0076075D" w:rsidRDefault="00501898">
            <w:pPr>
              <w:pStyle w:val="ListParagraph"/>
              <w:widowControl w:val="0"/>
              <w:numPr>
                <w:ilvl w:val="0"/>
                <w:numId w:val="31"/>
              </w:numPr>
              <w:spacing w:line="360" w:lineRule="auto"/>
              <w:contextualSpacing/>
              <w:jc w:val="center"/>
              <w:rPr>
                <w:rFonts w:ascii="Times New Roman" w:hAnsi="Times New Roman"/>
              </w:rPr>
            </w:pPr>
          </w:p>
        </w:tc>
        <w:tc>
          <w:tcPr>
            <w:tcW w:w="3217" w:type="dxa"/>
          </w:tcPr>
          <w:p w14:paraId="66BB7413" w14:textId="77777777" w:rsidR="00501898" w:rsidRPr="0076075D" w:rsidRDefault="00136181">
            <w:pPr>
              <w:spacing w:before="0"/>
              <w:ind w:left="0"/>
              <w:jc w:val="both"/>
              <w:rPr>
                <w:sz w:val="22"/>
                <w:szCs w:val="22"/>
              </w:rPr>
            </w:pPr>
            <w:r w:rsidRPr="0076075D">
              <w:rPr>
                <w:sz w:val="22"/>
                <w:szCs w:val="22"/>
              </w:rPr>
              <w:t>templateCode</w:t>
            </w:r>
          </w:p>
        </w:tc>
        <w:tc>
          <w:tcPr>
            <w:tcW w:w="5364" w:type="dxa"/>
          </w:tcPr>
          <w:p w14:paraId="4060E0B5" w14:textId="77777777" w:rsidR="00501898" w:rsidRPr="0076075D" w:rsidRDefault="00136181">
            <w:pPr>
              <w:spacing w:before="0"/>
              <w:ind w:left="41"/>
              <w:jc w:val="both"/>
              <w:rPr>
                <w:bCs/>
                <w:sz w:val="22"/>
                <w:szCs w:val="22"/>
              </w:rPr>
            </w:pPr>
            <w:r w:rsidRPr="0076075D">
              <w:rPr>
                <w:bCs/>
                <w:sz w:val="22"/>
                <w:szCs w:val="22"/>
              </w:rPr>
              <w:t>Mẫu hóa đơn</w:t>
            </w:r>
          </w:p>
        </w:tc>
      </w:tr>
      <w:tr w:rsidR="00501898" w:rsidRPr="0076075D" w14:paraId="64FB0D75" w14:textId="77777777">
        <w:tc>
          <w:tcPr>
            <w:tcW w:w="1417" w:type="dxa"/>
          </w:tcPr>
          <w:p w14:paraId="18BE7184" w14:textId="77777777" w:rsidR="00501898" w:rsidRPr="0076075D" w:rsidRDefault="00501898">
            <w:pPr>
              <w:pStyle w:val="ListParagraph"/>
              <w:widowControl w:val="0"/>
              <w:numPr>
                <w:ilvl w:val="0"/>
                <w:numId w:val="31"/>
              </w:numPr>
              <w:spacing w:line="360" w:lineRule="auto"/>
              <w:contextualSpacing/>
              <w:jc w:val="center"/>
              <w:rPr>
                <w:rFonts w:ascii="Times New Roman" w:hAnsi="Times New Roman"/>
              </w:rPr>
            </w:pPr>
          </w:p>
        </w:tc>
        <w:tc>
          <w:tcPr>
            <w:tcW w:w="3217" w:type="dxa"/>
          </w:tcPr>
          <w:p w14:paraId="5D158847" w14:textId="77777777" w:rsidR="00501898" w:rsidRPr="0076075D" w:rsidRDefault="00136181">
            <w:pPr>
              <w:spacing w:before="0"/>
              <w:ind w:left="0"/>
              <w:jc w:val="both"/>
              <w:rPr>
                <w:sz w:val="22"/>
                <w:szCs w:val="22"/>
              </w:rPr>
            </w:pPr>
            <w:r w:rsidRPr="0076075D">
              <w:rPr>
                <w:sz w:val="22"/>
                <w:szCs w:val="22"/>
              </w:rPr>
              <w:t>invoiceSeri</w:t>
            </w:r>
          </w:p>
        </w:tc>
        <w:tc>
          <w:tcPr>
            <w:tcW w:w="5364" w:type="dxa"/>
          </w:tcPr>
          <w:p w14:paraId="1E19F5E5" w14:textId="77777777" w:rsidR="00501898" w:rsidRPr="0076075D" w:rsidRDefault="00136181">
            <w:pPr>
              <w:spacing w:before="0"/>
              <w:ind w:left="41"/>
              <w:jc w:val="both"/>
              <w:rPr>
                <w:bCs/>
                <w:sz w:val="22"/>
                <w:szCs w:val="22"/>
              </w:rPr>
            </w:pPr>
            <w:r w:rsidRPr="0076075D">
              <w:rPr>
                <w:bCs/>
                <w:sz w:val="22"/>
                <w:szCs w:val="22"/>
              </w:rPr>
              <w:t>Ký hiệu hóa đơn</w:t>
            </w:r>
          </w:p>
        </w:tc>
      </w:tr>
      <w:tr w:rsidR="00501898" w:rsidRPr="0076075D" w14:paraId="54C33AAE" w14:textId="77777777">
        <w:tc>
          <w:tcPr>
            <w:tcW w:w="1417" w:type="dxa"/>
          </w:tcPr>
          <w:p w14:paraId="0E403559" w14:textId="77777777" w:rsidR="00501898" w:rsidRPr="0076075D" w:rsidRDefault="00501898">
            <w:pPr>
              <w:pStyle w:val="ListParagraph"/>
              <w:widowControl w:val="0"/>
              <w:numPr>
                <w:ilvl w:val="0"/>
                <w:numId w:val="31"/>
              </w:numPr>
              <w:spacing w:line="360" w:lineRule="auto"/>
              <w:contextualSpacing/>
              <w:jc w:val="center"/>
              <w:rPr>
                <w:rFonts w:ascii="Times New Roman" w:hAnsi="Times New Roman"/>
              </w:rPr>
            </w:pPr>
          </w:p>
        </w:tc>
        <w:tc>
          <w:tcPr>
            <w:tcW w:w="3217" w:type="dxa"/>
          </w:tcPr>
          <w:p w14:paraId="504B43C4" w14:textId="77777777" w:rsidR="00501898" w:rsidRPr="0076075D" w:rsidRDefault="00136181">
            <w:pPr>
              <w:spacing w:before="0"/>
              <w:ind w:left="0"/>
              <w:jc w:val="both"/>
              <w:rPr>
                <w:sz w:val="22"/>
                <w:szCs w:val="22"/>
              </w:rPr>
            </w:pPr>
            <w:r w:rsidRPr="0076075D">
              <w:rPr>
                <w:sz w:val="22"/>
                <w:szCs w:val="22"/>
              </w:rPr>
              <w:t>originalTemplateCode</w:t>
            </w:r>
          </w:p>
        </w:tc>
        <w:tc>
          <w:tcPr>
            <w:tcW w:w="5364" w:type="dxa"/>
          </w:tcPr>
          <w:p w14:paraId="72738506" w14:textId="77777777" w:rsidR="00501898" w:rsidRPr="0076075D" w:rsidRDefault="00136181">
            <w:pPr>
              <w:spacing w:before="0"/>
              <w:ind w:left="41"/>
              <w:jc w:val="both"/>
              <w:rPr>
                <w:bCs/>
                <w:sz w:val="22"/>
                <w:szCs w:val="22"/>
              </w:rPr>
            </w:pPr>
            <w:r w:rsidRPr="0076075D">
              <w:rPr>
                <w:bCs/>
                <w:sz w:val="22"/>
                <w:szCs w:val="22"/>
              </w:rPr>
              <w:t>Mẫu hóa đơn gốc</w:t>
            </w:r>
          </w:p>
        </w:tc>
      </w:tr>
    </w:tbl>
    <w:p w14:paraId="60AEF6A8" w14:textId="77777777" w:rsidR="00501898" w:rsidRPr="0076075D" w:rsidRDefault="00136181">
      <w:pPr>
        <w:pStyle w:val="Heading2"/>
        <w:numPr>
          <w:ilvl w:val="0"/>
          <w:numId w:val="0"/>
        </w:numPr>
        <w:tabs>
          <w:tab w:val="clear" w:pos="2278"/>
        </w:tabs>
        <w:rPr>
          <w:rFonts w:ascii="Times New Roman" w:hAnsi="Times New Roman"/>
          <w:sz w:val="22"/>
          <w:szCs w:val="22"/>
          <w:lang w:val="vi-VN"/>
        </w:rPr>
      </w:pPr>
      <w:r w:rsidRPr="0076075D">
        <w:rPr>
          <w:rFonts w:ascii="Times New Roman" w:hAnsi="Times New Roman"/>
          <w:sz w:val="22"/>
          <w:szCs w:val="22"/>
        </w:rPr>
        <w:t xml:space="preserve">7.27 Phát hành hóa đơn có mã bí mật </w:t>
      </w:r>
      <w:r w:rsidRPr="0076075D">
        <w:rPr>
          <w:rFonts w:ascii="Times New Roman" w:hAnsi="Times New Roman"/>
          <w:sz w:val="22"/>
          <w:szCs w:val="22"/>
          <w:lang w:val="vi-VN"/>
        </w:rPr>
        <w:t>cho CTS SERVER</w:t>
      </w:r>
    </w:p>
    <w:p w14:paraId="333975E1" w14:textId="77777777" w:rsidR="00501898" w:rsidRPr="0076075D" w:rsidRDefault="00136181">
      <w:pPr>
        <w:jc w:val="both"/>
        <w:rPr>
          <w:b/>
          <w:sz w:val="22"/>
          <w:szCs w:val="22"/>
          <w:lang w:val="vi-VN"/>
        </w:rPr>
      </w:pPr>
      <w:r w:rsidRPr="0076075D">
        <w:rPr>
          <w:b/>
          <w:sz w:val="22"/>
          <w:szCs w:val="22"/>
          <w:lang w:val="vi-VN"/>
        </w:rPr>
        <w:t>* Quy tắc kiểm tra ngày lập hóa đơn:</w:t>
      </w:r>
    </w:p>
    <w:p w14:paraId="3E6C1354" w14:textId="77777777" w:rsidR="00501898" w:rsidRPr="0076075D" w:rsidRDefault="00136181">
      <w:pPr>
        <w:rPr>
          <w:spacing w:val="2"/>
          <w:sz w:val="22"/>
          <w:szCs w:val="22"/>
          <w:shd w:val="clear" w:color="auto" w:fill="FFFFFF"/>
          <w:lang w:val="vi-VN"/>
        </w:rPr>
      </w:pPr>
      <w:r w:rsidRPr="0076075D">
        <w:rPr>
          <w:spacing w:val="2"/>
          <w:sz w:val="22"/>
          <w:szCs w:val="22"/>
          <w:shd w:val="clear" w:color="auto" w:fill="FFFFFF"/>
          <w:lang w:val="vi-VN"/>
        </w:rPr>
        <w:t xml:space="preserve">Hệ thống Hóa đơn điện tử SInvoice V2, phần Cấu hình chung liên quan ngày lập hóa đơn có 2 checkbox: </w:t>
      </w:r>
      <w:r w:rsidRPr="0076075D">
        <w:rPr>
          <w:color w:val="181D34"/>
          <w:spacing w:val="2"/>
          <w:sz w:val="22"/>
          <w:szCs w:val="22"/>
          <w:shd w:val="clear" w:color="auto" w:fill="FFFFFF"/>
          <w:lang w:val="vi-VN"/>
        </w:rPr>
        <w:t>Cho phép ngày lập hóa đơn khác ngày hiện tại</w:t>
      </w:r>
      <w:r w:rsidRPr="0076075D">
        <w:rPr>
          <w:spacing w:val="2"/>
          <w:sz w:val="22"/>
          <w:szCs w:val="22"/>
          <w:shd w:val="clear" w:color="auto" w:fill="FFFFFF"/>
          <w:lang w:val="vi-VN"/>
        </w:rPr>
        <w:t>, Tự động đặt giá trị cho ngày lập hóa đơn bằng ngày lập gần nhất.</w:t>
      </w:r>
    </w:p>
    <w:p w14:paraId="532E4825" w14:textId="77777777" w:rsidR="00501898" w:rsidRPr="0076075D" w:rsidRDefault="00136181">
      <w:pPr>
        <w:rPr>
          <w:spacing w:val="2"/>
          <w:sz w:val="22"/>
          <w:szCs w:val="22"/>
          <w:shd w:val="clear" w:color="auto" w:fill="FFFFFF"/>
          <w:lang w:val="vi-VN"/>
        </w:rPr>
      </w:pPr>
      <w:r w:rsidRPr="0076075D">
        <w:rPr>
          <w:spacing w:val="2"/>
          <w:sz w:val="22"/>
          <w:szCs w:val="22"/>
          <w:shd w:val="clear" w:color="auto" w:fill="FFFFFF"/>
          <w:lang w:val="vi-VN"/>
        </w:rPr>
        <w:t>Khi phát hành hóa đơn qua API, ngày lập hóa đơn sẽ bị ảnh hưởng khi người dùng tích chọn các checkbox này, xảy ra 4 trường hợp như mô tả sau:</w:t>
      </w:r>
    </w:p>
    <w:p w14:paraId="319289FC" w14:textId="77777777" w:rsidR="00501898" w:rsidRPr="0076075D" w:rsidRDefault="00136181">
      <w:pPr>
        <w:rPr>
          <w:b/>
          <w:snapToGrid/>
          <w:sz w:val="22"/>
          <w:szCs w:val="22"/>
          <w:lang w:val="vi-VN"/>
        </w:rPr>
      </w:pPr>
      <w:r w:rsidRPr="0076075D">
        <w:rPr>
          <w:b/>
          <w:sz w:val="22"/>
          <w:szCs w:val="22"/>
          <w:lang w:val="vi-VN"/>
        </w:rPr>
        <w:t>TH1: Không tick cả 2</w:t>
      </w:r>
    </w:p>
    <w:p w14:paraId="5DC45A84" w14:textId="77777777" w:rsidR="00501898" w:rsidRPr="0076075D" w:rsidRDefault="00136181">
      <w:pPr>
        <w:rPr>
          <w:sz w:val="22"/>
          <w:szCs w:val="22"/>
          <w:lang w:val="vi-VN"/>
        </w:rPr>
      </w:pPr>
      <w:r w:rsidRPr="0076075D">
        <w:rPr>
          <w:sz w:val="22"/>
          <w:szCs w:val="22"/>
          <w:lang w:val="vi-VN"/>
        </w:rPr>
        <w:t>- Ngày lập (invoiceIssuedDate) null: lấy ngày giờ hiện tại (sysdate)</w:t>
      </w:r>
    </w:p>
    <w:p w14:paraId="50D16F37" w14:textId="77777777" w:rsidR="00501898" w:rsidRPr="0076075D" w:rsidRDefault="00136181">
      <w:pPr>
        <w:rPr>
          <w:sz w:val="22"/>
          <w:szCs w:val="22"/>
          <w:lang w:val="vi-VN"/>
        </w:rPr>
      </w:pPr>
      <w:r w:rsidRPr="0076075D">
        <w:rPr>
          <w:sz w:val="22"/>
          <w:szCs w:val="22"/>
          <w:lang w:val="vi-VN"/>
        </w:rPr>
        <w:t>- Ngày lập &lt; ngày lập của hóa đơn gần nhất: ngày lập không hợp lệ</w:t>
      </w:r>
    </w:p>
    <w:p w14:paraId="0DA47517" w14:textId="77777777" w:rsidR="00501898" w:rsidRPr="0076075D" w:rsidRDefault="00136181">
      <w:pPr>
        <w:rPr>
          <w:sz w:val="22"/>
          <w:szCs w:val="22"/>
          <w:lang w:val="vi-VN"/>
        </w:rPr>
      </w:pPr>
      <w:r w:rsidRPr="0076075D">
        <w:rPr>
          <w:sz w:val="22"/>
          <w:szCs w:val="22"/>
          <w:lang w:val="vi-VN"/>
        </w:rPr>
        <w:t>- Ngày lập &gt;= ngày lập của hóa đơn gần nhất và &lt;= ngày hiện tại: ngày lập không hợp lệ</w:t>
      </w:r>
    </w:p>
    <w:p w14:paraId="792C9A3D" w14:textId="77777777" w:rsidR="00501898" w:rsidRPr="0076075D" w:rsidRDefault="00136181">
      <w:pPr>
        <w:rPr>
          <w:sz w:val="22"/>
          <w:szCs w:val="22"/>
          <w:lang w:val="vi-VN"/>
        </w:rPr>
      </w:pPr>
      <w:r w:rsidRPr="0076075D">
        <w:rPr>
          <w:sz w:val="22"/>
          <w:szCs w:val="22"/>
          <w:lang w:val="vi-VN"/>
        </w:rPr>
        <w:lastRenderedPageBreak/>
        <w:t>- Ngày lập &gt; ngày hiện tại: lấy ngày truyền vào (không kiểm tra giờ)</w:t>
      </w:r>
    </w:p>
    <w:p w14:paraId="3F2620C7" w14:textId="77777777" w:rsidR="00501898" w:rsidRPr="0076075D" w:rsidRDefault="00136181">
      <w:pPr>
        <w:rPr>
          <w:b/>
          <w:sz w:val="22"/>
          <w:szCs w:val="22"/>
          <w:lang w:val="vi-VN"/>
        </w:rPr>
      </w:pPr>
      <w:r w:rsidRPr="0076075D">
        <w:rPr>
          <w:b/>
          <w:sz w:val="22"/>
          <w:szCs w:val="22"/>
          <w:lang w:val="vi-VN"/>
        </w:rPr>
        <w:t>TH2: Tick “</w:t>
      </w:r>
      <w:r w:rsidRPr="0076075D">
        <w:rPr>
          <w:b/>
          <w:spacing w:val="2"/>
          <w:sz w:val="22"/>
          <w:szCs w:val="22"/>
          <w:shd w:val="clear" w:color="auto" w:fill="FFFFFF"/>
          <w:lang w:val="vi-VN"/>
        </w:rPr>
        <w:t>Cấu hình ngày ký là thời điểm hiện tại”</w:t>
      </w:r>
    </w:p>
    <w:p w14:paraId="34C44DA2" w14:textId="77777777" w:rsidR="00501898" w:rsidRPr="0076075D" w:rsidRDefault="00136181">
      <w:pPr>
        <w:rPr>
          <w:sz w:val="22"/>
          <w:szCs w:val="22"/>
          <w:lang w:val="vi-VN"/>
        </w:rPr>
      </w:pPr>
      <w:r w:rsidRPr="0076075D">
        <w:rPr>
          <w:sz w:val="22"/>
          <w:szCs w:val="22"/>
          <w:lang w:val="vi-VN"/>
        </w:rPr>
        <w:t>- Ngày lập (invoiceIssuedDate) null: lấy ngày giờ hiện tại (sysdate)</w:t>
      </w:r>
    </w:p>
    <w:p w14:paraId="69E3036F" w14:textId="77777777" w:rsidR="00501898" w:rsidRPr="0076075D" w:rsidRDefault="00136181">
      <w:pPr>
        <w:rPr>
          <w:sz w:val="22"/>
          <w:szCs w:val="22"/>
          <w:lang w:val="vi-VN"/>
        </w:rPr>
      </w:pPr>
      <w:r w:rsidRPr="0076075D">
        <w:rPr>
          <w:sz w:val="22"/>
          <w:szCs w:val="22"/>
          <w:lang w:val="vi-VN"/>
        </w:rPr>
        <w:t xml:space="preserve">- Ngày lập &lt; ngày lập của hóa đơn gần nhất: lấy ngày của hóa đơn đã lập gần nhất </w:t>
      </w:r>
    </w:p>
    <w:p w14:paraId="4507B362" w14:textId="77777777" w:rsidR="00501898" w:rsidRPr="0076075D" w:rsidRDefault="00136181">
      <w:pPr>
        <w:rPr>
          <w:sz w:val="22"/>
          <w:szCs w:val="22"/>
          <w:lang w:val="vi-VN"/>
        </w:rPr>
      </w:pPr>
      <w:r w:rsidRPr="0076075D">
        <w:rPr>
          <w:sz w:val="22"/>
          <w:szCs w:val="22"/>
          <w:lang w:val="vi-VN"/>
        </w:rPr>
        <w:t xml:space="preserve">- Ngày lập &gt;= ngày lập của hóa đơn gần nhất và &lt;= ngày hiện tại: lấy ngày truyền vào </w:t>
      </w:r>
    </w:p>
    <w:p w14:paraId="53798C52" w14:textId="77777777" w:rsidR="00501898" w:rsidRPr="0076075D" w:rsidRDefault="00136181">
      <w:pPr>
        <w:rPr>
          <w:sz w:val="22"/>
          <w:szCs w:val="22"/>
          <w:lang w:val="vi-VN"/>
        </w:rPr>
      </w:pPr>
      <w:r w:rsidRPr="0076075D">
        <w:rPr>
          <w:sz w:val="22"/>
          <w:szCs w:val="22"/>
          <w:lang w:val="vi-VN"/>
        </w:rPr>
        <w:t>- Ngày lập &gt; ngày hiện tại: ngày lập không hợp lệ</w:t>
      </w:r>
    </w:p>
    <w:p w14:paraId="7908F7D5" w14:textId="77777777" w:rsidR="00501898" w:rsidRPr="0076075D" w:rsidRDefault="00136181">
      <w:pPr>
        <w:jc w:val="both"/>
        <w:rPr>
          <w:b/>
          <w:spacing w:val="2"/>
          <w:sz w:val="22"/>
          <w:szCs w:val="22"/>
          <w:shd w:val="clear" w:color="auto" w:fill="FFFFFF"/>
          <w:lang w:val="vi-VN"/>
        </w:rPr>
      </w:pPr>
      <w:r w:rsidRPr="0076075D">
        <w:rPr>
          <w:b/>
          <w:sz w:val="22"/>
          <w:szCs w:val="22"/>
          <w:lang w:val="vi-VN"/>
        </w:rPr>
        <w:t>TH3: Tick “</w:t>
      </w:r>
      <w:r w:rsidRPr="0076075D">
        <w:rPr>
          <w:b/>
          <w:spacing w:val="2"/>
          <w:sz w:val="22"/>
          <w:szCs w:val="22"/>
          <w:shd w:val="clear" w:color="auto" w:fill="FFFFFF"/>
          <w:lang w:val="vi-VN"/>
        </w:rPr>
        <w:t>Tự động đặt giá trị cho ngày lập hóa đơn bằng ngày lập gần nhất”</w:t>
      </w:r>
    </w:p>
    <w:p w14:paraId="6818A29C" w14:textId="77777777" w:rsidR="00501898" w:rsidRPr="0076075D" w:rsidRDefault="00136181">
      <w:pPr>
        <w:rPr>
          <w:sz w:val="22"/>
          <w:szCs w:val="22"/>
          <w:lang w:val="vi-VN"/>
        </w:rPr>
      </w:pPr>
      <w:r w:rsidRPr="0076075D">
        <w:rPr>
          <w:sz w:val="22"/>
          <w:szCs w:val="22"/>
          <w:lang w:val="vi-VN"/>
        </w:rPr>
        <w:t>- Ngày lập (invoiceIssuedDate) null: lấy ngày giờ hiện tại (sysdate)</w:t>
      </w:r>
    </w:p>
    <w:p w14:paraId="14231ACF" w14:textId="77777777" w:rsidR="00501898" w:rsidRPr="0076075D" w:rsidRDefault="00136181">
      <w:pPr>
        <w:rPr>
          <w:sz w:val="22"/>
          <w:szCs w:val="22"/>
          <w:lang w:val="vi-VN"/>
        </w:rPr>
      </w:pPr>
      <w:r w:rsidRPr="0076075D">
        <w:rPr>
          <w:sz w:val="22"/>
          <w:szCs w:val="22"/>
          <w:lang w:val="vi-VN"/>
        </w:rPr>
        <w:t>- Ngày lập &lt; ngày lập của hóa đơn gần nhất: ngày lập không hợp lệ</w:t>
      </w:r>
    </w:p>
    <w:p w14:paraId="21C82C67" w14:textId="77777777" w:rsidR="00501898" w:rsidRPr="0076075D" w:rsidRDefault="00136181">
      <w:pPr>
        <w:rPr>
          <w:sz w:val="22"/>
          <w:szCs w:val="22"/>
          <w:lang w:val="vi-VN"/>
        </w:rPr>
      </w:pPr>
      <w:r w:rsidRPr="0076075D">
        <w:rPr>
          <w:sz w:val="22"/>
          <w:szCs w:val="22"/>
          <w:lang w:val="vi-VN"/>
        </w:rPr>
        <w:t xml:space="preserve">- Ngày lập &gt;= ngày lập của hóa đơn gần nhất và &lt;= ngày hiện tại: lấy ngày truyền vào </w:t>
      </w:r>
    </w:p>
    <w:p w14:paraId="175C1D8C" w14:textId="77777777" w:rsidR="00501898" w:rsidRPr="0076075D" w:rsidRDefault="00136181">
      <w:pPr>
        <w:rPr>
          <w:sz w:val="22"/>
          <w:szCs w:val="22"/>
          <w:lang w:val="vi-VN"/>
        </w:rPr>
      </w:pPr>
      <w:r w:rsidRPr="0076075D">
        <w:rPr>
          <w:sz w:val="22"/>
          <w:szCs w:val="22"/>
          <w:lang w:val="vi-VN"/>
        </w:rPr>
        <w:t>- Ngày lập &gt; ngày hiện tại: ngày lập không hợp lệ</w:t>
      </w:r>
    </w:p>
    <w:p w14:paraId="43E64B31" w14:textId="77777777" w:rsidR="00501898" w:rsidRPr="0076075D" w:rsidRDefault="00136181">
      <w:pPr>
        <w:rPr>
          <w:b/>
          <w:sz w:val="22"/>
          <w:szCs w:val="22"/>
          <w:lang w:val="vi-VN"/>
        </w:rPr>
      </w:pPr>
      <w:r w:rsidRPr="0076075D">
        <w:rPr>
          <w:b/>
          <w:sz w:val="22"/>
          <w:szCs w:val="22"/>
          <w:lang w:val="vi-VN"/>
        </w:rPr>
        <w:t xml:space="preserve">TH4: Tích cả 2 </w:t>
      </w:r>
    </w:p>
    <w:p w14:paraId="74DF6DA4" w14:textId="77777777" w:rsidR="00501898" w:rsidRPr="0076075D" w:rsidRDefault="00136181">
      <w:pPr>
        <w:rPr>
          <w:sz w:val="22"/>
          <w:szCs w:val="22"/>
          <w:lang w:val="vi-VN"/>
        </w:rPr>
      </w:pPr>
      <w:r w:rsidRPr="0076075D">
        <w:rPr>
          <w:sz w:val="22"/>
          <w:szCs w:val="22"/>
          <w:lang w:val="vi-VN"/>
        </w:rPr>
        <w:t>- Ngày lập (invoiceIssuedDate) null: lấy ngày giờ hiện tại (sysdate)</w:t>
      </w:r>
    </w:p>
    <w:p w14:paraId="3A7E1A6C" w14:textId="77777777" w:rsidR="00501898" w:rsidRPr="0076075D" w:rsidRDefault="00136181">
      <w:pPr>
        <w:rPr>
          <w:sz w:val="22"/>
          <w:szCs w:val="22"/>
          <w:lang w:val="vi-VN"/>
        </w:rPr>
      </w:pPr>
      <w:r w:rsidRPr="0076075D">
        <w:rPr>
          <w:sz w:val="22"/>
          <w:szCs w:val="22"/>
          <w:lang w:val="vi-VN"/>
        </w:rPr>
        <w:t xml:space="preserve">- Ngày lập &lt; ngày lập của hóa đơn gần nhất: lấy ngày của hóa đơn đã lập gần nhất </w:t>
      </w:r>
    </w:p>
    <w:p w14:paraId="12C8862A" w14:textId="77777777" w:rsidR="00501898" w:rsidRPr="0076075D" w:rsidRDefault="00136181">
      <w:pPr>
        <w:rPr>
          <w:sz w:val="22"/>
          <w:szCs w:val="22"/>
          <w:lang w:val="vi-VN"/>
        </w:rPr>
      </w:pPr>
      <w:r w:rsidRPr="0076075D">
        <w:rPr>
          <w:sz w:val="22"/>
          <w:szCs w:val="22"/>
          <w:lang w:val="vi-VN"/>
        </w:rPr>
        <w:t xml:space="preserve">- Ngày lập &gt;= ngày lập của hóa đơn gần nhất và &lt;= ngày hiện tại:  lấy ngày truyền vào </w:t>
      </w:r>
    </w:p>
    <w:p w14:paraId="31CFC66F" w14:textId="77777777" w:rsidR="00501898" w:rsidRPr="0076075D" w:rsidRDefault="00136181">
      <w:pPr>
        <w:rPr>
          <w:sz w:val="22"/>
          <w:szCs w:val="22"/>
          <w:lang w:val="vi-VN"/>
        </w:rPr>
      </w:pPr>
      <w:r w:rsidRPr="0076075D">
        <w:rPr>
          <w:sz w:val="22"/>
          <w:szCs w:val="22"/>
          <w:lang w:val="vi-VN"/>
        </w:rPr>
        <w:t>- Ngày lập &gt; ngày hiện tại: ngày lập không hợp lệ</w:t>
      </w:r>
    </w:p>
    <w:p w14:paraId="0AFC6D9D" w14:textId="77777777" w:rsidR="00501898" w:rsidRPr="0076075D" w:rsidRDefault="00136181">
      <w:pPr>
        <w:ind w:left="0"/>
        <w:rPr>
          <w:sz w:val="22"/>
          <w:szCs w:val="22"/>
          <w:lang w:val="vi-VN"/>
        </w:rPr>
      </w:pPr>
      <w:r w:rsidRPr="0076075D">
        <w:rPr>
          <w:sz w:val="22"/>
          <w:szCs w:val="22"/>
          <w:lang w:val="vi-VN"/>
        </w:rPr>
        <w:t>- Mô tả chung: Yêu cầu này thực hiện thêm mới API cho phép người dùng lập hóa đơn có mã số bí mật</w:t>
      </w:r>
    </w:p>
    <w:p w14:paraId="1105D8FC" w14:textId="77777777" w:rsidR="00501898" w:rsidRPr="0076075D" w:rsidRDefault="00136181">
      <w:pPr>
        <w:ind w:left="0"/>
        <w:rPr>
          <w:sz w:val="22"/>
          <w:szCs w:val="22"/>
          <w:lang w:val="vi-VN"/>
        </w:rPr>
      </w:pPr>
      <w:r w:rsidRPr="0076075D">
        <w:rPr>
          <w:sz w:val="22"/>
          <w:szCs w:val="22"/>
          <w:lang w:val="vi-VN"/>
        </w:rPr>
        <w:t xml:space="preserve">- Đường dẫn API: </w:t>
      </w:r>
      <w:r w:rsidRPr="0076075D">
        <w:rPr>
          <w:color w:val="212121"/>
          <w:sz w:val="22"/>
          <w:szCs w:val="22"/>
          <w:shd w:val="clear" w:color="auto" w:fill="FFFFFF"/>
          <w:lang w:val="vi-VN"/>
        </w:rPr>
        <w:t>InvoiceAPI/BotWS/createInvoiceWithCode/</w:t>
      </w:r>
      <w:r w:rsidRPr="0076075D">
        <w:rPr>
          <w:sz w:val="22"/>
          <w:szCs w:val="22"/>
          <w:lang w:val="vi-VN"/>
        </w:rPr>
        <w:t>{taxCode}</w:t>
      </w:r>
    </w:p>
    <w:p w14:paraId="2861F0D3" w14:textId="77777777" w:rsidR="00501898" w:rsidRPr="0076075D" w:rsidRDefault="00136181">
      <w:pPr>
        <w:ind w:left="0"/>
        <w:rPr>
          <w:b/>
          <w:sz w:val="22"/>
          <w:szCs w:val="22"/>
          <w:lang w:val="vi-VN"/>
        </w:rPr>
      </w:pPr>
      <w:r w:rsidRPr="0076075D">
        <w:rPr>
          <w:b/>
          <w:sz w:val="22"/>
          <w:szCs w:val="22"/>
          <w:lang w:val="vi-VN"/>
        </w:rPr>
        <w:t xml:space="preserve">- Đầu vào tương tư như lập hóa đơn, bổ sung thêm thông tin: </w:t>
      </w:r>
    </w:p>
    <w:p w14:paraId="506087BF" w14:textId="77777777" w:rsidR="00501898" w:rsidRPr="0076075D" w:rsidRDefault="00136181">
      <w:pPr>
        <w:tabs>
          <w:tab w:val="left" w:pos="948"/>
        </w:tabs>
        <w:rPr>
          <w:color w:val="000000"/>
          <w:sz w:val="22"/>
          <w:szCs w:val="22"/>
        </w:rPr>
      </w:pPr>
      <w:r w:rsidRPr="0076075D">
        <w:rPr>
          <w:sz w:val="22"/>
          <w:szCs w:val="22"/>
        </w:rPr>
        <w:t xml:space="preserve">+ </w:t>
      </w:r>
      <w:r w:rsidRPr="0076075D">
        <w:rPr>
          <w:color w:val="000000"/>
          <w:sz w:val="22"/>
          <w:szCs w:val="22"/>
        </w:rPr>
        <w:t xml:space="preserve">thêm </w:t>
      </w:r>
      <w:r w:rsidRPr="0076075D">
        <w:rPr>
          <w:b/>
          <w:bCs/>
          <w:color w:val="000000"/>
          <w:sz w:val="22"/>
          <w:szCs w:val="22"/>
        </w:rPr>
        <w:t xml:space="preserve">reservationCode </w:t>
      </w:r>
      <w:r w:rsidRPr="0076075D">
        <w:rPr>
          <w:color w:val="000000"/>
          <w:sz w:val="22"/>
          <w:szCs w:val="22"/>
        </w:rPr>
        <w:t xml:space="preserve">trong input generalInvoiceInfo (bắt buộc) </w:t>
      </w:r>
    </w:p>
    <w:p w14:paraId="224493F6" w14:textId="77777777" w:rsidR="00501898" w:rsidRPr="0076075D" w:rsidRDefault="00136181">
      <w:pPr>
        <w:tabs>
          <w:tab w:val="left" w:pos="948"/>
        </w:tabs>
        <w:rPr>
          <w:color w:val="000000"/>
          <w:sz w:val="22"/>
          <w:szCs w:val="22"/>
        </w:rPr>
      </w:pPr>
      <w:r w:rsidRPr="0076075D">
        <w:rPr>
          <w:color w:val="000000"/>
          <w:sz w:val="22"/>
          <w:szCs w:val="22"/>
        </w:rPr>
        <w:t xml:space="preserve">+ điều kiện hợp lệ: mã được cấp cho đúng MST, mã chưa được sử dụng cho hóa đơn nào, mã chưa hết hạn </w:t>
      </w:r>
    </w:p>
    <w:p w14:paraId="3BED1B96" w14:textId="77777777" w:rsidR="00501898" w:rsidRPr="0076075D" w:rsidRDefault="00136181">
      <w:pPr>
        <w:tabs>
          <w:tab w:val="left" w:pos="948"/>
        </w:tabs>
        <w:rPr>
          <w:color w:val="000000"/>
          <w:sz w:val="22"/>
          <w:szCs w:val="22"/>
        </w:rPr>
      </w:pPr>
      <w:r w:rsidRPr="0076075D">
        <w:rPr>
          <w:color w:val="000000"/>
          <w:sz w:val="22"/>
          <w:szCs w:val="22"/>
        </w:rPr>
        <w:t>+ reservationCode trong input chính là reservationCode trong output</w:t>
      </w:r>
    </w:p>
    <w:p w14:paraId="12480D75" w14:textId="77777777" w:rsidR="00501898" w:rsidRPr="0076075D" w:rsidRDefault="00501898">
      <w:pPr>
        <w:tabs>
          <w:tab w:val="left" w:pos="948"/>
        </w:tabs>
        <w:rPr>
          <w:color w:val="000000"/>
          <w:sz w:val="22"/>
          <w:szCs w:val="22"/>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2340"/>
        <w:gridCol w:w="5760"/>
      </w:tblGrid>
      <w:tr w:rsidR="00501898" w:rsidRPr="0076075D" w14:paraId="76189283" w14:textId="77777777">
        <w:tc>
          <w:tcPr>
            <w:tcW w:w="1710" w:type="dxa"/>
          </w:tcPr>
          <w:p w14:paraId="7138EB50" w14:textId="77777777" w:rsidR="00501898" w:rsidRPr="0076075D" w:rsidRDefault="00136181">
            <w:pPr>
              <w:spacing w:before="0"/>
              <w:ind w:left="0"/>
              <w:jc w:val="both"/>
              <w:rPr>
                <w:sz w:val="22"/>
                <w:szCs w:val="22"/>
              </w:rPr>
            </w:pPr>
            <w:r w:rsidRPr="0076075D">
              <w:rPr>
                <w:sz w:val="22"/>
                <w:szCs w:val="22"/>
              </w:rPr>
              <w:t>reservationCode</w:t>
            </w:r>
          </w:p>
        </w:tc>
        <w:tc>
          <w:tcPr>
            <w:tcW w:w="2340" w:type="dxa"/>
          </w:tcPr>
          <w:p w14:paraId="2FA8438A" w14:textId="77777777" w:rsidR="00501898" w:rsidRPr="0076075D" w:rsidRDefault="00136181">
            <w:pPr>
              <w:spacing w:before="0"/>
              <w:ind w:left="0"/>
              <w:jc w:val="both"/>
              <w:rPr>
                <w:sz w:val="22"/>
                <w:szCs w:val="22"/>
              </w:rPr>
            </w:pPr>
            <w:r w:rsidRPr="0076075D">
              <w:rPr>
                <w:sz w:val="22"/>
                <w:szCs w:val="22"/>
              </w:rPr>
              <w:t>Required: true</w:t>
            </w:r>
          </w:p>
          <w:p w14:paraId="6533D920" w14:textId="77777777" w:rsidR="00501898" w:rsidRPr="0076075D" w:rsidRDefault="00136181">
            <w:pPr>
              <w:spacing w:before="0"/>
              <w:ind w:left="0"/>
              <w:jc w:val="both"/>
              <w:rPr>
                <w:sz w:val="22"/>
                <w:szCs w:val="22"/>
              </w:rPr>
            </w:pPr>
            <w:r w:rsidRPr="0076075D">
              <w:rPr>
                <w:sz w:val="22"/>
                <w:szCs w:val="22"/>
              </w:rPr>
              <w:t>DataType: String</w:t>
            </w:r>
          </w:p>
          <w:p w14:paraId="111D9238" w14:textId="77777777" w:rsidR="00501898" w:rsidRPr="0076075D" w:rsidRDefault="00136181">
            <w:pPr>
              <w:spacing w:before="0"/>
              <w:ind w:left="0"/>
              <w:jc w:val="both"/>
              <w:rPr>
                <w:sz w:val="22"/>
                <w:szCs w:val="22"/>
              </w:rPr>
            </w:pPr>
            <w:r w:rsidRPr="0076075D">
              <w:rPr>
                <w:sz w:val="22"/>
                <w:szCs w:val="22"/>
              </w:rPr>
              <w:t xml:space="preserve">Minlength: </w:t>
            </w:r>
          </w:p>
          <w:p w14:paraId="367F2FE8" w14:textId="77777777" w:rsidR="00501898" w:rsidRPr="0076075D" w:rsidRDefault="00136181">
            <w:pPr>
              <w:spacing w:before="0"/>
              <w:ind w:left="0"/>
              <w:jc w:val="both"/>
              <w:rPr>
                <w:sz w:val="22"/>
                <w:szCs w:val="22"/>
              </w:rPr>
            </w:pPr>
            <w:r w:rsidRPr="0076075D">
              <w:rPr>
                <w:sz w:val="22"/>
                <w:szCs w:val="22"/>
              </w:rPr>
              <w:t>Maxlength: 100</w:t>
            </w:r>
          </w:p>
          <w:p w14:paraId="485DAEA6" w14:textId="77777777" w:rsidR="00501898" w:rsidRPr="0076075D" w:rsidRDefault="00136181">
            <w:pPr>
              <w:spacing w:before="0"/>
              <w:ind w:left="0"/>
              <w:jc w:val="both"/>
              <w:rPr>
                <w:sz w:val="22"/>
                <w:szCs w:val="22"/>
              </w:rPr>
            </w:pPr>
            <w:r w:rsidRPr="0076075D">
              <w:rPr>
                <w:sz w:val="22"/>
                <w:szCs w:val="22"/>
              </w:rPr>
              <w:t>Format:</w:t>
            </w:r>
          </w:p>
        </w:tc>
        <w:tc>
          <w:tcPr>
            <w:tcW w:w="5760" w:type="dxa"/>
          </w:tcPr>
          <w:p w14:paraId="4D01E833" w14:textId="77777777" w:rsidR="00501898" w:rsidRPr="0076075D" w:rsidRDefault="00136181">
            <w:pPr>
              <w:spacing w:before="0"/>
              <w:ind w:left="41"/>
              <w:jc w:val="both"/>
              <w:rPr>
                <w:sz w:val="22"/>
                <w:szCs w:val="22"/>
              </w:rPr>
            </w:pPr>
            <w:r w:rsidRPr="0076075D">
              <w:rPr>
                <w:sz w:val="22"/>
                <w:szCs w:val="22"/>
              </w:rPr>
              <w:t>Mã số bí mật</w:t>
            </w:r>
          </w:p>
          <w:p w14:paraId="5D35DAD2" w14:textId="77777777" w:rsidR="00501898" w:rsidRPr="0076075D" w:rsidRDefault="00501898">
            <w:pPr>
              <w:spacing w:before="0"/>
              <w:ind w:left="41"/>
              <w:jc w:val="both"/>
              <w:rPr>
                <w:sz w:val="22"/>
                <w:szCs w:val="22"/>
              </w:rPr>
            </w:pPr>
          </w:p>
        </w:tc>
      </w:tr>
    </w:tbl>
    <w:p w14:paraId="27B99ED5" w14:textId="77777777" w:rsidR="00501898" w:rsidRPr="0076075D" w:rsidRDefault="00501898">
      <w:pPr>
        <w:tabs>
          <w:tab w:val="left" w:pos="948"/>
        </w:tabs>
        <w:rPr>
          <w:b/>
          <w:color w:val="000000"/>
          <w:sz w:val="22"/>
          <w:szCs w:val="22"/>
        </w:rPr>
      </w:pPr>
    </w:p>
    <w:p w14:paraId="170F12F2" w14:textId="77777777" w:rsidR="00501898" w:rsidRPr="0076075D" w:rsidRDefault="00501898">
      <w:pPr>
        <w:tabs>
          <w:tab w:val="left" w:pos="948"/>
        </w:tabs>
        <w:rPr>
          <w:b/>
          <w:color w:val="000000"/>
          <w:sz w:val="22"/>
          <w:szCs w:val="22"/>
        </w:rPr>
      </w:pPr>
    </w:p>
    <w:p w14:paraId="38567EEB" w14:textId="77777777" w:rsidR="00501898" w:rsidRPr="0076075D" w:rsidRDefault="00136181">
      <w:pPr>
        <w:tabs>
          <w:tab w:val="left" w:pos="948"/>
        </w:tabs>
        <w:rPr>
          <w:b/>
          <w:color w:val="000000"/>
          <w:sz w:val="22"/>
          <w:szCs w:val="22"/>
        </w:rPr>
      </w:pPr>
      <w:r w:rsidRPr="0076075D">
        <w:rPr>
          <w:b/>
          <w:color w:val="000000"/>
          <w:sz w:val="22"/>
          <w:szCs w:val="22"/>
        </w:rPr>
        <w:t xml:space="preserve">Ví dụ: </w:t>
      </w:r>
    </w:p>
    <w:p w14:paraId="694FCF44" w14:textId="77777777" w:rsidR="00501898" w:rsidRPr="0076075D" w:rsidRDefault="00136181">
      <w:pPr>
        <w:tabs>
          <w:tab w:val="left" w:pos="948"/>
        </w:tabs>
        <w:rPr>
          <w:b/>
          <w:color w:val="000000"/>
          <w:sz w:val="22"/>
          <w:szCs w:val="22"/>
        </w:rPr>
      </w:pPr>
      <w:r w:rsidRPr="0076075D">
        <w:rPr>
          <w:b/>
          <w:color w:val="000000"/>
          <w:sz w:val="22"/>
          <w:szCs w:val="22"/>
        </w:rPr>
        <w:t xml:space="preserve">Input generalInvoiceInfo: </w:t>
      </w:r>
    </w:p>
    <w:p w14:paraId="35CF5200"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generalInvoiceInfo": {</w:t>
      </w:r>
    </w:p>
    <w:p w14:paraId="6D898BDC"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"invoiceType": "13",</w:t>
      </w:r>
    </w:p>
    <w:p w14:paraId="50C76A29"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"templateCode": "2/035",</w:t>
      </w:r>
    </w:p>
    <w:p w14:paraId="0D408ED3"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"invoiceSeries": "C22DVH",</w:t>
      </w:r>
    </w:p>
    <w:p w14:paraId="00B3E5A9"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"currencyCode": "VND",</w:t>
      </w:r>
    </w:p>
    <w:p w14:paraId="107E2FEE"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"adjustmentType": "1",</w:t>
      </w:r>
    </w:p>
    <w:p w14:paraId="54018564"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"paymentStatus": true,</w:t>
      </w:r>
    </w:p>
    <w:p w14:paraId="5967410E"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"cusGetInvoiceRight": true,</w:t>
      </w:r>
    </w:p>
    <w:p w14:paraId="693791A5"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"invoiceIssuedDate": null,</w:t>
      </w:r>
    </w:p>
    <w:p w14:paraId="13DB65CC"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"reservationCode": "</w:t>
      </w:r>
      <w:r w:rsidRPr="0076075D">
        <w:rPr>
          <w:sz w:val="22"/>
          <w:szCs w:val="22"/>
        </w:rPr>
        <w:t xml:space="preserve"> </w:t>
      </w:r>
      <w:r w:rsidRPr="0076075D">
        <w:rPr>
          <w:snapToGrid/>
          <w:sz w:val="22"/>
          <w:szCs w:val="22"/>
        </w:rPr>
        <w:t>0RS5LCM7P2ODPB4"</w:t>
      </w:r>
    </w:p>
    <w:p w14:paraId="62DD0A70"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w:t>
      </w:r>
    </w:p>
    <w:p w14:paraId="54E667E4" w14:textId="77777777" w:rsidR="00501898" w:rsidRPr="0076075D" w:rsidRDefault="00136181">
      <w:pPr>
        <w:widowControl/>
        <w:shd w:val="clear" w:color="auto" w:fill="FFFFFE"/>
        <w:spacing w:before="0" w:line="270" w:lineRule="atLeast"/>
        <w:ind w:left="0"/>
        <w:rPr>
          <w:b/>
          <w:color w:val="000000"/>
          <w:sz w:val="22"/>
          <w:szCs w:val="22"/>
        </w:rPr>
      </w:pPr>
      <w:r w:rsidRPr="0076075D">
        <w:rPr>
          <w:b/>
          <w:color w:val="000000"/>
          <w:sz w:val="22"/>
          <w:szCs w:val="22"/>
        </w:rPr>
        <w:t xml:space="preserve">         Output:</w:t>
      </w:r>
    </w:p>
    <w:p w14:paraId="262C83AD" w14:textId="77777777" w:rsidR="00501898" w:rsidRPr="0076075D" w:rsidRDefault="00501898">
      <w:pPr>
        <w:widowControl/>
        <w:shd w:val="clear" w:color="auto" w:fill="FFFFFE"/>
        <w:spacing w:before="0" w:line="270" w:lineRule="atLeast"/>
        <w:ind w:left="0"/>
        <w:rPr>
          <w:b/>
          <w:color w:val="000000"/>
          <w:sz w:val="22"/>
          <w:szCs w:val="22"/>
        </w:rPr>
      </w:pPr>
    </w:p>
    <w:p w14:paraId="14C44244"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w:t>
      </w:r>
    </w:p>
    <w:p w14:paraId="482EE9F1"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"errorCode": null,</w:t>
      </w:r>
    </w:p>
    <w:p w14:paraId="4AD1A814"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"description": null,</w:t>
      </w:r>
    </w:p>
    <w:p w14:paraId="6829E5D3"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"result": {</w:t>
      </w:r>
    </w:p>
    <w:p w14:paraId="2A62B256"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"supplierTaxCode": "0100109106-710",</w:t>
      </w:r>
    </w:p>
    <w:p w14:paraId="27604930"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"invoiceNo": "C22DVH26",</w:t>
      </w:r>
    </w:p>
    <w:p w14:paraId="33E475E7"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"transactionID": "167238328041929055",</w:t>
      </w:r>
    </w:p>
    <w:p w14:paraId="5E8BF2FC"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"reservationCode": "0RS5LCM7P2ODPB4"</w:t>
      </w:r>
    </w:p>
    <w:p w14:paraId="39F5A61B"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w:t>
      </w:r>
    </w:p>
    <w:p w14:paraId="1FF23D9E"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w:t>
      </w:r>
    </w:p>
    <w:p w14:paraId="2B3287C7" w14:textId="77777777" w:rsidR="00501898" w:rsidRPr="0076075D" w:rsidRDefault="00136181">
      <w:pPr>
        <w:ind w:left="0"/>
        <w:rPr>
          <w:sz w:val="22"/>
          <w:szCs w:val="22"/>
        </w:rPr>
      </w:pPr>
      <w:r w:rsidRPr="0076075D">
        <w:rPr>
          <w:sz w:val="22"/>
          <w:szCs w:val="22"/>
        </w:rPr>
        <w:t xml:space="preserve">Ví dụ trường hợp lỗi: </w:t>
      </w:r>
    </w:p>
    <w:p w14:paraId="4C8FABAB" w14:textId="77777777" w:rsidR="00501898" w:rsidRPr="0076075D" w:rsidRDefault="00136181">
      <w:pPr>
        <w:shd w:val="clear" w:color="auto" w:fill="DEEAF6"/>
        <w:ind w:left="0"/>
        <w:rPr>
          <w:sz w:val="22"/>
          <w:szCs w:val="22"/>
          <w:lang w:val="fr-FR"/>
        </w:rPr>
      </w:pPr>
      <w:r w:rsidRPr="0076075D">
        <w:rPr>
          <w:sz w:val="22"/>
          <w:szCs w:val="22"/>
          <w:lang w:val="fr-FR"/>
        </w:rPr>
        <w:t>{</w:t>
      </w:r>
    </w:p>
    <w:p w14:paraId="3EB998D0" w14:textId="77777777" w:rsidR="00501898" w:rsidRPr="0076075D" w:rsidRDefault="00136181">
      <w:pPr>
        <w:shd w:val="clear" w:color="auto" w:fill="DEEAF6"/>
        <w:ind w:left="0"/>
        <w:rPr>
          <w:sz w:val="22"/>
          <w:szCs w:val="22"/>
          <w:lang w:val="fr-FR"/>
        </w:rPr>
      </w:pPr>
      <w:r w:rsidRPr="0076075D">
        <w:rPr>
          <w:sz w:val="22"/>
          <w:szCs w:val="22"/>
          <w:lang w:val="fr-FR"/>
        </w:rPr>
        <w:t xml:space="preserve">    "code": 400,</w:t>
      </w:r>
    </w:p>
    <w:p w14:paraId="7128274C" w14:textId="77777777" w:rsidR="00501898" w:rsidRPr="0076075D" w:rsidRDefault="00136181">
      <w:pPr>
        <w:shd w:val="clear" w:color="auto" w:fill="DEEAF6"/>
        <w:ind w:left="0"/>
        <w:rPr>
          <w:sz w:val="22"/>
          <w:szCs w:val="22"/>
          <w:lang w:val="fr-FR"/>
        </w:rPr>
      </w:pPr>
      <w:r w:rsidRPr="0076075D">
        <w:rPr>
          <w:sz w:val="22"/>
          <w:szCs w:val="22"/>
          <w:lang w:val="fr-FR"/>
        </w:rPr>
        <w:t xml:space="preserve">    "message": "reservation.code.used",</w:t>
      </w:r>
    </w:p>
    <w:p w14:paraId="2C78703E" w14:textId="77777777" w:rsidR="00501898" w:rsidRPr="0076075D" w:rsidRDefault="00136181">
      <w:pPr>
        <w:shd w:val="clear" w:color="auto" w:fill="DEEAF6"/>
        <w:ind w:left="0"/>
        <w:rPr>
          <w:sz w:val="22"/>
          <w:szCs w:val="22"/>
        </w:rPr>
      </w:pPr>
      <w:r w:rsidRPr="0076075D">
        <w:rPr>
          <w:sz w:val="22"/>
          <w:szCs w:val="22"/>
          <w:lang w:val="fr-FR"/>
        </w:rPr>
        <w:t xml:space="preserve">    </w:t>
      </w:r>
      <w:r w:rsidRPr="0076075D">
        <w:rPr>
          <w:sz w:val="22"/>
          <w:szCs w:val="22"/>
        </w:rPr>
        <w:t>"data": "BAD_REQUEST_RESERVATION_CODE_USED"</w:t>
      </w:r>
    </w:p>
    <w:p w14:paraId="2376C814" w14:textId="77777777" w:rsidR="00501898" w:rsidRPr="0076075D" w:rsidRDefault="00136181">
      <w:pPr>
        <w:shd w:val="clear" w:color="auto" w:fill="DEEAF6"/>
        <w:ind w:left="0"/>
        <w:rPr>
          <w:sz w:val="22"/>
          <w:szCs w:val="22"/>
        </w:rPr>
      </w:pPr>
      <w:r w:rsidRPr="0076075D">
        <w:rPr>
          <w:sz w:val="22"/>
          <w:szCs w:val="22"/>
        </w:rPr>
        <w:t>}</w:t>
      </w:r>
    </w:p>
    <w:p w14:paraId="1EE65AAB" w14:textId="77777777" w:rsidR="00501898" w:rsidRPr="0076075D" w:rsidRDefault="00136181">
      <w:pPr>
        <w:widowControl/>
        <w:shd w:val="clear" w:color="auto" w:fill="FFFFFE"/>
        <w:spacing w:before="0" w:line="270" w:lineRule="atLeast"/>
        <w:ind w:left="0"/>
        <w:rPr>
          <w:snapToGrid/>
          <w:color w:val="000000"/>
          <w:sz w:val="22"/>
          <w:szCs w:val="22"/>
        </w:rPr>
      </w:pPr>
      <w:r w:rsidRPr="0076075D">
        <w:rPr>
          <w:b/>
          <w:bCs/>
          <w:snapToGrid/>
          <w:color w:val="000000"/>
          <w:sz w:val="22"/>
          <w:szCs w:val="22"/>
        </w:rPr>
        <w:t>Lưu ý:</w:t>
      </w:r>
      <w:r w:rsidRPr="0076075D">
        <w:rPr>
          <w:snapToGrid/>
          <w:color w:val="000000"/>
          <w:sz w:val="22"/>
          <w:szCs w:val="22"/>
        </w:rPr>
        <w:t xml:space="preserve"> </w:t>
      </w:r>
    </w:p>
    <w:p w14:paraId="06311CD4" w14:textId="77777777" w:rsidR="00501898" w:rsidRPr="0076075D" w:rsidRDefault="00136181">
      <w:pPr>
        <w:numPr>
          <w:ilvl w:val="0"/>
          <w:numId w:val="32"/>
        </w:numPr>
        <w:rPr>
          <w:sz w:val="22"/>
          <w:szCs w:val="22"/>
        </w:rPr>
      </w:pPr>
      <w:r w:rsidRPr="0076075D">
        <w:rPr>
          <w:sz w:val="22"/>
          <w:szCs w:val="22"/>
        </w:rPr>
        <w:t xml:space="preserve">Nếu là lập hóa đơn máy tính tiền thì respond trả về có cả thông tin Mã CQT cấp: "codeOfTax", nếu không phải hóa đơn máy tính tiền thì trả về </w:t>
      </w:r>
      <w:r w:rsidRPr="0076075D">
        <w:rPr>
          <w:sz w:val="22"/>
          <w:szCs w:val="22"/>
          <w:lang w:val="vi-VN"/>
        </w:rPr>
        <w:t>“</w:t>
      </w:r>
      <w:r w:rsidRPr="0076075D">
        <w:rPr>
          <w:sz w:val="22"/>
          <w:szCs w:val="22"/>
        </w:rPr>
        <w:t>codeOfTax</w:t>
      </w:r>
      <w:r w:rsidRPr="0076075D">
        <w:rPr>
          <w:sz w:val="22"/>
          <w:szCs w:val="22"/>
          <w:lang w:val="vi-VN"/>
        </w:rPr>
        <w:t>”</w:t>
      </w:r>
      <w:r w:rsidRPr="0076075D">
        <w:rPr>
          <w:sz w:val="22"/>
          <w:szCs w:val="22"/>
        </w:rPr>
        <w:t xml:space="preserve"> = null</w:t>
      </w:r>
    </w:p>
    <w:p w14:paraId="252BA82A" w14:textId="77777777" w:rsidR="00501898" w:rsidRPr="0076075D" w:rsidRDefault="00136181">
      <w:pPr>
        <w:snapToGrid w:val="0"/>
        <w:ind w:left="720"/>
        <w:jc w:val="both"/>
        <w:rPr>
          <w:sz w:val="22"/>
          <w:szCs w:val="22"/>
          <w:lang w:val="vi-VN"/>
        </w:rPr>
      </w:pPr>
      <w:r w:rsidRPr="0076075D">
        <w:rPr>
          <w:sz w:val="22"/>
          <w:szCs w:val="22"/>
          <w:lang w:val="vi-VN"/>
        </w:rPr>
        <w:t xml:space="preserve"> VD mẫu output</w:t>
      </w:r>
    </w:p>
    <w:p w14:paraId="16DF211C" w14:textId="77777777" w:rsidR="00501898" w:rsidRPr="0076075D" w:rsidRDefault="00136181">
      <w:pPr>
        <w:ind w:left="720" w:right="11"/>
        <w:contextualSpacing/>
        <w:rPr>
          <w:bCs/>
          <w:sz w:val="22"/>
          <w:szCs w:val="22"/>
          <w:lang w:val="vi-VN"/>
        </w:rPr>
      </w:pPr>
      <w:r w:rsidRPr="0076075D">
        <w:rPr>
          <w:bCs/>
          <w:sz w:val="22"/>
          <w:szCs w:val="22"/>
          <w:lang w:val="vi-VN"/>
        </w:rPr>
        <w:t>{</w:t>
      </w:r>
    </w:p>
    <w:p w14:paraId="0905FE73" w14:textId="77777777" w:rsidR="00501898" w:rsidRPr="0076075D" w:rsidRDefault="00136181">
      <w:pPr>
        <w:ind w:left="720" w:right="11"/>
        <w:contextualSpacing/>
        <w:rPr>
          <w:bCs/>
          <w:sz w:val="22"/>
          <w:szCs w:val="22"/>
          <w:lang w:val="vi-VN"/>
        </w:rPr>
      </w:pPr>
      <w:r w:rsidRPr="0076075D">
        <w:rPr>
          <w:bCs/>
          <w:sz w:val="22"/>
          <w:szCs w:val="22"/>
          <w:lang w:val="vi-VN"/>
        </w:rPr>
        <w:t xml:space="preserve">    "errorCode": null,</w:t>
      </w:r>
    </w:p>
    <w:p w14:paraId="45FF3BFF" w14:textId="77777777" w:rsidR="00501898" w:rsidRPr="0076075D" w:rsidRDefault="00136181">
      <w:pPr>
        <w:ind w:left="720" w:right="11"/>
        <w:contextualSpacing/>
        <w:rPr>
          <w:bCs/>
          <w:sz w:val="22"/>
          <w:szCs w:val="22"/>
        </w:rPr>
      </w:pPr>
      <w:r w:rsidRPr="0076075D">
        <w:rPr>
          <w:bCs/>
          <w:sz w:val="22"/>
          <w:szCs w:val="22"/>
          <w:lang w:val="vi-VN"/>
        </w:rPr>
        <w:t xml:space="preserve">    </w:t>
      </w:r>
      <w:r w:rsidRPr="0076075D">
        <w:rPr>
          <w:bCs/>
          <w:sz w:val="22"/>
          <w:szCs w:val="22"/>
        </w:rPr>
        <w:t>"description": null,</w:t>
      </w:r>
    </w:p>
    <w:p w14:paraId="6BAD84A5" w14:textId="77777777" w:rsidR="00501898" w:rsidRPr="0076075D" w:rsidRDefault="00136181">
      <w:pPr>
        <w:ind w:left="720" w:right="11"/>
        <w:contextualSpacing/>
        <w:rPr>
          <w:bCs/>
          <w:sz w:val="22"/>
          <w:szCs w:val="22"/>
        </w:rPr>
      </w:pPr>
      <w:r w:rsidRPr="0076075D">
        <w:rPr>
          <w:bCs/>
          <w:sz w:val="22"/>
          <w:szCs w:val="22"/>
        </w:rPr>
        <w:t xml:space="preserve">    "result": {</w:t>
      </w:r>
    </w:p>
    <w:p w14:paraId="7AC69411" w14:textId="77777777" w:rsidR="00501898" w:rsidRPr="0076075D" w:rsidRDefault="00136181">
      <w:pPr>
        <w:ind w:left="720" w:right="11"/>
        <w:contextualSpacing/>
        <w:rPr>
          <w:bCs/>
          <w:sz w:val="22"/>
          <w:szCs w:val="22"/>
        </w:rPr>
      </w:pPr>
      <w:r w:rsidRPr="0076075D">
        <w:rPr>
          <w:bCs/>
          <w:sz w:val="22"/>
          <w:szCs w:val="22"/>
        </w:rPr>
        <w:t xml:space="preserve">        "supplierTaxCode": "0100109106-710",</w:t>
      </w:r>
    </w:p>
    <w:p w14:paraId="2F2B4032" w14:textId="77777777" w:rsidR="00501898" w:rsidRPr="0076075D" w:rsidRDefault="00136181">
      <w:pPr>
        <w:ind w:left="720" w:right="11"/>
        <w:contextualSpacing/>
        <w:rPr>
          <w:bCs/>
          <w:sz w:val="22"/>
          <w:szCs w:val="22"/>
        </w:rPr>
      </w:pPr>
      <w:r w:rsidRPr="0076075D">
        <w:rPr>
          <w:bCs/>
          <w:sz w:val="22"/>
          <w:szCs w:val="22"/>
        </w:rPr>
        <w:t xml:space="preserve">        "invoiceNo": "C23MHY3",</w:t>
      </w:r>
    </w:p>
    <w:p w14:paraId="294A86EC" w14:textId="77777777" w:rsidR="00501898" w:rsidRPr="0076075D" w:rsidRDefault="00136181">
      <w:pPr>
        <w:ind w:left="720" w:right="11"/>
        <w:contextualSpacing/>
        <w:rPr>
          <w:bCs/>
          <w:sz w:val="22"/>
          <w:szCs w:val="22"/>
        </w:rPr>
      </w:pPr>
      <w:r w:rsidRPr="0076075D">
        <w:rPr>
          <w:bCs/>
          <w:sz w:val="22"/>
          <w:szCs w:val="22"/>
        </w:rPr>
        <w:lastRenderedPageBreak/>
        <w:t xml:space="preserve">        "transactionID": "168378907853232661",</w:t>
      </w:r>
    </w:p>
    <w:p w14:paraId="2B26CD86" w14:textId="77777777" w:rsidR="00501898" w:rsidRPr="0076075D" w:rsidRDefault="00136181">
      <w:pPr>
        <w:ind w:left="720" w:right="11"/>
        <w:contextualSpacing/>
        <w:rPr>
          <w:bCs/>
          <w:sz w:val="22"/>
          <w:szCs w:val="22"/>
        </w:rPr>
      </w:pPr>
      <w:r w:rsidRPr="0076075D">
        <w:rPr>
          <w:bCs/>
          <w:sz w:val="22"/>
          <w:szCs w:val="22"/>
        </w:rPr>
        <w:t xml:space="preserve">        "reservationCode": "2QTBFEMAXFWZO5B",</w:t>
      </w:r>
    </w:p>
    <w:p w14:paraId="0AA75397" w14:textId="77777777" w:rsidR="00501898" w:rsidRPr="0076075D" w:rsidRDefault="00136181">
      <w:pPr>
        <w:ind w:left="720" w:right="11"/>
        <w:contextualSpacing/>
        <w:rPr>
          <w:bCs/>
          <w:sz w:val="22"/>
          <w:szCs w:val="22"/>
        </w:rPr>
      </w:pPr>
      <w:r w:rsidRPr="0076075D">
        <w:rPr>
          <w:bCs/>
          <w:sz w:val="22"/>
          <w:szCs w:val="22"/>
        </w:rPr>
        <w:t xml:space="preserve">        "codeOfTax": "M1-23-34567-00000000201"</w:t>
      </w:r>
    </w:p>
    <w:p w14:paraId="503E8D63" w14:textId="77777777" w:rsidR="00501898" w:rsidRPr="0076075D" w:rsidRDefault="00136181">
      <w:pPr>
        <w:ind w:left="720" w:right="11"/>
        <w:contextualSpacing/>
        <w:rPr>
          <w:bCs/>
          <w:sz w:val="22"/>
          <w:szCs w:val="22"/>
        </w:rPr>
      </w:pPr>
      <w:r w:rsidRPr="0076075D">
        <w:rPr>
          <w:bCs/>
          <w:sz w:val="22"/>
          <w:szCs w:val="22"/>
        </w:rPr>
        <w:t xml:space="preserve">    }</w:t>
      </w:r>
    </w:p>
    <w:p w14:paraId="0AC2FE63" w14:textId="77777777" w:rsidR="00501898" w:rsidRPr="0076075D" w:rsidRDefault="00136181">
      <w:pPr>
        <w:snapToGrid w:val="0"/>
        <w:ind w:left="720"/>
        <w:jc w:val="both"/>
        <w:rPr>
          <w:sz w:val="22"/>
          <w:szCs w:val="22"/>
          <w:lang w:val="vi-VN"/>
        </w:rPr>
      </w:pPr>
      <w:r w:rsidRPr="0076075D">
        <w:rPr>
          <w:bCs/>
          <w:sz w:val="22"/>
          <w:szCs w:val="22"/>
        </w:rPr>
        <w:t>}</w:t>
      </w:r>
    </w:p>
    <w:p w14:paraId="75A5D342" w14:textId="77777777" w:rsidR="00501898" w:rsidRPr="0076075D" w:rsidRDefault="00136181">
      <w:pPr>
        <w:numPr>
          <w:ilvl w:val="0"/>
          <w:numId w:val="32"/>
        </w:numPr>
        <w:rPr>
          <w:sz w:val="22"/>
          <w:szCs w:val="22"/>
          <w:lang w:val="vi-VN"/>
        </w:rPr>
      </w:pPr>
      <w:r w:rsidRPr="0076075D">
        <w:rPr>
          <w:sz w:val="22"/>
          <w:szCs w:val="22"/>
          <w:lang w:val="vi-VN"/>
        </w:rPr>
        <w:t>Nếu cấu hình Không ký hóa đơn có mã khởi tạo từ máy tính tiền và hóa đơn thuộc loại máy tính tiền thì cho phép doanh nghiệp dùng chữ ký USB Token và CloudCA lập hóa đơn phát hành có mã bí mật bằng API Server.</w:t>
      </w:r>
    </w:p>
    <w:p w14:paraId="75A68D20" w14:textId="77777777" w:rsidR="00501898" w:rsidRPr="0076075D" w:rsidRDefault="00136181">
      <w:pPr>
        <w:numPr>
          <w:ilvl w:val="0"/>
          <w:numId w:val="32"/>
        </w:numPr>
        <w:rPr>
          <w:sz w:val="22"/>
          <w:szCs w:val="22"/>
          <w:lang w:val="vi-VN"/>
        </w:rPr>
      </w:pPr>
      <w:r w:rsidRPr="0076075D">
        <w:rPr>
          <w:sz w:val="22"/>
          <w:szCs w:val="22"/>
          <w:lang w:val="vi-VN"/>
        </w:rPr>
        <w:t xml:space="preserve">Nếu người dùng truyền giá trị 0 hoặc “0” cho tham số validation trong phần generalInvoiceInfo thì </w:t>
      </w:r>
      <w:r w:rsidRPr="0076075D">
        <w:rPr>
          <w:bCs/>
          <w:sz w:val="22"/>
          <w:szCs w:val="22"/>
          <w:lang w:val="vi-VN"/>
        </w:rPr>
        <w:t>các thông tin được truyền trong phần itemInfo, taxBreakdowns, summarizeInfo sẽ được giữ nguyên mà không thực hiện kiểm tra ràng buộc và tính toán lại.</w:t>
      </w:r>
    </w:p>
    <w:p w14:paraId="1180F219" w14:textId="77777777" w:rsidR="00501898" w:rsidRPr="0076075D" w:rsidRDefault="00136181">
      <w:pPr>
        <w:pStyle w:val="Heading2"/>
        <w:numPr>
          <w:ilvl w:val="0"/>
          <w:numId w:val="0"/>
        </w:numPr>
        <w:tabs>
          <w:tab w:val="clear" w:pos="2278"/>
        </w:tabs>
        <w:rPr>
          <w:rFonts w:ascii="Times New Roman" w:hAnsi="Times New Roman"/>
          <w:sz w:val="22"/>
          <w:szCs w:val="22"/>
          <w:lang w:val="vi-VN"/>
        </w:rPr>
      </w:pPr>
      <w:r w:rsidRPr="0076075D">
        <w:rPr>
          <w:rFonts w:ascii="Times New Roman" w:hAnsi="Times New Roman"/>
          <w:sz w:val="22"/>
          <w:szCs w:val="22"/>
          <w:lang w:val="vi-VN"/>
        </w:rPr>
        <w:t>7.28 Phát hành hóa đơn có mã bí mật cho USB-TOKEN</w:t>
      </w:r>
    </w:p>
    <w:p w14:paraId="1AD46B19" w14:textId="77777777" w:rsidR="00501898" w:rsidRPr="0076075D" w:rsidRDefault="00136181">
      <w:pPr>
        <w:rPr>
          <w:sz w:val="22"/>
          <w:szCs w:val="22"/>
          <w:lang w:val="vi-VN"/>
        </w:rPr>
      </w:pPr>
      <w:r w:rsidRPr="0076075D">
        <w:rPr>
          <w:sz w:val="22"/>
          <w:szCs w:val="22"/>
          <w:lang w:val="vi-VN"/>
        </w:rPr>
        <w:t>- Mô tả chung: Yêu cầu này thực hiện thêm mới API cho phép người dùng lập hóa đơn có mã số bí mật</w:t>
      </w:r>
    </w:p>
    <w:p w14:paraId="621D5288" w14:textId="77777777" w:rsidR="00501898" w:rsidRPr="0076075D" w:rsidRDefault="00136181">
      <w:pPr>
        <w:rPr>
          <w:sz w:val="22"/>
          <w:szCs w:val="22"/>
          <w:lang w:val="vi-VN"/>
        </w:rPr>
      </w:pPr>
      <w:r w:rsidRPr="0076075D">
        <w:rPr>
          <w:sz w:val="22"/>
          <w:szCs w:val="22"/>
          <w:lang w:val="vi-VN"/>
        </w:rPr>
        <w:t xml:space="preserve">- Đường dẫn API lấy chuỗi hash: </w:t>
      </w:r>
      <w:r w:rsidRPr="0076075D">
        <w:rPr>
          <w:color w:val="505050"/>
          <w:sz w:val="22"/>
          <w:szCs w:val="22"/>
          <w:shd w:val="clear" w:color="auto" w:fill="FAFAFA"/>
          <w:lang w:val="vi-VN"/>
        </w:rPr>
        <w:t>InvoiceAPI/InvoiceWS/createInvoiceUsbTokenGetHash/{supplierTaxCode}</w:t>
      </w:r>
    </w:p>
    <w:p w14:paraId="19F40AF1" w14:textId="77777777" w:rsidR="00501898" w:rsidRPr="0076075D" w:rsidRDefault="00136181">
      <w:pPr>
        <w:rPr>
          <w:sz w:val="22"/>
          <w:szCs w:val="22"/>
          <w:lang w:val="vi-VN"/>
        </w:rPr>
      </w:pPr>
      <w:r w:rsidRPr="0076075D">
        <w:rPr>
          <w:sz w:val="22"/>
          <w:szCs w:val="22"/>
          <w:lang w:val="vi-VN"/>
        </w:rPr>
        <w:t xml:space="preserve">- Đường dẫn API ký và sinh hóa đơn: </w:t>
      </w:r>
    </w:p>
    <w:p w14:paraId="425489BB" w14:textId="77777777" w:rsidR="00501898" w:rsidRPr="0076075D" w:rsidRDefault="00136181">
      <w:pPr>
        <w:rPr>
          <w:sz w:val="22"/>
          <w:szCs w:val="22"/>
          <w:lang w:val="vi-VN"/>
        </w:rPr>
      </w:pPr>
      <w:r w:rsidRPr="0076075D">
        <w:rPr>
          <w:color w:val="505050"/>
          <w:sz w:val="22"/>
          <w:szCs w:val="22"/>
          <w:shd w:val="clear" w:color="auto" w:fill="FAFAFA"/>
          <w:lang w:val="vi-VN"/>
        </w:rPr>
        <w:t>InvoiceAPI/InvoiceWS/createInvoiceUsbTokenInsertSignature</w:t>
      </w:r>
    </w:p>
    <w:p w14:paraId="40349E08" w14:textId="77777777" w:rsidR="00501898" w:rsidRPr="0076075D" w:rsidRDefault="00136181">
      <w:pPr>
        <w:rPr>
          <w:b/>
          <w:i/>
          <w:sz w:val="22"/>
          <w:szCs w:val="22"/>
          <w:lang w:val="vi-VN"/>
        </w:rPr>
      </w:pPr>
      <w:r w:rsidRPr="0076075D">
        <w:rPr>
          <w:i/>
          <w:sz w:val="22"/>
          <w:szCs w:val="22"/>
          <w:lang w:val="vi-VN"/>
        </w:rPr>
        <w:t xml:space="preserve">- Nội dung tương tự như phần lập hóa đơn mã số bí mật server </w:t>
      </w:r>
      <w:r w:rsidRPr="0076075D">
        <w:rPr>
          <w:b/>
          <w:i/>
          <w:sz w:val="22"/>
          <w:szCs w:val="22"/>
          <w:lang w:val="vi-VN"/>
        </w:rPr>
        <w:t>mục 7.27</w:t>
      </w:r>
    </w:p>
    <w:p w14:paraId="3D9F5D3E" w14:textId="77777777" w:rsidR="00501898" w:rsidRPr="0076075D" w:rsidRDefault="00136181">
      <w:pPr>
        <w:ind w:left="180"/>
        <w:rPr>
          <w:b/>
          <w:sz w:val="22"/>
          <w:szCs w:val="22"/>
          <w:lang w:val="vi-VN"/>
        </w:rPr>
      </w:pPr>
      <w:r w:rsidRPr="0076075D">
        <w:rPr>
          <w:b/>
          <w:sz w:val="22"/>
          <w:szCs w:val="22"/>
          <w:lang w:val="vi-VN"/>
        </w:rPr>
        <w:t>Lưu ý:</w:t>
      </w:r>
    </w:p>
    <w:p w14:paraId="25C8E02D" w14:textId="77777777" w:rsidR="00501898" w:rsidRPr="0076075D" w:rsidRDefault="00136181">
      <w:pPr>
        <w:ind w:left="720"/>
        <w:rPr>
          <w:sz w:val="22"/>
          <w:szCs w:val="22"/>
          <w:lang w:val="vi-VN"/>
        </w:rPr>
      </w:pPr>
      <w:r w:rsidRPr="0076075D">
        <w:rPr>
          <w:sz w:val="22"/>
          <w:szCs w:val="22"/>
          <w:lang w:val="vi-VN"/>
        </w:rPr>
        <w:t xml:space="preserve">Nếu người dùng truyền giá trị 0 hoặc “0” cho tham số validation trong phần generalInvoiceInfo thì </w:t>
      </w:r>
      <w:r w:rsidRPr="0076075D">
        <w:rPr>
          <w:bCs/>
          <w:sz w:val="22"/>
          <w:szCs w:val="22"/>
          <w:lang w:val="vi-VN"/>
        </w:rPr>
        <w:t>các thông tin được truyền trong phần itemInfo, taxBreakdowns, summarizeInfo sẽ được giữ nguyên mà không thực hiện kiểm tra ràng buộc và tính toán lại.</w:t>
      </w:r>
    </w:p>
    <w:p w14:paraId="264CF138" w14:textId="77777777" w:rsidR="00501898" w:rsidRPr="0076075D" w:rsidRDefault="00136181">
      <w:pPr>
        <w:pStyle w:val="Heading2"/>
        <w:numPr>
          <w:ilvl w:val="0"/>
          <w:numId w:val="0"/>
        </w:numPr>
        <w:tabs>
          <w:tab w:val="clear" w:pos="2278"/>
        </w:tabs>
        <w:rPr>
          <w:rFonts w:ascii="Times New Roman" w:hAnsi="Times New Roman"/>
          <w:sz w:val="22"/>
          <w:szCs w:val="22"/>
          <w:lang w:val="vi-VN"/>
        </w:rPr>
      </w:pPr>
      <w:r w:rsidRPr="0076075D">
        <w:rPr>
          <w:rFonts w:ascii="Times New Roman" w:hAnsi="Times New Roman"/>
          <w:sz w:val="22"/>
          <w:szCs w:val="22"/>
          <w:lang w:val="vi-VN"/>
        </w:rPr>
        <w:t>7.29 Lấy danh sách mẫu và ký hiệu hóa đơn theo mã số thuế trên toàn hệ thống</w:t>
      </w:r>
    </w:p>
    <w:p w14:paraId="70CEC722" w14:textId="77777777" w:rsidR="00501898" w:rsidRPr="0076075D" w:rsidRDefault="00136181">
      <w:pPr>
        <w:numPr>
          <w:ilvl w:val="0"/>
          <w:numId w:val="20"/>
        </w:numPr>
        <w:ind w:left="720" w:hanging="116"/>
        <w:rPr>
          <w:ins w:id="62" w:author="cntt_linhntk" w:date="2023-03-08T08:40:00Z"/>
          <w:sz w:val="22"/>
          <w:szCs w:val="22"/>
          <w:lang w:val="vi-VN"/>
        </w:rPr>
      </w:pPr>
      <w:r w:rsidRPr="0076075D">
        <w:rPr>
          <w:sz w:val="22"/>
          <w:szCs w:val="22"/>
          <w:lang w:val="vi-VN"/>
        </w:rPr>
        <w:t>API cho phép người dùng hệ thống tích hợp lấy danh sách mẫu và ký hiệu hóa đơn</w:t>
      </w:r>
      <w:ins w:id="63" w:author="os" w:date="2023-03-08T04:23:00Z">
        <w:r w:rsidRPr="0076075D">
          <w:rPr>
            <w:sz w:val="22"/>
            <w:szCs w:val="22"/>
            <w:lang w:val="vi-VN"/>
          </w:rPr>
          <w:t xml:space="preserve"> khả dụng</w:t>
        </w:r>
      </w:ins>
      <w:r w:rsidRPr="0076075D">
        <w:rPr>
          <w:sz w:val="22"/>
          <w:szCs w:val="22"/>
          <w:lang w:val="vi-VN"/>
        </w:rPr>
        <w:t xml:space="preserve"> của mã số thuế cho trước trên toàn bộ hệ thống</w:t>
      </w:r>
    </w:p>
    <w:p w14:paraId="47BA62BB" w14:textId="77777777" w:rsidR="00501898" w:rsidRPr="0076075D" w:rsidRDefault="00136181">
      <w:pPr>
        <w:rPr>
          <w:sz w:val="22"/>
          <w:szCs w:val="22"/>
        </w:rPr>
      </w:pPr>
      <w:r w:rsidRPr="0076075D">
        <w:rPr>
          <w:sz w:val="22"/>
          <w:szCs w:val="22"/>
        </w:rPr>
        <w:t>- Đường dẫn API: /InvoiceAPI/InvoiceUtilsWS/getAllInvoiceTemplates</w:t>
      </w:r>
    </w:p>
    <w:p w14:paraId="546A71AE" w14:textId="77777777" w:rsidR="00501898" w:rsidRPr="0076075D" w:rsidRDefault="00136181">
      <w:pPr>
        <w:ind w:left="0"/>
        <w:rPr>
          <w:sz w:val="22"/>
          <w:szCs w:val="22"/>
        </w:rPr>
      </w:pPr>
      <w:r w:rsidRPr="0076075D">
        <w:rPr>
          <w:b/>
          <w:bCs/>
          <w:sz w:val="22"/>
          <w:szCs w:val="22"/>
        </w:rPr>
        <w:t>Input</w:t>
      </w:r>
      <w:r w:rsidRPr="0076075D">
        <w:rPr>
          <w:sz w:val="22"/>
          <w:szCs w:val="22"/>
        </w:rPr>
        <w:t xml:space="preserve">: </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7"/>
        <w:gridCol w:w="2219"/>
        <w:gridCol w:w="5364"/>
      </w:tblGrid>
      <w:tr w:rsidR="00501898" w:rsidRPr="0076075D" w14:paraId="4225877F" w14:textId="77777777">
        <w:trPr>
          <w:trHeight w:val="395"/>
        </w:trPr>
        <w:tc>
          <w:tcPr>
            <w:tcW w:w="2317" w:type="dxa"/>
            <w:shd w:val="clear" w:color="auto" w:fill="D9D9D9"/>
          </w:tcPr>
          <w:p w14:paraId="12980092" w14:textId="77777777" w:rsidR="00501898" w:rsidRPr="0076075D" w:rsidRDefault="00136181">
            <w:pPr>
              <w:jc w:val="both"/>
              <w:rPr>
                <w:b/>
                <w:sz w:val="22"/>
                <w:szCs w:val="22"/>
              </w:rPr>
            </w:pPr>
            <w:r w:rsidRPr="0076075D">
              <w:rPr>
                <w:b/>
                <w:sz w:val="22"/>
                <w:szCs w:val="22"/>
              </w:rPr>
              <w:t>Tên trường</w:t>
            </w:r>
          </w:p>
        </w:tc>
        <w:tc>
          <w:tcPr>
            <w:tcW w:w="2219" w:type="dxa"/>
            <w:shd w:val="clear" w:color="auto" w:fill="D9D9D9"/>
          </w:tcPr>
          <w:p w14:paraId="6C5AAB24" w14:textId="77777777" w:rsidR="00501898" w:rsidRPr="0076075D" w:rsidRDefault="00136181">
            <w:pPr>
              <w:jc w:val="both"/>
              <w:rPr>
                <w:b/>
                <w:sz w:val="22"/>
                <w:szCs w:val="22"/>
              </w:rPr>
            </w:pPr>
            <w:r w:rsidRPr="0076075D">
              <w:rPr>
                <w:b/>
                <w:sz w:val="22"/>
                <w:szCs w:val="22"/>
              </w:rPr>
              <w:t>Kiểu dữ liệu</w:t>
            </w:r>
          </w:p>
        </w:tc>
        <w:tc>
          <w:tcPr>
            <w:tcW w:w="5364" w:type="dxa"/>
            <w:shd w:val="clear" w:color="auto" w:fill="D9D9D9"/>
          </w:tcPr>
          <w:p w14:paraId="6D647691" w14:textId="77777777" w:rsidR="00501898" w:rsidRPr="0076075D" w:rsidRDefault="00136181">
            <w:pPr>
              <w:jc w:val="both"/>
              <w:rPr>
                <w:b/>
                <w:sz w:val="22"/>
                <w:szCs w:val="22"/>
              </w:rPr>
            </w:pPr>
            <w:r w:rsidRPr="0076075D">
              <w:rPr>
                <w:b/>
                <w:sz w:val="22"/>
                <w:szCs w:val="22"/>
              </w:rPr>
              <w:t>Mô tả</w:t>
            </w:r>
          </w:p>
        </w:tc>
      </w:tr>
      <w:tr w:rsidR="00501898" w:rsidRPr="0076075D" w14:paraId="6817B52C" w14:textId="77777777">
        <w:tc>
          <w:tcPr>
            <w:tcW w:w="2317" w:type="dxa"/>
          </w:tcPr>
          <w:p w14:paraId="34CBDF7D" w14:textId="77777777" w:rsidR="00501898" w:rsidRPr="0076075D" w:rsidRDefault="00136181">
            <w:pPr>
              <w:spacing w:before="0"/>
              <w:ind w:left="0"/>
              <w:jc w:val="both"/>
              <w:rPr>
                <w:sz w:val="22"/>
                <w:szCs w:val="22"/>
              </w:rPr>
            </w:pPr>
            <w:r w:rsidRPr="0076075D">
              <w:rPr>
                <w:sz w:val="22"/>
                <w:szCs w:val="22"/>
              </w:rPr>
              <w:t>taxCode</w:t>
            </w:r>
          </w:p>
        </w:tc>
        <w:tc>
          <w:tcPr>
            <w:tcW w:w="2219" w:type="dxa"/>
          </w:tcPr>
          <w:p w14:paraId="0C499BC6" w14:textId="77777777" w:rsidR="00501898" w:rsidRPr="0076075D" w:rsidRDefault="00136181">
            <w:pPr>
              <w:spacing w:before="0"/>
              <w:ind w:left="0"/>
              <w:jc w:val="both"/>
              <w:rPr>
                <w:sz w:val="22"/>
                <w:szCs w:val="22"/>
              </w:rPr>
            </w:pPr>
            <w:r w:rsidRPr="0076075D">
              <w:rPr>
                <w:sz w:val="22"/>
                <w:szCs w:val="22"/>
              </w:rPr>
              <w:t>Required: True</w:t>
            </w:r>
          </w:p>
          <w:p w14:paraId="7EE9BAD7" w14:textId="77777777" w:rsidR="00501898" w:rsidRPr="0076075D" w:rsidRDefault="00136181">
            <w:pPr>
              <w:spacing w:before="0"/>
              <w:ind w:left="0"/>
              <w:jc w:val="both"/>
              <w:rPr>
                <w:sz w:val="22"/>
                <w:szCs w:val="22"/>
              </w:rPr>
            </w:pPr>
            <w:r w:rsidRPr="0076075D">
              <w:rPr>
                <w:sz w:val="22"/>
                <w:szCs w:val="22"/>
              </w:rPr>
              <w:t>DataType: String</w:t>
            </w:r>
          </w:p>
          <w:p w14:paraId="67B1C7FC" w14:textId="77777777" w:rsidR="00501898" w:rsidRPr="0076075D" w:rsidRDefault="00136181">
            <w:pPr>
              <w:spacing w:before="0"/>
              <w:ind w:left="0"/>
              <w:jc w:val="both"/>
              <w:rPr>
                <w:sz w:val="22"/>
                <w:szCs w:val="22"/>
              </w:rPr>
            </w:pPr>
            <w:r w:rsidRPr="0076075D">
              <w:rPr>
                <w:sz w:val="22"/>
                <w:szCs w:val="22"/>
              </w:rPr>
              <w:t>Minlength: N/A</w:t>
            </w:r>
          </w:p>
          <w:p w14:paraId="2A51EE62" w14:textId="77777777" w:rsidR="00501898" w:rsidRPr="0076075D" w:rsidRDefault="00136181">
            <w:pPr>
              <w:spacing w:before="0"/>
              <w:ind w:left="0"/>
              <w:jc w:val="both"/>
              <w:rPr>
                <w:sz w:val="22"/>
                <w:szCs w:val="22"/>
              </w:rPr>
            </w:pPr>
            <w:r w:rsidRPr="0076075D">
              <w:rPr>
                <w:sz w:val="22"/>
                <w:szCs w:val="22"/>
              </w:rPr>
              <w:lastRenderedPageBreak/>
              <w:t xml:space="preserve">Maxlength: </w:t>
            </w:r>
          </w:p>
          <w:p w14:paraId="2432E54B"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4F9330DB" w14:textId="77777777" w:rsidR="00501898" w:rsidRPr="0076075D" w:rsidRDefault="00136181">
            <w:pPr>
              <w:spacing w:before="0"/>
              <w:ind w:left="41"/>
              <w:jc w:val="both"/>
              <w:rPr>
                <w:bCs/>
                <w:sz w:val="22"/>
                <w:szCs w:val="22"/>
              </w:rPr>
            </w:pPr>
            <w:r w:rsidRPr="0076075D">
              <w:rPr>
                <w:bCs/>
                <w:sz w:val="22"/>
                <w:szCs w:val="22"/>
              </w:rPr>
              <w:lastRenderedPageBreak/>
              <w:t>Mã số thuế doanh nghiệp</w:t>
            </w:r>
          </w:p>
          <w:p w14:paraId="5CC62DC1" w14:textId="77777777" w:rsidR="00501898" w:rsidRPr="0076075D" w:rsidRDefault="00136181">
            <w:pPr>
              <w:spacing w:before="0"/>
              <w:ind w:left="41"/>
              <w:jc w:val="both"/>
              <w:rPr>
                <w:bCs/>
                <w:sz w:val="22"/>
                <w:szCs w:val="22"/>
              </w:rPr>
            </w:pPr>
            <w:r w:rsidRPr="0076075D">
              <w:rPr>
                <w:bCs/>
                <w:sz w:val="22"/>
                <w:szCs w:val="22"/>
              </w:rPr>
              <w:t xml:space="preserve">Quy tắc validate như hiện trạng hệ thống </w:t>
            </w:r>
          </w:p>
          <w:p w14:paraId="39D62A0B" w14:textId="77777777" w:rsidR="00501898" w:rsidRPr="0076075D" w:rsidRDefault="00501898">
            <w:pPr>
              <w:spacing w:before="0"/>
              <w:ind w:left="41"/>
              <w:jc w:val="both"/>
              <w:rPr>
                <w:bCs/>
                <w:sz w:val="22"/>
                <w:szCs w:val="22"/>
              </w:rPr>
            </w:pPr>
          </w:p>
        </w:tc>
      </w:tr>
      <w:tr w:rsidR="00501898" w:rsidRPr="0076075D" w14:paraId="003678D6" w14:textId="77777777">
        <w:tc>
          <w:tcPr>
            <w:tcW w:w="2317" w:type="dxa"/>
          </w:tcPr>
          <w:p w14:paraId="708E3644" w14:textId="77777777" w:rsidR="00501898" w:rsidRPr="0076075D" w:rsidRDefault="00136181">
            <w:pPr>
              <w:spacing w:before="0"/>
              <w:ind w:left="0"/>
              <w:jc w:val="both"/>
              <w:rPr>
                <w:sz w:val="22"/>
                <w:szCs w:val="22"/>
              </w:rPr>
            </w:pPr>
            <w:r w:rsidRPr="0076075D">
              <w:rPr>
                <w:sz w:val="22"/>
                <w:szCs w:val="22"/>
              </w:rPr>
              <w:t>invoiceType</w:t>
            </w:r>
          </w:p>
        </w:tc>
        <w:tc>
          <w:tcPr>
            <w:tcW w:w="2219" w:type="dxa"/>
          </w:tcPr>
          <w:p w14:paraId="1AC4D461" w14:textId="77777777" w:rsidR="00501898" w:rsidRPr="0076075D" w:rsidRDefault="00136181">
            <w:pPr>
              <w:spacing w:before="0"/>
              <w:ind w:left="0"/>
              <w:jc w:val="both"/>
              <w:rPr>
                <w:sz w:val="22"/>
                <w:szCs w:val="22"/>
              </w:rPr>
            </w:pPr>
            <w:r w:rsidRPr="0076075D">
              <w:rPr>
                <w:sz w:val="22"/>
                <w:szCs w:val="22"/>
              </w:rPr>
              <w:t>Required: True</w:t>
            </w:r>
          </w:p>
          <w:p w14:paraId="0C144284" w14:textId="77777777" w:rsidR="00501898" w:rsidRPr="0076075D" w:rsidRDefault="00136181">
            <w:pPr>
              <w:spacing w:before="0"/>
              <w:ind w:left="0"/>
              <w:jc w:val="both"/>
              <w:rPr>
                <w:sz w:val="22"/>
                <w:szCs w:val="22"/>
              </w:rPr>
            </w:pPr>
            <w:r w:rsidRPr="0076075D">
              <w:rPr>
                <w:sz w:val="22"/>
                <w:szCs w:val="22"/>
              </w:rPr>
              <w:t>DataType: String</w:t>
            </w:r>
          </w:p>
          <w:p w14:paraId="00487B0D" w14:textId="77777777" w:rsidR="00501898" w:rsidRPr="0076075D" w:rsidRDefault="00136181">
            <w:pPr>
              <w:spacing w:before="0"/>
              <w:ind w:left="0"/>
              <w:jc w:val="both"/>
              <w:rPr>
                <w:sz w:val="22"/>
                <w:szCs w:val="22"/>
              </w:rPr>
            </w:pPr>
            <w:r w:rsidRPr="0076075D">
              <w:rPr>
                <w:sz w:val="22"/>
                <w:szCs w:val="22"/>
              </w:rPr>
              <w:t>Minlength: N/A</w:t>
            </w:r>
          </w:p>
          <w:p w14:paraId="77A564EE" w14:textId="77777777" w:rsidR="00501898" w:rsidRPr="0076075D" w:rsidRDefault="00136181">
            <w:pPr>
              <w:spacing w:before="0"/>
              <w:ind w:left="0"/>
              <w:jc w:val="both"/>
              <w:rPr>
                <w:sz w:val="22"/>
                <w:szCs w:val="22"/>
              </w:rPr>
            </w:pPr>
            <w:r w:rsidRPr="0076075D">
              <w:rPr>
                <w:sz w:val="22"/>
                <w:szCs w:val="22"/>
              </w:rPr>
              <w:t xml:space="preserve">Maxlength: </w:t>
            </w:r>
          </w:p>
          <w:p w14:paraId="1F1DFC0B" w14:textId="77777777" w:rsidR="00501898" w:rsidRPr="0076075D" w:rsidRDefault="00136181">
            <w:pPr>
              <w:spacing w:before="0"/>
              <w:ind w:left="0"/>
              <w:jc w:val="both"/>
              <w:rPr>
                <w:sz w:val="22"/>
                <w:szCs w:val="22"/>
              </w:rPr>
            </w:pPr>
            <w:r w:rsidRPr="0076075D">
              <w:rPr>
                <w:sz w:val="22"/>
                <w:szCs w:val="22"/>
              </w:rPr>
              <w:t>Format:</w:t>
            </w:r>
          </w:p>
        </w:tc>
        <w:tc>
          <w:tcPr>
            <w:tcW w:w="5364" w:type="dxa"/>
          </w:tcPr>
          <w:p w14:paraId="5C5B0457" w14:textId="77777777" w:rsidR="00501898" w:rsidRPr="0076075D" w:rsidRDefault="00136181">
            <w:pPr>
              <w:spacing w:before="0"/>
              <w:ind w:left="41"/>
              <w:jc w:val="both"/>
              <w:rPr>
                <w:ins w:id="64" w:author="cntt_linhntk" w:date="2023-03-08T08:26:00Z"/>
                <w:bCs/>
                <w:sz w:val="22"/>
                <w:szCs w:val="22"/>
              </w:rPr>
            </w:pPr>
            <w:ins w:id="65" w:author="cntt_linhntk" w:date="2023-03-08T08:26:00Z">
              <w:r w:rsidRPr="0076075D">
                <w:rPr>
                  <w:bCs/>
                  <w:sz w:val="22"/>
                  <w:szCs w:val="22"/>
                </w:rPr>
                <w:t xml:space="preserve">Ví dụ với TT32: 01GTKT </w:t>
              </w:r>
            </w:ins>
          </w:p>
          <w:p w14:paraId="2AC26F59" w14:textId="77777777" w:rsidR="00501898" w:rsidRPr="0076075D" w:rsidRDefault="00136181">
            <w:pPr>
              <w:spacing w:before="0"/>
              <w:ind w:left="41"/>
              <w:jc w:val="both"/>
              <w:rPr>
                <w:bCs/>
                <w:sz w:val="22"/>
                <w:szCs w:val="22"/>
              </w:rPr>
            </w:pPr>
            <w:ins w:id="66" w:author="cntt_linhntk" w:date="2023-03-08T08:26:00Z">
              <w:r w:rsidRPr="0076075D">
                <w:rPr>
                  <w:bCs/>
                  <w:sz w:val="22"/>
                  <w:szCs w:val="22"/>
                </w:rPr>
                <w:t>Ví dụ với TT78: 1</w:t>
              </w:r>
            </w:ins>
          </w:p>
        </w:tc>
      </w:tr>
    </w:tbl>
    <w:p w14:paraId="44C65281" w14:textId="77777777" w:rsidR="00501898" w:rsidRPr="0076075D" w:rsidRDefault="00501898">
      <w:pPr>
        <w:ind w:left="0"/>
        <w:rPr>
          <w:b/>
          <w:bCs/>
          <w:sz w:val="22"/>
          <w:szCs w:val="22"/>
        </w:rPr>
      </w:pPr>
    </w:p>
    <w:p w14:paraId="0757F184" w14:textId="77777777" w:rsidR="00501898" w:rsidRPr="0076075D" w:rsidRDefault="00136181">
      <w:pPr>
        <w:ind w:left="0"/>
        <w:rPr>
          <w:b/>
          <w:bCs/>
          <w:sz w:val="22"/>
          <w:szCs w:val="22"/>
        </w:rPr>
      </w:pPr>
      <w:r w:rsidRPr="0076075D">
        <w:rPr>
          <w:b/>
          <w:bCs/>
          <w:sz w:val="22"/>
          <w:szCs w:val="22"/>
        </w:rPr>
        <w:t xml:space="preserve">Ví dụ: </w:t>
      </w:r>
    </w:p>
    <w:p w14:paraId="53D8FDDD"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w:t>
      </w:r>
    </w:p>
    <w:p w14:paraId="468FE7DE"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"taxCode": "0100109106-710",</w:t>
      </w:r>
    </w:p>
    <w:p w14:paraId="19BF0EA9"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"invoiceType": "all"</w:t>
      </w:r>
    </w:p>
    <w:p w14:paraId="51A22928"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w:t>
      </w:r>
    </w:p>
    <w:p w14:paraId="5511D379" w14:textId="77777777" w:rsidR="00501898" w:rsidRPr="0076075D" w:rsidRDefault="00136181">
      <w:pPr>
        <w:ind w:left="0"/>
        <w:rPr>
          <w:sz w:val="22"/>
          <w:szCs w:val="22"/>
        </w:rPr>
      </w:pPr>
      <w:r w:rsidRPr="0076075D">
        <w:rPr>
          <w:b/>
          <w:bCs/>
          <w:sz w:val="22"/>
          <w:szCs w:val="22"/>
        </w:rPr>
        <w:t>Output</w:t>
      </w:r>
      <w:r w:rsidRPr="0076075D">
        <w:rPr>
          <w:sz w:val="22"/>
          <w:szCs w:val="22"/>
        </w:rPr>
        <w:t xml:space="preserve">: </w:t>
      </w:r>
    </w:p>
    <w:tbl>
      <w:tblPr>
        <w:tblW w:w="99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3217"/>
        <w:gridCol w:w="5364"/>
      </w:tblGrid>
      <w:tr w:rsidR="00501898" w:rsidRPr="0076075D" w14:paraId="1DB95030" w14:textId="77777777">
        <w:trPr>
          <w:trHeight w:val="395"/>
        </w:trPr>
        <w:tc>
          <w:tcPr>
            <w:tcW w:w="1417" w:type="dxa"/>
            <w:shd w:val="clear" w:color="auto" w:fill="EEECE1"/>
          </w:tcPr>
          <w:p w14:paraId="27EAB109" w14:textId="77777777" w:rsidR="00501898" w:rsidRPr="0076075D" w:rsidRDefault="00136181">
            <w:pPr>
              <w:ind w:left="525" w:hanging="199"/>
              <w:rPr>
                <w:b/>
                <w:sz w:val="22"/>
                <w:szCs w:val="22"/>
              </w:rPr>
            </w:pPr>
            <w:r w:rsidRPr="0076075D">
              <w:rPr>
                <w:b/>
                <w:sz w:val="22"/>
                <w:szCs w:val="22"/>
              </w:rPr>
              <w:t>STT</w:t>
            </w:r>
          </w:p>
        </w:tc>
        <w:tc>
          <w:tcPr>
            <w:tcW w:w="3217" w:type="dxa"/>
            <w:shd w:val="clear" w:color="auto" w:fill="EEECE1"/>
          </w:tcPr>
          <w:p w14:paraId="71966535" w14:textId="77777777" w:rsidR="00501898" w:rsidRPr="0076075D" w:rsidRDefault="00136181">
            <w:pPr>
              <w:jc w:val="both"/>
              <w:rPr>
                <w:b/>
                <w:sz w:val="22"/>
                <w:szCs w:val="22"/>
              </w:rPr>
            </w:pPr>
            <w:r w:rsidRPr="0076075D">
              <w:rPr>
                <w:b/>
                <w:sz w:val="22"/>
                <w:szCs w:val="22"/>
              </w:rPr>
              <w:t>Tên trường</w:t>
            </w:r>
          </w:p>
        </w:tc>
        <w:tc>
          <w:tcPr>
            <w:tcW w:w="5364" w:type="dxa"/>
            <w:shd w:val="clear" w:color="auto" w:fill="EEECE1"/>
          </w:tcPr>
          <w:p w14:paraId="31B59246" w14:textId="77777777" w:rsidR="00501898" w:rsidRPr="0076075D" w:rsidRDefault="00136181">
            <w:pPr>
              <w:jc w:val="both"/>
              <w:rPr>
                <w:b/>
                <w:sz w:val="22"/>
                <w:szCs w:val="22"/>
              </w:rPr>
            </w:pPr>
            <w:r w:rsidRPr="0076075D">
              <w:rPr>
                <w:b/>
                <w:sz w:val="22"/>
                <w:szCs w:val="22"/>
              </w:rPr>
              <w:t>Mô tả</w:t>
            </w:r>
          </w:p>
        </w:tc>
      </w:tr>
      <w:tr w:rsidR="00501898" w:rsidRPr="0076075D" w14:paraId="56AFAAE6" w14:textId="77777777">
        <w:tc>
          <w:tcPr>
            <w:tcW w:w="1417" w:type="dxa"/>
          </w:tcPr>
          <w:p w14:paraId="69460339" w14:textId="77777777" w:rsidR="00501898" w:rsidRPr="0076075D" w:rsidRDefault="00136181">
            <w:pPr>
              <w:spacing w:before="0"/>
              <w:ind w:left="525" w:hanging="199"/>
              <w:contextualSpacing/>
              <w:rPr>
                <w:rFonts w:eastAsia="Calibri"/>
                <w:snapToGrid/>
                <w:sz w:val="22"/>
                <w:szCs w:val="22"/>
              </w:rPr>
            </w:pPr>
            <w:r w:rsidRPr="0076075D">
              <w:rPr>
                <w:rFonts w:eastAsia="Calibri"/>
                <w:snapToGrid/>
                <w:sz w:val="22"/>
                <w:szCs w:val="22"/>
              </w:rPr>
              <w:t>1</w:t>
            </w:r>
          </w:p>
        </w:tc>
        <w:tc>
          <w:tcPr>
            <w:tcW w:w="3217" w:type="dxa"/>
          </w:tcPr>
          <w:p w14:paraId="3DF68DFB" w14:textId="77777777" w:rsidR="00501898" w:rsidRPr="0076075D" w:rsidRDefault="00136181">
            <w:pPr>
              <w:spacing w:before="0"/>
              <w:ind w:left="0"/>
              <w:jc w:val="both"/>
              <w:rPr>
                <w:sz w:val="22"/>
                <w:szCs w:val="22"/>
              </w:rPr>
            </w:pPr>
            <w:r w:rsidRPr="0076075D">
              <w:rPr>
                <w:sz w:val="22"/>
                <w:szCs w:val="22"/>
              </w:rPr>
              <w:t>errorcode</w:t>
            </w:r>
          </w:p>
        </w:tc>
        <w:tc>
          <w:tcPr>
            <w:tcW w:w="5364" w:type="dxa"/>
          </w:tcPr>
          <w:p w14:paraId="36B19BB8" w14:textId="77777777" w:rsidR="00501898" w:rsidRPr="0076075D" w:rsidRDefault="00136181">
            <w:pPr>
              <w:spacing w:before="0"/>
              <w:ind w:left="41"/>
              <w:jc w:val="both"/>
              <w:rPr>
                <w:bCs/>
                <w:sz w:val="22"/>
                <w:szCs w:val="22"/>
              </w:rPr>
            </w:pPr>
            <w:r w:rsidRPr="0076075D">
              <w:rPr>
                <w:bCs/>
                <w:sz w:val="22"/>
                <w:szCs w:val="22"/>
              </w:rPr>
              <w:t>Mã lỗi</w:t>
            </w:r>
          </w:p>
        </w:tc>
      </w:tr>
      <w:tr w:rsidR="00501898" w:rsidRPr="0076075D" w14:paraId="02F37EEB" w14:textId="77777777">
        <w:tc>
          <w:tcPr>
            <w:tcW w:w="1417" w:type="dxa"/>
          </w:tcPr>
          <w:p w14:paraId="2C3C1737" w14:textId="77777777" w:rsidR="00501898" w:rsidRPr="0076075D" w:rsidRDefault="00136181">
            <w:pPr>
              <w:spacing w:before="0"/>
              <w:ind w:left="525" w:hanging="199"/>
              <w:contextualSpacing/>
              <w:rPr>
                <w:rFonts w:eastAsia="Calibri"/>
                <w:snapToGrid/>
                <w:sz w:val="22"/>
                <w:szCs w:val="22"/>
              </w:rPr>
            </w:pPr>
            <w:r w:rsidRPr="0076075D">
              <w:rPr>
                <w:rFonts w:eastAsia="Calibri"/>
                <w:snapToGrid/>
                <w:sz w:val="22"/>
                <w:szCs w:val="22"/>
              </w:rPr>
              <w:t>2</w:t>
            </w:r>
          </w:p>
        </w:tc>
        <w:tc>
          <w:tcPr>
            <w:tcW w:w="3217" w:type="dxa"/>
          </w:tcPr>
          <w:p w14:paraId="185374C5" w14:textId="77777777" w:rsidR="00501898" w:rsidRPr="0076075D" w:rsidRDefault="00136181">
            <w:pPr>
              <w:spacing w:before="0"/>
              <w:ind w:left="0"/>
              <w:jc w:val="both"/>
              <w:rPr>
                <w:sz w:val="22"/>
                <w:szCs w:val="22"/>
              </w:rPr>
            </w:pPr>
            <w:r w:rsidRPr="0076075D">
              <w:rPr>
                <w:sz w:val="22"/>
                <w:szCs w:val="22"/>
              </w:rPr>
              <w:t>description</w:t>
            </w:r>
          </w:p>
        </w:tc>
        <w:tc>
          <w:tcPr>
            <w:tcW w:w="5364" w:type="dxa"/>
          </w:tcPr>
          <w:p w14:paraId="54B37099" w14:textId="77777777" w:rsidR="00501898" w:rsidRPr="0076075D" w:rsidRDefault="00136181">
            <w:pPr>
              <w:spacing w:before="0"/>
              <w:ind w:left="41"/>
              <w:jc w:val="both"/>
              <w:rPr>
                <w:bCs/>
                <w:sz w:val="22"/>
                <w:szCs w:val="22"/>
              </w:rPr>
            </w:pPr>
            <w:r w:rsidRPr="0076075D">
              <w:rPr>
                <w:bCs/>
                <w:sz w:val="22"/>
                <w:szCs w:val="22"/>
              </w:rPr>
              <w:t>Mô tả lỗi</w:t>
            </w:r>
          </w:p>
        </w:tc>
      </w:tr>
      <w:tr w:rsidR="00501898" w:rsidRPr="0076075D" w14:paraId="5BEBDB11" w14:textId="77777777">
        <w:tc>
          <w:tcPr>
            <w:tcW w:w="1417" w:type="dxa"/>
          </w:tcPr>
          <w:p w14:paraId="5258AEF9" w14:textId="77777777" w:rsidR="00501898" w:rsidRPr="0076075D" w:rsidRDefault="00136181">
            <w:pPr>
              <w:spacing w:before="0"/>
              <w:ind w:left="525" w:hanging="199"/>
              <w:contextualSpacing/>
              <w:rPr>
                <w:rFonts w:eastAsia="Calibri"/>
                <w:snapToGrid/>
                <w:sz w:val="22"/>
                <w:szCs w:val="22"/>
              </w:rPr>
            </w:pPr>
            <w:r w:rsidRPr="0076075D">
              <w:rPr>
                <w:rFonts w:eastAsia="Calibri"/>
                <w:snapToGrid/>
                <w:sz w:val="22"/>
                <w:szCs w:val="22"/>
              </w:rPr>
              <w:t>3</w:t>
            </w:r>
          </w:p>
        </w:tc>
        <w:tc>
          <w:tcPr>
            <w:tcW w:w="3217" w:type="dxa"/>
          </w:tcPr>
          <w:p w14:paraId="2F3D69BE" w14:textId="77777777" w:rsidR="00501898" w:rsidRPr="0076075D" w:rsidRDefault="00136181">
            <w:pPr>
              <w:spacing w:before="0"/>
              <w:ind w:left="0"/>
              <w:jc w:val="both"/>
              <w:rPr>
                <w:sz w:val="22"/>
                <w:szCs w:val="22"/>
              </w:rPr>
            </w:pPr>
            <w:r w:rsidRPr="0076075D">
              <w:rPr>
                <w:sz w:val="22"/>
                <w:szCs w:val="22"/>
              </w:rPr>
              <w:t>totalRows</w:t>
            </w:r>
          </w:p>
        </w:tc>
        <w:tc>
          <w:tcPr>
            <w:tcW w:w="5364" w:type="dxa"/>
          </w:tcPr>
          <w:p w14:paraId="620E5BFD" w14:textId="77777777" w:rsidR="00501898" w:rsidRPr="0076075D" w:rsidRDefault="00136181">
            <w:pPr>
              <w:spacing w:before="0"/>
              <w:ind w:left="41"/>
              <w:jc w:val="both"/>
              <w:rPr>
                <w:bCs/>
                <w:sz w:val="22"/>
                <w:szCs w:val="22"/>
              </w:rPr>
            </w:pPr>
            <w:r w:rsidRPr="0076075D">
              <w:rPr>
                <w:bCs/>
                <w:sz w:val="22"/>
                <w:szCs w:val="22"/>
              </w:rPr>
              <w:t>Tổng số dòng kết quả tìm được</w:t>
            </w:r>
          </w:p>
        </w:tc>
      </w:tr>
      <w:tr w:rsidR="00501898" w:rsidRPr="0076075D" w14:paraId="25641669" w14:textId="77777777">
        <w:tc>
          <w:tcPr>
            <w:tcW w:w="1417" w:type="dxa"/>
          </w:tcPr>
          <w:p w14:paraId="023FF312" w14:textId="77777777" w:rsidR="00501898" w:rsidRPr="0076075D" w:rsidRDefault="00136181">
            <w:pPr>
              <w:spacing w:before="0"/>
              <w:ind w:left="525" w:hanging="199"/>
              <w:contextualSpacing/>
              <w:rPr>
                <w:rFonts w:eastAsia="Calibri"/>
                <w:snapToGrid/>
                <w:sz w:val="22"/>
                <w:szCs w:val="22"/>
              </w:rPr>
            </w:pPr>
            <w:r w:rsidRPr="0076075D">
              <w:rPr>
                <w:rFonts w:eastAsia="Calibri"/>
                <w:snapToGrid/>
                <w:sz w:val="22"/>
                <w:szCs w:val="22"/>
              </w:rPr>
              <w:t>4</w:t>
            </w:r>
          </w:p>
        </w:tc>
        <w:tc>
          <w:tcPr>
            <w:tcW w:w="3217" w:type="dxa"/>
          </w:tcPr>
          <w:p w14:paraId="6A5CAF7C" w14:textId="77777777" w:rsidR="00501898" w:rsidRPr="0076075D" w:rsidRDefault="00136181">
            <w:pPr>
              <w:spacing w:before="0"/>
              <w:ind w:left="0"/>
              <w:jc w:val="both"/>
              <w:rPr>
                <w:sz w:val="22"/>
                <w:szCs w:val="22"/>
              </w:rPr>
            </w:pPr>
            <w:r w:rsidRPr="0076075D">
              <w:rPr>
                <w:sz w:val="22"/>
                <w:szCs w:val="22"/>
              </w:rPr>
              <w:t>template</w:t>
            </w:r>
          </w:p>
        </w:tc>
        <w:tc>
          <w:tcPr>
            <w:tcW w:w="5364" w:type="dxa"/>
          </w:tcPr>
          <w:p w14:paraId="00C51FDD" w14:textId="77777777" w:rsidR="00501898" w:rsidRPr="0076075D" w:rsidRDefault="00136181">
            <w:pPr>
              <w:spacing w:before="0"/>
              <w:ind w:left="41"/>
              <w:jc w:val="both"/>
              <w:rPr>
                <w:bCs/>
                <w:sz w:val="22"/>
                <w:szCs w:val="22"/>
              </w:rPr>
            </w:pPr>
            <w:r w:rsidRPr="0076075D">
              <w:rPr>
                <w:bCs/>
                <w:sz w:val="22"/>
                <w:szCs w:val="22"/>
              </w:rPr>
              <w:t>NA</w:t>
            </w:r>
          </w:p>
        </w:tc>
      </w:tr>
      <w:tr w:rsidR="00501898" w:rsidRPr="0076075D" w14:paraId="5E4EB731" w14:textId="77777777">
        <w:tc>
          <w:tcPr>
            <w:tcW w:w="1417" w:type="dxa"/>
          </w:tcPr>
          <w:p w14:paraId="0BBC8BAC" w14:textId="77777777" w:rsidR="00501898" w:rsidRPr="0076075D" w:rsidRDefault="00136181">
            <w:pPr>
              <w:spacing w:before="0"/>
              <w:ind w:left="525" w:hanging="199"/>
              <w:contextualSpacing/>
              <w:rPr>
                <w:rFonts w:eastAsia="Calibri"/>
                <w:snapToGrid/>
                <w:sz w:val="22"/>
                <w:szCs w:val="22"/>
              </w:rPr>
            </w:pPr>
            <w:r w:rsidRPr="0076075D">
              <w:rPr>
                <w:rFonts w:eastAsia="Calibri"/>
                <w:snapToGrid/>
                <w:sz w:val="22"/>
                <w:szCs w:val="22"/>
              </w:rPr>
              <w:t>5</w:t>
            </w:r>
          </w:p>
        </w:tc>
        <w:tc>
          <w:tcPr>
            <w:tcW w:w="3217" w:type="dxa"/>
          </w:tcPr>
          <w:p w14:paraId="5B46F613" w14:textId="77777777" w:rsidR="00501898" w:rsidRPr="0076075D" w:rsidRDefault="00136181">
            <w:pPr>
              <w:spacing w:before="0"/>
              <w:ind w:left="0"/>
              <w:jc w:val="both"/>
              <w:rPr>
                <w:sz w:val="22"/>
                <w:szCs w:val="22"/>
              </w:rPr>
            </w:pPr>
            <w:r w:rsidRPr="0076075D">
              <w:rPr>
                <w:sz w:val="22"/>
                <w:szCs w:val="22"/>
              </w:rPr>
              <w:t>templateCode</w:t>
            </w:r>
          </w:p>
        </w:tc>
        <w:tc>
          <w:tcPr>
            <w:tcW w:w="5364" w:type="dxa"/>
          </w:tcPr>
          <w:p w14:paraId="4C5B1C05" w14:textId="77777777" w:rsidR="00501898" w:rsidRPr="0076075D" w:rsidRDefault="00136181">
            <w:pPr>
              <w:spacing w:before="0"/>
              <w:ind w:left="41"/>
              <w:jc w:val="both"/>
              <w:rPr>
                <w:bCs/>
                <w:sz w:val="22"/>
                <w:szCs w:val="22"/>
              </w:rPr>
            </w:pPr>
            <w:r w:rsidRPr="0076075D">
              <w:rPr>
                <w:bCs/>
                <w:sz w:val="22"/>
                <w:szCs w:val="22"/>
              </w:rPr>
              <w:t>Mẫu hóa đơn</w:t>
            </w:r>
          </w:p>
        </w:tc>
      </w:tr>
      <w:tr w:rsidR="00501898" w:rsidRPr="0076075D" w14:paraId="19E7E6A4" w14:textId="77777777">
        <w:tc>
          <w:tcPr>
            <w:tcW w:w="1417" w:type="dxa"/>
          </w:tcPr>
          <w:p w14:paraId="0CD6C8AB" w14:textId="77777777" w:rsidR="00501898" w:rsidRPr="0076075D" w:rsidRDefault="00136181">
            <w:pPr>
              <w:spacing w:before="0"/>
              <w:ind w:left="525" w:hanging="199"/>
              <w:contextualSpacing/>
              <w:rPr>
                <w:rFonts w:eastAsia="Calibri"/>
                <w:snapToGrid/>
                <w:sz w:val="22"/>
                <w:szCs w:val="22"/>
              </w:rPr>
            </w:pPr>
            <w:r w:rsidRPr="0076075D">
              <w:rPr>
                <w:rFonts w:eastAsia="Calibri"/>
                <w:snapToGrid/>
                <w:sz w:val="22"/>
                <w:szCs w:val="22"/>
              </w:rPr>
              <w:t>6</w:t>
            </w:r>
          </w:p>
        </w:tc>
        <w:tc>
          <w:tcPr>
            <w:tcW w:w="3217" w:type="dxa"/>
          </w:tcPr>
          <w:p w14:paraId="26DCF0E2" w14:textId="77777777" w:rsidR="00501898" w:rsidRPr="0076075D" w:rsidRDefault="00136181">
            <w:pPr>
              <w:spacing w:before="0"/>
              <w:ind w:left="0"/>
              <w:jc w:val="both"/>
              <w:rPr>
                <w:sz w:val="22"/>
                <w:szCs w:val="22"/>
              </w:rPr>
            </w:pPr>
            <w:r w:rsidRPr="0076075D">
              <w:rPr>
                <w:sz w:val="22"/>
                <w:szCs w:val="22"/>
              </w:rPr>
              <w:t>invoiceSeri</w:t>
            </w:r>
          </w:p>
        </w:tc>
        <w:tc>
          <w:tcPr>
            <w:tcW w:w="5364" w:type="dxa"/>
          </w:tcPr>
          <w:p w14:paraId="0511E0C0" w14:textId="77777777" w:rsidR="00501898" w:rsidRPr="0076075D" w:rsidRDefault="00136181">
            <w:pPr>
              <w:spacing w:before="0"/>
              <w:ind w:left="41"/>
              <w:jc w:val="both"/>
              <w:rPr>
                <w:bCs/>
                <w:sz w:val="22"/>
                <w:szCs w:val="22"/>
              </w:rPr>
            </w:pPr>
            <w:r w:rsidRPr="0076075D">
              <w:rPr>
                <w:bCs/>
                <w:sz w:val="22"/>
                <w:szCs w:val="22"/>
              </w:rPr>
              <w:t>Ký hiệu hóa đơn</w:t>
            </w:r>
          </w:p>
        </w:tc>
      </w:tr>
      <w:tr w:rsidR="00501898" w:rsidRPr="0076075D" w14:paraId="65B99419" w14:textId="77777777">
        <w:tc>
          <w:tcPr>
            <w:tcW w:w="1417" w:type="dxa"/>
          </w:tcPr>
          <w:p w14:paraId="7087E097" w14:textId="77777777" w:rsidR="00501898" w:rsidRPr="0076075D" w:rsidRDefault="00136181">
            <w:pPr>
              <w:spacing w:before="0"/>
              <w:ind w:left="525" w:hanging="199"/>
              <w:contextualSpacing/>
              <w:rPr>
                <w:rFonts w:eastAsia="Calibri"/>
                <w:snapToGrid/>
                <w:sz w:val="22"/>
                <w:szCs w:val="22"/>
              </w:rPr>
            </w:pPr>
            <w:r w:rsidRPr="0076075D">
              <w:rPr>
                <w:rFonts w:eastAsia="Calibri"/>
                <w:snapToGrid/>
                <w:sz w:val="22"/>
                <w:szCs w:val="22"/>
              </w:rPr>
              <w:t>7</w:t>
            </w:r>
          </w:p>
        </w:tc>
        <w:tc>
          <w:tcPr>
            <w:tcW w:w="3217" w:type="dxa"/>
          </w:tcPr>
          <w:p w14:paraId="27BFF7D8" w14:textId="77777777" w:rsidR="00501898" w:rsidRPr="0076075D" w:rsidRDefault="00136181">
            <w:pPr>
              <w:spacing w:before="0"/>
              <w:ind w:left="0"/>
              <w:jc w:val="both"/>
              <w:rPr>
                <w:sz w:val="22"/>
                <w:szCs w:val="22"/>
              </w:rPr>
            </w:pPr>
            <w:r w:rsidRPr="0076075D">
              <w:rPr>
                <w:sz w:val="22"/>
                <w:szCs w:val="22"/>
              </w:rPr>
              <w:t>originalTemplateCode</w:t>
            </w:r>
          </w:p>
        </w:tc>
        <w:tc>
          <w:tcPr>
            <w:tcW w:w="5364" w:type="dxa"/>
          </w:tcPr>
          <w:p w14:paraId="0A93DE08" w14:textId="77777777" w:rsidR="00501898" w:rsidRPr="0076075D" w:rsidRDefault="00136181">
            <w:pPr>
              <w:spacing w:before="0"/>
              <w:ind w:left="41"/>
              <w:jc w:val="both"/>
              <w:rPr>
                <w:bCs/>
                <w:sz w:val="22"/>
                <w:szCs w:val="22"/>
              </w:rPr>
            </w:pPr>
            <w:r w:rsidRPr="0076075D">
              <w:rPr>
                <w:bCs/>
                <w:sz w:val="22"/>
                <w:szCs w:val="22"/>
              </w:rPr>
              <w:t xml:space="preserve">Mẫu hóa đơn gốc </w:t>
            </w:r>
          </w:p>
        </w:tc>
      </w:tr>
    </w:tbl>
    <w:p w14:paraId="1B736FF5" w14:textId="77777777" w:rsidR="00501898" w:rsidRPr="0076075D" w:rsidRDefault="00501898">
      <w:pPr>
        <w:ind w:left="0"/>
        <w:rPr>
          <w:b/>
          <w:bCs/>
          <w:sz w:val="22"/>
          <w:szCs w:val="22"/>
        </w:rPr>
      </w:pPr>
    </w:p>
    <w:p w14:paraId="369ABA8F" w14:textId="77777777" w:rsidR="00501898" w:rsidRPr="0076075D" w:rsidRDefault="00136181">
      <w:pPr>
        <w:ind w:left="0"/>
        <w:rPr>
          <w:b/>
          <w:bCs/>
          <w:sz w:val="22"/>
          <w:szCs w:val="22"/>
        </w:rPr>
      </w:pPr>
      <w:r w:rsidRPr="0076075D">
        <w:rPr>
          <w:b/>
          <w:bCs/>
          <w:sz w:val="22"/>
          <w:szCs w:val="22"/>
        </w:rPr>
        <w:t>Ví dụ:</w:t>
      </w:r>
    </w:p>
    <w:p w14:paraId="68F3CE66" w14:textId="77777777" w:rsidR="00501898" w:rsidRPr="0076075D" w:rsidRDefault="00136181">
      <w:pPr>
        <w:shd w:val="clear" w:color="auto" w:fill="FFFFFE"/>
        <w:spacing w:before="0" w:line="270" w:lineRule="atLeast"/>
        <w:ind w:left="0"/>
        <w:rPr>
          <w:snapToGrid/>
          <w:sz w:val="22"/>
          <w:szCs w:val="22"/>
        </w:rPr>
      </w:pPr>
      <w:r w:rsidRPr="0076075D">
        <w:rPr>
          <w:sz w:val="22"/>
          <w:szCs w:val="22"/>
        </w:rPr>
        <w:t>{</w:t>
      </w:r>
    </w:p>
    <w:p w14:paraId="6C41FFB6" w14:textId="77777777" w:rsidR="00501898" w:rsidRPr="0076075D" w:rsidRDefault="00136181">
      <w:pPr>
        <w:shd w:val="clear" w:color="auto" w:fill="FFFFFE"/>
        <w:spacing w:before="0" w:line="270" w:lineRule="atLeast"/>
        <w:ind w:left="0"/>
        <w:rPr>
          <w:sz w:val="22"/>
          <w:szCs w:val="22"/>
        </w:rPr>
      </w:pPr>
      <w:r w:rsidRPr="0076075D">
        <w:rPr>
          <w:sz w:val="22"/>
          <w:szCs w:val="22"/>
        </w:rPr>
        <w:t>    "errorCode": </w:t>
      </w:r>
      <w:r w:rsidRPr="0076075D">
        <w:rPr>
          <w:b/>
          <w:bCs/>
          <w:sz w:val="22"/>
          <w:szCs w:val="22"/>
        </w:rPr>
        <w:t>null</w:t>
      </w:r>
      <w:r w:rsidRPr="0076075D">
        <w:rPr>
          <w:sz w:val="22"/>
          <w:szCs w:val="22"/>
        </w:rPr>
        <w:t>,</w:t>
      </w:r>
    </w:p>
    <w:p w14:paraId="3AFBCF18" w14:textId="77777777" w:rsidR="00501898" w:rsidRPr="0076075D" w:rsidRDefault="00136181">
      <w:pPr>
        <w:shd w:val="clear" w:color="auto" w:fill="FFFFFE"/>
        <w:spacing w:before="0" w:line="270" w:lineRule="atLeast"/>
        <w:ind w:left="0"/>
        <w:rPr>
          <w:sz w:val="22"/>
          <w:szCs w:val="22"/>
        </w:rPr>
      </w:pPr>
      <w:r w:rsidRPr="0076075D">
        <w:rPr>
          <w:sz w:val="22"/>
          <w:szCs w:val="22"/>
        </w:rPr>
        <w:t>    "description": </w:t>
      </w:r>
      <w:r w:rsidRPr="0076075D">
        <w:rPr>
          <w:b/>
          <w:bCs/>
          <w:sz w:val="22"/>
          <w:szCs w:val="22"/>
        </w:rPr>
        <w:t>null</w:t>
      </w:r>
      <w:r w:rsidRPr="0076075D">
        <w:rPr>
          <w:sz w:val="22"/>
          <w:szCs w:val="22"/>
        </w:rPr>
        <w:t>,</w:t>
      </w:r>
    </w:p>
    <w:p w14:paraId="6944ADCC" w14:textId="77777777" w:rsidR="00501898" w:rsidRPr="0076075D" w:rsidRDefault="00136181">
      <w:pPr>
        <w:shd w:val="clear" w:color="auto" w:fill="FFFFFE"/>
        <w:spacing w:before="0" w:line="270" w:lineRule="atLeast"/>
        <w:ind w:left="0"/>
        <w:rPr>
          <w:sz w:val="22"/>
          <w:szCs w:val="22"/>
        </w:rPr>
      </w:pPr>
      <w:r w:rsidRPr="0076075D">
        <w:rPr>
          <w:sz w:val="22"/>
          <w:szCs w:val="22"/>
        </w:rPr>
        <w:t>    "totalRows": 10,</w:t>
      </w:r>
    </w:p>
    <w:p w14:paraId="0ACC6266" w14:textId="77777777" w:rsidR="00501898" w:rsidRPr="0076075D" w:rsidRDefault="00136181">
      <w:pPr>
        <w:shd w:val="clear" w:color="auto" w:fill="FFFFFE"/>
        <w:spacing w:before="0" w:line="270" w:lineRule="atLeast"/>
        <w:ind w:left="0"/>
        <w:rPr>
          <w:sz w:val="22"/>
          <w:szCs w:val="22"/>
        </w:rPr>
      </w:pPr>
      <w:r w:rsidRPr="0076075D">
        <w:rPr>
          <w:sz w:val="22"/>
          <w:szCs w:val="22"/>
        </w:rPr>
        <w:t>    "template": [</w:t>
      </w:r>
    </w:p>
    <w:p w14:paraId="5DE79D1F"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1983A5B3" w14:textId="77777777" w:rsidR="00501898" w:rsidRPr="0076075D" w:rsidRDefault="00136181">
      <w:pPr>
        <w:shd w:val="clear" w:color="auto" w:fill="FFFFFE"/>
        <w:spacing w:before="0" w:line="270" w:lineRule="atLeast"/>
        <w:ind w:left="0"/>
        <w:rPr>
          <w:sz w:val="22"/>
          <w:szCs w:val="22"/>
        </w:rPr>
      </w:pPr>
      <w:r w:rsidRPr="0076075D">
        <w:rPr>
          <w:sz w:val="22"/>
          <w:szCs w:val="22"/>
        </w:rPr>
        <w:t>            "templateCode": "1/138",</w:t>
      </w:r>
    </w:p>
    <w:p w14:paraId="6A788C08" w14:textId="77777777" w:rsidR="00501898" w:rsidRPr="0076075D" w:rsidRDefault="00136181">
      <w:pPr>
        <w:shd w:val="clear" w:color="auto" w:fill="FFFFFE"/>
        <w:spacing w:before="0" w:line="270" w:lineRule="atLeast"/>
        <w:ind w:left="0"/>
        <w:rPr>
          <w:sz w:val="22"/>
          <w:szCs w:val="22"/>
        </w:rPr>
      </w:pPr>
      <w:r w:rsidRPr="0076075D">
        <w:rPr>
          <w:sz w:val="22"/>
          <w:szCs w:val="22"/>
        </w:rPr>
        <w:t>            "invoiceSeri": "K23TYH",</w:t>
      </w:r>
    </w:p>
    <w:p w14:paraId="2DA0FE1A" w14:textId="77777777" w:rsidR="00501898" w:rsidRPr="0076075D" w:rsidRDefault="00136181">
      <w:pPr>
        <w:shd w:val="clear" w:color="auto" w:fill="FFFFFE"/>
        <w:spacing w:before="0" w:line="270" w:lineRule="atLeast"/>
        <w:ind w:left="0"/>
        <w:rPr>
          <w:sz w:val="22"/>
          <w:szCs w:val="22"/>
        </w:rPr>
      </w:pPr>
      <w:r w:rsidRPr="0076075D">
        <w:rPr>
          <w:sz w:val="22"/>
          <w:szCs w:val="22"/>
        </w:rPr>
        <w:t>            "originalTemplateCode": "1/0001"</w:t>
      </w:r>
    </w:p>
    <w:p w14:paraId="1440F434"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1AE530AE"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6589491E" w14:textId="77777777" w:rsidR="00501898" w:rsidRPr="0076075D" w:rsidRDefault="00136181">
      <w:pPr>
        <w:shd w:val="clear" w:color="auto" w:fill="FFFFFE"/>
        <w:spacing w:before="0" w:line="270" w:lineRule="atLeast"/>
        <w:ind w:left="0"/>
        <w:rPr>
          <w:sz w:val="22"/>
          <w:szCs w:val="22"/>
        </w:rPr>
      </w:pPr>
      <w:r w:rsidRPr="0076075D">
        <w:rPr>
          <w:sz w:val="22"/>
          <w:szCs w:val="22"/>
        </w:rPr>
        <w:t>            "templateCode": "1/141",</w:t>
      </w:r>
    </w:p>
    <w:p w14:paraId="5EC6EFCB" w14:textId="77777777" w:rsidR="00501898" w:rsidRPr="0076075D" w:rsidRDefault="00136181">
      <w:pPr>
        <w:shd w:val="clear" w:color="auto" w:fill="FFFFFE"/>
        <w:spacing w:before="0" w:line="270" w:lineRule="atLeast"/>
        <w:ind w:left="0"/>
        <w:rPr>
          <w:sz w:val="22"/>
          <w:szCs w:val="22"/>
        </w:rPr>
      </w:pPr>
      <w:r w:rsidRPr="0076075D">
        <w:rPr>
          <w:sz w:val="22"/>
          <w:szCs w:val="22"/>
        </w:rPr>
        <w:t>            "invoiceSeri": "K23TKH",</w:t>
      </w:r>
    </w:p>
    <w:p w14:paraId="10EA2E2B" w14:textId="77777777" w:rsidR="00501898" w:rsidRPr="0076075D" w:rsidRDefault="00136181">
      <w:pPr>
        <w:shd w:val="clear" w:color="auto" w:fill="FFFFFE"/>
        <w:spacing w:before="0" w:line="270" w:lineRule="atLeast"/>
        <w:ind w:left="0"/>
        <w:rPr>
          <w:sz w:val="22"/>
          <w:szCs w:val="22"/>
        </w:rPr>
      </w:pPr>
      <w:r w:rsidRPr="0076075D">
        <w:rPr>
          <w:sz w:val="22"/>
          <w:szCs w:val="22"/>
        </w:rPr>
        <w:t>            "originalTemplateCode": "1/0008"</w:t>
      </w:r>
    </w:p>
    <w:p w14:paraId="02F9DEEC"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46E9B928"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0F7120EF" w14:textId="77777777" w:rsidR="00501898" w:rsidRPr="0076075D" w:rsidRDefault="00136181">
      <w:pPr>
        <w:shd w:val="clear" w:color="auto" w:fill="FFFFFE"/>
        <w:spacing w:before="0" w:line="270" w:lineRule="atLeast"/>
        <w:ind w:left="0"/>
        <w:rPr>
          <w:sz w:val="22"/>
          <w:szCs w:val="22"/>
        </w:rPr>
      </w:pPr>
      <w:r w:rsidRPr="0076075D">
        <w:rPr>
          <w:sz w:val="22"/>
          <w:szCs w:val="22"/>
        </w:rPr>
        <w:t>            "templateCode": "1/142",</w:t>
      </w:r>
    </w:p>
    <w:p w14:paraId="02091C70" w14:textId="77777777" w:rsidR="00501898" w:rsidRPr="0076075D" w:rsidRDefault="00136181">
      <w:pPr>
        <w:shd w:val="clear" w:color="auto" w:fill="FFFFFE"/>
        <w:spacing w:before="0" w:line="270" w:lineRule="atLeast"/>
        <w:ind w:left="0"/>
        <w:rPr>
          <w:sz w:val="22"/>
          <w:szCs w:val="22"/>
        </w:rPr>
      </w:pPr>
      <w:r w:rsidRPr="0076075D">
        <w:rPr>
          <w:sz w:val="22"/>
          <w:szCs w:val="22"/>
        </w:rPr>
        <w:lastRenderedPageBreak/>
        <w:t>            "invoiceSeri": "K23TRW",</w:t>
      </w:r>
    </w:p>
    <w:p w14:paraId="32949D3A" w14:textId="77777777" w:rsidR="00501898" w:rsidRPr="0076075D" w:rsidRDefault="00136181">
      <w:pPr>
        <w:shd w:val="clear" w:color="auto" w:fill="FFFFFE"/>
        <w:spacing w:before="0" w:line="270" w:lineRule="atLeast"/>
        <w:ind w:left="0"/>
        <w:rPr>
          <w:sz w:val="22"/>
          <w:szCs w:val="22"/>
        </w:rPr>
      </w:pPr>
      <w:r w:rsidRPr="0076075D">
        <w:rPr>
          <w:sz w:val="22"/>
          <w:szCs w:val="22"/>
        </w:rPr>
        <w:t>            "originalTemplateCode": "1/0005"</w:t>
      </w:r>
    </w:p>
    <w:p w14:paraId="0A6077D1"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31E14AD1"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2B000F1D" w14:textId="77777777" w:rsidR="00501898" w:rsidRPr="0076075D" w:rsidRDefault="00136181">
      <w:pPr>
        <w:shd w:val="clear" w:color="auto" w:fill="FFFFFE"/>
        <w:spacing w:before="0" w:line="270" w:lineRule="atLeast"/>
        <w:ind w:left="0"/>
        <w:rPr>
          <w:sz w:val="22"/>
          <w:szCs w:val="22"/>
        </w:rPr>
      </w:pPr>
      <w:r w:rsidRPr="0076075D">
        <w:rPr>
          <w:sz w:val="22"/>
          <w:szCs w:val="22"/>
        </w:rPr>
        <w:t>            "templateCode": "1/143",</w:t>
      </w:r>
    </w:p>
    <w:p w14:paraId="3C50A78C" w14:textId="77777777" w:rsidR="00501898" w:rsidRPr="0076075D" w:rsidRDefault="00136181">
      <w:pPr>
        <w:shd w:val="clear" w:color="auto" w:fill="FFFFFE"/>
        <w:spacing w:before="0" w:line="270" w:lineRule="atLeast"/>
        <w:ind w:left="0"/>
        <w:rPr>
          <w:sz w:val="22"/>
          <w:szCs w:val="22"/>
        </w:rPr>
      </w:pPr>
      <w:r w:rsidRPr="0076075D">
        <w:rPr>
          <w:sz w:val="22"/>
          <w:szCs w:val="22"/>
        </w:rPr>
        <w:t>            "invoiceSeri": "K22TYT",</w:t>
      </w:r>
    </w:p>
    <w:p w14:paraId="7D3881CB" w14:textId="77777777" w:rsidR="00501898" w:rsidRPr="0076075D" w:rsidRDefault="00136181">
      <w:pPr>
        <w:shd w:val="clear" w:color="auto" w:fill="FFFFFE"/>
        <w:spacing w:before="0" w:line="270" w:lineRule="atLeast"/>
        <w:ind w:left="0"/>
        <w:rPr>
          <w:sz w:val="22"/>
          <w:szCs w:val="22"/>
        </w:rPr>
      </w:pPr>
      <w:r w:rsidRPr="0076075D">
        <w:rPr>
          <w:sz w:val="22"/>
          <w:szCs w:val="22"/>
        </w:rPr>
        <w:t>            "originalTemplateCode": "1/0001"</w:t>
      </w:r>
    </w:p>
    <w:p w14:paraId="7BD84413"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32B88C82"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6CF31796" w14:textId="77777777" w:rsidR="00501898" w:rsidRPr="0076075D" w:rsidRDefault="00136181">
      <w:pPr>
        <w:shd w:val="clear" w:color="auto" w:fill="FFFFFE"/>
        <w:spacing w:before="0" w:line="270" w:lineRule="atLeast"/>
        <w:ind w:left="0"/>
        <w:rPr>
          <w:sz w:val="22"/>
          <w:szCs w:val="22"/>
        </w:rPr>
      </w:pPr>
      <w:r w:rsidRPr="0076075D">
        <w:rPr>
          <w:sz w:val="22"/>
          <w:szCs w:val="22"/>
        </w:rPr>
        <w:t>            "templateCode": "1/143",</w:t>
      </w:r>
    </w:p>
    <w:p w14:paraId="44DCD6D2" w14:textId="77777777" w:rsidR="00501898" w:rsidRPr="0076075D" w:rsidRDefault="00136181">
      <w:pPr>
        <w:shd w:val="clear" w:color="auto" w:fill="FFFFFE"/>
        <w:spacing w:before="0" w:line="270" w:lineRule="atLeast"/>
        <w:ind w:left="0"/>
        <w:rPr>
          <w:sz w:val="22"/>
          <w:szCs w:val="22"/>
        </w:rPr>
      </w:pPr>
      <w:r w:rsidRPr="0076075D">
        <w:rPr>
          <w:sz w:val="22"/>
          <w:szCs w:val="22"/>
        </w:rPr>
        <w:t>            "invoiceSeri": "K23TEF",</w:t>
      </w:r>
    </w:p>
    <w:p w14:paraId="6729FD8B" w14:textId="77777777" w:rsidR="00501898" w:rsidRPr="0076075D" w:rsidRDefault="00136181">
      <w:pPr>
        <w:shd w:val="clear" w:color="auto" w:fill="FFFFFE"/>
        <w:spacing w:before="0" w:line="270" w:lineRule="atLeast"/>
        <w:ind w:left="0"/>
        <w:rPr>
          <w:sz w:val="22"/>
          <w:szCs w:val="22"/>
        </w:rPr>
      </w:pPr>
      <w:r w:rsidRPr="0076075D">
        <w:rPr>
          <w:sz w:val="22"/>
          <w:szCs w:val="22"/>
        </w:rPr>
        <w:t>            "originalTemplateCode": "1/0001"</w:t>
      </w:r>
    </w:p>
    <w:p w14:paraId="50F0B3BB"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3D2BFEE6"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5BDEA1F5" w14:textId="77777777" w:rsidR="00501898" w:rsidRPr="0076075D" w:rsidRDefault="00136181">
      <w:pPr>
        <w:shd w:val="clear" w:color="auto" w:fill="FFFFFE"/>
        <w:spacing w:before="0" w:line="270" w:lineRule="atLeast"/>
        <w:ind w:left="0"/>
        <w:rPr>
          <w:sz w:val="22"/>
          <w:szCs w:val="22"/>
        </w:rPr>
      </w:pPr>
      <w:r w:rsidRPr="0076075D">
        <w:rPr>
          <w:sz w:val="22"/>
          <w:szCs w:val="22"/>
        </w:rPr>
        <w:t>            "templateCode": "1/001",</w:t>
      </w:r>
    </w:p>
    <w:p w14:paraId="06F81D22" w14:textId="77777777" w:rsidR="00501898" w:rsidRPr="0076075D" w:rsidRDefault="00136181">
      <w:pPr>
        <w:shd w:val="clear" w:color="auto" w:fill="FFFFFE"/>
        <w:spacing w:before="0" w:line="270" w:lineRule="atLeast"/>
        <w:ind w:left="0"/>
        <w:rPr>
          <w:sz w:val="22"/>
          <w:szCs w:val="22"/>
        </w:rPr>
      </w:pPr>
      <w:r w:rsidRPr="0076075D">
        <w:rPr>
          <w:sz w:val="22"/>
          <w:szCs w:val="22"/>
        </w:rPr>
        <w:t>            "invoiceSeri": "C21TUH",</w:t>
      </w:r>
    </w:p>
    <w:p w14:paraId="77824EC1" w14:textId="77777777" w:rsidR="00501898" w:rsidRPr="0076075D" w:rsidRDefault="00136181">
      <w:pPr>
        <w:shd w:val="clear" w:color="auto" w:fill="FFFFFE"/>
        <w:spacing w:before="0" w:line="270" w:lineRule="atLeast"/>
        <w:ind w:left="0"/>
        <w:rPr>
          <w:sz w:val="22"/>
          <w:szCs w:val="22"/>
        </w:rPr>
      </w:pPr>
      <w:r w:rsidRPr="0076075D">
        <w:rPr>
          <w:sz w:val="22"/>
          <w:szCs w:val="22"/>
        </w:rPr>
        <w:t>            "originalTemplateCode": "1/0001"</w:t>
      </w:r>
    </w:p>
    <w:p w14:paraId="5D144529"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6DAE2A41"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4D980330" w14:textId="77777777" w:rsidR="00501898" w:rsidRPr="0076075D" w:rsidRDefault="00136181">
      <w:pPr>
        <w:shd w:val="clear" w:color="auto" w:fill="FFFFFE"/>
        <w:spacing w:before="0" w:line="270" w:lineRule="atLeast"/>
        <w:ind w:left="0"/>
        <w:rPr>
          <w:sz w:val="22"/>
          <w:szCs w:val="22"/>
        </w:rPr>
      </w:pPr>
      <w:r w:rsidRPr="0076075D">
        <w:rPr>
          <w:sz w:val="22"/>
          <w:szCs w:val="22"/>
        </w:rPr>
        <w:t>            "templateCode": "2/002",</w:t>
      </w:r>
    </w:p>
    <w:p w14:paraId="5BBF20C7" w14:textId="77777777" w:rsidR="00501898" w:rsidRPr="0076075D" w:rsidRDefault="00136181">
      <w:pPr>
        <w:shd w:val="clear" w:color="auto" w:fill="FFFFFE"/>
        <w:spacing w:before="0" w:line="270" w:lineRule="atLeast"/>
        <w:ind w:left="0"/>
        <w:rPr>
          <w:sz w:val="22"/>
          <w:szCs w:val="22"/>
        </w:rPr>
      </w:pPr>
      <w:r w:rsidRPr="0076075D">
        <w:rPr>
          <w:sz w:val="22"/>
          <w:szCs w:val="22"/>
        </w:rPr>
        <w:t>            "invoiceSeri": "K23MAA",</w:t>
      </w:r>
    </w:p>
    <w:p w14:paraId="4E59520D" w14:textId="77777777" w:rsidR="00501898" w:rsidRPr="0076075D" w:rsidRDefault="00136181">
      <w:pPr>
        <w:shd w:val="clear" w:color="auto" w:fill="FFFFFE"/>
        <w:spacing w:before="0" w:line="270" w:lineRule="atLeast"/>
        <w:ind w:left="0"/>
        <w:rPr>
          <w:sz w:val="22"/>
          <w:szCs w:val="22"/>
        </w:rPr>
      </w:pPr>
      <w:r w:rsidRPr="0076075D">
        <w:rPr>
          <w:sz w:val="22"/>
          <w:szCs w:val="22"/>
        </w:rPr>
        <w:t>            "originalTemplateCode": "2/0002"</w:t>
      </w:r>
    </w:p>
    <w:p w14:paraId="53AD9BCE"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463F1AEE"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7DF90847" w14:textId="77777777" w:rsidR="00501898" w:rsidRPr="0076075D" w:rsidRDefault="00136181">
      <w:pPr>
        <w:shd w:val="clear" w:color="auto" w:fill="FFFFFE"/>
        <w:spacing w:before="0" w:line="270" w:lineRule="atLeast"/>
        <w:ind w:left="0"/>
        <w:rPr>
          <w:sz w:val="22"/>
          <w:szCs w:val="22"/>
        </w:rPr>
      </w:pPr>
      <w:r w:rsidRPr="0076075D">
        <w:rPr>
          <w:sz w:val="22"/>
          <w:szCs w:val="22"/>
        </w:rPr>
        <w:t>            "templateCode": "2/002",</w:t>
      </w:r>
    </w:p>
    <w:p w14:paraId="55BF9A9B" w14:textId="77777777" w:rsidR="00501898" w:rsidRPr="0076075D" w:rsidRDefault="00136181">
      <w:pPr>
        <w:shd w:val="clear" w:color="auto" w:fill="FFFFFE"/>
        <w:spacing w:before="0" w:line="270" w:lineRule="atLeast"/>
        <w:ind w:left="0"/>
        <w:rPr>
          <w:sz w:val="22"/>
          <w:szCs w:val="22"/>
        </w:rPr>
      </w:pPr>
      <w:r w:rsidRPr="0076075D">
        <w:rPr>
          <w:sz w:val="22"/>
          <w:szCs w:val="22"/>
        </w:rPr>
        <w:t>            "invoiceSeri": "K22MAB",</w:t>
      </w:r>
    </w:p>
    <w:p w14:paraId="329B0E3E" w14:textId="77777777" w:rsidR="00501898" w:rsidRPr="0076075D" w:rsidRDefault="00136181">
      <w:pPr>
        <w:shd w:val="clear" w:color="auto" w:fill="FFFFFE"/>
        <w:spacing w:before="0" w:line="270" w:lineRule="atLeast"/>
        <w:ind w:left="0"/>
        <w:rPr>
          <w:sz w:val="22"/>
          <w:szCs w:val="22"/>
        </w:rPr>
      </w:pPr>
      <w:r w:rsidRPr="0076075D">
        <w:rPr>
          <w:sz w:val="22"/>
          <w:szCs w:val="22"/>
        </w:rPr>
        <w:t>            "originalTemplateCode": "2/0002"</w:t>
      </w:r>
    </w:p>
    <w:p w14:paraId="017E2383"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5F251AE6"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2D85E03E" w14:textId="77777777" w:rsidR="00501898" w:rsidRPr="0076075D" w:rsidRDefault="00136181">
      <w:pPr>
        <w:shd w:val="clear" w:color="auto" w:fill="FFFFFE"/>
        <w:spacing w:before="0" w:line="270" w:lineRule="atLeast"/>
        <w:ind w:left="0"/>
        <w:rPr>
          <w:sz w:val="22"/>
          <w:szCs w:val="22"/>
        </w:rPr>
      </w:pPr>
      <w:r w:rsidRPr="0076075D">
        <w:rPr>
          <w:sz w:val="22"/>
          <w:szCs w:val="22"/>
        </w:rPr>
        <w:t>            "templateCode": "2/005",</w:t>
      </w:r>
    </w:p>
    <w:p w14:paraId="03F8850A" w14:textId="77777777" w:rsidR="00501898" w:rsidRPr="0076075D" w:rsidRDefault="00136181">
      <w:pPr>
        <w:shd w:val="clear" w:color="auto" w:fill="FFFFFE"/>
        <w:spacing w:before="0" w:line="270" w:lineRule="atLeast"/>
        <w:ind w:left="0"/>
        <w:rPr>
          <w:sz w:val="22"/>
          <w:szCs w:val="22"/>
        </w:rPr>
      </w:pPr>
      <w:r w:rsidRPr="0076075D">
        <w:rPr>
          <w:sz w:val="22"/>
          <w:szCs w:val="22"/>
        </w:rPr>
        <w:t>            "invoiceSeri": "C21MYH",</w:t>
      </w:r>
    </w:p>
    <w:p w14:paraId="7014944A" w14:textId="77777777" w:rsidR="00501898" w:rsidRPr="0076075D" w:rsidRDefault="00136181">
      <w:pPr>
        <w:shd w:val="clear" w:color="auto" w:fill="FFFFFE"/>
        <w:spacing w:before="0" w:line="270" w:lineRule="atLeast"/>
        <w:ind w:left="0"/>
        <w:rPr>
          <w:sz w:val="22"/>
          <w:szCs w:val="22"/>
        </w:rPr>
      </w:pPr>
      <w:r w:rsidRPr="0076075D">
        <w:rPr>
          <w:sz w:val="22"/>
          <w:szCs w:val="22"/>
        </w:rPr>
        <w:t>            "originalTemplateCode": "2/0002"</w:t>
      </w:r>
    </w:p>
    <w:p w14:paraId="6089DBE8"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23C64B65"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09471BB1" w14:textId="77777777" w:rsidR="00501898" w:rsidRPr="0076075D" w:rsidRDefault="00136181">
      <w:pPr>
        <w:shd w:val="clear" w:color="auto" w:fill="FFFFFE"/>
        <w:spacing w:before="0" w:line="270" w:lineRule="atLeast"/>
        <w:ind w:left="0"/>
        <w:rPr>
          <w:sz w:val="22"/>
          <w:szCs w:val="22"/>
        </w:rPr>
      </w:pPr>
      <w:r w:rsidRPr="0076075D">
        <w:rPr>
          <w:sz w:val="22"/>
          <w:szCs w:val="22"/>
        </w:rPr>
        <w:t>            "templateCode": "6/003",</w:t>
      </w:r>
    </w:p>
    <w:p w14:paraId="07FDF90C" w14:textId="77777777" w:rsidR="00501898" w:rsidRPr="0076075D" w:rsidRDefault="00136181">
      <w:pPr>
        <w:shd w:val="clear" w:color="auto" w:fill="FFFFFE"/>
        <w:spacing w:before="0" w:line="270" w:lineRule="atLeast"/>
        <w:ind w:left="0"/>
        <w:rPr>
          <w:sz w:val="22"/>
          <w:szCs w:val="22"/>
        </w:rPr>
      </w:pPr>
      <w:r w:rsidRPr="0076075D">
        <w:rPr>
          <w:sz w:val="22"/>
          <w:szCs w:val="22"/>
        </w:rPr>
        <w:t>            "invoiceSeri": "K22NKL",</w:t>
      </w:r>
    </w:p>
    <w:p w14:paraId="3547E720" w14:textId="77777777" w:rsidR="00501898" w:rsidRPr="0076075D" w:rsidRDefault="00136181">
      <w:pPr>
        <w:shd w:val="clear" w:color="auto" w:fill="FFFFFE"/>
        <w:spacing w:before="0" w:line="270" w:lineRule="atLeast"/>
        <w:ind w:left="0"/>
        <w:rPr>
          <w:sz w:val="22"/>
          <w:szCs w:val="22"/>
        </w:rPr>
      </w:pPr>
      <w:r w:rsidRPr="0076075D">
        <w:rPr>
          <w:sz w:val="22"/>
          <w:szCs w:val="22"/>
        </w:rPr>
        <w:t>            "originalTemplateCode": "6/0001"</w:t>
      </w:r>
    </w:p>
    <w:p w14:paraId="227A7F15"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506A14E8" w14:textId="77777777" w:rsidR="00501898" w:rsidRPr="0076075D" w:rsidRDefault="00136181">
      <w:pPr>
        <w:shd w:val="clear" w:color="auto" w:fill="FFFFFE"/>
        <w:spacing w:before="0" w:line="270" w:lineRule="atLeast"/>
        <w:ind w:left="0"/>
        <w:rPr>
          <w:sz w:val="22"/>
          <w:szCs w:val="22"/>
        </w:rPr>
      </w:pPr>
      <w:r w:rsidRPr="0076075D">
        <w:rPr>
          <w:sz w:val="22"/>
          <w:szCs w:val="22"/>
        </w:rPr>
        <w:t>    ]</w:t>
      </w:r>
    </w:p>
    <w:p w14:paraId="10B0DEAD" w14:textId="77777777" w:rsidR="00501898" w:rsidRPr="0076075D" w:rsidRDefault="00136181">
      <w:pPr>
        <w:ind w:left="0"/>
        <w:rPr>
          <w:sz w:val="22"/>
          <w:szCs w:val="22"/>
        </w:rPr>
      </w:pPr>
      <w:r w:rsidRPr="0076075D">
        <w:rPr>
          <w:sz w:val="22"/>
          <w:szCs w:val="22"/>
        </w:rPr>
        <w:t>}</w:t>
      </w:r>
    </w:p>
    <w:p w14:paraId="6C5B56E1" w14:textId="77777777" w:rsidR="00501898" w:rsidRPr="0076075D" w:rsidRDefault="00136181">
      <w:pPr>
        <w:pStyle w:val="StyleHeading2l2H2h21TimesNewRoman14pt"/>
        <w:numPr>
          <w:ilvl w:val="1"/>
          <w:numId w:val="33"/>
        </w:numPr>
        <w:rPr>
          <w:sz w:val="22"/>
          <w:szCs w:val="22"/>
        </w:rPr>
      </w:pPr>
      <w:r w:rsidRPr="0076075D">
        <w:rPr>
          <w:sz w:val="22"/>
          <w:szCs w:val="22"/>
        </w:rPr>
        <w:t xml:space="preserve">Phát hành/thay thế/điều chỉnh cho </w:t>
      </w:r>
      <w:r w:rsidRPr="0076075D">
        <w:rPr>
          <w:sz w:val="22"/>
          <w:szCs w:val="22"/>
          <w:lang w:val="vi-VN"/>
        </w:rPr>
        <w:t>CLOUD CA</w:t>
      </w:r>
      <w:r w:rsidRPr="0076075D">
        <w:rPr>
          <w:sz w:val="22"/>
          <w:szCs w:val="22"/>
        </w:rPr>
        <w:t xml:space="preserve"> (Bước 1: Lấy chuỗi hash)</w:t>
      </w:r>
    </w:p>
    <w:p w14:paraId="0720F33F" w14:textId="77777777" w:rsidR="00501898" w:rsidRPr="0076075D" w:rsidRDefault="00136181">
      <w:pPr>
        <w:jc w:val="both"/>
        <w:rPr>
          <w:b/>
          <w:sz w:val="22"/>
          <w:szCs w:val="22"/>
        </w:rPr>
      </w:pPr>
      <w:r w:rsidRPr="0076075D">
        <w:rPr>
          <w:b/>
          <w:sz w:val="22"/>
          <w:szCs w:val="22"/>
        </w:rPr>
        <w:t>*Quy tắc kiểm tra ngày lập hóa đơn:</w:t>
      </w:r>
    </w:p>
    <w:p w14:paraId="162074F5" w14:textId="77777777" w:rsidR="00501898" w:rsidRPr="0076075D" w:rsidRDefault="00136181">
      <w:pPr>
        <w:rPr>
          <w:spacing w:val="2"/>
          <w:sz w:val="22"/>
          <w:szCs w:val="22"/>
          <w:shd w:val="clear" w:color="auto" w:fill="FFFFFF"/>
        </w:rPr>
      </w:pPr>
      <w:r w:rsidRPr="0076075D">
        <w:rPr>
          <w:spacing w:val="2"/>
          <w:sz w:val="22"/>
          <w:szCs w:val="22"/>
          <w:shd w:val="clear" w:color="auto" w:fill="FFFFFF"/>
        </w:rPr>
        <w:t xml:space="preserve">Hệ thống Hóa đơn điện tử SInvoice V2, phần Cấu hình chung liên quan ngày lập hóa đơn có 2 checkbox: </w:t>
      </w:r>
      <w:r w:rsidRPr="0076075D">
        <w:rPr>
          <w:color w:val="181D34"/>
          <w:spacing w:val="2"/>
          <w:sz w:val="22"/>
          <w:szCs w:val="22"/>
          <w:shd w:val="clear" w:color="auto" w:fill="FFFFFF"/>
        </w:rPr>
        <w:t>Cho phép ngày lập hóa đơn khác ngày hiện tại</w:t>
      </w:r>
      <w:r w:rsidRPr="0076075D">
        <w:rPr>
          <w:spacing w:val="2"/>
          <w:sz w:val="22"/>
          <w:szCs w:val="22"/>
          <w:shd w:val="clear" w:color="auto" w:fill="FFFFFF"/>
        </w:rPr>
        <w:t>, Tự động đặt giá trị cho ngày lập hóa đơn bằng ngày lập gần nhất.</w:t>
      </w:r>
    </w:p>
    <w:p w14:paraId="76338FE6" w14:textId="77777777" w:rsidR="00501898" w:rsidRPr="0076075D" w:rsidRDefault="00136181">
      <w:pPr>
        <w:rPr>
          <w:spacing w:val="2"/>
          <w:sz w:val="22"/>
          <w:szCs w:val="22"/>
          <w:shd w:val="clear" w:color="auto" w:fill="FFFFFF"/>
        </w:rPr>
      </w:pPr>
      <w:r w:rsidRPr="0076075D">
        <w:rPr>
          <w:spacing w:val="2"/>
          <w:sz w:val="22"/>
          <w:szCs w:val="22"/>
          <w:shd w:val="clear" w:color="auto" w:fill="FFFFFF"/>
        </w:rPr>
        <w:t>Khi phát hành hóa đơn qua API, ngày lập hóa đơn sẽ bị ảnh hưởng khi người dùng tích chọn các checkbox này, xảy ra 4 trường hợp như mô tả sau:</w:t>
      </w:r>
    </w:p>
    <w:p w14:paraId="332473E6" w14:textId="77777777" w:rsidR="00501898" w:rsidRPr="0076075D" w:rsidRDefault="00136181">
      <w:pPr>
        <w:rPr>
          <w:b/>
          <w:snapToGrid/>
          <w:sz w:val="22"/>
          <w:szCs w:val="22"/>
        </w:rPr>
      </w:pPr>
      <w:r w:rsidRPr="0076075D">
        <w:rPr>
          <w:b/>
          <w:sz w:val="22"/>
          <w:szCs w:val="22"/>
        </w:rPr>
        <w:lastRenderedPageBreak/>
        <w:t>TH1: Không tick cả 2</w:t>
      </w:r>
    </w:p>
    <w:p w14:paraId="187F1673" w14:textId="77777777" w:rsidR="00501898" w:rsidRPr="0076075D" w:rsidRDefault="00136181">
      <w:pPr>
        <w:rPr>
          <w:sz w:val="22"/>
          <w:szCs w:val="22"/>
        </w:rPr>
      </w:pPr>
      <w:r w:rsidRPr="0076075D">
        <w:rPr>
          <w:sz w:val="22"/>
          <w:szCs w:val="22"/>
        </w:rPr>
        <w:t>- Ngày lập (invoiceIssuedDate) null: lấy ngày giờ hiện tại (sysdate)</w:t>
      </w:r>
    </w:p>
    <w:p w14:paraId="5E8CEFB9" w14:textId="77777777" w:rsidR="00501898" w:rsidRPr="0076075D" w:rsidRDefault="00136181">
      <w:pPr>
        <w:rPr>
          <w:sz w:val="22"/>
          <w:szCs w:val="22"/>
        </w:rPr>
      </w:pPr>
      <w:r w:rsidRPr="0076075D">
        <w:rPr>
          <w:sz w:val="22"/>
          <w:szCs w:val="22"/>
        </w:rPr>
        <w:t>- Ngày lập &lt; ngày lập của hóa đơn gần nhất: ngày lập không hợp lệ</w:t>
      </w:r>
    </w:p>
    <w:p w14:paraId="5FD58404" w14:textId="77777777" w:rsidR="00501898" w:rsidRPr="0076075D" w:rsidRDefault="00136181">
      <w:pPr>
        <w:rPr>
          <w:sz w:val="22"/>
          <w:szCs w:val="22"/>
        </w:rPr>
      </w:pPr>
      <w:r w:rsidRPr="0076075D">
        <w:rPr>
          <w:sz w:val="22"/>
          <w:szCs w:val="22"/>
        </w:rPr>
        <w:t>- Ngày lập &gt;= ngày lập của hóa đơn gần nhất và &lt;= ngày hiện tại: ngày lập không hợp lệ</w:t>
      </w:r>
    </w:p>
    <w:p w14:paraId="1D36784E" w14:textId="77777777" w:rsidR="00501898" w:rsidRPr="0076075D" w:rsidRDefault="00136181">
      <w:pPr>
        <w:rPr>
          <w:sz w:val="22"/>
          <w:szCs w:val="22"/>
        </w:rPr>
      </w:pPr>
      <w:r w:rsidRPr="0076075D">
        <w:rPr>
          <w:sz w:val="22"/>
          <w:szCs w:val="22"/>
        </w:rPr>
        <w:t>- Ngày lập &gt; ngày hiện tại: lấy ngày truyền vào (không kiểm tra giờ)</w:t>
      </w:r>
    </w:p>
    <w:p w14:paraId="4DB1FC8F" w14:textId="77777777" w:rsidR="00501898" w:rsidRPr="0076075D" w:rsidRDefault="00136181">
      <w:pPr>
        <w:rPr>
          <w:b/>
          <w:sz w:val="22"/>
          <w:szCs w:val="22"/>
        </w:rPr>
      </w:pPr>
      <w:r w:rsidRPr="0076075D">
        <w:rPr>
          <w:b/>
          <w:sz w:val="22"/>
          <w:szCs w:val="22"/>
        </w:rPr>
        <w:t>TH2: Tick “</w:t>
      </w:r>
      <w:r w:rsidRPr="0076075D">
        <w:rPr>
          <w:b/>
          <w:spacing w:val="2"/>
          <w:sz w:val="22"/>
          <w:szCs w:val="22"/>
          <w:shd w:val="clear" w:color="auto" w:fill="FFFFFF"/>
        </w:rPr>
        <w:t>Cấu hình ngày ký là thời điểm hiện tại”</w:t>
      </w:r>
    </w:p>
    <w:p w14:paraId="4032EAF1" w14:textId="77777777" w:rsidR="00501898" w:rsidRPr="0076075D" w:rsidRDefault="00136181">
      <w:pPr>
        <w:rPr>
          <w:sz w:val="22"/>
          <w:szCs w:val="22"/>
        </w:rPr>
      </w:pPr>
      <w:r w:rsidRPr="0076075D">
        <w:rPr>
          <w:sz w:val="22"/>
          <w:szCs w:val="22"/>
        </w:rPr>
        <w:t>- Ngày lập (invoiceIssuedDate) null: lấy ngày giờ hiện tại (sysdate)</w:t>
      </w:r>
    </w:p>
    <w:p w14:paraId="7C6BF617" w14:textId="77777777" w:rsidR="00501898" w:rsidRPr="0076075D" w:rsidRDefault="00136181">
      <w:pPr>
        <w:rPr>
          <w:sz w:val="22"/>
          <w:szCs w:val="22"/>
        </w:rPr>
      </w:pPr>
      <w:r w:rsidRPr="0076075D">
        <w:rPr>
          <w:sz w:val="22"/>
          <w:szCs w:val="22"/>
        </w:rPr>
        <w:t xml:space="preserve">- Ngày lập &lt; ngày lập của hóa đơn gần nhất: lấy ngày của hóa đơn đã lập gần nhất </w:t>
      </w:r>
    </w:p>
    <w:p w14:paraId="54CCC8B0" w14:textId="77777777" w:rsidR="00501898" w:rsidRPr="0076075D" w:rsidRDefault="00136181">
      <w:pPr>
        <w:rPr>
          <w:sz w:val="22"/>
          <w:szCs w:val="22"/>
        </w:rPr>
      </w:pPr>
      <w:r w:rsidRPr="0076075D">
        <w:rPr>
          <w:sz w:val="22"/>
          <w:szCs w:val="22"/>
        </w:rPr>
        <w:t xml:space="preserve">- Ngày lập &gt;= ngày lập của hóa đơn gần nhất và &lt;= ngày hiện tại: lấy ngày truyền vào </w:t>
      </w:r>
    </w:p>
    <w:p w14:paraId="4F3BFD59" w14:textId="77777777" w:rsidR="00501898" w:rsidRPr="0076075D" w:rsidRDefault="00136181">
      <w:pPr>
        <w:rPr>
          <w:sz w:val="22"/>
          <w:szCs w:val="22"/>
        </w:rPr>
      </w:pPr>
      <w:r w:rsidRPr="0076075D">
        <w:rPr>
          <w:sz w:val="22"/>
          <w:szCs w:val="22"/>
        </w:rPr>
        <w:t>- Ngày lập &gt; ngày hiện tại: ngày lập không hợp lệ</w:t>
      </w:r>
    </w:p>
    <w:p w14:paraId="4B73315F" w14:textId="77777777" w:rsidR="00501898" w:rsidRPr="0076075D" w:rsidRDefault="00136181">
      <w:pPr>
        <w:jc w:val="both"/>
        <w:rPr>
          <w:b/>
          <w:spacing w:val="2"/>
          <w:sz w:val="22"/>
          <w:szCs w:val="22"/>
          <w:shd w:val="clear" w:color="auto" w:fill="FFFFFF"/>
        </w:rPr>
      </w:pPr>
      <w:r w:rsidRPr="0076075D">
        <w:rPr>
          <w:b/>
          <w:sz w:val="22"/>
          <w:szCs w:val="22"/>
        </w:rPr>
        <w:t>TH3: Tick “</w:t>
      </w:r>
      <w:r w:rsidRPr="0076075D">
        <w:rPr>
          <w:b/>
          <w:spacing w:val="2"/>
          <w:sz w:val="22"/>
          <w:szCs w:val="22"/>
          <w:shd w:val="clear" w:color="auto" w:fill="FFFFFF"/>
        </w:rPr>
        <w:t>Tự động đặt giá trị cho ngày lập hóa đơn bằng ngày lập gần nhất”</w:t>
      </w:r>
    </w:p>
    <w:p w14:paraId="1D39F4E3" w14:textId="77777777" w:rsidR="00501898" w:rsidRPr="0076075D" w:rsidRDefault="00136181">
      <w:pPr>
        <w:rPr>
          <w:sz w:val="22"/>
          <w:szCs w:val="22"/>
        </w:rPr>
      </w:pPr>
      <w:r w:rsidRPr="0076075D">
        <w:rPr>
          <w:sz w:val="22"/>
          <w:szCs w:val="22"/>
        </w:rPr>
        <w:t>- Ngày lập (invoiceIssuedDate) null: lấy ngày giờ hiện tại (sysdate)</w:t>
      </w:r>
    </w:p>
    <w:p w14:paraId="5374671B" w14:textId="77777777" w:rsidR="00501898" w:rsidRPr="0076075D" w:rsidRDefault="00136181">
      <w:pPr>
        <w:rPr>
          <w:sz w:val="22"/>
          <w:szCs w:val="22"/>
        </w:rPr>
      </w:pPr>
      <w:r w:rsidRPr="0076075D">
        <w:rPr>
          <w:sz w:val="22"/>
          <w:szCs w:val="22"/>
        </w:rPr>
        <w:t>- Ngày lập &lt; ngày lập của hóa đơn gần nhất: ngày lập không hợp lệ</w:t>
      </w:r>
    </w:p>
    <w:p w14:paraId="33A44AF4" w14:textId="77777777" w:rsidR="00501898" w:rsidRPr="0076075D" w:rsidRDefault="00136181">
      <w:pPr>
        <w:rPr>
          <w:sz w:val="22"/>
          <w:szCs w:val="22"/>
        </w:rPr>
      </w:pPr>
      <w:r w:rsidRPr="0076075D">
        <w:rPr>
          <w:sz w:val="22"/>
          <w:szCs w:val="22"/>
        </w:rPr>
        <w:t xml:space="preserve">- Ngày lập &gt;= ngày lập của hóa đơn gần nhất và &lt;= ngày hiện tại: lấy ngày truyền vào </w:t>
      </w:r>
    </w:p>
    <w:p w14:paraId="40DC4BCE" w14:textId="77777777" w:rsidR="00501898" w:rsidRPr="0076075D" w:rsidRDefault="00136181">
      <w:pPr>
        <w:rPr>
          <w:sz w:val="22"/>
          <w:szCs w:val="22"/>
        </w:rPr>
      </w:pPr>
      <w:r w:rsidRPr="0076075D">
        <w:rPr>
          <w:sz w:val="22"/>
          <w:szCs w:val="22"/>
        </w:rPr>
        <w:t>- Ngày lập &gt; ngày hiện tại: ngày lập không hợp lệ</w:t>
      </w:r>
    </w:p>
    <w:p w14:paraId="5E54FD85" w14:textId="77777777" w:rsidR="00501898" w:rsidRPr="0076075D" w:rsidRDefault="00501898">
      <w:pPr>
        <w:rPr>
          <w:sz w:val="22"/>
          <w:szCs w:val="22"/>
        </w:rPr>
      </w:pPr>
    </w:p>
    <w:p w14:paraId="7D8EAF6E" w14:textId="77777777" w:rsidR="00501898" w:rsidRPr="0076075D" w:rsidRDefault="00136181">
      <w:pPr>
        <w:rPr>
          <w:b/>
          <w:sz w:val="22"/>
          <w:szCs w:val="22"/>
        </w:rPr>
      </w:pPr>
      <w:r w:rsidRPr="0076075D">
        <w:rPr>
          <w:b/>
          <w:sz w:val="22"/>
          <w:szCs w:val="22"/>
        </w:rPr>
        <w:t xml:space="preserve">TH4: Tích cả 2 </w:t>
      </w:r>
    </w:p>
    <w:p w14:paraId="65ED002D" w14:textId="77777777" w:rsidR="00501898" w:rsidRPr="0076075D" w:rsidRDefault="00136181">
      <w:pPr>
        <w:rPr>
          <w:sz w:val="22"/>
          <w:szCs w:val="22"/>
        </w:rPr>
      </w:pPr>
      <w:r w:rsidRPr="0076075D">
        <w:rPr>
          <w:sz w:val="22"/>
          <w:szCs w:val="22"/>
        </w:rPr>
        <w:t>- Ngày lập (invoiceIssuedDate) null: lấy ngày giờ hiện tại (sysdate)</w:t>
      </w:r>
    </w:p>
    <w:p w14:paraId="502CA9DE" w14:textId="77777777" w:rsidR="00501898" w:rsidRPr="0076075D" w:rsidRDefault="00136181">
      <w:pPr>
        <w:rPr>
          <w:sz w:val="22"/>
          <w:szCs w:val="22"/>
        </w:rPr>
      </w:pPr>
      <w:r w:rsidRPr="0076075D">
        <w:rPr>
          <w:sz w:val="22"/>
          <w:szCs w:val="22"/>
        </w:rPr>
        <w:t xml:space="preserve">- Ngày lập &lt; ngày lập của hóa đơn gần nhất: lấy ngày của hóa đơn đã lập gần nhất </w:t>
      </w:r>
    </w:p>
    <w:p w14:paraId="5C7D9C96" w14:textId="77777777" w:rsidR="00501898" w:rsidRPr="0076075D" w:rsidRDefault="00136181">
      <w:pPr>
        <w:rPr>
          <w:sz w:val="22"/>
          <w:szCs w:val="22"/>
        </w:rPr>
      </w:pPr>
      <w:r w:rsidRPr="0076075D">
        <w:rPr>
          <w:sz w:val="22"/>
          <w:szCs w:val="22"/>
        </w:rPr>
        <w:t xml:space="preserve">- Ngày lập &gt;= ngày lập của hóa đơn gần nhất và &lt;= ngày hiện tại:  lấy ngày truyền vào </w:t>
      </w:r>
    </w:p>
    <w:p w14:paraId="59ED18C2" w14:textId="77777777" w:rsidR="00501898" w:rsidRPr="0076075D" w:rsidRDefault="00136181">
      <w:pPr>
        <w:rPr>
          <w:sz w:val="22"/>
          <w:szCs w:val="22"/>
        </w:rPr>
      </w:pPr>
      <w:r w:rsidRPr="0076075D">
        <w:rPr>
          <w:sz w:val="22"/>
          <w:szCs w:val="22"/>
        </w:rPr>
        <w:t>- Ngày lập &gt; ngày hiện tại: ngày lập không hợp lệ</w:t>
      </w:r>
    </w:p>
    <w:p w14:paraId="77DBA463" w14:textId="77777777" w:rsidR="00501898" w:rsidRPr="0076075D" w:rsidRDefault="00136181">
      <w:pPr>
        <w:pStyle w:val="NormalIndent"/>
        <w:rPr>
          <w:sz w:val="22"/>
          <w:szCs w:val="22"/>
        </w:rPr>
      </w:pPr>
      <w:r w:rsidRPr="0076075D">
        <w:rPr>
          <w:sz w:val="22"/>
          <w:szCs w:val="22"/>
        </w:rPr>
        <w:t>- Sinh ra file xml và chuỗi hash của file XML của hóa đơn ký bởi USB Token.</w:t>
      </w:r>
    </w:p>
    <w:p w14:paraId="403E68F8" w14:textId="77777777" w:rsidR="00501898" w:rsidRPr="0076075D" w:rsidRDefault="00136181">
      <w:pPr>
        <w:pStyle w:val="ListParagraph"/>
        <w:widowControl w:val="0"/>
        <w:numPr>
          <w:ilvl w:val="0"/>
          <w:numId w:val="25"/>
        </w:numPr>
        <w:spacing w:before="120" w:line="360" w:lineRule="auto"/>
        <w:contextualSpacing/>
        <w:jc w:val="both"/>
        <w:rPr>
          <w:rFonts w:ascii="Times New Roman" w:hAnsi="Times New Roman"/>
          <w:b/>
          <w:color w:val="0000FF"/>
        </w:rPr>
      </w:pPr>
      <w:r w:rsidRPr="0076075D">
        <w:rPr>
          <w:rFonts w:ascii="Times New Roman" w:hAnsi="Times New Roman"/>
          <w:b/>
          <w:color w:val="0000FF"/>
        </w:rPr>
        <w:t>Đầuvào:</w:t>
      </w:r>
    </w:p>
    <w:p w14:paraId="354DC770"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color w:val="505050"/>
          <w:sz w:val="22"/>
          <w:szCs w:val="22"/>
          <w:shd w:val="clear" w:color="auto" w:fill="FAFAFA"/>
        </w:rPr>
        <w:t>InvoiceAPI/InvoiceWS/createInvoiceUsbTokenGetHash/{supplierTaxCode}</w:t>
      </w:r>
    </w:p>
    <w:p w14:paraId="03E8E942" w14:textId="77777777" w:rsidR="00501898" w:rsidRPr="0076075D" w:rsidRDefault="00136181">
      <w:pPr>
        <w:numPr>
          <w:ilvl w:val="0"/>
          <w:numId w:val="17"/>
        </w:numPr>
        <w:jc w:val="both"/>
        <w:rPr>
          <w:sz w:val="22"/>
          <w:szCs w:val="22"/>
        </w:rPr>
      </w:pPr>
      <w:r w:rsidRPr="0076075D">
        <w:rPr>
          <w:sz w:val="22"/>
          <w:szCs w:val="22"/>
        </w:rPr>
        <w:t>Headers:</w:t>
      </w:r>
    </w:p>
    <w:p w14:paraId="19494D17"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2C1F231B" w14:textId="77777777" w:rsidR="00501898" w:rsidRPr="0076075D" w:rsidRDefault="00136181">
      <w:pPr>
        <w:ind w:left="720"/>
        <w:jc w:val="both"/>
        <w:rPr>
          <w:sz w:val="22"/>
          <w:szCs w:val="22"/>
        </w:rPr>
      </w:pPr>
      <w:r w:rsidRPr="0076075D">
        <w:rPr>
          <w:sz w:val="22"/>
          <w:szCs w:val="22"/>
        </w:rPr>
        <w:t xml:space="preserve">+ Content-Type : application/json </w:t>
      </w:r>
    </w:p>
    <w:p w14:paraId="41927BAE" w14:textId="77777777" w:rsidR="00501898" w:rsidRPr="0076075D" w:rsidRDefault="00136181">
      <w:pPr>
        <w:pStyle w:val="ListParagraph"/>
        <w:widowControl w:val="0"/>
        <w:snapToGrid w:val="0"/>
        <w:spacing w:before="120" w:line="360" w:lineRule="auto"/>
        <w:ind w:left="0"/>
        <w:contextualSpacing/>
        <w:jc w:val="both"/>
        <w:rPr>
          <w:rFonts w:ascii="Times New Roman" w:hAnsi="Times New Roman"/>
        </w:rPr>
      </w:pPr>
      <w:r w:rsidRPr="0076075D">
        <w:rPr>
          <w:rFonts w:ascii="Times New Roman" w:hAnsi="Times New Roman"/>
        </w:rPr>
        <w:t>Đầu vào tương tư như lập hóa đơn, bổ sung thêm thông tin chứng thư gửi kèm.</w:t>
      </w:r>
    </w:p>
    <w:p w14:paraId="2B9F96E2" w14:textId="77777777" w:rsidR="00501898" w:rsidRPr="0076075D" w:rsidRDefault="00136181">
      <w:pPr>
        <w:pStyle w:val="ListParagraph"/>
        <w:widowControl w:val="0"/>
        <w:snapToGrid w:val="0"/>
        <w:spacing w:before="120" w:line="360" w:lineRule="auto"/>
        <w:ind w:left="0"/>
        <w:contextualSpacing/>
        <w:jc w:val="both"/>
        <w:rPr>
          <w:rFonts w:ascii="Times New Roman" w:hAnsi="Times New Roman"/>
        </w:rPr>
      </w:pPr>
      <w:r w:rsidRPr="0076075D">
        <w:rPr>
          <w:rFonts w:ascii="Times New Roman" w:hAnsi="Times New Roman"/>
        </w:rPr>
        <w:lastRenderedPageBreak/>
        <w:t xml:space="preserve">Bổ sung trường Lý do sai sót hoá đơn. Điều chỉnh cho phép truyền </w:t>
      </w:r>
      <w:r w:rsidRPr="0076075D">
        <w:rPr>
          <w:rFonts w:ascii="Times New Roman" w:hAnsi="Times New Roman"/>
          <w:iCs/>
          <w:shd w:val="clear" w:color="auto" w:fill="FFFFFF"/>
        </w:rPr>
        <w:t>dấu âm số lượng/ đơn giá</w:t>
      </w:r>
    </w:p>
    <w:tbl>
      <w:tblPr>
        <w:tblW w:w="9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506"/>
        <w:gridCol w:w="4837"/>
      </w:tblGrid>
      <w:tr w:rsidR="00501898" w:rsidRPr="0076075D" w14:paraId="6C31E3D9" w14:textId="77777777">
        <w:trPr>
          <w:trHeight w:val="467"/>
          <w:jc w:val="center"/>
        </w:trPr>
        <w:tc>
          <w:tcPr>
            <w:tcW w:w="2127" w:type="dxa"/>
            <w:shd w:val="clear" w:color="auto" w:fill="D9D9D9"/>
          </w:tcPr>
          <w:p w14:paraId="246C1952" w14:textId="77777777" w:rsidR="00501898" w:rsidRPr="0076075D" w:rsidRDefault="00136181">
            <w:pPr>
              <w:ind w:left="0"/>
              <w:jc w:val="center"/>
              <w:rPr>
                <w:b/>
                <w:bCs/>
                <w:color w:val="000000"/>
                <w:sz w:val="22"/>
                <w:szCs w:val="22"/>
              </w:rPr>
            </w:pPr>
            <w:r w:rsidRPr="0076075D">
              <w:rPr>
                <w:b/>
                <w:bCs/>
                <w:color w:val="000000"/>
                <w:sz w:val="22"/>
                <w:szCs w:val="22"/>
              </w:rPr>
              <w:t>Tên tham số</w:t>
            </w:r>
          </w:p>
        </w:tc>
        <w:tc>
          <w:tcPr>
            <w:tcW w:w="2506" w:type="dxa"/>
            <w:shd w:val="clear" w:color="auto" w:fill="D9D9D9"/>
          </w:tcPr>
          <w:p w14:paraId="621421A0"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837" w:type="dxa"/>
            <w:shd w:val="clear" w:color="auto" w:fill="D9D9D9"/>
          </w:tcPr>
          <w:p w14:paraId="395AD1DD"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028BA1CF" w14:textId="77777777">
        <w:trPr>
          <w:trHeight w:val="448"/>
          <w:jc w:val="center"/>
        </w:trPr>
        <w:tc>
          <w:tcPr>
            <w:tcW w:w="2127" w:type="dxa"/>
          </w:tcPr>
          <w:p w14:paraId="50FEF07F" w14:textId="77777777" w:rsidR="00501898" w:rsidRPr="0076075D" w:rsidRDefault="00136181">
            <w:pPr>
              <w:spacing w:before="0"/>
              <w:ind w:left="0"/>
              <w:jc w:val="both"/>
              <w:rPr>
                <w:sz w:val="22"/>
                <w:szCs w:val="22"/>
              </w:rPr>
            </w:pPr>
            <w:r w:rsidRPr="0076075D">
              <w:rPr>
                <w:sz w:val="22"/>
                <w:szCs w:val="22"/>
              </w:rPr>
              <w:t>certificateSerial</w:t>
            </w:r>
          </w:p>
        </w:tc>
        <w:tc>
          <w:tcPr>
            <w:tcW w:w="2506" w:type="dxa"/>
          </w:tcPr>
          <w:p w14:paraId="5F5D0AEE" w14:textId="77777777" w:rsidR="00501898" w:rsidRPr="0076075D" w:rsidRDefault="00136181">
            <w:pPr>
              <w:spacing w:before="0"/>
              <w:ind w:left="0"/>
              <w:jc w:val="both"/>
              <w:rPr>
                <w:sz w:val="22"/>
                <w:szCs w:val="22"/>
              </w:rPr>
            </w:pPr>
            <w:r w:rsidRPr="0076075D">
              <w:rPr>
                <w:sz w:val="22"/>
                <w:szCs w:val="22"/>
              </w:rPr>
              <w:t>Required : true</w:t>
            </w:r>
          </w:p>
          <w:p w14:paraId="0F7941A7" w14:textId="77777777" w:rsidR="00501898" w:rsidRPr="0076075D" w:rsidRDefault="00136181">
            <w:pPr>
              <w:spacing w:before="0"/>
              <w:ind w:left="0"/>
              <w:jc w:val="both"/>
              <w:rPr>
                <w:sz w:val="22"/>
                <w:szCs w:val="22"/>
              </w:rPr>
            </w:pPr>
            <w:r w:rsidRPr="0076075D">
              <w:rPr>
                <w:sz w:val="22"/>
                <w:szCs w:val="22"/>
              </w:rPr>
              <w:t>DataType: String</w:t>
            </w:r>
          </w:p>
          <w:p w14:paraId="39D85A71" w14:textId="77777777" w:rsidR="00501898" w:rsidRPr="0076075D" w:rsidRDefault="00136181">
            <w:pPr>
              <w:spacing w:before="0"/>
              <w:ind w:left="0"/>
              <w:jc w:val="both"/>
              <w:rPr>
                <w:sz w:val="22"/>
                <w:szCs w:val="22"/>
              </w:rPr>
            </w:pPr>
            <w:r w:rsidRPr="0076075D">
              <w:rPr>
                <w:sz w:val="22"/>
                <w:szCs w:val="22"/>
              </w:rPr>
              <w:t xml:space="preserve">Minlength :  </w:t>
            </w:r>
          </w:p>
          <w:p w14:paraId="3C12726C" w14:textId="77777777" w:rsidR="00501898" w:rsidRPr="0076075D" w:rsidRDefault="00136181">
            <w:pPr>
              <w:spacing w:before="0"/>
              <w:ind w:left="0"/>
              <w:jc w:val="both"/>
              <w:rPr>
                <w:sz w:val="22"/>
                <w:szCs w:val="22"/>
              </w:rPr>
            </w:pPr>
            <w:r w:rsidRPr="0076075D">
              <w:rPr>
                <w:sz w:val="22"/>
                <w:szCs w:val="22"/>
              </w:rPr>
              <w:t>Maxlength : 100</w:t>
            </w:r>
          </w:p>
          <w:p w14:paraId="2ABC7D1E" w14:textId="77777777" w:rsidR="00501898" w:rsidRPr="0076075D" w:rsidRDefault="00136181">
            <w:pPr>
              <w:spacing w:before="0"/>
              <w:ind w:left="0"/>
              <w:jc w:val="both"/>
              <w:rPr>
                <w:sz w:val="22"/>
                <w:szCs w:val="22"/>
              </w:rPr>
            </w:pPr>
            <w:r w:rsidRPr="0076075D">
              <w:rPr>
                <w:sz w:val="22"/>
                <w:szCs w:val="22"/>
              </w:rPr>
              <w:t xml:space="preserve">Format : </w:t>
            </w:r>
          </w:p>
        </w:tc>
        <w:tc>
          <w:tcPr>
            <w:tcW w:w="4837" w:type="dxa"/>
          </w:tcPr>
          <w:p w14:paraId="1C18A03F" w14:textId="77777777" w:rsidR="00501898" w:rsidRPr="0076075D" w:rsidRDefault="00136181">
            <w:pPr>
              <w:spacing w:before="0"/>
              <w:ind w:left="0"/>
              <w:jc w:val="both"/>
              <w:rPr>
                <w:sz w:val="22"/>
                <w:szCs w:val="22"/>
              </w:rPr>
            </w:pPr>
            <w:r w:rsidRPr="0076075D">
              <w:rPr>
                <w:sz w:val="22"/>
                <w:szCs w:val="22"/>
              </w:rPr>
              <w:t>Serial Number của chứng thư số của doanh nghiệp, chứng thư số này đã được doanh nghiệp đẩy lên trên hệ thống khi đăng ký sử dụng USB Token.</w:t>
            </w:r>
          </w:p>
          <w:p w14:paraId="77C85B23" w14:textId="77777777" w:rsidR="00501898" w:rsidRPr="0076075D" w:rsidRDefault="00136181">
            <w:pPr>
              <w:spacing w:before="0"/>
              <w:ind w:left="0"/>
              <w:jc w:val="both"/>
              <w:rPr>
                <w:sz w:val="22"/>
                <w:szCs w:val="22"/>
              </w:rPr>
            </w:pPr>
            <w:r w:rsidRPr="0076075D">
              <w:rPr>
                <w:sz w:val="22"/>
                <w:szCs w:val="22"/>
              </w:rPr>
              <w:t>Định dạng Hex.</w:t>
            </w:r>
          </w:p>
          <w:p w14:paraId="5C5D4E24" w14:textId="77777777" w:rsidR="00501898" w:rsidRPr="0076075D" w:rsidRDefault="00136181">
            <w:pPr>
              <w:spacing w:before="0"/>
              <w:ind w:left="0"/>
              <w:jc w:val="both"/>
              <w:rPr>
                <w:sz w:val="22"/>
                <w:szCs w:val="22"/>
              </w:rPr>
            </w:pPr>
            <w:r w:rsidRPr="0076075D">
              <w:rPr>
                <w:sz w:val="22"/>
                <w:szCs w:val="22"/>
              </w:rPr>
              <w:t>Vị dụ: 5404FFFEB7033FB316D672201B7BA4FE</w:t>
            </w:r>
          </w:p>
        </w:tc>
      </w:tr>
      <w:tr w:rsidR="00501898" w:rsidRPr="0076075D" w14:paraId="19186B19" w14:textId="77777777">
        <w:trPr>
          <w:trHeight w:val="448"/>
          <w:jc w:val="center"/>
        </w:trPr>
        <w:tc>
          <w:tcPr>
            <w:tcW w:w="2127" w:type="dxa"/>
          </w:tcPr>
          <w:p w14:paraId="41CB36CD" w14:textId="77777777" w:rsidR="00501898" w:rsidRPr="0076075D" w:rsidRDefault="00136181">
            <w:pPr>
              <w:spacing w:before="0"/>
              <w:ind w:left="0"/>
              <w:jc w:val="both"/>
              <w:rPr>
                <w:sz w:val="22"/>
                <w:szCs w:val="22"/>
              </w:rPr>
            </w:pPr>
            <w:r w:rsidRPr="0076075D">
              <w:rPr>
                <w:sz w:val="22"/>
                <w:szCs w:val="22"/>
              </w:rPr>
              <w:t>adjustedNote</w:t>
            </w:r>
          </w:p>
        </w:tc>
        <w:tc>
          <w:tcPr>
            <w:tcW w:w="2506" w:type="dxa"/>
          </w:tcPr>
          <w:p w14:paraId="2C021D95" w14:textId="77777777" w:rsidR="00501898" w:rsidRPr="0076075D" w:rsidRDefault="00136181">
            <w:pPr>
              <w:spacing w:before="0"/>
              <w:ind w:left="0"/>
              <w:jc w:val="both"/>
              <w:rPr>
                <w:sz w:val="22"/>
                <w:szCs w:val="22"/>
              </w:rPr>
            </w:pPr>
            <w:r w:rsidRPr="0076075D">
              <w:rPr>
                <w:sz w:val="22"/>
                <w:szCs w:val="22"/>
              </w:rPr>
              <w:t>Required:</w:t>
            </w:r>
            <w:r w:rsidRPr="0076075D">
              <w:rPr>
                <w:sz w:val="22"/>
                <w:szCs w:val="22"/>
                <w:lang w:val="vi-VN"/>
              </w:rPr>
              <w:t xml:space="preserve"> </w:t>
            </w:r>
            <w:r w:rsidRPr="0076075D">
              <w:rPr>
                <w:sz w:val="22"/>
                <w:szCs w:val="22"/>
              </w:rPr>
              <w:t>False</w:t>
            </w:r>
          </w:p>
          <w:p w14:paraId="6835B611" w14:textId="77777777" w:rsidR="00501898" w:rsidRPr="0076075D" w:rsidRDefault="00136181">
            <w:pPr>
              <w:spacing w:before="0"/>
              <w:ind w:left="0"/>
              <w:jc w:val="both"/>
              <w:rPr>
                <w:sz w:val="22"/>
                <w:szCs w:val="22"/>
              </w:rPr>
            </w:pPr>
            <w:r w:rsidRPr="0076075D">
              <w:rPr>
                <w:sz w:val="22"/>
                <w:szCs w:val="22"/>
              </w:rPr>
              <w:t>DataType: String</w:t>
            </w:r>
          </w:p>
          <w:p w14:paraId="6F969B51" w14:textId="77777777" w:rsidR="00501898" w:rsidRPr="0076075D" w:rsidRDefault="00136181">
            <w:pPr>
              <w:spacing w:before="0"/>
              <w:ind w:left="0"/>
              <w:jc w:val="both"/>
              <w:rPr>
                <w:sz w:val="22"/>
                <w:szCs w:val="22"/>
              </w:rPr>
            </w:pPr>
            <w:r w:rsidRPr="0076075D">
              <w:rPr>
                <w:sz w:val="22"/>
                <w:szCs w:val="22"/>
              </w:rPr>
              <w:t>Minlength: N/A</w:t>
            </w:r>
          </w:p>
          <w:p w14:paraId="7FD156E7" w14:textId="77777777" w:rsidR="00501898" w:rsidRPr="0076075D" w:rsidRDefault="00136181">
            <w:pPr>
              <w:spacing w:before="0"/>
              <w:ind w:left="0"/>
              <w:jc w:val="both"/>
              <w:rPr>
                <w:sz w:val="22"/>
                <w:szCs w:val="22"/>
              </w:rPr>
            </w:pPr>
            <w:r w:rsidRPr="0076075D">
              <w:rPr>
                <w:sz w:val="22"/>
                <w:szCs w:val="22"/>
              </w:rPr>
              <w:t>Maxlength: 255</w:t>
            </w:r>
          </w:p>
          <w:p w14:paraId="1CFFCC17" w14:textId="77777777" w:rsidR="00501898" w:rsidRPr="0076075D" w:rsidRDefault="00136181">
            <w:pPr>
              <w:spacing w:before="0"/>
              <w:ind w:left="0"/>
              <w:jc w:val="both"/>
              <w:rPr>
                <w:sz w:val="22"/>
                <w:szCs w:val="22"/>
              </w:rPr>
            </w:pPr>
            <w:r w:rsidRPr="0076075D">
              <w:rPr>
                <w:sz w:val="22"/>
                <w:szCs w:val="22"/>
              </w:rPr>
              <w:t>Format:</w:t>
            </w:r>
          </w:p>
        </w:tc>
        <w:tc>
          <w:tcPr>
            <w:tcW w:w="4837" w:type="dxa"/>
          </w:tcPr>
          <w:p w14:paraId="1C453EB0" w14:textId="77777777" w:rsidR="00501898" w:rsidRPr="0076075D" w:rsidRDefault="00136181">
            <w:pPr>
              <w:spacing w:before="0"/>
              <w:ind w:left="41"/>
              <w:jc w:val="both"/>
              <w:rPr>
                <w:bCs/>
                <w:sz w:val="22"/>
                <w:szCs w:val="22"/>
              </w:rPr>
            </w:pPr>
            <w:r w:rsidRPr="0076075D">
              <w:rPr>
                <w:bCs/>
                <w:sz w:val="22"/>
                <w:szCs w:val="22"/>
              </w:rPr>
              <w:t xml:space="preserve">Lý do sai sót </w:t>
            </w:r>
          </w:p>
          <w:p w14:paraId="27829F7C" w14:textId="77777777" w:rsidR="00501898" w:rsidRPr="0076075D" w:rsidRDefault="00136181">
            <w:pPr>
              <w:spacing w:before="0"/>
              <w:ind w:left="41"/>
              <w:jc w:val="both"/>
              <w:rPr>
                <w:bCs/>
                <w:sz w:val="22"/>
                <w:szCs w:val="22"/>
              </w:rPr>
            </w:pPr>
            <w:r w:rsidRPr="0076075D">
              <w:rPr>
                <w:bCs/>
                <w:sz w:val="22"/>
                <w:szCs w:val="22"/>
              </w:rPr>
              <w:t xml:space="preserve">Cho phép nhập chuỗi ký tự tối đa 255 ký tự. </w:t>
            </w:r>
          </w:p>
          <w:p w14:paraId="592D1EB4" w14:textId="77777777" w:rsidR="00501898" w:rsidRPr="0076075D" w:rsidRDefault="00136181">
            <w:pPr>
              <w:spacing w:before="0"/>
              <w:ind w:left="41"/>
              <w:jc w:val="both"/>
              <w:rPr>
                <w:bCs/>
                <w:sz w:val="22"/>
                <w:szCs w:val="22"/>
              </w:rPr>
            </w:pPr>
            <w:r w:rsidRPr="0076075D">
              <w:rPr>
                <w:bCs/>
                <w:sz w:val="22"/>
                <w:szCs w:val="22"/>
              </w:rPr>
              <w:t>Không bắt buộc truyền.</w:t>
            </w:r>
          </w:p>
          <w:p w14:paraId="32FFC43F" w14:textId="77777777" w:rsidR="00501898" w:rsidRPr="0076075D" w:rsidRDefault="00136181">
            <w:pPr>
              <w:spacing w:before="0"/>
              <w:ind w:left="0"/>
              <w:jc w:val="both"/>
              <w:rPr>
                <w:sz w:val="22"/>
                <w:szCs w:val="22"/>
              </w:rPr>
            </w:pPr>
            <w:r w:rsidRPr="0076075D">
              <w:rPr>
                <w:bCs/>
                <w:sz w:val="22"/>
                <w:szCs w:val="22"/>
              </w:rPr>
              <w:t>Đặt trong generalInvoiceInfo</w:t>
            </w:r>
          </w:p>
        </w:tc>
      </w:tr>
      <w:tr w:rsidR="00501898" w:rsidRPr="0076075D" w14:paraId="4D426AA8" w14:textId="77777777">
        <w:trPr>
          <w:trHeight w:val="448"/>
          <w:jc w:val="center"/>
        </w:trPr>
        <w:tc>
          <w:tcPr>
            <w:tcW w:w="2127" w:type="dxa"/>
          </w:tcPr>
          <w:p w14:paraId="58D15920" w14:textId="77777777" w:rsidR="00501898" w:rsidRPr="0076075D" w:rsidRDefault="00136181">
            <w:pPr>
              <w:spacing w:before="0"/>
              <w:ind w:left="0"/>
              <w:jc w:val="both"/>
              <w:rPr>
                <w:sz w:val="22"/>
                <w:szCs w:val="22"/>
              </w:rPr>
            </w:pPr>
            <w:r w:rsidRPr="0076075D">
              <w:rPr>
                <w:sz w:val="22"/>
                <w:szCs w:val="22"/>
              </w:rPr>
              <w:t>unitPrice</w:t>
            </w:r>
          </w:p>
        </w:tc>
        <w:tc>
          <w:tcPr>
            <w:tcW w:w="2506" w:type="dxa"/>
          </w:tcPr>
          <w:p w14:paraId="7254FF8E" w14:textId="77777777" w:rsidR="00501898" w:rsidRPr="0076075D" w:rsidRDefault="00136181">
            <w:pPr>
              <w:spacing w:before="0"/>
              <w:ind w:left="0"/>
              <w:jc w:val="both"/>
              <w:rPr>
                <w:sz w:val="22"/>
                <w:szCs w:val="22"/>
              </w:rPr>
            </w:pPr>
            <w:r w:rsidRPr="0076075D">
              <w:rPr>
                <w:sz w:val="22"/>
                <w:szCs w:val="22"/>
              </w:rPr>
              <w:t>Required: false</w:t>
            </w:r>
          </w:p>
          <w:p w14:paraId="41DCF01C" w14:textId="77777777" w:rsidR="00501898" w:rsidRPr="0076075D" w:rsidRDefault="00136181">
            <w:pPr>
              <w:spacing w:before="0"/>
              <w:ind w:left="0"/>
              <w:jc w:val="both"/>
              <w:rPr>
                <w:sz w:val="22"/>
                <w:szCs w:val="22"/>
              </w:rPr>
            </w:pPr>
            <w:r w:rsidRPr="0076075D">
              <w:rPr>
                <w:sz w:val="22"/>
                <w:szCs w:val="22"/>
              </w:rPr>
              <w:t>DataType: BigDecimal</w:t>
            </w:r>
          </w:p>
          <w:p w14:paraId="53F43005" w14:textId="77777777" w:rsidR="00501898" w:rsidRPr="0076075D" w:rsidRDefault="00136181">
            <w:pPr>
              <w:spacing w:before="0"/>
              <w:ind w:left="0"/>
              <w:jc w:val="both"/>
              <w:rPr>
                <w:sz w:val="22"/>
                <w:szCs w:val="22"/>
              </w:rPr>
            </w:pPr>
            <w:r w:rsidRPr="0076075D">
              <w:rPr>
                <w:sz w:val="22"/>
                <w:szCs w:val="22"/>
              </w:rPr>
              <w:t xml:space="preserve">Minlength: </w:t>
            </w:r>
          </w:p>
          <w:p w14:paraId="59E32574" w14:textId="77777777" w:rsidR="00501898" w:rsidRPr="0076075D" w:rsidRDefault="00136181">
            <w:pPr>
              <w:spacing w:before="0"/>
              <w:ind w:left="0"/>
              <w:jc w:val="both"/>
              <w:rPr>
                <w:sz w:val="22"/>
                <w:szCs w:val="22"/>
              </w:rPr>
            </w:pPr>
            <w:r w:rsidRPr="0076075D">
              <w:rPr>
                <w:sz w:val="22"/>
                <w:szCs w:val="22"/>
              </w:rPr>
              <w:t xml:space="preserve">Maxlength: </w:t>
            </w:r>
          </w:p>
          <w:p w14:paraId="7A20B3B8" w14:textId="77777777" w:rsidR="00501898" w:rsidRPr="0076075D" w:rsidRDefault="00136181">
            <w:pPr>
              <w:spacing w:before="0"/>
              <w:ind w:left="0"/>
              <w:jc w:val="both"/>
              <w:rPr>
                <w:sz w:val="22"/>
                <w:szCs w:val="22"/>
              </w:rPr>
            </w:pPr>
            <w:r w:rsidRPr="0076075D">
              <w:rPr>
                <w:sz w:val="22"/>
                <w:szCs w:val="22"/>
              </w:rPr>
              <w:t>Format: [0-9.]+</w:t>
            </w:r>
            <w:r w:rsidRPr="0076075D">
              <w:rPr>
                <w:color w:val="FF0000"/>
                <w:sz w:val="22"/>
                <w:szCs w:val="22"/>
              </w:rPr>
              <w:t>-</w:t>
            </w:r>
          </w:p>
        </w:tc>
        <w:tc>
          <w:tcPr>
            <w:tcW w:w="4837" w:type="dxa"/>
          </w:tcPr>
          <w:p w14:paraId="539B9F37" w14:textId="77777777" w:rsidR="00501898" w:rsidRPr="0076075D" w:rsidRDefault="00136181">
            <w:pPr>
              <w:spacing w:before="0"/>
              <w:ind w:left="28"/>
              <w:jc w:val="both"/>
              <w:rPr>
                <w:sz w:val="22"/>
                <w:szCs w:val="22"/>
              </w:rPr>
            </w:pPr>
            <w:r w:rsidRPr="0076075D">
              <w:rPr>
                <w:sz w:val="22"/>
                <w:szCs w:val="22"/>
              </w:rPr>
              <w:t xml:space="preserve">Đơn giá của hàng hóa. </w:t>
            </w:r>
          </w:p>
          <w:p w14:paraId="1437E71C" w14:textId="77777777" w:rsidR="00501898" w:rsidRPr="0076075D" w:rsidRDefault="00136181">
            <w:pPr>
              <w:spacing w:before="0"/>
              <w:ind w:left="41"/>
              <w:jc w:val="both"/>
              <w:rPr>
                <w:sz w:val="22"/>
                <w:szCs w:val="22"/>
              </w:rPr>
            </w:pPr>
            <w:r w:rsidRPr="0076075D">
              <w:rPr>
                <w:sz w:val="22"/>
                <w:szCs w:val="22"/>
              </w:rPr>
              <w:t xml:space="preserve">Các quy tắc ràng buộc giữ nguyên hiện trạng. </w:t>
            </w:r>
          </w:p>
          <w:p w14:paraId="3FA9E6C0" w14:textId="77777777" w:rsidR="00501898" w:rsidRPr="0076075D" w:rsidRDefault="00136181">
            <w:pPr>
              <w:spacing w:before="0"/>
              <w:ind w:left="41"/>
              <w:jc w:val="both"/>
              <w:rPr>
                <w:color w:val="FF0000"/>
                <w:sz w:val="22"/>
                <w:szCs w:val="22"/>
              </w:rPr>
            </w:pPr>
            <w:r w:rsidRPr="0076075D">
              <w:rPr>
                <w:color w:val="FF0000"/>
                <w:sz w:val="22"/>
                <w:szCs w:val="22"/>
              </w:rPr>
              <w:t>Bổ sung cho phép truyền giá trị âm</w:t>
            </w:r>
          </w:p>
          <w:p w14:paraId="74063BD3" w14:textId="77777777" w:rsidR="00501898" w:rsidRPr="0076075D" w:rsidRDefault="00501898">
            <w:pPr>
              <w:spacing w:before="0"/>
              <w:ind w:left="28"/>
              <w:jc w:val="both"/>
              <w:rPr>
                <w:sz w:val="22"/>
                <w:szCs w:val="22"/>
              </w:rPr>
            </w:pPr>
          </w:p>
          <w:p w14:paraId="2E31F2F5" w14:textId="77777777" w:rsidR="00501898" w:rsidRPr="0076075D" w:rsidRDefault="00501898">
            <w:pPr>
              <w:spacing w:before="0"/>
              <w:ind w:left="41"/>
              <w:jc w:val="both"/>
              <w:rPr>
                <w:bCs/>
                <w:sz w:val="22"/>
                <w:szCs w:val="22"/>
              </w:rPr>
            </w:pPr>
          </w:p>
        </w:tc>
      </w:tr>
      <w:tr w:rsidR="00501898" w:rsidRPr="0076075D" w14:paraId="4C501201" w14:textId="77777777">
        <w:trPr>
          <w:trHeight w:val="448"/>
          <w:jc w:val="center"/>
        </w:trPr>
        <w:tc>
          <w:tcPr>
            <w:tcW w:w="2127" w:type="dxa"/>
          </w:tcPr>
          <w:p w14:paraId="08029E14" w14:textId="77777777" w:rsidR="00501898" w:rsidRPr="0076075D" w:rsidRDefault="00136181">
            <w:pPr>
              <w:spacing w:before="0"/>
              <w:ind w:left="0"/>
              <w:jc w:val="both"/>
              <w:rPr>
                <w:sz w:val="22"/>
                <w:szCs w:val="22"/>
              </w:rPr>
            </w:pPr>
            <w:r w:rsidRPr="0076075D">
              <w:rPr>
                <w:sz w:val="22"/>
                <w:szCs w:val="22"/>
              </w:rPr>
              <w:t>quantity</w:t>
            </w:r>
          </w:p>
        </w:tc>
        <w:tc>
          <w:tcPr>
            <w:tcW w:w="2506" w:type="dxa"/>
          </w:tcPr>
          <w:p w14:paraId="67772015" w14:textId="77777777" w:rsidR="00501898" w:rsidRPr="0076075D" w:rsidRDefault="00136181">
            <w:pPr>
              <w:spacing w:before="0"/>
              <w:ind w:left="0"/>
              <w:jc w:val="both"/>
              <w:rPr>
                <w:sz w:val="22"/>
                <w:szCs w:val="22"/>
              </w:rPr>
            </w:pPr>
            <w:r w:rsidRPr="0076075D">
              <w:rPr>
                <w:sz w:val="22"/>
                <w:szCs w:val="22"/>
              </w:rPr>
              <w:t>Required: false</w:t>
            </w:r>
          </w:p>
          <w:p w14:paraId="6016B605" w14:textId="77777777" w:rsidR="00501898" w:rsidRPr="0076075D" w:rsidRDefault="00136181">
            <w:pPr>
              <w:spacing w:before="0"/>
              <w:ind w:left="0"/>
              <w:jc w:val="both"/>
              <w:rPr>
                <w:sz w:val="22"/>
                <w:szCs w:val="22"/>
              </w:rPr>
            </w:pPr>
            <w:r w:rsidRPr="0076075D">
              <w:rPr>
                <w:sz w:val="22"/>
                <w:szCs w:val="22"/>
              </w:rPr>
              <w:t>DataType: BigDecimal</w:t>
            </w:r>
          </w:p>
          <w:p w14:paraId="6251C956" w14:textId="77777777" w:rsidR="00501898" w:rsidRPr="0076075D" w:rsidRDefault="00136181">
            <w:pPr>
              <w:spacing w:before="0"/>
              <w:ind w:left="0"/>
              <w:jc w:val="both"/>
              <w:rPr>
                <w:sz w:val="22"/>
                <w:szCs w:val="22"/>
              </w:rPr>
            </w:pPr>
            <w:r w:rsidRPr="0076075D">
              <w:rPr>
                <w:sz w:val="22"/>
                <w:szCs w:val="22"/>
              </w:rPr>
              <w:t xml:space="preserve">Minlength: </w:t>
            </w:r>
          </w:p>
          <w:p w14:paraId="76A5DB2E" w14:textId="77777777" w:rsidR="00501898" w:rsidRPr="0076075D" w:rsidRDefault="00136181">
            <w:pPr>
              <w:spacing w:before="0"/>
              <w:ind w:left="0"/>
              <w:jc w:val="both"/>
              <w:rPr>
                <w:sz w:val="22"/>
                <w:szCs w:val="22"/>
              </w:rPr>
            </w:pPr>
            <w:r w:rsidRPr="0076075D">
              <w:rPr>
                <w:sz w:val="22"/>
                <w:szCs w:val="22"/>
              </w:rPr>
              <w:t xml:space="preserve">Maxlength: </w:t>
            </w:r>
          </w:p>
          <w:p w14:paraId="53D665FA" w14:textId="77777777" w:rsidR="00501898" w:rsidRPr="0076075D" w:rsidRDefault="00136181">
            <w:pPr>
              <w:spacing w:before="0"/>
              <w:ind w:left="0"/>
              <w:jc w:val="both"/>
              <w:rPr>
                <w:sz w:val="22"/>
                <w:szCs w:val="22"/>
              </w:rPr>
            </w:pPr>
            <w:r w:rsidRPr="0076075D">
              <w:rPr>
                <w:sz w:val="22"/>
                <w:szCs w:val="22"/>
              </w:rPr>
              <w:t>Format: [0-9.]+</w:t>
            </w:r>
            <w:r w:rsidRPr="0076075D">
              <w:rPr>
                <w:color w:val="FF0000"/>
                <w:sz w:val="22"/>
                <w:szCs w:val="22"/>
              </w:rPr>
              <w:t>-</w:t>
            </w:r>
          </w:p>
        </w:tc>
        <w:tc>
          <w:tcPr>
            <w:tcW w:w="4837" w:type="dxa"/>
          </w:tcPr>
          <w:p w14:paraId="631301CF" w14:textId="77777777" w:rsidR="00501898" w:rsidRPr="0076075D" w:rsidRDefault="00136181">
            <w:pPr>
              <w:spacing w:before="0"/>
              <w:ind w:left="28"/>
              <w:jc w:val="both"/>
              <w:rPr>
                <w:sz w:val="22"/>
                <w:szCs w:val="22"/>
              </w:rPr>
            </w:pPr>
            <w:r w:rsidRPr="0076075D">
              <w:rPr>
                <w:sz w:val="22"/>
                <w:szCs w:val="22"/>
              </w:rPr>
              <w:t xml:space="preserve">Số lượng của hàng hóa </w:t>
            </w:r>
          </w:p>
          <w:p w14:paraId="6B3941CE" w14:textId="77777777" w:rsidR="00501898" w:rsidRPr="0076075D" w:rsidRDefault="00136181">
            <w:pPr>
              <w:spacing w:before="0"/>
              <w:ind w:left="41"/>
              <w:jc w:val="both"/>
              <w:rPr>
                <w:sz w:val="22"/>
                <w:szCs w:val="22"/>
              </w:rPr>
            </w:pPr>
            <w:r w:rsidRPr="0076075D">
              <w:rPr>
                <w:sz w:val="22"/>
                <w:szCs w:val="22"/>
              </w:rPr>
              <w:t xml:space="preserve">Các quy tắc ràng buộc giữ nguyên hiện trạng. </w:t>
            </w:r>
          </w:p>
          <w:p w14:paraId="0E9E735A" w14:textId="77777777" w:rsidR="00501898" w:rsidRPr="0076075D" w:rsidRDefault="00136181">
            <w:pPr>
              <w:spacing w:before="0"/>
              <w:ind w:left="41"/>
              <w:jc w:val="both"/>
              <w:rPr>
                <w:color w:val="FF0000"/>
                <w:sz w:val="22"/>
                <w:szCs w:val="22"/>
              </w:rPr>
            </w:pPr>
            <w:r w:rsidRPr="0076075D">
              <w:rPr>
                <w:color w:val="FF0000"/>
                <w:sz w:val="22"/>
                <w:szCs w:val="22"/>
              </w:rPr>
              <w:t>Bổ sung cho phép truyền giá trị âm</w:t>
            </w:r>
          </w:p>
          <w:p w14:paraId="6FBBEC61" w14:textId="77777777" w:rsidR="00501898" w:rsidRPr="0076075D" w:rsidRDefault="00501898">
            <w:pPr>
              <w:spacing w:before="0"/>
              <w:ind w:left="28"/>
              <w:jc w:val="both"/>
              <w:rPr>
                <w:sz w:val="22"/>
                <w:szCs w:val="22"/>
              </w:rPr>
            </w:pPr>
          </w:p>
          <w:p w14:paraId="17683748" w14:textId="77777777" w:rsidR="00501898" w:rsidRPr="0076075D" w:rsidRDefault="00501898">
            <w:pPr>
              <w:spacing w:before="0"/>
              <w:ind w:left="28"/>
              <w:jc w:val="both"/>
              <w:rPr>
                <w:sz w:val="22"/>
                <w:szCs w:val="22"/>
              </w:rPr>
            </w:pPr>
          </w:p>
          <w:p w14:paraId="141D8A51" w14:textId="77777777" w:rsidR="00501898" w:rsidRPr="0076075D" w:rsidRDefault="00501898">
            <w:pPr>
              <w:spacing w:before="0"/>
              <w:ind w:left="41"/>
              <w:jc w:val="both"/>
              <w:rPr>
                <w:bCs/>
                <w:sz w:val="22"/>
                <w:szCs w:val="22"/>
              </w:rPr>
            </w:pPr>
          </w:p>
        </w:tc>
      </w:tr>
      <w:tr w:rsidR="00501898" w:rsidRPr="0076075D" w14:paraId="6BF079BA" w14:textId="77777777">
        <w:trPr>
          <w:trHeight w:val="448"/>
          <w:jc w:val="center"/>
        </w:trPr>
        <w:tc>
          <w:tcPr>
            <w:tcW w:w="2127" w:type="dxa"/>
          </w:tcPr>
          <w:p w14:paraId="36CF7C44" w14:textId="77777777" w:rsidR="00501898" w:rsidRPr="0076075D" w:rsidRDefault="00136181">
            <w:pPr>
              <w:spacing w:before="0"/>
              <w:ind w:left="0"/>
              <w:jc w:val="both"/>
              <w:rPr>
                <w:sz w:val="22"/>
                <w:szCs w:val="22"/>
              </w:rPr>
            </w:pPr>
            <w:r w:rsidRPr="0076075D">
              <w:rPr>
                <w:sz w:val="22"/>
                <w:szCs w:val="22"/>
              </w:rPr>
              <w:t>originalInvoiceType</w:t>
            </w:r>
          </w:p>
        </w:tc>
        <w:tc>
          <w:tcPr>
            <w:tcW w:w="2506" w:type="dxa"/>
          </w:tcPr>
          <w:p w14:paraId="50DF169E" w14:textId="77777777" w:rsidR="00501898" w:rsidRPr="0076075D" w:rsidRDefault="00136181">
            <w:pPr>
              <w:spacing w:before="0"/>
              <w:ind w:left="0"/>
              <w:jc w:val="both"/>
              <w:rPr>
                <w:sz w:val="22"/>
                <w:szCs w:val="22"/>
                <w:lang w:val="vi-VN"/>
              </w:rPr>
            </w:pPr>
            <w:r w:rsidRPr="0076075D">
              <w:rPr>
                <w:sz w:val="22"/>
                <w:szCs w:val="22"/>
              </w:rPr>
              <w:t>Required:</w:t>
            </w:r>
            <w:r w:rsidRPr="0076075D">
              <w:rPr>
                <w:sz w:val="22"/>
                <w:szCs w:val="22"/>
                <w:lang w:val="vi-VN"/>
              </w:rPr>
              <w:t xml:space="preserve"> True</w:t>
            </w:r>
          </w:p>
          <w:p w14:paraId="1973840B" w14:textId="77777777" w:rsidR="00501898" w:rsidRPr="0076075D" w:rsidRDefault="00136181">
            <w:pPr>
              <w:spacing w:before="0"/>
              <w:ind w:left="0"/>
              <w:jc w:val="both"/>
              <w:rPr>
                <w:sz w:val="22"/>
                <w:szCs w:val="22"/>
              </w:rPr>
            </w:pPr>
            <w:r w:rsidRPr="0076075D">
              <w:rPr>
                <w:sz w:val="22"/>
                <w:szCs w:val="22"/>
              </w:rPr>
              <w:t>DataType: String</w:t>
            </w:r>
          </w:p>
          <w:p w14:paraId="7F9D48E6" w14:textId="77777777" w:rsidR="00501898" w:rsidRPr="0076075D" w:rsidRDefault="00136181">
            <w:pPr>
              <w:spacing w:before="0"/>
              <w:ind w:left="0"/>
              <w:jc w:val="both"/>
              <w:rPr>
                <w:sz w:val="22"/>
                <w:szCs w:val="22"/>
              </w:rPr>
            </w:pPr>
            <w:r w:rsidRPr="0076075D">
              <w:rPr>
                <w:sz w:val="22"/>
                <w:szCs w:val="22"/>
              </w:rPr>
              <w:t>Minlength: N/A</w:t>
            </w:r>
          </w:p>
          <w:p w14:paraId="50029484" w14:textId="77777777" w:rsidR="00501898" w:rsidRPr="0076075D" w:rsidRDefault="00136181">
            <w:pPr>
              <w:spacing w:before="0"/>
              <w:ind w:left="0"/>
              <w:jc w:val="both"/>
              <w:rPr>
                <w:sz w:val="22"/>
                <w:szCs w:val="22"/>
              </w:rPr>
            </w:pPr>
            <w:r w:rsidRPr="0076075D">
              <w:rPr>
                <w:sz w:val="22"/>
                <w:szCs w:val="22"/>
              </w:rPr>
              <w:t xml:space="preserve">Maxlength: </w:t>
            </w:r>
          </w:p>
          <w:p w14:paraId="0E087AA0" w14:textId="77777777" w:rsidR="00501898" w:rsidRPr="0076075D" w:rsidRDefault="00136181">
            <w:pPr>
              <w:spacing w:before="0"/>
              <w:ind w:left="0"/>
              <w:jc w:val="both"/>
              <w:rPr>
                <w:sz w:val="22"/>
                <w:szCs w:val="22"/>
              </w:rPr>
            </w:pPr>
            <w:r w:rsidRPr="0076075D">
              <w:rPr>
                <w:sz w:val="22"/>
                <w:szCs w:val="22"/>
              </w:rPr>
              <w:t>Format:</w:t>
            </w:r>
          </w:p>
        </w:tc>
        <w:tc>
          <w:tcPr>
            <w:tcW w:w="4837" w:type="dxa"/>
          </w:tcPr>
          <w:p w14:paraId="76550A76" w14:textId="77777777" w:rsidR="00501898" w:rsidRPr="0076075D" w:rsidRDefault="00136181">
            <w:pPr>
              <w:spacing w:before="0"/>
              <w:ind w:left="41"/>
              <w:jc w:val="both"/>
              <w:rPr>
                <w:bCs/>
                <w:sz w:val="22"/>
                <w:szCs w:val="22"/>
              </w:rPr>
            </w:pPr>
            <w:r w:rsidRPr="0076075D">
              <w:rPr>
                <w:bCs/>
                <w:sz w:val="22"/>
                <w:szCs w:val="22"/>
              </w:rPr>
              <w:t>Loại hóa đơn gốc</w:t>
            </w:r>
          </w:p>
          <w:p w14:paraId="377F55DE" w14:textId="77777777" w:rsidR="00501898" w:rsidRPr="0076075D" w:rsidRDefault="00136181">
            <w:pPr>
              <w:spacing w:before="0"/>
              <w:ind w:left="41"/>
              <w:jc w:val="both"/>
              <w:rPr>
                <w:bCs/>
                <w:sz w:val="22"/>
                <w:szCs w:val="22"/>
              </w:rPr>
            </w:pPr>
            <w:r w:rsidRPr="0076075D">
              <w:rPr>
                <w:bCs/>
                <w:sz w:val="22"/>
                <w:szCs w:val="22"/>
              </w:rPr>
              <w:t xml:space="preserve">Truyền giá trị số với ý nghĩa như sau </w:t>
            </w:r>
          </w:p>
          <w:p w14:paraId="2B0DE903" w14:textId="77777777" w:rsidR="00501898" w:rsidRPr="0076075D" w:rsidRDefault="00136181">
            <w:pPr>
              <w:spacing w:before="0"/>
              <w:ind w:left="41"/>
              <w:jc w:val="both"/>
              <w:rPr>
                <w:bCs/>
                <w:sz w:val="22"/>
                <w:szCs w:val="22"/>
              </w:rPr>
            </w:pPr>
            <w:r w:rsidRPr="0076075D">
              <w:rPr>
                <w:bCs/>
                <w:sz w:val="22"/>
                <w:szCs w:val="22"/>
              </w:rPr>
              <w:t xml:space="preserve">0- Không phải hóa đơn giấy/hóa đơn không tồn tại trên hệ thống </w:t>
            </w:r>
          </w:p>
          <w:p w14:paraId="4FB0D6E1" w14:textId="77777777" w:rsidR="00501898" w:rsidRPr="0076075D" w:rsidRDefault="00136181">
            <w:pPr>
              <w:spacing w:before="0"/>
              <w:ind w:left="41"/>
              <w:jc w:val="both"/>
              <w:rPr>
                <w:bCs/>
                <w:sz w:val="22"/>
                <w:szCs w:val="22"/>
              </w:rPr>
            </w:pPr>
            <w:r w:rsidRPr="0076075D">
              <w:rPr>
                <w:bCs/>
                <w:sz w:val="22"/>
                <w:szCs w:val="22"/>
              </w:rPr>
              <w:t xml:space="preserve">1-Hóa đơn TT78 </w:t>
            </w:r>
          </w:p>
          <w:p w14:paraId="4E3057D2" w14:textId="77777777" w:rsidR="00501898" w:rsidRPr="0076075D" w:rsidRDefault="00136181">
            <w:pPr>
              <w:spacing w:before="0"/>
              <w:ind w:left="41"/>
              <w:jc w:val="both"/>
              <w:rPr>
                <w:bCs/>
                <w:sz w:val="22"/>
                <w:szCs w:val="22"/>
              </w:rPr>
            </w:pPr>
            <w:r w:rsidRPr="0076075D">
              <w:rPr>
                <w:bCs/>
                <w:sz w:val="22"/>
                <w:szCs w:val="22"/>
              </w:rPr>
              <w:t xml:space="preserve">2-Hóa đơn theo QĐ 1209 </w:t>
            </w:r>
          </w:p>
          <w:p w14:paraId="2FA5E437" w14:textId="77777777" w:rsidR="00501898" w:rsidRPr="0076075D" w:rsidRDefault="00136181">
            <w:pPr>
              <w:spacing w:before="0"/>
              <w:ind w:left="41"/>
              <w:jc w:val="both"/>
              <w:rPr>
                <w:bCs/>
                <w:sz w:val="22"/>
                <w:szCs w:val="22"/>
              </w:rPr>
            </w:pPr>
            <w:r w:rsidRPr="0076075D">
              <w:rPr>
                <w:bCs/>
                <w:sz w:val="22"/>
                <w:szCs w:val="22"/>
              </w:rPr>
              <w:t>3-Hóa đơn điện tử/giấy TT32</w:t>
            </w:r>
          </w:p>
          <w:p w14:paraId="0A30CC0E" w14:textId="77777777" w:rsidR="00501898" w:rsidRPr="0076075D" w:rsidRDefault="00136181">
            <w:pPr>
              <w:spacing w:before="0"/>
              <w:ind w:left="41"/>
              <w:jc w:val="both"/>
              <w:rPr>
                <w:bCs/>
                <w:sz w:val="22"/>
                <w:szCs w:val="22"/>
              </w:rPr>
            </w:pPr>
            <w:r w:rsidRPr="0076075D">
              <w:rPr>
                <w:bCs/>
                <w:sz w:val="22"/>
                <w:szCs w:val="22"/>
              </w:rPr>
              <w:t>4-Hóa đơn giấy TT 78</w:t>
            </w:r>
          </w:p>
          <w:p w14:paraId="0D10DFCC" w14:textId="77777777" w:rsidR="00501898" w:rsidRPr="0076075D" w:rsidRDefault="00136181">
            <w:pPr>
              <w:ind w:left="0"/>
              <w:rPr>
                <w:bCs/>
                <w:sz w:val="22"/>
                <w:szCs w:val="22"/>
              </w:rPr>
            </w:pPr>
            <w:r w:rsidRPr="0076075D">
              <w:rPr>
                <w:bCs/>
                <w:color w:val="FF0000"/>
                <w:sz w:val="22"/>
                <w:szCs w:val="22"/>
              </w:rPr>
              <w:t>Chú ý</w:t>
            </w:r>
            <w:r w:rsidRPr="0076075D">
              <w:rPr>
                <w:bCs/>
                <w:sz w:val="22"/>
                <w:szCs w:val="22"/>
              </w:rPr>
              <w:t xml:space="preserve">: </w:t>
            </w:r>
          </w:p>
          <w:p w14:paraId="5B665D1D" w14:textId="77777777" w:rsidR="00501898" w:rsidRPr="0076075D" w:rsidRDefault="00136181">
            <w:pPr>
              <w:ind w:left="0"/>
              <w:rPr>
                <w:sz w:val="22"/>
                <w:szCs w:val="22"/>
              </w:rPr>
            </w:pPr>
            <w:r w:rsidRPr="0076075D">
              <w:rPr>
                <w:bCs/>
                <w:sz w:val="22"/>
                <w:szCs w:val="22"/>
              </w:rPr>
              <w:t xml:space="preserve">- </w:t>
            </w:r>
            <w:r w:rsidRPr="0076075D">
              <w:rPr>
                <w:sz w:val="22"/>
                <w:szCs w:val="22"/>
              </w:rPr>
              <w:t xml:space="preserve">Trường hợp thẻ originalInvoiceType không truyền hoặc truyền giá trị rỗng/0 thì không bắt buộc truyền thẻ originalTemplateCode, hệ thống xác thực thông tin khi lập hóa đơn như hiện trạng. </w:t>
            </w:r>
          </w:p>
          <w:p w14:paraId="010F10BC" w14:textId="77777777" w:rsidR="00501898" w:rsidRPr="0076075D" w:rsidRDefault="00136181">
            <w:pPr>
              <w:ind w:left="0"/>
              <w:rPr>
                <w:sz w:val="22"/>
                <w:szCs w:val="22"/>
              </w:rPr>
            </w:pPr>
            <w:r w:rsidRPr="0076075D">
              <w:rPr>
                <w:sz w:val="22"/>
                <w:szCs w:val="22"/>
              </w:rPr>
              <w:lastRenderedPageBreak/>
              <w:t xml:space="preserve">- Trường hợp thẻ originalInvoiceType truyền giá trị 1, 2, 3 hoặc 4 thì </w:t>
            </w:r>
          </w:p>
          <w:p w14:paraId="3A019EB1" w14:textId="77777777" w:rsidR="00501898" w:rsidRPr="0076075D" w:rsidRDefault="00136181">
            <w:pPr>
              <w:ind w:left="0"/>
              <w:rPr>
                <w:sz w:val="22"/>
                <w:szCs w:val="22"/>
              </w:rPr>
            </w:pPr>
            <w:r w:rsidRPr="0076075D">
              <w:rPr>
                <w:sz w:val="22"/>
                <w:szCs w:val="22"/>
              </w:rPr>
              <w:t xml:space="preserve">+ Bắt buộc phải truyền thẻ originalTemplateCode, quy tắc xác thực thẻ này tương tự như thẻ templateCode hiện tại. </w:t>
            </w:r>
          </w:p>
          <w:p w14:paraId="6B31AE16" w14:textId="77777777" w:rsidR="00501898" w:rsidRPr="0076075D" w:rsidRDefault="00136181">
            <w:pPr>
              <w:spacing w:before="0"/>
              <w:ind w:left="0"/>
              <w:jc w:val="both"/>
              <w:rPr>
                <w:bCs/>
                <w:sz w:val="22"/>
                <w:szCs w:val="22"/>
              </w:rPr>
            </w:pPr>
            <w:r w:rsidRPr="0076075D">
              <w:rPr>
                <w:sz w:val="22"/>
                <w:szCs w:val="22"/>
              </w:rPr>
              <w:t xml:space="preserve">+ Khi lập hóa đơn, hệ thống </w:t>
            </w:r>
            <w:r w:rsidRPr="0076075D">
              <w:rPr>
                <w:b/>
                <w:bCs/>
                <w:sz w:val="22"/>
                <w:szCs w:val="22"/>
              </w:rPr>
              <w:t>không kiểm tra tính tồn tại</w:t>
            </w:r>
            <w:r w:rsidRPr="0076075D">
              <w:rPr>
                <w:sz w:val="22"/>
                <w:szCs w:val="22"/>
              </w:rPr>
              <w:t xml:space="preserve"> của hóa đơn gốc trên hệ thống, các quy tắc xác thực khác giữ nguyên hiện trạng</w:t>
            </w:r>
          </w:p>
        </w:tc>
      </w:tr>
      <w:tr w:rsidR="00501898" w:rsidRPr="0076075D" w14:paraId="0BF85C67" w14:textId="77777777">
        <w:trPr>
          <w:trHeight w:val="448"/>
          <w:jc w:val="center"/>
        </w:trPr>
        <w:tc>
          <w:tcPr>
            <w:tcW w:w="2127" w:type="dxa"/>
          </w:tcPr>
          <w:p w14:paraId="037AB89B" w14:textId="77777777" w:rsidR="00501898" w:rsidRPr="0076075D" w:rsidRDefault="00136181">
            <w:pPr>
              <w:spacing w:before="0"/>
              <w:ind w:left="0"/>
              <w:jc w:val="both"/>
              <w:rPr>
                <w:sz w:val="22"/>
                <w:szCs w:val="22"/>
              </w:rPr>
            </w:pPr>
            <w:r w:rsidRPr="0076075D">
              <w:rPr>
                <w:sz w:val="22"/>
                <w:szCs w:val="22"/>
              </w:rPr>
              <w:lastRenderedPageBreak/>
              <w:t>originalTemplateCode</w:t>
            </w:r>
          </w:p>
        </w:tc>
        <w:tc>
          <w:tcPr>
            <w:tcW w:w="2506" w:type="dxa"/>
          </w:tcPr>
          <w:p w14:paraId="1608B24E" w14:textId="77777777" w:rsidR="00501898" w:rsidRPr="0076075D" w:rsidRDefault="00136181">
            <w:pPr>
              <w:spacing w:before="0"/>
              <w:ind w:left="0"/>
              <w:jc w:val="both"/>
              <w:rPr>
                <w:sz w:val="22"/>
                <w:szCs w:val="22"/>
              </w:rPr>
            </w:pPr>
            <w:r w:rsidRPr="0076075D">
              <w:rPr>
                <w:sz w:val="22"/>
                <w:szCs w:val="22"/>
              </w:rPr>
              <w:t xml:space="preserve">Required: </w:t>
            </w:r>
          </w:p>
          <w:p w14:paraId="66AD2350" w14:textId="77777777" w:rsidR="00501898" w:rsidRPr="0076075D" w:rsidRDefault="00136181">
            <w:pPr>
              <w:spacing w:before="0"/>
              <w:ind w:left="0"/>
              <w:jc w:val="both"/>
              <w:rPr>
                <w:sz w:val="22"/>
                <w:szCs w:val="22"/>
              </w:rPr>
            </w:pPr>
            <w:r w:rsidRPr="0076075D">
              <w:rPr>
                <w:sz w:val="22"/>
                <w:szCs w:val="22"/>
              </w:rPr>
              <w:t>DataType: String</w:t>
            </w:r>
          </w:p>
          <w:p w14:paraId="1B30B11F" w14:textId="77777777" w:rsidR="00501898" w:rsidRPr="0076075D" w:rsidRDefault="00136181">
            <w:pPr>
              <w:spacing w:before="0"/>
              <w:ind w:left="0"/>
              <w:jc w:val="both"/>
              <w:rPr>
                <w:sz w:val="22"/>
                <w:szCs w:val="22"/>
              </w:rPr>
            </w:pPr>
            <w:r w:rsidRPr="0076075D">
              <w:rPr>
                <w:sz w:val="22"/>
                <w:szCs w:val="22"/>
              </w:rPr>
              <w:t>Minlength: N/A</w:t>
            </w:r>
          </w:p>
          <w:p w14:paraId="3607ABCF" w14:textId="77777777" w:rsidR="00501898" w:rsidRPr="0076075D" w:rsidRDefault="00136181">
            <w:pPr>
              <w:spacing w:before="0"/>
              <w:ind w:left="0"/>
              <w:jc w:val="both"/>
              <w:rPr>
                <w:sz w:val="22"/>
                <w:szCs w:val="22"/>
              </w:rPr>
            </w:pPr>
            <w:r w:rsidRPr="0076075D">
              <w:rPr>
                <w:sz w:val="22"/>
                <w:szCs w:val="22"/>
              </w:rPr>
              <w:t>Maxlength: 20</w:t>
            </w:r>
          </w:p>
          <w:p w14:paraId="5F56EADB" w14:textId="77777777" w:rsidR="00501898" w:rsidRPr="0076075D" w:rsidRDefault="00136181">
            <w:pPr>
              <w:spacing w:before="0"/>
              <w:ind w:left="0"/>
              <w:jc w:val="both"/>
              <w:rPr>
                <w:sz w:val="22"/>
                <w:szCs w:val="22"/>
              </w:rPr>
            </w:pPr>
            <w:r w:rsidRPr="0076075D">
              <w:rPr>
                <w:sz w:val="22"/>
                <w:szCs w:val="22"/>
              </w:rPr>
              <w:t>Format:</w:t>
            </w:r>
          </w:p>
        </w:tc>
        <w:tc>
          <w:tcPr>
            <w:tcW w:w="4837" w:type="dxa"/>
          </w:tcPr>
          <w:p w14:paraId="247CB86A" w14:textId="77777777" w:rsidR="00501898" w:rsidRPr="0076075D" w:rsidRDefault="00136181">
            <w:pPr>
              <w:spacing w:before="0"/>
              <w:ind w:left="41"/>
              <w:jc w:val="both"/>
              <w:rPr>
                <w:bCs/>
                <w:sz w:val="22"/>
                <w:szCs w:val="22"/>
                <w:lang w:val="fr-FR"/>
              </w:rPr>
            </w:pPr>
            <w:r w:rsidRPr="0076075D">
              <w:rPr>
                <w:bCs/>
                <w:sz w:val="22"/>
                <w:szCs w:val="22"/>
                <w:lang w:val="fr-FR"/>
              </w:rPr>
              <w:t>Bắt buộc truyền nếu originalInvoiceType là 1, 2, 3 hoặc 4</w:t>
            </w:r>
          </w:p>
          <w:p w14:paraId="5FBB80B7" w14:textId="77777777" w:rsidR="00501898" w:rsidRPr="0076075D" w:rsidRDefault="00136181">
            <w:pPr>
              <w:spacing w:before="0"/>
              <w:ind w:left="41"/>
              <w:jc w:val="both"/>
              <w:rPr>
                <w:bCs/>
                <w:sz w:val="22"/>
                <w:szCs w:val="22"/>
                <w:lang w:val="vi-VN"/>
              </w:rPr>
            </w:pPr>
            <w:r w:rsidRPr="0076075D">
              <w:rPr>
                <w:bCs/>
                <w:sz w:val="22"/>
                <w:szCs w:val="22"/>
                <w:lang w:val="vi-VN"/>
              </w:rPr>
              <w:t>Ví dụ mẫu TT32: 01GTKT0/001</w:t>
            </w:r>
          </w:p>
          <w:p w14:paraId="3745CDE3" w14:textId="77777777" w:rsidR="00501898" w:rsidRPr="0076075D" w:rsidRDefault="00136181">
            <w:pPr>
              <w:spacing w:before="0"/>
              <w:ind w:left="41"/>
              <w:jc w:val="both"/>
              <w:rPr>
                <w:bCs/>
                <w:sz w:val="22"/>
                <w:szCs w:val="22"/>
                <w:lang w:val="vi-VN"/>
              </w:rPr>
            </w:pPr>
            <w:r w:rsidRPr="0076075D">
              <w:rPr>
                <w:bCs/>
                <w:sz w:val="22"/>
                <w:szCs w:val="22"/>
                <w:lang w:val="vi-VN"/>
              </w:rPr>
              <w:t>Ví dụ mẫu TT78: 1/0224</w:t>
            </w:r>
          </w:p>
        </w:tc>
      </w:tr>
    </w:tbl>
    <w:p w14:paraId="51FD9436" w14:textId="77777777" w:rsidR="00501898" w:rsidRPr="0076075D" w:rsidRDefault="00501898">
      <w:pPr>
        <w:pStyle w:val="ListParagraph"/>
        <w:widowControl w:val="0"/>
        <w:snapToGrid w:val="0"/>
        <w:spacing w:before="120" w:line="360" w:lineRule="auto"/>
        <w:ind w:left="360"/>
        <w:contextualSpacing/>
        <w:jc w:val="both"/>
        <w:rPr>
          <w:rFonts w:ascii="Times New Roman" w:hAnsi="Times New Roman"/>
        </w:rPr>
      </w:pPr>
    </w:p>
    <w:p w14:paraId="082BCFAF" w14:textId="77777777" w:rsidR="00501898" w:rsidRPr="0076075D" w:rsidRDefault="00501898">
      <w:pPr>
        <w:pStyle w:val="ListParagraph"/>
        <w:widowControl w:val="0"/>
        <w:snapToGrid w:val="0"/>
        <w:spacing w:before="120" w:line="360" w:lineRule="auto"/>
        <w:ind w:left="360"/>
        <w:contextualSpacing/>
        <w:jc w:val="both"/>
        <w:rPr>
          <w:rFonts w:ascii="Times New Roman" w:hAnsi="Times New Roman"/>
        </w:rPr>
      </w:pPr>
    </w:p>
    <w:p w14:paraId="13CB2DEA"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w:t>
      </w:r>
    </w:p>
    <w:p w14:paraId="74AD2C77"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"generalInvoiceInfo":{</w:t>
      </w:r>
    </w:p>
    <w:p w14:paraId="328FD5D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"invoiceType":"01GTKT",</w:t>
      </w:r>
    </w:p>
    <w:p w14:paraId="530BF98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"templateCode":"01GTKT0/170",</w:t>
      </w:r>
    </w:p>
    <w:p w14:paraId="0D701752"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"invoiceSeries":"AA/17E",</w:t>
      </w:r>
    </w:p>
    <w:p w14:paraId="203B5A84" w14:textId="77777777" w:rsidR="00501898" w:rsidRPr="0076075D" w:rsidRDefault="00136181">
      <w:pPr>
        <w:widowControl/>
        <w:shd w:val="clear" w:color="auto" w:fill="DBE5F1"/>
        <w:spacing w:before="0" w:line="240" w:lineRule="auto"/>
        <w:ind w:left="720"/>
        <w:jc w:val="both"/>
        <w:rPr>
          <w:b/>
          <w:bCs/>
          <w:snapToGrid/>
          <w:color w:val="525252"/>
          <w:sz w:val="22"/>
          <w:szCs w:val="22"/>
          <w:lang w:val="pt-PT"/>
        </w:rPr>
      </w:pPr>
      <w:r w:rsidRPr="0076075D">
        <w:rPr>
          <w:b/>
          <w:bCs/>
          <w:snapToGrid/>
          <w:color w:val="525252"/>
          <w:sz w:val="22"/>
          <w:szCs w:val="22"/>
          <w:lang w:val="pt-PT"/>
        </w:rPr>
        <w:t xml:space="preserve">      "transactionUuid": "123e4567-e89b-12d3-a456-426655440000",</w:t>
      </w:r>
    </w:p>
    <w:p w14:paraId="200C367F"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lang w:val="pt-PT"/>
        </w:rPr>
        <w:t xml:space="preserve">      </w:t>
      </w:r>
      <w:r w:rsidRPr="0076075D">
        <w:rPr>
          <w:b/>
          <w:bCs/>
          <w:snapToGrid/>
          <w:color w:val="525252"/>
          <w:sz w:val="22"/>
          <w:szCs w:val="22"/>
        </w:rPr>
        <w:t>"invoiceIssuedDate":</w:t>
      </w:r>
      <w:r w:rsidRPr="0076075D">
        <w:rPr>
          <w:bCs/>
          <w:snapToGrid/>
          <w:color w:val="8000FF"/>
          <w:sz w:val="22"/>
          <w:szCs w:val="22"/>
          <w:shd w:val="clear" w:color="auto" w:fill="FFFF00"/>
        </w:rPr>
        <w:t>1587797116843</w:t>
      </w:r>
      <w:r w:rsidRPr="0076075D">
        <w:rPr>
          <w:b/>
          <w:bCs/>
          <w:snapToGrid/>
          <w:color w:val="525252"/>
          <w:sz w:val="22"/>
          <w:szCs w:val="22"/>
        </w:rPr>
        <w:t>,</w:t>
      </w:r>
    </w:p>
    <w:p w14:paraId="0F9376FD"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"currencyCode":"VND",</w:t>
      </w:r>
    </w:p>
    <w:p w14:paraId="27487B03"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"adjustmentType":"1",</w:t>
      </w:r>
    </w:p>
    <w:p w14:paraId="22A3F74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"adjustedNote":"",</w:t>
      </w:r>
    </w:p>
    <w:p w14:paraId="07527328"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"originalInvoiceType": "1",</w:t>
      </w:r>
    </w:p>
    <w:p w14:paraId="01186B86"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"originalTemolateCode": "1/0224",</w:t>
      </w:r>
    </w:p>
    <w:p w14:paraId="20E1AAAE"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"paymentStatus":true,</w:t>
      </w:r>
    </w:p>
    <w:p w14:paraId="0C5D9521"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"paymentType":"TM",</w:t>
      </w:r>
    </w:p>
    <w:p w14:paraId="7D2ECFA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"paymentTypeName":"TM",</w:t>
      </w:r>
    </w:p>
    <w:p w14:paraId="07E0B510"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"cusGetInvoiceRight":true,</w:t>
      </w:r>
    </w:p>
    <w:p w14:paraId="528EE706"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"userName":"user 1",</w:t>
      </w:r>
    </w:p>
    <w:p w14:paraId="4F41C492"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“certificateSerial”:”5404FFFEB7033FB316D672201B7BA4FE”</w:t>
      </w:r>
    </w:p>
    <w:p w14:paraId="291EE46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212C9185"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"buyerInfo":{</w:t>
      </w:r>
    </w:p>
    <w:p w14:paraId="45D74FD7"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"buyerName":"Đặng thị thanh tâm",</w:t>
      </w:r>
    </w:p>
    <w:p w14:paraId="701ED19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"buyerLegalName":"",</w:t>
      </w:r>
    </w:p>
    <w:p w14:paraId="695C13BA"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"buyerTaxCode":"",</w:t>
      </w:r>
    </w:p>
    <w:p w14:paraId="0C6DC07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"buyerAddressLine":"HN VN",</w:t>
      </w:r>
    </w:p>
    <w:p w14:paraId="697DF676"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"buyerPhoneNumber":"11111",</w:t>
      </w:r>
    </w:p>
    <w:p w14:paraId="20650D85"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"buyerEmail":"",</w:t>
      </w:r>
    </w:p>
    <w:p w14:paraId="5FC47C6F"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"buyerIdNo":"123456789",</w:t>
      </w:r>
    </w:p>
    <w:p w14:paraId="0FE6955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"buyerIdType":"1"</w:t>
      </w:r>
    </w:p>
    <w:p w14:paraId="1BFC6E2C"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3E1B449C"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"sellerInfo":{</w:t>
      </w:r>
    </w:p>
    <w:p w14:paraId="3723D81C"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"sellerLegalName":"Đặng thị thanh tâm",</w:t>
      </w:r>
    </w:p>
    <w:p w14:paraId="75266FED"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"sellerTaxCode":"0100109106-501",</w:t>
      </w:r>
    </w:p>
    <w:p w14:paraId="5EA0DB6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lastRenderedPageBreak/>
        <w:t xml:space="preserve">      "sellerAddressLine":"test",</w:t>
      </w:r>
    </w:p>
    <w:p w14:paraId="5C0E8FAE"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"sellerPhoneNumber":"0123456789",</w:t>
      </w:r>
    </w:p>
    <w:p w14:paraId="35AAF10F"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"sellerEmail":"PerformanceTest1@viettel.com.vn",</w:t>
      </w:r>
    </w:p>
    <w:p w14:paraId="79EEA70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"sellerBankName":"vtbank",</w:t>
      </w:r>
    </w:p>
    <w:p w14:paraId="538AF543"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"sellerBankAccount":"23423424"</w:t>
      </w:r>
    </w:p>
    <w:p w14:paraId="14EFE1E3"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51B96D13"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"extAttribute":[</w:t>
      </w:r>
    </w:p>
    <w:p w14:paraId="519A40CD" w14:textId="77777777" w:rsidR="00501898" w:rsidRPr="0076075D" w:rsidRDefault="00501898">
      <w:pPr>
        <w:widowControl/>
        <w:shd w:val="clear" w:color="auto" w:fill="DBE5F1"/>
        <w:spacing w:before="0" w:line="240" w:lineRule="auto"/>
        <w:ind w:left="720"/>
        <w:jc w:val="both"/>
        <w:rPr>
          <w:b/>
          <w:bCs/>
          <w:snapToGrid/>
          <w:color w:val="525252"/>
          <w:sz w:val="22"/>
          <w:szCs w:val="22"/>
        </w:rPr>
      </w:pPr>
    </w:p>
    <w:p w14:paraId="25B4DC9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267EE705"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"payments":[</w:t>
      </w:r>
    </w:p>
    <w:p w14:paraId="6D7168B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32CAC2F1"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"paymentMethodName":"TM"</w:t>
      </w:r>
    </w:p>
    <w:p w14:paraId="27A573A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11521720"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154DD11D"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"deliveryInfo":{</w:t>
      </w:r>
    </w:p>
    <w:p w14:paraId="655BF8A2" w14:textId="77777777" w:rsidR="00501898" w:rsidRPr="0076075D" w:rsidRDefault="00501898">
      <w:pPr>
        <w:widowControl/>
        <w:shd w:val="clear" w:color="auto" w:fill="DBE5F1"/>
        <w:spacing w:before="0" w:line="240" w:lineRule="auto"/>
        <w:ind w:left="720"/>
        <w:jc w:val="both"/>
        <w:rPr>
          <w:b/>
          <w:bCs/>
          <w:snapToGrid/>
          <w:color w:val="525252"/>
          <w:sz w:val="22"/>
          <w:szCs w:val="22"/>
        </w:rPr>
      </w:pPr>
    </w:p>
    <w:p w14:paraId="145E5A6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02BF35C8"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"itemInfo":[</w:t>
      </w:r>
    </w:p>
    <w:p w14:paraId="7C7EDFA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2A569A4E"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"lineNumber":1,</w:t>
      </w:r>
    </w:p>
    <w:p w14:paraId="576A795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"itemCode":"ENGLISH_COURSE",</w:t>
      </w:r>
    </w:p>
    <w:p w14:paraId="2ABD60EF"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"itemName":"Khóa học tiếng anh",</w:t>
      </w:r>
    </w:p>
    <w:p w14:paraId="3E3C8D5C" w14:textId="77777777" w:rsidR="00501898" w:rsidRPr="0076075D" w:rsidRDefault="00136181">
      <w:pPr>
        <w:widowControl/>
        <w:shd w:val="clear" w:color="auto" w:fill="DBE5F1"/>
        <w:spacing w:before="0" w:line="240" w:lineRule="auto"/>
        <w:ind w:left="720"/>
        <w:jc w:val="both"/>
        <w:rPr>
          <w:b/>
          <w:bCs/>
          <w:snapToGrid/>
          <w:color w:val="525252"/>
          <w:sz w:val="22"/>
          <w:szCs w:val="22"/>
          <w:lang w:val="fr-FR"/>
        </w:rPr>
      </w:pPr>
      <w:r w:rsidRPr="0076075D">
        <w:rPr>
          <w:b/>
          <w:bCs/>
          <w:snapToGrid/>
          <w:color w:val="525252"/>
          <w:sz w:val="22"/>
          <w:szCs w:val="22"/>
        </w:rPr>
        <w:t xml:space="preserve">         </w:t>
      </w:r>
      <w:r w:rsidRPr="0076075D">
        <w:rPr>
          <w:b/>
          <w:bCs/>
          <w:snapToGrid/>
          <w:color w:val="525252"/>
          <w:sz w:val="22"/>
          <w:szCs w:val="22"/>
          <w:lang w:val="fr-FR"/>
        </w:rPr>
        <w:t>"unitName":"khóa học",</w:t>
      </w:r>
    </w:p>
    <w:p w14:paraId="3407E8C6" w14:textId="77777777" w:rsidR="00501898" w:rsidRPr="0076075D" w:rsidRDefault="00136181">
      <w:pPr>
        <w:widowControl/>
        <w:shd w:val="clear" w:color="auto" w:fill="DBE5F1"/>
        <w:spacing w:before="0" w:line="240" w:lineRule="auto"/>
        <w:ind w:left="720"/>
        <w:jc w:val="both"/>
        <w:rPr>
          <w:b/>
          <w:bCs/>
          <w:snapToGrid/>
          <w:color w:val="525252"/>
          <w:sz w:val="22"/>
          <w:szCs w:val="22"/>
          <w:lang w:val="fr-FR"/>
        </w:rPr>
      </w:pPr>
      <w:r w:rsidRPr="0076075D">
        <w:rPr>
          <w:b/>
          <w:bCs/>
          <w:snapToGrid/>
          <w:color w:val="525252"/>
          <w:sz w:val="22"/>
          <w:szCs w:val="22"/>
          <w:lang w:val="fr-FR"/>
        </w:rPr>
        <w:t xml:space="preserve">         "unitPrice":"-3500000.0",</w:t>
      </w:r>
    </w:p>
    <w:p w14:paraId="2E79D26A" w14:textId="77777777" w:rsidR="00501898" w:rsidRPr="0076075D" w:rsidRDefault="00136181">
      <w:pPr>
        <w:widowControl/>
        <w:shd w:val="clear" w:color="auto" w:fill="DBE5F1"/>
        <w:spacing w:before="0" w:line="240" w:lineRule="auto"/>
        <w:ind w:left="720"/>
        <w:jc w:val="both"/>
        <w:rPr>
          <w:b/>
          <w:bCs/>
          <w:snapToGrid/>
          <w:color w:val="525252"/>
          <w:sz w:val="22"/>
          <w:szCs w:val="22"/>
          <w:lang w:val="fr-FR"/>
        </w:rPr>
      </w:pPr>
      <w:r w:rsidRPr="0076075D">
        <w:rPr>
          <w:b/>
          <w:bCs/>
          <w:snapToGrid/>
          <w:color w:val="525252"/>
          <w:sz w:val="22"/>
          <w:szCs w:val="22"/>
          <w:lang w:val="fr-FR"/>
        </w:rPr>
        <w:t xml:space="preserve">         "quantity":"-10.0",</w:t>
      </w:r>
    </w:p>
    <w:p w14:paraId="128A083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lang w:val="fr-FR"/>
        </w:rPr>
        <w:t xml:space="preserve">         </w:t>
      </w:r>
      <w:r w:rsidRPr="0076075D">
        <w:rPr>
          <w:b/>
          <w:bCs/>
          <w:snapToGrid/>
          <w:color w:val="525252"/>
          <w:sz w:val="22"/>
          <w:szCs w:val="22"/>
        </w:rPr>
        <w:t>"itemTotalAmountWithoutTax":35000000,</w:t>
      </w:r>
    </w:p>
    <w:p w14:paraId="546A32C5"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"taxPercentage":10.0,</w:t>
      </w:r>
    </w:p>
    <w:p w14:paraId="092A9506"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"taxAmount":0.0,</w:t>
      </w:r>
    </w:p>
    <w:p w14:paraId="41A3B868"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"discount":0.0,</w:t>
      </w:r>
    </w:p>
    <w:p w14:paraId="40E65495"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"itemDiscount":150000.0</w:t>
      </w:r>
    </w:p>
    <w:p w14:paraId="5F47BA0F"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5DB9BACC"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39400CC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"discountItemInfo":[</w:t>
      </w:r>
    </w:p>
    <w:p w14:paraId="69374B57" w14:textId="77777777" w:rsidR="00501898" w:rsidRPr="0076075D" w:rsidRDefault="00501898">
      <w:pPr>
        <w:widowControl/>
        <w:shd w:val="clear" w:color="auto" w:fill="DBE5F1"/>
        <w:spacing w:before="0" w:line="240" w:lineRule="auto"/>
        <w:ind w:left="720"/>
        <w:jc w:val="both"/>
        <w:rPr>
          <w:b/>
          <w:bCs/>
          <w:snapToGrid/>
          <w:color w:val="525252"/>
          <w:sz w:val="22"/>
          <w:szCs w:val="22"/>
        </w:rPr>
      </w:pPr>
    </w:p>
    <w:p w14:paraId="09523E06"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3322117F"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"metadata":[</w:t>
      </w:r>
    </w:p>
    <w:p w14:paraId="3D05FA25" w14:textId="77777777" w:rsidR="00501898" w:rsidRPr="0076075D" w:rsidRDefault="00501898">
      <w:pPr>
        <w:widowControl/>
        <w:shd w:val="clear" w:color="auto" w:fill="DBE5F1"/>
        <w:spacing w:before="0" w:line="240" w:lineRule="auto"/>
        <w:ind w:left="720"/>
        <w:jc w:val="both"/>
        <w:rPr>
          <w:b/>
          <w:bCs/>
          <w:snapToGrid/>
          <w:color w:val="525252"/>
          <w:sz w:val="22"/>
          <w:szCs w:val="22"/>
        </w:rPr>
      </w:pPr>
    </w:p>
    <w:p w14:paraId="295A4272"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06B3E390" w14:textId="77777777" w:rsidR="00501898" w:rsidRPr="0076075D" w:rsidRDefault="00501898">
      <w:pPr>
        <w:widowControl/>
        <w:shd w:val="clear" w:color="auto" w:fill="DBE5F1"/>
        <w:spacing w:before="0" w:line="240" w:lineRule="auto"/>
        <w:ind w:left="720"/>
        <w:jc w:val="both"/>
        <w:rPr>
          <w:b/>
          <w:bCs/>
          <w:snapToGrid/>
          <w:color w:val="525252"/>
          <w:sz w:val="22"/>
          <w:szCs w:val="22"/>
        </w:rPr>
      </w:pPr>
    </w:p>
    <w:p w14:paraId="3E2DBE1D"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color w:val="1F497D"/>
          <w:sz w:val="22"/>
          <w:szCs w:val="22"/>
        </w:rPr>
        <w:t>  "</w:t>
      </w:r>
      <w:r w:rsidRPr="0076075D">
        <w:rPr>
          <w:b/>
          <w:bCs/>
          <w:snapToGrid/>
          <w:color w:val="525252"/>
          <w:sz w:val="22"/>
          <w:szCs w:val="22"/>
        </w:rPr>
        <w:t>meterReading": [{</w:t>
      </w:r>
    </w:p>
    <w:p w14:paraId="7BE33E37"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"previousIndex": "5454",</w:t>
      </w:r>
    </w:p>
    <w:p w14:paraId="57D6C275"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"currentIndex": "244",</w:t>
      </w:r>
    </w:p>
    <w:p w14:paraId="64EEF3B8"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"factor": "22",</w:t>
      </w:r>
    </w:p>
    <w:p w14:paraId="3E08C54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"amount": "2"</w:t>
      </w:r>
    </w:p>
    <w:p w14:paraId="718593DA"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w:t>
      </w:r>
    </w:p>
    <w:p w14:paraId="2C860895"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w:t>
      </w:r>
    </w:p>
    <w:p w14:paraId="2D0415AB"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"previousIndex": "44",</w:t>
      </w:r>
    </w:p>
    <w:p w14:paraId="10C01D4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"currentIndex": "44",</w:t>
      </w:r>
    </w:p>
    <w:p w14:paraId="35303D08"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"factor": "33",</w:t>
      </w:r>
    </w:p>
    <w:p w14:paraId="16A228A3"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"amount": "3"</w:t>
      </w:r>
    </w:p>
    <w:p w14:paraId="65FDA8B0"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w:t>
      </w:r>
    </w:p>
    <w:p w14:paraId="4F3D5FF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"summarizeInfo":{</w:t>
      </w:r>
    </w:p>
    <w:p w14:paraId="0097ACDA"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"sumOfTotalLineAmountWithoutTax":35000000,</w:t>
      </w:r>
    </w:p>
    <w:p w14:paraId="55CECF0E"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"totalAmountWithoutTax":35000000,</w:t>
      </w:r>
    </w:p>
    <w:p w14:paraId="79EA3E33"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"totalTaxAmount":3500000.0,</w:t>
      </w:r>
    </w:p>
    <w:p w14:paraId="2A612855"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"totalAmountWithTax":38500000,</w:t>
      </w:r>
    </w:p>
    <w:p w14:paraId="6C551DD1"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lastRenderedPageBreak/>
        <w:t xml:space="preserve">      "totalAmountWithTaxInWords":"Ba mươi tám triệu năm trăm nghìn đồng chẵn",</w:t>
      </w:r>
    </w:p>
    <w:p w14:paraId="1865CC12"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"discountAmount":0.0,</w:t>
      </w:r>
    </w:p>
    <w:p w14:paraId="14528CCF"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"settlementDiscountAmount":0.0,</w:t>
      </w:r>
    </w:p>
    <w:p w14:paraId="3DF09281"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"taxPercentage":10.0,</w:t>
      </w:r>
    </w:p>
    <w:p w14:paraId="51312645"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"extraName": "{ Tiền phí đặc biệt, Tiền phí,  } ",</w:t>
      </w:r>
    </w:p>
    <w:p w14:paraId="659602E0"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"extraValue": "{ 00 ,00,}"</w:t>
      </w:r>
    </w:p>
    <w:p w14:paraId="46F9351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6176E53C"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"taxBreakdowns":[</w:t>
      </w:r>
    </w:p>
    <w:p w14:paraId="294510E1"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59A558A9"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"taxPercentage":10.0,</w:t>
      </w:r>
    </w:p>
    <w:p w14:paraId="37472BD4"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"taxableAmount":35000000,</w:t>
      </w:r>
    </w:p>
    <w:p w14:paraId="40693517"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"taxAmount":3500000.0</w:t>
      </w:r>
    </w:p>
    <w:p w14:paraId="1F267B5D"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2257679E" w14:textId="77777777" w:rsidR="00501898" w:rsidRPr="0076075D" w:rsidRDefault="00136181">
      <w:pPr>
        <w:widowControl/>
        <w:shd w:val="clear" w:color="auto" w:fill="DBE5F1"/>
        <w:spacing w:before="0" w:line="240" w:lineRule="auto"/>
        <w:ind w:left="720"/>
        <w:jc w:val="both"/>
        <w:rPr>
          <w:b/>
          <w:bCs/>
          <w:snapToGrid/>
          <w:color w:val="525252"/>
          <w:sz w:val="22"/>
          <w:szCs w:val="22"/>
        </w:rPr>
      </w:pPr>
      <w:r w:rsidRPr="0076075D">
        <w:rPr>
          <w:b/>
          <w:bCs/>
          <w:snapToGrid/>
          <w:color w:val="525252"/>
          <w:sz w:val="22"/>
          <w:szCs w:val="22"/>
        </w:rPr>
        <w:t xml:space="preserve">   ]</w:t>
      </w:r>
    </w:p>
    <w:p w14:paraId="0E2EE128" w14:textId="77777777" w:rsidR="00501898" w:rsidRPr="0076075D" w:rsidRDefault="00136181">
      <w:pPr>
        <w:widowControl/>
        <w:shd w:val="clear" w:color="auto" w:fill="DBE5F1"/>
        <w:spacing w:before="0" w:line="240" w:lineRule="auto"/>
        <w:ind w:left="720"/>
        <w:jc w:val="both"/>
        <w:rPr>
          <w:snapToGrid/>
          <w:color w:val="525252"/>
          <w:sz w:val="22"/>
          <w:szCs w:val="22"/>
        </w:rPr>
      </w:pPr>
      <w:r w:rsidRPr="0076075D">
        <w:rPr>
          <w:b/>
          <w:bCs/>
          <w:snapToGrid/>
          <w:color w:val="525252"/>
          <w:sz w:val="22"/>
          <w:szCs w:val="22"/>
        </w:rPr>
        <w:t>}</w:t>
      </w:r>
    </w:p>
    <w:p w14:paraId="37807D52" w14:textId="77777777" w:rsidR="00501898" w:rsidRPr="0076075D" w:rsidRDefault="00136181">
      <w:pPr>
        <w:numPr>
          <w:ilvl w:val="2"/>
          <w:numId w:val="17"/>
        </w:numPr>
        <w:snapToGrid w:val="0"/>
        <w:ind w:left="1276"/>
        <w:jc w:val="both"/>
        <w:rPr>
          <w:sz w:val="22"/>
          <w:szCs w:val="22"/>
        </w:rPr>
      </w:pPr>
      <w:r w:rsidRPr="0076075D">
        <w:rPr>
          <w:sz w:val="22"/>
          <w:szCs w:val="22"/>
        </w:rPr>
        <w:t>Dữ liệu chuỗi Hash trả về</w:t>
      </w:r>
    </w:p>
    <w:p w14:paraId="575478B2" w14:textId="77777777" w:rsidR="00501898" w:rsidRPr="0076075D" w:rsidRDefault="00136181">
      <w:pPr>
        <w:widowControl/>
        <w:shd w:val="clear" w:color="auto" w:fill="DBE5F1"/>
        <w:spacing w:before="0" w:line="240" w:lineRule="auto"/>
        <w:ind w:left="720"/>
        <w:jc w:val="both"/>
        <w:rPr>
          <w:snapToGrid/>
          <w:color w:val="000000"/>
          <w:sz w:val="22"/>
          <w:szCs w:val="22"/>
        </w:rPr>
      </w:pPr>
      <w:r w:rsidRPr="0076075D">
        <w:rPr>
          <w:b/>
          <w:bCs/>
          <w:snapToGrid/>
          <w:color w:val="8000FF"/>
          <w:sz w:val="22"/>
          <w:szCs w:val="22"/>
        </w:rPr>
        <w:t>{</w:t>
      </w:r>
    </w:p>
    <w:p w14:paraId="5EA7308F" w14:textId="77777777" w:rsidR="00501898" w:rsidRPr="0076075D" w:rsidRDefault="00136181">
      <w:pPr>
        <w:widowControl/>
        <w:shd w:val="clear" w:color="auto" w:fill="DBE5F1"/>
        <w:spacing w:before="0" w:line="240" w:lineRule="auto"/>
        <w:ind w:left="720"/>
        <w:jc w:val="both"/>
        <w:rPr>
          <w:snapToGrid/>
          <w:color w:val="000000"/>
          <w:sz w:val="22"/>
          <w:szCs w:val="22"/>
        </w:rPr>
      </w:pPr>
      <w:r w:rsidRPr="0076075D">
        <w:rPr>
          <w:snapToGrid/>
          <w:color w:val="000000"/>
          <w:sz w:val="22"/>
          <w:szCs w:val="22"/>
        </w:rPr>
        <w:t xml:space="preserve">  </w:t>
      </w:r>
      <w:r w:rsidRPr="0076075D">
        <w:rPr>
          <w:snapToGrid/>
          <w:color w:val="800000"/>
          <w:sz w:val="22"/>
          <w:szCs w:val="22"/>
        </w:rPr>
        <w:t>"errorCode"</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4EFECD5E" w14:textId="77777777" w:rsidR="00501898" w:rsidRPr="0076075D" w:rsidRDefault="00136181">
      <w:pPr>
        <w:widowControl/>
        <w:shd w:val="clear" w:color="auto" w:fill="DBE5F1"/>
        <w:spacing w:before="0" w:line="240" w:lineRule="auto"/>
        <w:ind w:left="720"/>
        <w:jc w:val="both"/>
        <w:rPr>
          <w:snapToGrid/>
          <w:color w:val="000000"/>
          <w:sz w:val="22"/>
          <w:szCs w:val="22"/>
        </w:rPr>
      </w:pPr>
      <w:r w:rsidRPr="0076075D">
        <w:rPr>
          <w:snapToGrid/>
          <w:color w:val="000000"/>
          <w:sz w:val="22"/>
          <w:szCs w:val="22"/>
        </w:rPr>
        <w:t xml:space="preserve">  </w:t>
      </w:r>
      <w:r w:rsidRPr="0076075D">
        <w:rPr>
          <w:snapToGrid/>
          <w:color w:val="800000"/>
          <w:sz w:val="22"/>
          <w:szCs w:val="22"/>
        </w:rPr>
        <w:t>"description"</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20196CD0" w14:textId="77777777" w:rsidR="00501898" w:rsidRPr="0076075D" w:rsidRDefault="00136181">
      <w:pPr>
        <w:widowControl/>
        <w:shd w:val="clear" w:color="auto" w:fill="DBE5F1"/>
        <w:spacing w:before="0" w:line="240" w:lineRule="auto"/>
        <w:ind w:left="720"/>
        <w:jc w:val="both"/>
        <w:rPr>
          <w:snapToGrid/>
          <w:color w:val="000000"/>
          <w:sz w:val="22"/>
          <w:szCs w:val="22"/>
        </w:rPr>
      </w:pPr>
      <w:r w:rsidRPr="0076075D">
        <w:rPr>
          <w:snapToGrid/>
          <w:color w:val="000000"/>
          <w:sz w:val="22"/>
          <w:szCs w:val="22"/>
        </w:rPr>
        <w:t xml:space="preserve">  </w:t>
      </w:r>
      <w:r w:rsidRPr="0076075D">
        <w:rPr>
          <w:snapToGrid/>
          <w:color w:val="800000"/>
          <w:sz w:val="22"/>
          <w:szCs w:val="22"/>
        </w:rPr>
        <w:t>"result"</w:t>
      </w:r>
      <w:r w:rsidRPr="0076075D">
        <w:rPr>
          <w:snapToGrid/>
          <w:color w:val="000000"/>
          <w:sz w:val="22"/>
          <w:szCs w:val="22"/>
        </w:rPr>
        <w:t xml:space="preserve">: </w:t>
      </w:r>
      <w:r w:rsidRPr="0076075D">
        <w:rPr>
          <w:b/>
          <w:bCs/>
          <w:snapToGrid/>
          <w:color w:val="8000FF"/>
          <w:sz w:val="22"/>
          <w:szCs w:val="22"/>
        </w:rPr>
        <w:t>{</w:t>
      </w:r>
    </w:p>
    <w:p w14:paraId="0A701CFD" w14:textId="77777777" w:rsidR="00501898" w:rsidRPr="0076075D" w:rsidRDefault="00136181">
      <w:pPr>
        <w:widowControl/>
        <w:shd w:val="clear" w:color="auto" w:fill="DBE5F1"/>
        <w:spacing w:before="0" w:line="240" w:lineRule="auto"/>
        <w:ind w:left="720"/>
        <w:jc w:val="both"/>
        <w:rPr>
          <w:snapToGrid/>
          <w:color w:val="000000"/>
          <w:sz w:val="22"/>
          <w:szCs w:val="22"/>
        </w:rPr>
      </w:pPr>
      <w:r w:rsidRPr="0076075D">
        <w:rPr>
          <w:snapToGrid/>
          <w:color w:val="000000"/>
          <w:sz w:val="22"/>
          <w:szCs w:val="22"/>
        </w:rPr>
        <w:t xml:space="preserve">    </w:t>
      </w:r>
      <w:r w:rsidRPr="0076075D">
        <w:rPr>
          <w:snapToGrid/>
          <w:color w:val="800000"/>
          <w:sz w:val="22"/>
          <w:szCs w:val="22"/>
        </w:rPr>
        <w:t>"hashString"</w:t>
      </w:r>
      <w:r w:rsidRPr="0076075D">
        <w:rPr>
          <w:snapToGrid/>
          <w:color w:val="000000"/>
          <w:sz w:val="22"/>
          <w:szCs w:val="22"/>
        </w:rPr>
        <w:t xml:space="preserve">: </w:t>
      </w:r>
      <w:r w:rsidRPr="0076075D">
        <w:rPr>
          <w:snapToGrid/>
          <w:color w:val="FF8000"/>
          <w:sz w:val="22"/>
          <w:szCs w:val="22"/>
        </w:rPr>
        <w:t>0HFm34vX525V3Syg5EwdTnfO21s=</w:t>
      </w:r>
      <w:r w:rsidRPr="0076075D">
        <w:rPr>
          <w:b/>
          <w:bCs/>
          <w:snapToGrid/>
          <w:color w:val="8000FF"/>
          <w:sz w:val="22"/>
          <w:szCs w:val="22"/>
        </w:rPr>
        <w:t>,</w:t>
      </w:r>
      <w:r w:rsidRPr="0076075D">
        <w:rPr>
          <w:snapToGrid/>
          <w:color w:val="000000"/>
          <w:sz w:val="22"/>
          <w:szCs w:val="22"/>
        </w:rPr>
        <w:t xml:space="preserve">  </w:t>
      </w:r>
      <w:r w:rsidRPr="0076075D">
        <w:rPr>
          <w:b/>
          <w:bCs/>
          <w:snapToGrid/>
          <w:color w:val="8000FF"/>
          <w:sz w:val="22"/>
          <w:szCs w:val="22"/>
        </w:rPr>
        <w:t>}</w:t>
      </w:r>
    </w:p>
    <w:p w14:paraId="0A14DCF2" w14:textId="77777777" w:rsidR="00501898" w:rsidRPr="0076075D" w:rsidRDefault="00136181">
      <w:pPr>
        <w:widowControl/>
        <w:shd w:val="clear" w:color="auto" w:fill="DBE5F1"/>
        <w:spacing w:before="0" w:line="240" w:lineRule="auto"/>
        <w:ind w:left="720"/>
        <w:jc w:val="both"/>
        <w:rPr>
          <w:b/>
          <w:bCs/>
          <w:snapToGrid/>
          <w:color w:val="8000FF"/>
          <w:sz w:val="22"/>
          <w:szCs w:val="22"/>
        </w:rPr>
      </w:pPr>
      <w:r w:rsidRPr="0076075D">
        <w:rPr>
          <w:b/>
          <w:bCs/>
          <w:snapToGrid/>
          <w:color w:val="8000FF"/>
          <w:sz w:val="22"/>
          <w:szCs w:val="22"/>
        </w:rPr>
        <w:t>}</w:t>
      </w:r>
      <w:r w:rsidRPr="0076075D">
        <w:rPr>
          <w:b/>
          <w:bCs/>
          <w:snapToGrid/>
          <w:color w:val="8000FF"/>
          <w:sz w:val="22"/>
          <w:szCs w:val="22"/>
        </w:rPr>
        <w:br/>
      </w:r>
    </w:p>
    <w:p w14:paraId="5D6CEAE2" w14:textId="77777777" w:rsidR="00501898" w:rsidRPr="0076075D" w:rsidRDefault="00136181">
      <w:pPr>
        <w:ind w:left="0"/>
        <w:rPr>
          <w:b/>
          <w:bCs/>
          <w:sz w:val="22"/>
          <w:szCs w:val="22"/>
          <w:lang w:val="vi-VN"/>
        </w:rPr>
      </w:pPr>
      <w:r w:rsidRPr="0076075D">
        <w:rPr>
          <w:b/>
          <w:bCs/>
          <w:sz w:val="22"/>
          <w:szCs w:val="22"/>
          <w:lang w:val="vi-VN"/>
        </w:rPr>
        <w:t>Ví dụ response trường hợp truyền sai giá trị originalInvoiceType</w:t>
      </w:r>
    </w:p>
    <w:p w14:paraId="367BB811"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w:t>
      </w:r>
    </w:p>
    <w:p w14:paraId="43514775"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"code": 400,</w:t>
      </w:r>
    </w:p>
    <w:p w14:paraId="202F20D5"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"message": "BAD_REQUEST_ORIGINAL_INVOICE_TYPE_INVALID",</w:t>
      </w:r>
    </w:p>
    <w:p w14:paraId="4B0B503D"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 xml:space="preserve">    "data": "BAD_REQUEST_ORIGINAL_INVOICE_TYPE_INVALID"</w:t>
      </w:r>
    </w:p>
    <w:p w14:paraId="0C120B3B" w14:textId="77777777" w:rsidR="00501898" w:rsidRPr="0076075D" w:rsidRDefault="00136181">
      <w:pPr>
        <w:widowControl/>
        <w:shd w:val="clear" w:color="auto" w:fill="DBE5F1"/>
        <w:spacing w:before="0" w:line="240" w:lineRule="auto"/>
        <w:ind w:left="450"/>
        <w:jc w:val="both"/>
        <w:rPr>
          <w:snapToGrid/>
          <w:sz w:val="22"/>
          <w:szCs w:val="22"/>
        </w:rPr>
      </w:pPr>
      <w:r w:rsidRPr="0076075D">
        <w:rPr>
          <w:snapToGrid/>
          <w:sz w:val="22"/>
          <w:szCs w:val="22"/>
        </w:rPr>
        <w:t>}</w:t>
      </w:r>
    </w:p>
    <w:p w14:paraId="2B458C75" w14:textId="77777777" w:rsidR="00501898" w:rsidRPr="0076075D" w:rsidRDefault="00136181">
      <w:pPr>
        <w:ind w:left="0"/>
        <w:rPr>
          <w:sz w:val="22"/>
          <w:szCs w:val="22"/>
          <w:lang w:val="vi-VN"/>
        </w:rPr>
      </w:pPr>
      <w:r w:rsidRPr="0076075D">
        <w:rPr>
          <w:b/>
          <w:bCs/>
          <w:iCs/>
          <w:sz w:val="22"/>
          <w:szCs w:val="22"/>
          <w:lang w:val="vi-VN"/>
        </w:rPr>
        <w:t>Lưu ý:</w:t>
      </w:r>
      <w:r w:rsidRPr="0076075D">
        <w:rPr>
          <w:sz w:val="22"/>
          <w:szCs w:val="22"/>
          <w:lang w:val="vi-VN"/>
        </w:rPr>
        <w:t xml:space="preserve"> </w:t>
      </w:r>
    </w:p>
    <w:p w14:paraId="262A3CEC" w14:textId="77777777" w:rsidR="00501898" w:rsidRPr="0076075D" w:rsidRDefault="00136181">
      <w:pPr>
        <w:numPr>
          <w:ilvl w:val="3"/>
          <w:numId w:val="31"/>
        </w:numPr>
        <w:ind w:left="450"/>
        <w:rPr>
          <w:sz w:val="22"/>
          <w:szCs w:val="22"/>
          <w:lang w:val="vi-VN"/>
        </w:rPr>
      </w:pPr>
      <w:r w:rsidRPr="0076075D">
        <w:rPr>
          <w:sz w:val="22"/>
          <w:szCs w:val="22"/>
          <w:lang w:val="vi-VN"/>
        </w:rPr>
        <w:t xml:space="preserve">Dữ liệu hóa đơn gốc lưu vào cột instance_file_name trong bảng invoice như sau: </w:t>
      </w:r>
    </w:p>
    <w:p w14:paraId="3D6FEA19" w14:textId="77777777" w:rsidR="00501898" w:rsidRPr="0076075D" w:rsidRDefault="00136181">
      <w:pPr>
        <w:ind w:left="0"/>
        <w:jc w:val="center"/>
        <w:rPr>
          <w:sz w:val="22"/>
          <w:szCs w:val="22"/>
          <w:lang w:val="vi-VN"/>
        </w:rPr>
      </w:pPr>
      <w:r w:rsidRPr="0076075D">
        <w:rPr>
          <w:sz w:val="22"/>
          <w:szCs w:val="22"/>
          <w:lang w:val="vi-VN"/>
        </w:rPr>
        <w:t>Loại hóa đơn | Mẫu hóa đơn | Ký hiệu hóa đơn | Số hóa đơn</w:t>
      </w:r>
    </w:p>
    <w:p w14:paraId="09749C0C" w14:textId="77777777" w:rsidR="00501898" w:rsidRPr="0076075D" w:rsidRDefault="00136181">
      <w:pPr>
        <w:ind w:left="450"/>
        <w:rPr>
          <w:sz w:val="22"/>
          <w:szCs w:val="22"/>
          <w:lang w:val="vi-VN"/>
        </w:rPr>
      </w:pPr>
      <w:r w:rsidRPr="0076075D">
        <w:rPr>
          <w:sz w:val="22"/>
          <w:szCs w:val="22"/>
          <w:lang w:val="vi-VN"/>
        </w:rPr>
        <w:t>trong đó:</w:t>
      </w:r>
    </w:p>
    <w:p w14:paraId="59933F77" w14:textId="77777777" w:rsidR="00501898" w:rsidRPr="0076075D" w:rsidRDefault="00136181">
      <w:pPr>
        <w:ind w:left="450"/>
        <w:rPr>
          <w:sz w:val="22"/>
          <w:szCs w:val="22"/>
          <w:lang w:val="vi-VN"/>
        </w:rPr>
      </w:pPr>
      <w:r w:rsidRPr="0076075D">
        <w:rPr>
          <w:sz w:val="22"/>
          <w:szCs w:val="22"/>
          <w:lang w:val="vi-VN"/>
        </w:rPr>
        <w:t xml:space="preserve">- Loại hóa đơn là giá trị thẻ originalInvoiceType </w:t>
      </w:r>
    </w:p>
    <w:p w14:paraId="00F6A089" w14:textId="77777777" w:rsidR="00501898" w:rsidRPr="0076075D" w:rsidRDefault="00136181">
      <w:pPr>
        <w:ind w:left="450"/>
        <w:rPr>
          <w:sz w:val="22"/>
          <w:szCs w:val="22"/>
          <w:lang w:val="vi-VN"/>
        </w:rPr>
      </w:pPr>
      <w:r w:rsidRPr="0076075D">
        <w:rPr>
          <w:sz w:val="22"/>
          <w:szCs w:val="22"/>
          <w:lang w:val="vi-VN"/>
        </w:rPr>
        <w:t xml:space="preserve">- Mẫu hóa đơn là giá trị thẻ originalTemplateCode </w:t>
      </w:r>
    </w:p>
    <w:p w14:paraId="10795541" w14:textId="77777777" w:rsidR="00501898" w:rsidRPr="0076075D" w:rsidRDefault="00136181">
      <w:pPr>
        <w:numPr>
          <w:ilvl w:val="3"/>
          <w:numId w:val="31"/>
        </w:numPr>
        <w:ind w:left="540"/>
        <w:rPr>
          <w:sz w:val="22"/>
          <w:szCs w:val="22"/>
          <w:lang w:val="vi-VN"/>
        </w:rPr>
      </w:pPr>
      <w:r w:rsidRPr="0076075D">
        <w:rPr>
          <w:sz w:val="22"/>
          <w:szCs w:val="22"/>
          <w:lang w:val="vi-VN"/>
        </w:rPr>
        <w:t xml:space="preserve">Nếu người dùng truyền giá trị 0 hoặc “0” cho tham số validation trong phần generalInvoiceInfo thì </w:t>
      </w:r>
      <w:r w:rsidRPr="0076075D">
        <w:rPr>
          <w:bCs/>
          <w:sz w:val="22"/>
          <w:szCs w:val="22"/>
          <w:lang w:val="vi-VN"/>
        </w:rPr>
        <w:t>các thông tin được truyền trong phần itemInfo, taxBreakdowns, summarizeInfo sẽ được giữ nguyên mà không thực hiện kiểm tra ràng buộc và tính toán lại.</w:t>
      </w:r>
    </w:p>
    <w:p w14:paraId="19C85BE9" w14:textId="77777777" w:rsidR="00501898" w:rsidRPr="0076075D" w:rsidRDefault="00136181">
      <w:pPr>
        <w:ind w:left="0"/>
        <w:rPr>
          <w:sz w:val="22"/>
          <w:szCs w:val="22"/>
        </w:rPr>
      </w:pPr>
      <w:r w:rsidRPr="0076075D">
        <w:rPr>
          <w:b/>
          <w:sz w:val="22"/>
          <w:szCs w:val="22"/>
        </w:rPr>
        <w:t>Output</w:t>
      </w:r>
      <w:r w:rsidRPr="0076075D">
        <w:rPr>
          <w:sz w:val="22"/>
          <w:szCs w:val="22"/>
        </w:rPr>
        <w:t>:</w:t>
      </w:r>
    </w:p>
    <w:tbl>
      <w:tblPr>
        <w:tblW w:w="9563"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2520"/>
        <w:gridCol w:w="4703"/>
      </w:tblGrid>
      <w:tr w:rsidR="00501898" w:rsidRPr="0076075D" w14:paraId="5AD57100" w14:textId="77777777">
        <w:trPr>
          <w:trHeight w:val="530"/>
        </w:trPr>
        <w:tc>
          <w:tcPr>
            <w:tcW w:w="2340" w:type="dxa"/>
            <w:shd w:val="clear" w:color="auto" w:fill="D9D9D9"/>
          </w:tcPr>
          <w:p w14:paraId="367AA897"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520" w:type="dxa"/>
            <w:shd w:val="clear" w:color="auto" w:fill="D9D9D9"/>
          </w:tcPr>
          <w:p w14:paraId="1AA267C3"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703" w:type="dxa"/>
            <w:shd w:val="clear" w:color="auto" w:fill="D9D9D9"/>
          </w:tcPr>
          <w:p w14:paraId="637356CA"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128572A7" w14:textId="77777777">
        <w:tc>
          <w:tcPr>
            <w:tcW w:w="2340" w:type="dxa"/>
          </w:tcPr>
          <w:p w14:paraId="495D033D" w14:textId="77777777" w:rsidR="00501898" w:rsidRPr="0076075D" w:rsidRDefault="00136181">
            <w:pPr>
              <w:spacing w:before="0"/>
              <w:ind w:left="0"/>
              <w:jc w:val="both"/>
              <w:rPr>
                <w:sz w:val="22"/>
                <w:szCs w:val="22"/>
              </w:rPr>
            </w:pPr>
            <w:r w:rsidRPr="0076075D">
              <w:rPr>
                <w:sz w:val="22"/>
                <w:szCs w:val="22"/>
              </w:rPr>
              <w:t>errorCode</w:t>
            </w:r>
          </w:p>
        </w:tc>
        <w:tc>
          <w:tcPr>
            <w:tcW w:w="2520" w:type="dxa"/>
          </w:tcPr>
          <w:p w14:paraId="105206C4" w14:textId="77777777" w:rsidR="00501898" w:rsidRPr="0076075D" w:rsidRDefault="00136181">
            <w:pPr>
              <w:spacing w:before="0"/>
              <w:ind w:left="0"/>
              <w:jc w:val="both"/>
              <w:rPr>
                <w:sz w:val="22"/>
                <w:szCs w:val="22"/>
              </w:rPr>
            </w:pPr>
            <w:r w:rsidRPr="0076075D">
              <w:rPr>
                <w:sz w:val="22"/>
                <w:szCs w:val="22"/>
              </w:rPr>
              <w:t>DataType: String</w:t>
            </w:r>
          </w:p>
        </w:tc>
        <w:tc>
          <w:tcPr>
            <w:tcW w:w="4703" w:type="dxa"/>
          </w:tcPr>
          <w:p w14:paraId="35DA4B3F" w14:textId="77777777" w:rsidR="00501898" w:rsidRPr="0076075D" w:rsidRDefault="00136181">
            <w:pPr>
              <w:spacing w:before="0"/>
              <w:ind w:left="41"/>
              <w:jc w:val="both"/>
              <w:rPr>
                <w:sz w:val="22"/>
                <w:szCs w:val="22"/>
              </w:rPr>
            </w:pPr>
            <w:r w:rsidRPr="0076075D">
              <w:rPr>
                <w:sz w:val="22"/>
                <w:szCs w:val="22"/>
              </w:rPr>
              <w:t>Mã lỗi nếu có, không có lỗi thì trả về null</w:t>
            </w:r>
          </w:p>
        </w:tc>
      </w:tr>
      <w:tr w:rsidR="00501898" w:rsidRPr="0076075D" w14:paraId="048077E7" w14:textId="77777777">
        <w:tc>
          <w:tcPr>
            <w:tcW w:w="2340" w:type="dxa"/>
          </w:tcPr>
          <w:p w14:paraId="248C1E14" w14:textId="77777777" w:rsidR="00501898" w:rsidRPr="0076075D" w:rsidRDefault="00136181">
            <w:pPr>
              <w:spacing w:before="0"/>
              <w:ind w:left="0"/>
              <w:jc w:val="both"/>
              <w:rPr>
                <w:sz w:val="22"/>
                <w:szCs w:val="22"/>
              </w:rPr>
            </w:pPr>
            <w:r w:rsidRPr="0076075D">
              <w:rPr>
                <w:sz w:val="22"/>
                <w:szCs w:val="22"/>
              </w:rPr>
              <w:t>description</w:t>
            </w:r>
          </w:p>
        </w:tc>
        <w:tc>
          <w:tcPr>
            <w:tcW w:w="2520" w:type="dxa"/>
          </w:tcPr>
          <w:p w14:paraId="2E6A9B97" w14:textId="77777777" w:rsidR="00501898" w:rsidRPr="0076075D" w:rsidRDefault="00136181">
            <w:pPr>
              <w:spacing w:before="0"/>
              <w:ind w:left="0"/>
              <w:jc w:val="both"/>
              <w:rPr>
                <w:sz w:val="22"/>
                <w:szCs w:val="22"/>
              </w:rPr>
            </w:pPr>
            <w:r w:rsidRPr="0076075D">
              <w:rPr>
                <w:sz w:val="22"/>
                <w:szCs w:val="22"/>
              </w:rPr>
              <w:t>DataType: String</w:t>
            </w:r>
          </w:p>
        </w:tc>
        <w:tc>
          <w:tcPr>
            <w:tcW w:w="4703" w:type="dxa"/>
          </w:tcPr>
          <w:p w14:paraId="4ADFBDC8" w14:textId="77777777" w:rsidR="00501898" w:rsidRPr="0076075D" w:rsidRDefault="00136181">
            <w:pPr>
              <w:spacing w:before="0"/>
              <w:ind w:left="41"/>
              <w:jc w:val="both"/>
              <w:rPr>
                <w:sz w:val="22"/>
                <w:szCs w:val="22"/>
              </w:rPr>
            </w:pPr>
            <w:r w:rsidRPr="0076075D">
              <w:rPr>
                <w:sz w:val="22"/>
                <w:szCs w:val="22"/>
              </w:rPr>
              <w:t>Mô tả chi tiết lỗi</w:t>
            </w:r>
          </w:p>
        </w:tc>
      </w:tr>
      <w:tr w:rsidR="00501898" w:rsidRPr="0076075D" w14:paraId="5820D8AB" w14:textId="77777777">
        <w:tc>
          <w:tcPr>
            <w:tcW w:w="2340" w:type="dxa"/>
          </w:tcPr>
          <w:p w14:paraId="4F848F04" w14:textId="77777777" w:rsidR="00501898" w:rsidRPr="0076075D" w:rsidRDefault="00136181">
            <w:pPr>
              <w:spacing w:before="0"/>
              <w:ind w:left="0"/>
              <w:jc w:val="both"/>
              <w:rPr>
                <w:sz w:val="22"/>
                <w:szCs w:val="22"/>
              </w:rPr>
            </w:pPr>
            <w:r w:rsidRPr="0076075D">
              <w:rPr>
                <w:sz w:val="22"/>
                <w:szCs w:val="22"/>
              </w:rPr>
              <w:lastRenderedPageBreak/>
              <w:t>hashString</w:t>
            </w:r>
          </w:p>
        </w:tc>
        <w:tc>
          <w:tcPr>
            <w:tcW w:w="2520" w:type="dxa"/>
          </w:tcPr>
          <w:p w14:paraId="2B6F6BD7" w14:textId="77777777" w:rsidR="00501898" w:rsidRPr="0076075D" w:rsidRDefault="00136181">
            <w:pPr>
              <w:spacing w:before="0"/>
              <w:ind w:left="0"/>
              <w:jc w:val="both"/>
              <w:rPr>
                <w:sz w:val="22"/>
                <w:szCs w:val="22"/>
              </w:rPr>
            </w:pPr>
            <w:r w:rsidRPr="0076075D">
              <w:rPr>
                <w:sz w:val="22"/>
                <w:szCs w:val="22"/>
              </w:rPr>
              <w:t>DataType: String</w:t>
            </w:r>
          </w:p>
        </w:tc>
        <w:tc>
          <w:tcPr>
            <w:tcW w:w="4703" w:type="dxa"/>
          </w:tcPr>
          <w:p w14:paraId="6C88D358" w14:textId="77777777" w:rsidR="00501898" w:rsidRPr="0076075D" w:rsidRDefault="00136181">
            <w:pPr>
              <w:spacing w:before="0"/>
              <w:ind w:left="41"/>
              <w:jc w:val="both"/>
              <w:rPr>
                <w:sz w:val="22"/>
                <w:szCs w:val="22"/>
              </w:rPr>
            </w:pPr>
            <w:r w:rsidRPr="0076075D">
              <w:rPr>
                <w:sz w:val="22"/>
                <w:szCs w:val="22"/>
              </w:rPr>
              <w:t>Chuỗi Hash trả về của hóa đơn, dạng Base64</w:t>
            </w:r>
          </w:p>
        </w:tc>
      </w:tr>
    </w:tbl>
    <w:p w14:paraId="7F250224" w14:textId="77777777" w:rsidR="00501898" w:rsidRPr="0076075D" w:rsidRDefault="00501898">
      <w:pPr>
        <w:widowControl/>
        <w:shd w:val="clear" w:color="auto" w:fill="FFFFFE"/>
        <w:spacing w:before="0" w:line="270" w:lineRule="atLeast"/>
        <w:ind w:left="0"/>
        <w:rPr>
          <w:b/>
          <w:bCs/>
          <w:snapToGrid/>
          <w:color w:val="000000"/>
          <w:sz w:val="22"/>
          <w:szCs w:val="22"/>
        </w:rPr>
      </w:pPr>
    </w:p>
    <w:p w14:paraId="49D0201B" w14:textId="77777777" w:rsidR="00501898" w:rsidRPr="0076075D" w:rsidRDefault="00136181">
      <w:pPr>
        <w:pStyle w:val="StyleHeading2l2H2h21TimesNewRoman14pt"/>
        <w:numPr>
          <w:ilvl w:val="1"/>
          <w:numId w:val="34"/>
        </w:numPr>
        <w:rPr>
          <w:sz w:val="22"/>
          <w:szCs w:val="22"/>
        </w:rPr>
      </w:pPr>
      <w:r w:rsidRPr="0076075D">
        <w:rPr>
          <w:sz w:val="22"/>
          <w:szCs w:val="22"/>
        </w:rPr>
        <w:t xml:space="preserve">Phát hành/thay thế/điều chỉnh cho </w:t>
      </w:r>
      <w:r w:rsidRPr="0076075D">
        <w:rPr>
          <w:sz w:val="22"/>
          <w:szCs w:val="22"/>
          <w:lang w:val="vi-VN"/>
        </w:rPr>
        <w:t>CLOUD CA</w:t>
      </w:r>
      <w:r w:rsidRPr="0076075D">
        <w:rPr>
          <w:sz w:val="22"/>
          <w:szCs w:val="22"/>
        </w:rPr>
        <w:t xml:space="preserve"> (Bước 2: Ký </w:t>
      </w:r>
      <w:r w:rsidRPr="0076075D">
        <w:rPr>
          <w:sz w:val="22"/>
          <w:szCs w:val="22"/>
          <w:lang w:val="vi-VN"/>
        </w:rPr>
        <w:t>Cloud CA</w:t>
      </w:r>
      <w:r w:rsidRPr="0076075D">
        <w:rPr>
          <w:sz w:val="22"/>
          <w:szCs w:val="22"/>
        </w:rPr>
        <w:t xml:space="preserve"> và sinh hóa đơn)</w:t>
      </w:r>
    </w:p>
    <w:p w14:paraId="506C7D8E" w14:textId="77777777" w:rsidR="00501898" w:rsidRPr="0076075D" w:rsidRDefault="00136181">
      <w:pPr>
        <w:pStyle w:val="NormalIndent"/>
        <w:rPr>
          <w:sz w:val="22"/>
          <w:szCs w:val="22"/>
        </w:rPr>
      </w:pPr>
      <w:r w:rsidRPr="0076075D">
        <w:rPr>
          <w:sz w:val="22"/>
          <w:szCs w:val="22"/>
        </w:rPr>
        <w:t xml:space="preserve">- Thực hiện sử dụng </w:t>
      </w:r>
      <w:r w:rsidRPr="0076075D">
        <w:rPr>
          <w:sz w:val="22"/>
          <w:szCs w:val="22"/>
          <w:lang w:val="vi-VN"/>
        </w:rPr>
        <w:t>CLOUD CA</w:t>
      </w:r>
      <w:r w:rsidRPr="0076075D">
        <w:rPr>
          <w:sz w:val="22"/>
          <w:szCs w:val="22"/>
        </w:rPr>
        <w:t xml:space="preserve"> để ký chuỗi hashString nhận được từ API trong bước 7.31. Lấy chuỗi ký để sinh hóa đơn.</w:t>
      </w:r>
    </w:p>
    <w:p w14:paraId="6D1990F1" w14:textId="77777777" w:rsidR="00501898" w:rsidRPr="0076075D" w:rsidRDefault="00136181">
      <w:pPr>
        <w:pStyle w:val="ListParagraph"/>
        <w:widowControl w:val="0"/>
        <w:numPr>
          <w:ilvl w:val="0"/>
          <w:numId w:val="25"/>
        </w:numPr>
        <w:spacing w:before="120" w:line="360" w:lineRule="auto"/>
        <w:contextualSpacing/>
        <w:jc w:val="both"/>
        <w:rPr>
          <w:rFonts w:ascii="Times New Roman" w:hAnsi="Times New Roman"/>
          <w:b/>
          <w:color w:val="0000FF"/>
        </w:rPr>
      </w:pPr>
      <w:r w:rsidRPr="0076075D">
        <w:rPr>
          <w:rFonts w:ascii="Times New Roman" w:hAnsi="Times New Roman"/>
          <w:b/>
          <w:color w:val="0000FF"/>
        </w:rPr>
        <w:t>Đầu</w:t>
      </w:r>
      <w:r w:rsidRPr="0076075D">
        <w:rPr>
          <w:rFonts w:ascii="Times New Roman" w:hAnsi="Times New Roman"/>
          <w:b/>
          <w:color w:val="0000FF"/>
          <w:lang w:val="vi-VN"/>
        </w:rPr>
        <w:t xml:space="preserve"> </w:t>
      </w:r>
      <w:r w:rsidRPr="0076075D">
        <w:rPr>
          <w:rFonts w:ascii="Times New Roman" w:hAnsi="Times New Roman"/>
          <w:b/>
          <w:color w:val="0000FF"/>
        </w:rPr>
        <w:t>vào:</w:t>
      </w:r>
    </w:p>
    <w:p w14:paraId="08DA5E06"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color w:val="505050"/>
          <w:sz w:val="22"/>
          <w:szCs w:val="22"/>
          <w:shd w:val="clear" w:color="auto" w:fill="FAFAFA"/>
        </w:rPr>
        <w:t>InvoiceAPI/InvoiceWS/createInvoiceUsbTokenInsertSignature</w:t>
      </w:r>
    </w:p>
    <w:p w14:paraId="3C55B205" w14:textId="77777777" w:rsidR="00501898" w:rsidRPr="0076075D" w:rsidRDefault="00136181">
      <w:pPr>
        <w:numPr>
          <w:ilvl w:val="0"/>
          <w:numId w:val="17"/>
        </w:numPr>
        <w:jc w:val="both"/>
        <w:rPr>
          <w:sz w:val="22"/>
          <w:szCs w:val="22"/>
        </w:rPr>
      </w:pPr>
      <w:r w:rsidRPr="0076075D">
        <w:rPr>
          <w:sz w:val="22"/>
          <w:szCs w:val="22"/>
        </w:rPr>
        <w:t>Headers:</w:t>
      </w:r>
    </w:p>
    <w:p w14:paraId="3E9B393E"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63EFC7AD" w14:textId="77777777" w:rsidR="00501898" w:rsidRPr="0076075D" w:rsidRDefault="00136181">
      <w:pPr>
        <w:pStyle w:val="NormalIndent"/>
        <w:ind w:firstLine="720"/>
        <w:rPr>
          <w:sz w:val="22"/>
          <w:szCs w:val="22"/>
          <w:lang w:val="fr-FR"/>
        </w:rPr>
      </w:pPr>
      <w:r w:rsidRPr="0076075D">
        <w:rPr>
          <w:sz w:val="22"/>
          <w:szCs w:val="22"/>
          <w:lang w:val="fr-FR"/>
        </w:rPr>
        <w:t>+ Content-Type: application/json</w:t>
      </w:r>
    </w:p>
    <w:tbl>
      <w:tblPr>
        <w:tblW w:w="9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692"/>
        <w:gridCol w:w="4483"/>
      </w:tblGrid>
      <w:tr w:rsidR="00501898" w:rsidRPr="0076075D" w14:paraId="2D72AF0B" w14:textId="77777777">
        <w:trPr>
          <w:trHeight w:val="521"/>
          <w:jc w:val="center"/>
        </w:trPr>
        <w:tc>
          <w:tcPr>
            <w:tcW w:w="2127" w:type="dxa"/>
            <w:shd w:val="clear" w:color="auto" w:fill="D9D9D9"/>
          </w:tcPr>
          <w:p w14:paraId="00CC34FB" w14:textId="77777777" w:rsidR="00501898" w:rsidRPr="0076075D" w:rsidRDefault="00136181">
            <w:pPr>
              <w:ind w:left="0"/>
              <w:jc w:val="center"/>
              <w:rPr>
                <w:b/>
                <w:bCs/>
                <w:color w:val="000000"/>
                <w:sz w:val="22"/>
                <w:szCs w:val="22"/>
              </w:rPr>
            </w:pPr>
            <w:r w:rsidRPr="0076075D">
              <w:rPr>
                <w:b/>
                <w:bCs/>
                <w:color w:val="000000"/>
                <w:sz w:val="22"/>
                <w:szCs w:val="22"/>
              </w:rPr>
              <w:t>Tên tham số</w:t>
            </w:r>
          </w:p>
        </w:tc>
        <w:tc>
          <w:tcPr>
            <w:tcW w:w="2692" w:type="dxa"/>
            <w:shd w:val="clear" w:color="auto" w:fill="D9D9D9"/>
          </w:tcPr>
          <w:p w14:paraId="351941B3"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483" w:type="dxa"/>
            <w:shd w:val="clear" w:color="auto" w:fill="D9D9D9"/>
          </w:tcPr>
          <w:p w14:paraId="24FA3291"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170208EF" w14:textId="77777777">
        <w:trPr>
          <w:trHeight w:val="448"/>
          <w:jc w:val="center"/>
        </w:trPr>
        <w:tc>
          <w:tcPr>
            <w:tcW w:w="2127" w:type="dxa"/>
          </w:tcPr>
          <w:p w14:paraId="23B20A55" w14:textId="77777777" w:rsidR="00501898" w:rsidRPr="0076075D" w:rsidRDefault="00136181">
            <w:pPr>
              <w:spacing w:before="0"/>
              <w:ind w:left="0"/>
              <w:jc w:val="both"/>
              <w:rPr>
                <w:sz w:val="22"/>
                <w:szCs w:val="22"/>
              </w:rPr>
            </w:pPr>
            <w:r w:rsidRPr="0076075D">
              <w:rPr>
                <w:sz w:val="22"/>
                <w:szCs w:val="22"/>
              </w:rPr>
              <w:t>supplierTaxCode</w:t>
            </w:r>
          </w:p>
        </w:tc>
        <w:tc>
          <w:tcPr>
            <w:tcW w:w="2692" w:type="dxa"/>
          </w:tcPr>
          <w:p w14:paraId="00432C19" w14:textId="77777777" w:rsidR="00501898" w:rsidRPr="0076075D" w:rsidRDefault="00136181">
            <w:pPr>
              <w:spacing w:before="0"/>
              <w:ind w:left="0"/>
              <w:jc w:val="both"/>
              <w:rPr>
                <w:sz w:val="22"/>
                <w:szCs w:val="22"/>
              </w:rPr>
            </w:pPr>
            <w:r w:rsidRPr="0076075D">
              <w:rPr>
                <w:sz w:val="22"/>
                <w:szCs w:val="22"/>
              </w:rPr>
              <w:t>Required : true</w:t>
            </w:r>
          </w:p>
          <w:p w14:paraId="2BFF624F" w14:textId="77777777" w:rsidR="00501898" w:rsidRPr="0076075D" w:rsidRDefault="00136181">
            <w:pPr>
              <w:spacing w:before="0"/>
              <w:ind w:left="0"/>
              <w:jc w:val="both"/>
              <w:rPr>
                <w:sz w:val="22"/>
                <w:szCs w:val="22"/>
              </w:rPr>
            </w:pPr>
            <w:r w:rsidRPr="0076075D">
              <w:rPr>
                <w:sz w:val="22"/>
                <w:szCs w:val="22"/>
              </w:rPr>
              <w:t>DataType: String</w:t>
            </w:r>
          </w:p>
          <w:p w14:paraId="7F6B3AC4" w14:textId="77777777" w:rsidR="00501898" w:rsidRPr="0076075D" w:rsidRDefault="00136181">
            <w:pPr>
              <w:spacing w:before="0"/>
              <w:ind w:left="0"/>
              <w:jc w:val="both"/>
              <w:rPr>
                <w:sz w:val="22"/>
                <w:szCs w:val="22"/>
              </w:rPr>
            </w:pPr>
            <w:r w:rsidRPr="0076075D">
              <w:rPr>
                <w:sz w:val="22"/>
                <w:szCs w:val="22"/>
              </w:rPr>
              <w:t xml:space="preserve">Minlength :  </w:t>
            </w:r>
          </w:p>
          <w:p w14:paraId="4FBA5B6A" w14:textId="77777777" w:rsidR="00501898" w:rsidRPr="0076075D" w:rsidRDefault="00136181">
            <w:pPr>
              <w:spacing w:before="0"/>
              <w:ind w:left="0"/>
              <w:jc w:val="both"/>
              <w:rPr>
                <w:sz w:val="22"/>
                <w:szCs w:val="22"/>
              </w:rPr>
            </w:pPr>
            <w:r w:rsidRPr="0076075D">
              <w:rPr>
                <w:sz w:val="22"/>
                <w:szCs w:val="22"/>
              </w:rPr>
              <w:t>Maxlength : 20</w:t>
            </w:r>
          </w:p>
          <w:p w14:paraId="3B51CA73" w14:textId="77777777" w:rsidR="00501898" w:rsidRPr="0076075D" w:rsidRDefault="00136181">
            <w:pPr>
              <w:spacing w:before="0"/>
              <w:ind w:left="0"/>
              <w:jc w:val="both"/>
              <w:rPr>
                <w:sz w:val="22"/>
                <w:szCs w:val="22"/>
              </w:rPr>
            </w:pPr>
            <w:r w:rsidRPr="0076075D">
              <w:rPr>
                <w:sz w:val="22"/>
                <w:szCs w:val="22"/>
              </w:rPr>
              <w:t>Format : [0-9-]+</w:t>
            </w:r>
          </w:p>
        </w:tc>
        <w:tc>
          <w:tcPr>
            <w:tcW w:w="4483" w:type="dxa"/>
          </w:tcPr>
          <w:p w14:paraId="4BD0688E"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1547F411" w14:textId="77777777" w:rsidR="00501898" w:rsidRPr="0076075D" w:rsidRDefault="00136181">
            <w:pPr>
              <w:spacing w:before="0"/>
              <w:ind w:left="0"/>
              <w:jc w:val="both"/>
              <w:rPr>
                <w:sz w:val="22"/>
                <w:szCs w:val="22"/>
              </w:rPr>
            </w:pPr>
            <w:r w:rsidRPr="0076075D">
              <w:rPr>
                <w:sz w:val="22"/>
                <w:szCs w:val="22"/>
              </w:rPr>
              <w:t xml:space="preserve">Mẫu 1: 0312770607 </w:t>
            </w:r>
          </w:p>
          <w:p w14:paraId="046AF9E9" w14:textId="77777777" w:rsidR="00501898" w:rsidRPr="0076075D" w:rsidRDefault="00136181">
            <w:pPr>
              <w:spacing w:before="0"/>
              <w:ind w:left="0"/>
              <w:jc w:val="both"/>
              <w:rPr>
                <w:sz w:val="22"/>
                <w:szCs w:val="22"/>
              </w:rPr>
            </w:pPr>
            <w:r w:rsidRPr="0076075D">
              <w:rPr>
                <w:sz w:val="22"/>
                <w:szCs w:val="22"/>
              </w:rPr>
              <w:t>Mẫu 2: 0312770607-001</w:t>
            </w:r>
          </w:p>
        </w:tc>
      </w:tr>
      <w:tr w:rsidR="00501898" w:rsidRPr="0076075D" w14:paraId="1BE7DE6B" w14:textId="77777777">
        <w:trPr>
          <w:trHeight w:val="448"/>
          <w:jc w:val="center"/>
        </w:trPr>
        <w:tc>
          <w:tcPr>
            <w:tcW w:w="2127" w:type="dxa"/>
          </w:tcPr>
          <w:p w14:paraId="441D6F86" w14:textId="77777777" w:rsidR="00501898" w:rsidRPr="0076075D" w:rsidRDefault="00136181">
            <w:pPr>
              <w:spacing w:before="0"/>
              <w:ind w:left="0"/>
              <w:jc w:val="both"/>
              <w:rPr>
                <w:sz w:val="22"/>
                <w:szCs w:val="22"/>
              </w:rPr>
            </w:pPr>
            <w:r w:rsidRPr="0076075D">
              <w:rPr>
                <w:sz w:val="22"/>
                <w:szCs w:val="22"/>
              </w:rPr>
              <w:t>templateCode</w:t>
            </w:r>
          </w:p>
        </w:tc>
        <w:tc>
          <w:tcPr>
            <w:tcW w:w="2692" w:type="dxa"/>
          </w:tcPr>
          <w:p w14:paraId="384C3216" w14:textId="77777777" w:rsidR="00501898" w:rsidRPr="0076075D" w:rsidRDefault="00136181">
            <w:pPr>
              <w:spacing w:before="0"/>
              <w:ind w:left="0"/>
              <w:jc w:val="both"/>
              <w:rPr>
                <w:sz w:val="22"/>
                <w:szCs w:val="22"/>
              </w:rPr>
            </w:pPr>
            <w:r w:rsidRPr="0076075D">
              <w:rPr>
                <w:sz w:val="22"/>
                <w:szCs w:val="22"/>
              </w:rPr>
              <w:t>Required : true</w:t>
            </w:r>
          </w:p>
          <w:p w14:paraId="5E2A37A1" w14:textId="77777777" w:rsidR="00501898" w:rsidRPr="0076075D" w:rsidRDefault="00136181">
            <w:pPr>
              <w:spacing w:before="0"/>
              <w:ind w:left="0"/>
              <w:jc w:val="both"/>
              <w:rPr>
                <w:sz w:val="22"/>
                <w:szCs w:val="22"/>
              </w:rPr>
            </w:pPr>
            <w:r w:rsidRPr="0076075D">
              <w:rPr>
                <w:sz w:val="22"/>
                <w:szCs w:val="22"/>
              </w:rPr>
              <w:t>DataType: String</w:t>
            </w:r>
          </w:p>
          <w:p w14:paraId="14A4F9D3" w14:textId="77777777" w:rsidR="00501898" w:rsidRPr="0076075D" w:rsidRDefault="00136181">
            <w:pPr>
              <w:spacing w:before="0"/>
              <w:ind w:left="0"/>
              <w:jc w:val="both"/>
              <w:rPr>
                <w:sz w:val="22"/>
                <w:szCs w:val="22"/>
              </w:rPr>
            </w:pPr>
            <w:r w:rsidRPr="0076075D">
              <w:rPr>
                <w:sz w:val="22"/>
                <w:szCs w:val="22"/>
              </w:rPr>
              <w:t xml:space="preserve">Minlength : </w:t>
            </w:r>
          </w:p>
          <w:p w14:paraId="1810E16E" w14:textId="77777777" w:rsidR="00501898" w:rsidRPr="0076075D" w:rsidRDefault="00136181">
            <w:pPr>
              <w:spacing w:before="0"/>
              <w:ind w:left="0"/>
              <w:jc w:val="both"/>
              <w:rPr>
                <w:sz w:val="22"/>
                <w:szCs w:val="22"/>
              </w:rPr>
            </w:pPr>
            <w:r w:rsidRPr="0076075D">
              <w:rPr>
                <w:sz w:val="22"/>
                <w:szCs w:val="22"/>
              </w:rPr>
              <w:t>Maxlength : 20</w:t>
            </w:r>
          </w:p>
        </w:tc>
        <w:tc>
          <w:tcPr>
            <w:tcW w:w="4483" w:type="dxa"/>
          </w:tcPr>
          <w:p w14:paraId="5AA50144" w14:textId="77777777" w:rsidR="00501898" w:rsidRPr="0076075D" w:rsidRDefault="00136181">
            <w:pPr>
              <w:spacing w:before="0"/>
              <w:ind w:left="0"/>
              <w:jc w:val="both"/>
              <w:rPr>
                <w:sz w:val="22"/>
                <w:szCs w:val="22"/>
              </w:rPr>
            </w:pPr>
            <w:r w:rsidRPr="0076075D">
              <w:rPr>
                <w:sz w:val="22"/>
                <w:szCs w:val="22"/>
              </w:rPr>
              <w:t xml:space="preserve">Mã mẫu hóa đơn. </w:t>
            </w:r>
          </w:p>
          <w:p w14:paraId="072E7269" w14:textId="77777777" w:rsidR="00501898" w:rsidRPr="0076075D" w:rsidRDefault="00501898">
            <w:pPr>
              <w:spacing w:before="0"/>
              <w:ind w:left="0"/>
              <w:jc w:val="both"/>
              <w:rPr>
                <w:sz w:val="22"/>
                <w:szCs w:val="22"/>
              </w:rPr>
            </w:pPr>
          </w:p>
        </w:tc>
      </w:tr>
      <w:tr w:rsidR="00501898" w:rsidRPr="0076075D" w14:paraId="4F1382A8" w14:textId="77777777">
        <w:trPr>
          <w:trHeight w:val="448"/>
          <w:jc w:val="center"/>
        </w:trPr>
        <w:tc>
          <w:tcPr>
            <w:tcW w:w="2127" w:type="dxa"/>
          </w:tcPr>
          <w:p w14:paraId="294C7229" w14:textId="77777777" w:rsidR="00501898" w:rsidRPr="0076075D" w:rsidRDefault="00136181">
            <w:pPr>
              <w:spacing w:before="0"/>
              <w:ind w:left="0"/>
              <w:jc w:val="both"/>
              <w:rPr>
                <w:sz w:val="22"/>
                <w:szCs w:val="22"/>
              </w:rPr>
            </w:pPr>
            <w:r w:rsidRPr="0076075D">
              <w:rPr>
                <w:sz w:val="22"/>
                <w:szCs w:val="22"/>
              </w:rPr>
              <w:t>hashString</w:t>
            </w:r>
          </w:p>
        </w:tc>
        <w:tc>
          <w:tcPr>
            <w:tcW w:w="2692" w:type="dxa"/>
          </w:tcPr>
          <w:p w14:paraId="74C446B7" w14:textId="77777777" w:rsidR="00501898" w:rsidRPr="0076075D" w:rsidRDefault="00136181">
            <w:pPr>
              <w:spacing w:before="0"/>
              <w:ind w:left="0"/>
              <w:jc w:val="both"/>
              <w:rPr>
                <w:sz w:val="22"/>
                <w:szCs w:val="22"/>
              </w:rPr>
            </w:pPr>
            <w:r w:rsidRPr="0076075D">
              <w:rPr>
                <w:sz w:val="22"/>
                <w:szCs w:val="22"/>
              </w:rPr>
              <w:t>Required : true</w:t>
            </w:r>
          </w:p>
          <w:p w14:paraId="28D9C0AF" w14:textId="77777777" w:rsidR="00501898" w:rsidRPr="0076075D" w:rsidRDefault="00136181">
            <w:pPr>
              <w:spacing w:before="0"/>
              <w:ind w:left="0"/>
              <w:jc w:val="both"/>
              <w:rPr>
                <w:sz w:val="22"/>
                <w:szCs w:val="22"/>
              </w:rPr>
            </w:pPr>
            <w:r w:rsidRPr="0076075D">
              <w:rPr>
                <w:sz w:val="22"/>
                <w:szCs w:val="22"/>
              </w:rPr>
              <w:t>DataType: String</w:t>
            </w:r>
          </w:p>
        </w:tc>
        <w:tc>
          <w:tcPr>
            <w:tcW w:w="4483" w:type="dxa"/>
          </w:tcPr>
          <w:p w14:paraId="44C1CA1F" w14:textId="77777777" w:rsidR="00501898" w:rsidRPr="0076075D" w:rsidRDefault="00136181">
            <w:pPr>
              <w:spacing w:before="0"/>
              <w:ind w:left="0"/>
              <w:jc w:val="both"/>
              <w:rPr>
                <w:sz w:val="22"/>
                <w:szCs w:val="22"/>
              </w:rPr>
            </w:pPr>
            <w:r w:rsidRPr="0076075D">
              <w:rPr>
                <w:sz w:val="22"/>
                <w:szCs w:val="22"/>
              </w:rPr>
              <w:t>Chuỗi Hash mà dữ liệu trả về ở trong request getHash phía bên trên</w:t>
            </w:r>
          </w:p>
          <w:p w14:paraId="5973EB37" w14:textId="77777777" w:rsidR="00501898" w:rsidRPr="0076075D" w:rsidRDefault="00136181">
            <w:pPr>
              <w:spacing w:before="0"/>
              <w:ind w:left="0"/>
              <w:jc w:val="both"/>
              <w:rPr>
                <w:sz w:val="22"/>
                <w:szCs w:val="22"/>
              </w:rPr>
            </w:pPr>
            <w:r w:rsidRPr="0076075D">
              <w:rPr>
                <w:sz w:val="22"/>
                <w:szCs w:val="22"/>
              </w:rPr>
              <w:t xml:space="preserve">= out put của API : </w:t>
            </w:r>
            <w:r w:rsidRPr="0076075D">
              <w:rPr>
                <w:sz w:val="22"/>
                <w:szCs w:val="22"/>
                <w:lang w:val="en"/>
              </w:rPr>
              <w:t>7</w:t>
            </w:r>
            <w:r w:rsidRPr="0076075D">
              <w:rPr>
                <w:sz w:val="22"/>
                <w:szCs w:val="22"/>
              </w:rPr>
              <w:t>.15 Lập hóa đơn ký USB Token (Bước 1: Lấy chuỗi hash)</w:t>
            </w:r>
          </w:p>
        </w:tc>
      </w:tr>
      <w:tr w:rsidR="00501898" w:rsidRPr="0076075D" w14:paraId="217C78A3" w14:textId="77777777">
        <w:trPr>
          <w:trHeight w:val="448"/>
          <w:jc w:val="center"/>
        </w:trPr>
        <w:tc>
          <w:tcPr>
            <w:tcW w:w="2127" w:type="dxa"/>
          </w:tcPr>
          <w:p w14:paraId="3A885387" w14:textId="77777777" w:rsidR="00501898" w:rsidRPr="0076075D" w:rsidRDefault="00136181">
            <w:pPr>
              <w:spacing w:before="0"/>
              <w:ind w:left="0"/>
              <w:jc w:val="both"/>
              <w:rPr>
                <w:sz w:val="22"/>
                <w:szCs w:val="22"/>
              </w:rPr>
            </w:pPr>
            <w:r w:rsidRPr="0076075D">
              <w:rPr>
                <w:sz w:val="22"/>
                <w:szCs w:val="22"/>
              </w:rPr>
              <w:t>signature</w:t>
            </w:r>
          </w:p>
        </w:tc>
        <w:tc>
          <w:tcPr>
            <w:tcW w:w="2692" w:type="dxa"/>
          </w:tcPr>
          <w:p w14:paraId="1AF93C7C" w14:textId="77777777" w:rsidR="00501898" w:rsidRPr="0076075D" w:rsidRDefault="00136181">
            <w:pPr>
              <w:spacing w:before="0"/>
              <w:ind w:left="0"/>
              <w:jc w:val="both"/>
              <w:rPr>
                <w:sz w:val="22"/>
                <w:szCs w:val="22"/>
              </w:rPr>
            </w:pPr>
            <w:r w:rsidRPr="0076075D">
              <w:rPr>
                <w:sz w:val="22"/>
                <w:szCs w:val="22"/>
              </w:rPr>
              <w:t>Required : true</w:t>
            </w:r>
          </w:p>
          <w:p w14:paraId="66921DBD" w14:textId="77777777" w:rsidR="00501898" w:rsidRPr="0076075D" w:rsidRDefault="00136181">
            <w:pPr>
              <w:spacing w:before="0"/>
              <w:ind w:left="0"/>
              <w:jc w:val="both"/>
              <w:rPr>
                <w:sz w:val="22"/>
                <w:szCs w:val="22"/>
              </w:rPr>
            </w:pPr>
            <w:r w:rsidRPr="0076075D">
              <w:rPr>
                <w:sz w:val="22"/>
                <w:szCs w:val="22"/>
              </w:rPr>
              <w:t>DataType: String</w:t>
            </w:r>
          </w:p>
        </w:tc>
        <w:tc>
          <w:tcPr>
            <w:tcW w:w="4483" w:type="dxa"/>
          </w:tcPr>
          <w:p w14:paraId="0E8BBA73" w14:textId="77777777" w:rsidR="00501898" w:rsidRPr="0076075D" w:rsidRDefault="00136181">
            <w:pPr>
              <w:spacing w:before="0"/>
              <w:ind w:left="0"/>
              <w:jc w:val="both"/>
              <w:rPr>
                <w:sz w:val="22"/>
                <w:szCs w:val="22"/>
              </w:rPr>
            </w:pPr>
            <w:r w:rsidRPr="0076075D">
              <w:rPr>
                <w:sz w:val="22"/>
                <w:szCs w:val="22"/>
              </w:rPr>
              <w:t>Chữ ký sau khi hashString đã được ký bởi USB token. dạng Base64</w:t>
            </w:r>
          </w:p>
        </w:tc>
      </w:tr>
    </w:tbl>
    <w:p w14:paraId="3F2CDB28" w14:textId="77777777" w:rsidR="00501898" w:rsidRPr="0076075D" w:rsidRDefault="00136181">
      <w:pPr>
        <w:snapToGrid w:val="0"/>
        <w:jc w:val="both"/>
        <w:rPr>
          <w:sz w:val="22"/>
          <w:szCs w:val="22"/>
          <w:lang w:val="fr-FR"/>
        </w:rPr>
      </w:pPr>
      <w:r w:rsidRPr="0076075D">
        <w:rPr>
          <w:sz w:val="22"/>
          <w:szCs w:val="22"/>
          <w:lang w:val="fr-FR"/>
        </w:rPr>
        <w:t>Vị dụ Json</w:t>
      </w:r>
    </w:p>
    <w:p w14:paraId="36E0747C" w14:textId="77777777" w:rsidR="00501898" w:rsidRPr="0076075D" w:rsidRDefault="00136181">
      <w:pPr>
        <w:widowControl/>
        <w:shd w:val="clear" w:color="auto" w:fill="DBE5F1"/>
        <w:spacing w:before="0" w:line="240" w:lineRule="auto"/>
        <w:ind w:left="993" w:right="285"/>
        <w:jc w:val="both"/>
        <w:rPr>
          <w:b/>
          <w:bCs/>
          <w:snapToGrid/>
          <w:color w:val="8000FF"/>
          <w:sz w:val="22"/>
          <w:szCs w:val="22"/>
          <w:lang w:val="fr-FR"/>
        </w:rPr>
      </w:pPr>
      <w:r w:rsidRPr="0076075D">
        <w:rPr>
          <w:b/>
          <w:bCs/>
          <w:snapToGrid/>
          <w:color w:val="8000FF"/>
          <w:sz w:val="22"/>
          <w:szCs w:val="22"/>
          <w:lang w:val="fr-FR"/>
        </w:rPr>
        <w:t>{</w:t>
      </w:r>
    </w:p>
    <w:p w14:paraId="5BE1828D" w14:textId="77777777" w:rsidR="00501898" w:rsidRPr="0076075D" w:rsidRDefault="00136181">
      <w:pPr>
        <w:widowControl/>
        <w:shd w:val="clear" w:color="auto" w:fill="DBE5F1"/>
        <w:spacing w:before="0" w:line="240" w:lineRule="auto"/>
        <w:ind w:left="993" w:right="285"/>
        <w:jc w:val="both"/>
        <w:rPr>
          <w:b/>
          <w:bCs/>
          <w:snapToGrid/>
          <w:color w:val="8000FF"/>
          <w:sz w:val="22"/>
          <w:szCs w:val="22"/>
          <w:lang w:val="fr-FR"/>
        </w:rPr>
      </w:pPr>
      <w:r w:rsidRPr="0076075D">
        <w:rPr>
          <w:b/>
          <w:bCs/>
          <w:snapToGrid/>
          <w:color w:val="8000FF"/>
          <w:sz w:val="22"/>
          <w:szCs w:val="22"/>
          <w:lang w:val="fr-FR"/>
        </w:rPr>
        <w:t xml:space="preserve">  "supplierTaxCode": "0100109106-712",</w:t>
      </w:r>
    </w:p>
    <w:p w14:paraId="755A3C54" w14:textId="77777777" w:rsidR="00501898" w:rsidRPr="0076075D" w:rsidRDefault="00136181">
      <w:pPr>
        <w:widowControl/>
        <w:shd w:val="clear" w:color="auto" w:fill="DBE5F1"/>
        <w:spacing w:before="0" w:line="240" w:lineRule="auto"/>
        <w:ind w:left="993" w:right="285"/>
        <w:jc w:val="both"/>
        <w:rPr>
          <w:b/>
          <w:bCs/>
          <w:snapToGrid/>
          <w:color w:val="8000FF"/>
          <w:sz w:val="22"/>
          <w:szCs w:val="22"/>
          <w:lang w:val="fr-FR"/>
        </w:rPr>
      </w:pPr>
      <w:r w:rsidRPr="0076075D">
        <w:rPr>
          <w:b/>
          <w:bCs/>
          <w:snapToGrid/>
          <w:color w:val="8000FF"/>
          <w:sz w:val="22"/>
          <w:szCs w:val="22"/>
          <w:lang w:val="fr-FR"/>
        </w:rPr>
        <w:t xml:space="preserve">  "templateCode": "01GTKT0/002",</w:t>
      </w:r>
    </w:p>
    <w:p w14:paraId="21C94BF1" w14:textId="77777777" w:rsidR="00501898" w:rsidRPr="0076075D" w:rsidRDefault="00136181">
      <w:pPr>
        <w:widowControl/>
        <w:shd w:val="clear" w:color="auto" w:fill="DBE5F1"/>
        <w:spacing w:before="0" w:line="240" w:lineRule="auto"/>
        <w:ind w:left="993" w:right="285"/>
        <w:jc w:val="both"/>
        <w:rPr>
          <w:b/>
          <w:bCs/>
          <w:snapToGrid/>
          <w:color w:val="8000FF"/>
          <w:sz w:val="22"/>
          <w:szCs w:val="22"/>
          <w:lang w:val="fr-FR"/>
        </w:rPr>
      </w:pPr>
      <w:r w:rsidRPr="0076075D">
        <w:rPr>
          <w:b/>
          <w:bCs/>
          <w:snapToGrid/>
          <w:color w:val="8000FF"/>
          <w:sz w:val="22"/>
          <w:szCs w:val="22"/>
          <w:lang w:val="fr-FR"/>
        </w:rPr>
        <w:t xml:space="preserve">  "hashString": "0HFm34vX525V3Syg5EwdTnfO21s=",</w:t>
      </w:r>
    </w:p>
    <w:p w14:paraId="427325E8" w14:textId="77777777" w:rsidR="00501898" w:rsidRPr="0076075D" w:rsidRDefault="00136181">
      <w:pPr>
        <w:widowControl/>
        <w:shd w:val="clear" w:color="auto" w:fill="DBE5F1"/>
        <w:spacing w:before="0" w:line="240" w:lineRule="auto"/>
        <w:ind w:left="993" w:right="285"/>
        <w:jc w:val="both"/>
        <w:rPr>
          <w:b/>
          <w:bCs/>
          <w:snapToGrid/>
          <w:color w:val="8000FF"/>
          <w:sz w:val="22"/>
          <w:szCs w:val="22"/>
          <w:lang w:val="fr-FR"/>
        </w:rPr>
      </w:pPr>
      <w:r w:rsidRPr="0076075D">
        <w:rPr>
          <w:b/>
          <w:bCs/>
          <w:snapToGrid/>
          <w:color w:val="8000FF"/>
          <w:sz w:val="22"/>
          <w:szCs w:val="22"/>
          <w:lang w:val="fr-FR"/>
        </w:rPr>
        <w:t xml:space="preserve">  "signature": "U0WpJk2Q/rDsnZDz8hiWKvs6QEf5DHTG8JyXjjNMtggZ/MIDP0hn9Mutc2uPZEOxqk2YnMjuRSxU8ST/T+C5i46Vb/0+7uIfzKpPm2yrsOSivCdzr6FrY6nJPkfkOWEdEs/hqDzcf4Vn8ZCVkNfovYR4prPGc7kNpO21sNb9BAI="</w:t>
      </w:r>
    </w:p>
    <w:p w14:paraId="56820873" w14:textId="77777777" w:rsidR="00501898" w:rsidRPr="0076075D" w:rsidRDefault="00136181">
      <w:pPr>
        <w:widowControl/>
        <w:shd w:val="clear" w:color="auto" w:fill="DBE5F1"/>
        <w:spacing w:before="0" w:line="240" w:lineRule="auto"/>
        <w:ind w:left="993" w:right="285"/>
        <w:jc w:val="both"/>
        <w:rPr>
          <w:b/>
          <w:bCs/>
          <w:snapToGrid/>
          <w:color w:val="8000FF"/>
          <w:sz w:val="22"/>
          <w:szCs w:val="22"/>
        </w:rPr>
      </w:pPr>
      <w:r w:rsidRPr="0076075D">
        <w:rPr>
          <w:b/>
          <w:bCs/>
          <w:snapToGrid/>
          <w:color w:val="8000FF"/>
          <w:sz w:val="22"/>
          <w:szCs w:val="22"/>
        </w:rPr>
        <w:t>}</w:t>
      </w:r>
    </w:p>
    <w:p w14:paraId="558B1571" w14:textId="77777777" w:rsidR="00501898" w:rsidRPr="0076075D" w:rsidRDefault="00136181">
      <w:pPr>
        <w:snapToGrid w:val="0"/>
        <w:jc w:val="both"/>
        <w:rPr>
          <w:sz w:val="22"/>
          <w:szCs w:val="22"/>
        </w:rPr>
      </w:pPr>
      <w:r w:rsidRPr="0076075D">
        <w:rPr>
          <w:sz w:val="22"/>
          <w:szCs w:val="22"/>
        </w:rPr>
        <w:lastRenderedPageBreak/>
        <w:t>Kết quả trả về</w:t>
      </w:r>
    </w:p>
    <w:p w14:paraId="53C27EF2" w14:textId="77777777" w:rsidR="00501898" w:rsidRPr="0076075D" w:rsidRDefault="00136181">
      <w:pPr>
        <w:numPr>
          <w:ilvl w:val="2"/>
          <w:numId w:val="17"/>
        </w:numPr>
        <w:snapToGrid w:val="0"/>
        <w:ind w:left="993" w:right="285"/>
        <w:jc w:val="both"/>
        <w:rPr>
          <w:sz w:val="22"/>
          <w:szCs w:val="22"/>
        </w:rPr>
      </w:pPr>
      <w:r w:rsidRPr="0076075D">
        <w:rPr>
          <w:sz w:val="22"/>
          <w:szCs w:val="22"/>
        </w:rPr>
        <w:t>Dữ liệu về thông tin về hóa đơn đã lập0</w:t>
      </w:r>
    </w:p>
    <w:p w14:paraId="678CDD28"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b/>
          <w:bCs/>
          <w:snapToGrid/>
          <w:color w:val="8000FF"/>
          <w:sz w:val="22"/>
          <w:szCs w:val="22"/>
        </w:rPr>
        <w:t>{</w:t>
      </w:r>
    </w:p>
    <w:p w14:paraId="220D402B"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"errorCode"</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71637607"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"description"</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0FB3E488"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"result"</w:t>
      </w:r>
      <w:r w:rsidRPr="0076075D">
        <w:rPr>
          <w:snapToGrid/>
          <w:color w:val="000000"/>
          <w:sz w:val="22"/>
          <w:szCs w:val="22"/>
        </w:rPr>
        <w:t xml:space="preserve">: </w:t>
      </w:r>
      <w:r w:rsidRPr="0076075D">
        <w:rPr>
          <w:b/>
          <w:bCs/>
          <w:snapToGrid/>
          <w:color w:val="8000FF"/>
          <w:sz w:val="22"/>
          <w:szCs w:val="22"/>
        </w:rPr>
        <w:t>{</w:t>
      </w:r>
    </w:p>
    <w:p w14:paraId="0352DDCC"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"supplierTaxCode"</w:t>
      </w:r>
      <w:r w:rsidRPr="0076075D">
        <w:rPr>
          <w:snapToGrid/>
          <w:color w:val="000000"/>
          <w:sz w:val="22"/>
          <w:szCs w:val="22"/>
        </w:rPr>
        <w:t xml:space="preserve">: </w:t>
      </w:r>
      <w:r w:rsidRPr="0076075D">
        <w:rPr>
          <w:snapToGrid/>
          <w:color w:val="FF8000"/>
          <w:sz w:val="22"/>
          <w:szCs w:val="22"/>
        </w:rPr>
        <w:t>0100109106-712</w:t>
      </w:r>
      <w:r w:rsidRPr="0076075D">
        <w:rPr>
          <w:b/>
          <w:bCs/>
          <w:snapToGrid/>
          <w:color w:val="8000FF"/>
          <w:sz w:val="22"/>
          <w:szCs w:val="22"/>
        </w:rPr>
        <w:t>,</w:t>
      </w:r>
    </w:p>
    <w:p w14:paraId="1D138AEB"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"invoiceNo"</w:t>
      </w:r>
      <w:r w:rsidRPr="0076075D">
        <w:rPr>
          <w:snapToGrid/>
          <w:color w:val="000000"/>
          <w:sz w:val="22"/>
          <w:szCs w:val="22"/>
        </w:rPr>
        <w:t>: AA</w:t>
      </w:r>
      <w:r w:rsidRPr="0076075D">
        <w:rPr>
          <w:b/>
          <w:bCs/>
          <w:snapToGrid/>
          <w:color w:val="8000FF"/>
          <w:sz w:val="22"/>
          <w:szCs w:val="22"/>
        </w:rPr>
        <w:t>/</w:t>
      </w:r>
      <w:r w:rsidRPr="0076075D">
        <w:rPr>
          <w:snapToGrid/>
          <w:color w:val="FF8000"/>
          <w:sz w:val="22"/>
          <w:szCs w:val="22"/>
        </w:rPr>
        <w:t>20E0000018</w:t>
      </w:r>
      <w:r w:rsidRPr="0076075D">
        <w:rPr>
          <w:b/>
          <w:bCs/>
          <w:snapToGrid/>
          <w:color w:val="8000FF"/>
          <w:sz w:val="22"/>
          <w:szCs w:val="22"/>
        </w:rPr>
        <w:t>,</w:t>
      </w:r>
    </w:p>
    <w:p w14:paraId="11C50882"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"transactionID"</w:t>
      </w:r>
      <w:r w:rsidRPr="0076075D">
        <w:rPr>
          <w:snapToGrid/>
          <w:color w:val="000000"/>
          <w:sz w:val="22"/>
          <w:szCs w:val="22"/>
        </w:rPr>
        <w:t xml:space="preserve">: </w:t>
      </w:r>
      <w:r w:rsidRPr="0076075D">
        <w:rPr>
          <w:snapToGrid/>
          <w:color w:val="FF8000"/>
          <w:sz w:val="22"/>
          <w:szCs w:val="22"/>
        </w:rPr>
        <w:t>12523522245</w:t>
      </w:r>
      <w:r w:rsidRPr="0076075D">
        <w:rPr>
          <w:b/>
          <w:bCs/>
          <w:snapToGrid/>
          <w:color w:val="8000FF"/>
          <w:sz w:val="22"/>
          <w:szCs w:val="22"/>
        </w:rPr>
        <w:t>,</w:t>
      </w:r>
    </w:p>
    <w:p w14:paraId="4EE41102"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snapToGrid/>
          <w:color w:val="800000"/>
          <w:sz w:val="22"/>
          <w:szCs w:val="22"/>
        </w:rPr>
        <w:t>"reservationCode"</w:t>
      </w:r>
      <w:r w:rsidRPr="0076075D">
        <w:rPr>
          <w:snapToGrid/>
          <w:color w:val="000000"/>
          <w:sz w:val="22"/>
          <w:szCs w:val="22"/>
        </w:rPr>
        <w:t>: AXHBNK8I0H</w:t>
      </w:r>
    </w:p>
    <w:p w14:paraId="1E6D52E5" w14:textId="77777777" w:rsidR="00501898" w:rsidRPr="0076075D" w:rsidRDefault="00136181">
      <w:pPr>
        <w:widowControl/>
        <w:shd w:val="clear" w:color="auto" w:fill="DBE5F1"/>
        <w:spacing w:before="0" w:line="240" w:lineRule="auto"/>
        <w:ind w:left="993" w:right="285"/>
        <w:jc w:val="both"/>
        <w:rPr>
          <w:snapToGrid/>
          <w:color w:val="000000"/>
          <w:sz w:val="22"/>
          <w:szCs w:val="22"/>
        </w:rPr>
      </w:pPr>
      <w:r w:rsidRPr="0076075D">
        <w:rPr>
          <w:snapToGrid/>
          <w:color w:val="000000"/>
          <w:sz w:val="22"/>
          <w:szCs w:val="22"/>
        </w:rPr>
        <w:t xml:space="preserve">  </w:t>
      </w:r>
      <w:r w:rsidRPr="0076075D">
        <w:rPr>
          <w:b/>
          <w:bCs/>
          <w:snapToGrid/>
          <w:color w:val="8000FF"/>
          <w:sz w:val="22"/>
          <w:szCs w:val="22"/>
        </w:rPr>
        <w:t>}</w:t>
      </w:r>
    </w:p>
    <w:p w14:paraId="6311D482" w14:textId="77777777" w:rsidR="00501898" w:rsidRPr="0076075D" w:rsidRDefault="00136181">
      <w:pPr>
        <w:widowControl/>
        <w:shd w:val="clear" w:color="auto" w:fill="DBE5F1"/>
        <w:spacing w:before="0" w:line="240" w:lineRule="auto"/>
        <w:ind w:left="993" w:right="285"/>
        <w:jc w:val="both"/>
        <w:rPr>
          <w:b/>
          <w:bCs/>
          <w:snapToGrid/>
          <w:color w:val="8000FF"/>
          <w:sz w:val="22"/>
          <w:szCs w:val="22"/>
        </w:rPr>
      </w:pPr>
      <w:r w:rsidRPr="0076075D">
        <w:rPr>
          <w:b/>
          <w:bCs/>
          <w:snapToGrid/>
          <w:color w:val="8000FF"/>
          <w:sz w:val="22"/>
          <w:szCs w:val="22"/>
        </w:rPr>
        <w:t>}</w:t>
      </w:r>
      <w:r w:rsidRPr="0076075D">
        <w:rPr>
          <w:b/>
          <w:bCs/>
          <w:snapToGrid/>
          <w:color w:val="8000FF"/>
          <w:sz w:val="22"/>
          <w:szCs w:val="22"/>
        </w:rPr>
        <w:br/>
      </w:r>
    </w:p>
    <w:p w14:paraId="3E127DB5" w14:textId="77777777" w:rsidR="00501898" w:rsidRPr="0076075D" w:rsidRDefault="00501898">
      <w:pPr>
        <w:snapToGrid w:val="0"/>
        <w:jc w:val="both"/>
        <w:rPr>
          <w:sz w:val="22"/>
          <w:szCs w:val="22"/>
        </w:rPr>
      </w:pPr>
    </w:p>
    <w:tbl>
      <w:tblPr>
        <w:tblW w:w="8784"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63E67415" w14:textId="77777777">
        <w:tc>
          <w:tcPr>
            <w:tcW w:w="2533" w:type="dxa"/>
            <w:shd w:val="clear" w:color="auto" w:fill="D9D9D9"/>
          </w:tcPr>
          <w:p w14:paraId="666D539B" w14:textId="77777777" w:rsidR="00501898" w:rsidRPr="0076075D" w:rsidRDefault="00136181">
            <w:pPr>
              <w:jc w:val="center"/>
              <w:rPr>
                <w:b/>
                <w:sz w:val="22"/>
                <w:szCs w:val="22"/>
              </w:rPr>
            </w:pPr>
            <w:r w:rsidRPr="0076075D">
              <w:rPr>
                <w:b/>
                <w:sz w:val="22"/>
                <w:szCs w:val="22"/>
              </w:rPr>
              <w:t>Tên trường</w:t>
            </w:r>
          </w:p>
        </w:tc>
        <w:tc>
          <w:tcPr>
            <w:tcW w:w="6251" w:type="dxa"/>
            <w:shd w:val="clear" w:color="auto" w:fill="D9D9D9"/>
          </w:tcPr>
          <w:p w14:paraId="0B2D4CC2" w14:textId="77777777" w:rsidR="00501898" w:rsidRPr="0076075D" w:rsidRDefault="00136181">
            <w:pPr>
              <w:jc w:val="center"/>
              <w:rPr>
                <w:b/>
                <w:sz w:val="22"/>
                <w:szCs w:val="22"/>
              </w:rPr>
            </w:pPr>
            <w:r w:rsidRPr="0076075D">
              <w:rPr>
                <w:b/>
                <w:sz w:val="22"/>
                <w:szCs w:val="22"/>
              </w:rPr>
              <w:t>Mô tả</w:t>
            </w:r>
          </w:p>
        </w:tc>
      </w:tr>
      <w:tr w:rsidR="00501898" w:rsidRPr="0076075D" w14:paraId="10739670" w14:textId="77777777">
        <w:tc>
          <w:tcPr>
            <w:tcW w:w="2533" w:type="dxa"/>
          </w:tcPr>
          <w:p w14:paraId="1B004005"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73A4B2FD" w14:textId="77777777" w:rsidR="00501898" w:rsidRPr="0076075D" w:rsidRDefault="00136181">
            <w:pPr>
              <w:spacing w:before="0"/>
              <w:ind w:left="0"/>
              <w:jc w:val="both"/>
              <w:rPr>
                <w:sz w:val="22"/>
                <w:szCs w:val="22"/>
              </w:rPr>
            </w:pPr>
            <w:r w:rsidRPr="0076075D">
              <w:rPr>
                <w:sz w:val="22"/>
                <w:szCs w:val="22"/>
              </w:rPr>
              <w:t>Mã lỗi (giá trị là null nếu lập hóa đơn thành công)</w:t>
            </w:r>
          </w:p>
        </w:tc>
      </w:tr>
      <w:tr w:rsidR="00501898" w:rsidRPr="0076075D" w14:paraId="26D7523C" w14:textId="77777777">
        <w:tc>
          <w:tcPr>
            <w:tcW w:w="2533" w:type="dxa"/>
          </w:tcPr>
          <w:p w14:paraId="3D5F0A59"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021CD300" w14:textId="77777777" w:rsidR="00501898" w:rsidRPr="0076075D" w:rsidRDefault="00136181">
            <w:pPr>
              <w:spacing w:before="0"/>
              <w:ind w:left="0"/>
              <w:jc w:val="both"/>
              <w:rPr>
                <w:sz w:val="22"/>
                <w:szCs w:val="22"/>
              </w:rPr>
            </w:pPr>
            <w:r w:rsidRPr="0076075D">
              <w:rPr>
                <w:sz w:val="22"/>
                <w:szCs w:val="22"/>
              </w:rPr>
              <w:t>Mô tả lỗi (giá trị là null nếu lập hóa đơn thành công)</w:t>
            </w:r>
          </w:p>
        </w:tc>
      </w:tr>
      <w:tr w:rsidR="00501898" w:rsidRPr="0076075D" w14:paraId="3A4751FA" w14:textId="77777777">
        <w:tc>
          <w:tcPr>
            <w:tcW w:w="2533" w:type="dxa"/>
          </w:tcPr>
          <w:p w14:paraId="2D7A9A39" w14:textId="77777777" w:rsidR="00501898" w:rsidRPr="0076075D" w:rsidRDefault="00136181">
            <w:pPr>
              <w:spacing w:before="0"/>
              <w:ind w:left="0"/>
              <w:jc w:val="both"/>
              <w:rPr>
                <w:sz w:val="22"/>
                <w:szCs w:val="22"/>
              </w:rPr>
            </w:pPr>
            <w:r w:rsidRPr="0076075D">
              <w:rPr>
                <w:sz w:val="22"/>
                <w:szCs w:val="22"/>
              </w:rPr>
              <w:t>supplierTaxCode</w:t>
            </w:r>
          </w:p>
        </w:tc>
        <w:tc>
          <w:tcPr>
            <w:tcW w:w="6251" w:type="dxa"/>
          </w:tcPr>
          <w:p w14:paraId="537B3FB1" w14:textId="77777777" w:rsidR="00501898" w:rsidRPr="0076075D" w:rsidRDefault="00136181">
            <w:pPr>
              <w:spacing w:before="0"/>
              <w:ind w:left="0"/>
              <w:jc w:val="both"/>
              <w:rPr>
                <w:sz w:val="22"/>
                <w:szCs w:val="22"/>
              </w:rPr>
            </w:pPr>
            <w:r w:rsidRPr="0076075D">
              <w:rPr>
                <w:sz w:val="22"/>
                <w:szCs w:val="22"/>
              </w:rPr>
              <w:t>Mã số thuế người bán (doanh nghiệp phát hành hóa đơn)</w:t>
            </w:r>
          </w:p>
        </w:tc>
      </w:tr>
      <w:tr w:rsidR="00501898" w:rsidRPr="0076075D" w14:paraId="39B7B374" w14:textId="77777777">
        <w:tc>
          <w:tcPr>
            <w:tcW w:w="2533" w:type="dxa"/>
          </w:tcPr>
          <w:p w14:paraId="5D20B424" w14:textId="77777777" w:rsidR="00501898" w:rsidRPr="0076075D" w:rsidRDefault="00136181">
            <w:pPr>
              <w:spacing w:before="0"/>
              <w:ind w:left="0"/>
              <w:jc w:val="both"/>
              <w:rPr>
                <w:sz w:val="22"/>
                <w:szCs w:val="22"/>
              </w:rPr>
            </w:pPr>
            <w:r w:rsidRPr="0076075D">
              <w:rPr>
                <w:sz w:val="22"/>
                <w:szCs w:val="22"/>
              </w:rPr>
              <w:t>invoiceNo</w:t>
            </w:r>
          </w:p>
        </w:tc>
        <w:tc>
          <w:tcPr>
            <w:tcW w:w="6251" w:type="dxa"/>
          </w:tcPr>
          <w:p w14:paraId="4AABBE7E" w14:textId="77777777" w:rsidR="00501898" w:rsidRPr="0076075D" w:rsidRDefault="00136181">
            <w:pPr>
              <w:spacing w:before="0"/>
              <w:ind w:left="0"/>
              <w:jc w:val="both"/>
              <w:rPr>
                <w:sz w:val="22"/>
                <w:szCs w:val="22"/>
                <w:lang w:val="pt-PT"/>
              </w:rPr>
            </w:pPr>
            <w:r w:rsidRPr="0076075D">
              <w:rPr>
                <w:sz w:val="22"/>
                <w:szCs w:val="22"/>
                <w:lang w:val="pt-PT"/>
              </w:rPr>
              <w:t xml:space="preserve">Số hóa đơn vd: AA\20E0000001 </w:t>
            </w:r>
          </w:p>
        </w:tc>
      </w:tr>
      <w:tr w:rsidR="00501898" w:rsidRPr="0076075D" w14:paraId="07167559" w14:textId="77777777">
        <w:tc>
          <w:tcPr>
            <w:tcW w:w="2533" w:type="dxa"/>
          </w:tcPr>
          <w:p w14:paraId="576C2E26" w14:textId="77777777" w:rsidR="00501898" w:rsidRPr="0076075D" w:rsidRDefault="00136181">
            <w:pPr>
              <w:spacing w:before="0"/>
              <w:ind w:left="0"/>
              <w:jc w:val="both"/>
              <w:rPr>
                <w:sz w:val="22"/>
                <w:szCs w:val="22"/>
              </w:rPr>
            </w:pPr>
            <w:r w:rsidRPr="0076075D">
              <w:rPr>
                <w:sz w:val="22"/>
                <w:szCs w:val="22"/>
              </w:rPr>
              <w:t>transactionID</w:t>
            </w:r>
          </w:p>
        </w:tc>
        <w:tc>
          <w:tcPr>
            <w:tcW w:w="6251" w:type="dxa"/>
          </w:tcPr>
          <w:p w14:paraId="6C334CCE" w14:textId="77777777" w:rsidR="00501898" w:rsidRPr="0076075D" w:rsidRDefault="00136181">
            <w:pPr>
              <w:spacing w:before="0"/>
              <w:ind w:left="0"/>
              <w:jc w:val="both"/>
              <w:rPr>
                <w:sz w:val="22"/>
                <w:szCs w:val="22"/>
              </w:rPr>
            </w:pPr>
            <w:r w:rsidRPr="0076075D">
              <w:rPr>
                <w:sz w:val="22"/>
                <w:szCs w:val="22"/>
              </w:rPr>
              <w:t>Id của giao dịch</w:t>
            </w:r>
          </w:p>
        </w:tc>
      </w:tr>
      <w:tr w:rsidR="00501898" w:rsidRPr="0076075D" w14:paraId="5E9A0D46" w14:textId="77777777">
        <w:tc>
          <w:tcPr>
            <w:tcW w:w="2533" w:type="dxa"/>
          </w:tcPr>
          <w:p w14:paraId="03A08A36" w14:textId="77777777" w:rsidR="00501898" w:rsidRPr="0076075D" w:rsidRDefault="00136181">
            <w:pPr>
              <w:spacing w:before="0"/>
              <w:ind w:left="0"/>
              <w:jc w:val="both"/>
              <w:rPr>
                <w:sz w:val="22"/>
                <w:szCs w:val="22"/>
              </w:rPr>
            </w:pPr>
            <w:r w:rsidRPr="0076075D">
              <w:rPr>
                <w:sz w:val="22"/>
                <w:szCs w:val="22"/>
              </w:rPr>
              <w:t>reservationCode</w:t>
            </w:r>
          </w:p>
        </w:tc>
        <w:tc>
          <w:tcPr>
            <w:tcW w:w="6251" w:type="dxa"/>
          </w:tcPr>
          <w:p w14:paraId="40E2F9E8" w14:textId="77777777" w:rsidR="00501898" w:rsidRPr="0076075D" w:rsidRDefault="00136181">
            <w:pPr>
              <w:spacing w:before="0"/>
              <w:ind w:left="0"/>
              <w:jc w:val="both"/>
              <w:rPr>
                <w:sz w:val="22"/>
                <w:szCs w:val="22"/>
              </w:rPr>
            </w:pPr>
            <w:r w:rsidRPr="0076075D">
              <w:rPr>
                <w:sz w:val="22"/>
                <w:szCs w:val="22"/>
              </w:rPr>
              <w:t>Mã số bí mật dùng để khách hàng tra cứu</w:t>
            </w:r>
          </w:p>
        </w:tc>
      </w:tr>
    </w:tbl>
    <w:p w14:paraId="56FC2805" w14:textId="77777777" w:rsidR="00501898" w:rsidRPr="0076075D" w:rsidRDefault="00136181">
      <w:pPr>
        <w:rPr>
          <w:sz w:val="22"/>
          <w:szCs w:val="22"/>
        </w:rPr>
      </w:pPr>
      <w:r w:rsidRPr="0076075D">
        <w:rPr>
          <w:sz w:val="22"/>
          <w:szCs w:val="22"/>
        </w:rPr>
        <w:t xml:space="preserve">Tham khảo thêm tại </w:t>
      </w:r>
      <w:hyperlink r:id="rId87" w:history="1">
        <w:r w:rsidRPr="0076075D">
          <w:rPr>
            <w:rStyle w:val="Hyperlink"/>
            <w:sz w:val="22"/>
            <w:szCs w:val="22"/>
          </w:rPr>
          <w:t>https://sinvoice.viettel.vn/download/soft/signhash.rar</w:t>
        </w:r>
      </w:hyperlink>
    </w:p>
    <w:p w14:paraId="22982FBE" w14:textId="77777777" w:rsidR="00501898" w:rsidRPr="0076075D" w:rsidRDefault="00136181">
      <w:pPr>
        <w:pStyle w:val="NormalIndent"/>
        <w:rPr>
          <w:sz w:val="22"/>
          <w:szCs w:val="22"/>
        </w:rPr>
      </w:pPr>
      <w:r w:rsidRPr="0076075D">
        <w:rPr>
          <w:b/>
          <w:bCs w:val="0"/>
          <w:sz w:val="22"/>
          <w:szCs w:val="22"/>
        </w:rPr>
        <w:t xml:space="preserve">Lưu ý: </w:t>
      </w:r>
      <w:r w:rsidRPr="0076075D">
        <w:rPr>
          <w:sz w:val="22"/>
          <w:szCs w:val="22"/>
        </w:rPr>
        <w:t>Nếu là lập hóa đơn máy tính tiền thì respond trả về có cả thông tin Mã CQT cấp: "codeOfTax", nếu không phải hóa đơn máy tính tiền thì trả về codeOfTax = null</w:t>
      </w:r>
    </w:p>
    <w:p w14:paraId="436C6364" w14:textId="77777777" w:rsidR="00501898" w:rsidRPr="0076075D" w:rsidRDefault="00136181">
      <w:pPr>
        <w:pStyle w:val="Heading2"/>
        <w:numPr>
          <w:ilvl w:val="0"/>
          <w:numId w:val="0"/>
        </w:numPr>
        <w:tabs>
          <w:tab w:val="clear" w:pos="2278"/>
        </w:tabs>
        <w:rPr>
          <w:rFonts w:ascii="Times New Roman" w:hAnsi="Times New Roman"/>
          <w:sz w:val="22"/>
          <w:szCs w:val="22"/>
          <w:lang w:val="vi-VN"/>
        </w:rPr>
      </w:pPr>
      <w:r w:rsidRPr="0076075D">
        <w:rPr>
          <w:rFonts w:ascii="Times New Roman" w:hAnsi="Times New Roman"/>
          <w:sz w:val="22"/>
          <w:szCs w:val="22"/>
        </w:rPr>
        <w:t xml:space="preserve">7.32 Phát hành hóa đơn có mã bí mật </w:t>
      </w:r>
      <w:r w:rsidRPr="0076075D">
        <w:rPr>
          <w:rFonts w:ascii="Times New Roman" w:hAnsi="Times New Roman"/>
          <w:sz w:val="22"/>
          <w:szCs w:val="22"/>
          <w:lang w:val="vi-VN"/>
        </w:rPr>
        <w:t>cho CLOUD CA</w:t>
      </w:r>
    </w:p>
    <w:p w14:paraId="302DC53A" w14:textId="77777777" w:rsidR="00501898" w:rsidRPr="0076075D" w:rsidRDefault="00136181">
      <w:pPr>
        <w:rPr>
          <w:sz w:val="22"/>
          <w:szCs w:val="22"/>
          <w:lang w:val="vi-VN"/>
        </w:rPr>
      </w:pPr>
      <w:r w:rsidRPr="0076075D">
        <w:rPr>
          <w:sz w:val="22"/>
          <w:szCs w:val="22"/>
          <w:lang w:val="vi-VN"/>
        </w:rPr>
        <w:t>- Mô tả chung: Yêu cầu này thực hiện thêm mới API cho phép người dùng lập hóa đơn có mã số bí mật</w:t>
      </w:r>
    </w:p>
    <w:p w14:paraId="66F40A00" w14:textId="77777777" w:rsidR="00501898" w:rsidRPr="0076075D" w:rsidRDefault="00136181">
      <w:pPr>
        <w:rPr>
          <w:sz w:val="22"/>
          <w:szCs w:val="22"/>
          <w:lang w:val="vi-VN"/>
        </w:rPr>
      </w:pPr>
      <w:r w:rsidRPr="0076075D">
        <w:rPr>
          <w:sz w:val="22"/>
          <w:szCs w:val="22"/>
          <w:lang w:val="vi-VN"/>
        </w:rPr>
        <w:t xml:space="preserve">- Đường dẫn API lấy chuỗi hash: </w:t>
      </w:r>
      <w:r w:rsidRPr="0076075D">
        <w:rPr>
          <w:color w:val="505050"/>
          <w:sz w:val="22"/>
          <w:szCs w:val="22"/>
          <w:shd w:val="clear" w:color="auto" w:fill="FAFAFA"/>
          <w:lang w:val="vi-VN"/>
        </w:rPr>
        <w:t>InvoiceAPI/InvoiceWS/createInvoiceUsbTokenGetHash/{supplierTaxCode}</w:t>
      </w:r>
    </w:p>
    <w:p w14:paraId="3B308A3A" w14:textId="77777777" w:rsidR="00501898" w:rsidRPr="0076075D" w:rsidRDefault="00136181">
      <w:pPr>
        <w:rPr>
          <w:sz w:val="22"/>
          <w:szCs w:val="22"/>
          <w:lang w:val="vi-VN"/>
        </w:rPr>
      </w:pPr>
      <w:r w:rsidRPr="0076075D">
        <w:rPr>
          <w:sz w:val="22"/>
          <w:szCs w:val="22"/>
          <w:lang w:val="vi-VN"/>
        </w:rPr>
        <w:t xml:space="preserve">- Đường dẫn API ký và sinh hóa đơn: </w:t>
      </w:r>
    </w:p>
    <w:p w14:paraId="50339FF2" w14:textId="77777777" w:rsidR="00501898" w:rsidRPr="0076075D" w:rsidRDefault="00136181">
      <w:pPr>
        <w:rPr>
          <w:sz w:val="22"/>
          <w:szCs w:val="22"/>
          <w:lang w:val="vi-VN"/>
        </w:rPr>
      </w:pPr>
      <w:r w:rsidRPr="0076075D">
        <w:rPr>
          <w:color w:val="505050"/>
          <w:sz w:val="22"/>
          <w:szCs w:val="22"/>
          <w:shd w:val="clear" w:color="auto" w:fill="FAFAFA"/>
          <w:lang w:val="vi-VN"/>
        </w:rPr>
        <w:t>InvoiceAPI/InvoiceWS/createInvoiceUsbTokenInsertSignature</w:t>
      </w:r>
    </w:p>
    <w:p w14:paraId="678BEEB0" w14:textId="77777777" w:rsidR="00501898" w:rsidRPr="0076075D" w:rsidRDefault="00136181">
      <w:pPr>
        <w:rPr>
          <w:b/>
          <w:i/>
          <w:sz w:val="22"/>
          <w:szCs w:val="22"/>
          <w:lang w:val="vi-VN"/>
        </w:rPr>
        <w:sectPr w:rsidR="00501898" w:rsidRPr="0076075D">
          <w:headerReference w:type="even" r:id="rId88"/>
          <w:footerReference w:type="even" r:id="rId89"/>
          <w:footerReference w:type="default" r:id="rId90"/>
          <w:headerReference w:type="first" r:id="rId91"/>
          <w:pgSz w:w="11909" w:h="16834"/>
          <w:pgMar w:top="1138" w:right="850" w:bottom="1138" w:left="1138" w:header="432" w:footer="432" w:gutter="0"/>
          <w:pgNumType w:start="1"/>
          <w:cols w:space="720"/>
          <w:titlePg/>
          <w:docGrid w:linePitch="326"/>
        </w:sectPr>
      </w:pPr>
      <w:r w:rsidRPr="0076075D">
        <w:rPr>
          <w:i/>
          <w:sz w:val="22"/>
          <w:szCs w:val="22"/>
          <w:lang w:val="vi-VN"/>
        </w:rPr>
        <w:t xml:space="preserve">- Nội dung tương tự như phần lập hóa đơn mã số bí mật server </w:t>
      </w:r>
      <w:r w:rsidRPr="0076075D">
        <w:rPr>
          <w:b/>
          <w:i/>
          <w:sz w:val="22"/>
          <w:szCs w:val="22"/>
          <w:lang w:val="vi-VN"/>
        </w:rPr>
        <w:t>mục 7.2</w:t>
      </w:r>
    </w:p>
    <w:p w14:paraId="7E50C5BA" w14:textId="77777777" w:rsidR="00501898" w:rsidRPr="0076075D" w:rsidRDefault="00136181">
      <w:pPr>
        <w:widowControl/>
        <w:shd w:val="clear" w:color="auto" w:fill="FFFFFE"/>
        <w:spacing w:before="0" w:line="270" w:lineRule="atLeast"/>
        <w:ind w:left="0"/>
        <w:rPr>
          <w:snapToGrid/>
          <w:color w:val="000000"/>
          <w:sz w:val="22"/>
          <w:szCs w:val="22"/>
          <w:lang w:val="vi-VN"/>
        </w:rPr>
      </w:pPr>
      <w:r w:rsidRPr="0076075D">
        <w:rPr>
          <w:b/>
          <w:bCs/>
          <w:snapToGrid/>
          <w:color w:val="000000"/>
          <w:sz w:val="22"/>
          <w:szCs w:val="22"/>
          <w:lang w:val="vi-VN"/>
        </w:rPr>
        <w:lastRenderedPageBreak/>
        <w:t>Lưu ý:</w:t>
      </w:r>
    </w:p>
    <w:p w14:paraId="7BBE7112" w14:textId="77777777" w:rsidR="00501898" w:rsidRPr="0076075D" w:rsidRDefault="00136181">
      <w:pPr>
        <w:ind w:left="360"/>
        <w:rPr>
          <w:bCs/>
          <w:sz w:val="22"/>
          <w:szCs w:val="22"/>
          <w:lang w:val="vi-VN"/>
        </w:rPr>
      </w:pPr>
      <w:r w:rsidRPr="0076075D">
        <w:rPr>
          <w:sz w:val="22"/>
          <w:szCs w:val="22"/>
          <w:lang w:val="vi-VN"/>
        </w:rPr>
        <w:t xml:space="preserve">Nếu người dùng truyền giá trị 0 hoặc “0” cho tham số validation trong phần generalInvoiceInfo thì </w:t>
      </w:r>
      <w:r w:rsidRPr="0076075D">
        <w:rPr>
          <w:bCs/>
          <w:sz w:val="22"/>
          <w:szCs w:val="22"/>
          <w:lang w:val="vi-VN"/>
        </w:rPr>
        <w:t>các thông tin được truyền trong phần itemInfo, taxBreakdowns, summarizeInfo sẽ được giữ nguyên mà không thực hiện kiểm tra ràng buộc và tính toán lại.</w:t>
      </w:r>
    </w:p>
    <w:p w14:paraId="5404AD29" w14:textId="77777777" w:rsidR="00501898" w:rsidRPr="0076075D" w:rsidRDefault="00136181">
      <w:pPr>
        <w:pStyle w:val="Heading2"/>
        <w:numPr>
          <w:ilvl w:val="0"/>
          <w:numId w:val="0"/>
        </w:numPr>
        <w:tabs>
          <w:tab w:val="clear" w:pos="2278"/>
        </w:tabs>
        <w:rPr>
          <w:rFonts w:ascii="Times New Roman" w:hAnsi="Times New Roman"/>
          <w:sz w:val="22"/>
          <w:szCs w:val="22"/>
          <w:lang w:val="vi-VN"/>
        </w:rPr>
      </w:pPr>
      <w:r w:rsidRPr="0076075D">
        <w:rPr>
          <w:rFonts w:ascii="Times New Roman" w:hAnsi="Times New Roman"/>
          <w:sz w:val="22"/>
          <w:szCs w:val="22"/>
          <w:lang w:val="vi-VN"/>
        </w:rPr>
        <w:t>7.33 Gửi</w:t>
      </w:r>
      <w:r w:rsidRPr="0076075D">
        <w:rPr>
          <w:rFonts w:ascii="Times New Roman" w:hAnsi="Times New Roman"/>
          <w:snapToGrid/>
          <w:sz w:val="22"/>
          <w:szCs w:val="22"/>
          <w:lang w:val="vi-VN"/>
        </w:rPr>
        <w:t xml:space="preserve"> email hóa đơn cho phép truyền email khách hàng</w:t>
      </w:r>
    </w:p>
    <w:p w14:paraId="5273CDD8" w14:textId="77777777" w:rsidR="00501898" w:rsidRPr="0076075D" w:rsidRDefault="00136181">
      <w:pPr>
        <w:ind w:left="360"/>
        <w:jc w:val="both"/>
        <w:rPr>
          <w:sz w:val="22"/>
          <w:szCs w:val="22"/>
          <w:lang w:val="vi-VN"/>
        </w:rPr>
      </w:pPr>
      <w:r w:rsidRPr="0076075D">
        <w:rPr>
          <w:b/>
          <w:bCs/>
          <w:sz w:val="22"/>
          <w:szCs w:val="22"/>
          <w:lang w:val="vi-VN"/>
        </w:rPr>
        <w:t xml:space="preserve">- </w:t>
      </w:r>
      <w:r w:rsidRPr="0076075D">
        <w:rPr>
          <w:sz w:val="22"/>
          <w:szCs w:val="22"/>
          <w:lang w:val="vi-VN"/>
        </w:rPr>
        <w:t>Mô tả chung: API gửi email hóa đơn cho khách hàng dùng cho máy POS, không check cấu hình gửi email các loại hóa đơn (Quản lý hệ thống &gt; Cấu hình doanh nghiệp &gt; Email &gt; Cấu hình gửi Mail)</w:t>
      </w:r>
    </w:p>
    <w:p w14:paraId="3FACAA0A" w14:textId="77777777" w:rsidR="00501898" w:rsidRPr="0076075D" w:rsidRDefault="00136181">
      <w:pPr>
        <w:pStyle w:val="ListParagraph"/>
        <w:widowControl w:val="0"/>
        <w:numPr>
          <w:ilvl w:val="0"/>
          <w:numId w:val="25"/>
        </w:numPr>
        <w:spacing w:before="120" w:line="360" w:lineRule="auto"/>
        <w:contextualSpacing/>
        <w:jc w:val="both"/>
        <w:rPr>
          <w:rFonts w:ascii="Times New Roman" w:hAnsi="Times New Roman"/>
          <w:b/>
          <w:color w:val="0000FF"/>
        </w:rPr>
      </w:pPr>
      <w:r w:rsidRPr="0076075D">
        <w:rPr>
          <w:rFonts w:ascii="Times New Roman" w:hAnsi="Times New Roman"/>
          <w:b/>
          <w:color w:val="0000FF"/>
        </w:rPr>
        <w:t>Đầu vào:</w:t>
      </w:r>
    </w:p>
    <w:p w14:paraId="5E0421EA" w14:textId="77777777" w:rsidR="00501898" w:rsidRPr="0076075D" w:rsidRDefault="00136181">
      <w:pPr>
        <w:snapToGrid w:val="0"/>
        <w:ind w:left="360"/>
        <w:jc w:val="both"/>
        <w:rPr>
          <w:sz w:val="22"/>
          <w:szCs w:val="22"/>
        </w:rPr>
      </w:pPr>
      <w:r w:rsidRPr="0076075D">
        <w:rPr>
          <w:sz w:val="22"/>
          <w:szCs w:val="22"/>
          <w:lang w:val="vi-VN"/>
        </w:rPr>
        <w:t>- Đường dẫn:</w:t>
      </w:r>
      <w:r w:rsidRPr="0076075D">
        <w:rPr>
          <w:sz w:val="22"/>
          <w:szCs w:val="22"/>
        </w:rPr>
        <w:t xml:space="preserve"> </w:t>
      </w:r>
      <w:r w:rsidRPr="0076075D">
        <w:rPr>
          <w:color w:val="0000FF"/>
          <w:sz w:val="22"/>
          <w:szCs w:val="22"/>
          <w:u w:val="single"/>
        </w:rPr>
        <w:t>api</w:t>
      </w:r>
      <w:hyperlink r:id="rId92" w:history="1">
        <w:r w:rsidRPr="0076075D">
          <w:rPr>
            <w:rStyle w:val="Hyperlink"/>
            <w:sz w:val="22"/>
            <w:szCs w:val="22"/>
          </w:rPr>
          <w:t>/InvoiceAPI/</w:t>
        </w:r>
      </w:hyperlink>
      <w:r w:rsidRPr="0076075D">
        <w:rPr>
          <w:rStyle w:val="Hyperlink"/>
          <w:sz w:val="22"/>
          <w:szCs w:val="22"/>
        </w:rPr>
        <w:t>InvoiceUtilsWS/</w:t>
      </w:r>
      <w:r w:rsidRPr="0076075D">
        <w:rPr>
          <w:color w:val="0000FF"/>
          <w:sz w:val="22"/>
          <w:szCs w:val="22"/>
          <w:u w:val="single"/>
        </w:rPr>
        <w:t>sendEmailToCustomer</w:t>
      </w:r>
    </w:p>
    <w:p w14:paraId="5F95F781" w14:textId="77777777" w:rsidR="00501898" w:rsidRPr="0076075D" w:rsidRDefault="00136181">
      <w:pPr>
        <w:ind w:left="360"/>
        <w:rPr>
          <w:sz w:val="22"/>
          <w:szCs w:val="22"/>
          <w:lang w:val="vi-VN"/>
        </w:rPr>
      </w:pPr>
      <w:r w:rsidRPr="0076075D">
        <w:rPr>
          <w:sz w:val="22"/>
          <w:szCs w:val="22"/>
          <w:lang w:val="vi-VN"/>
        </w:rPr>
        <w:t xml:space="preserve">- </w:t>
      </w:r>
      <w:r w:rsidRPr="0076075D">
        <w:rPr>
          <w:sz w:val="22"/>
          <w:szCs w:val="22"/>
        </w:rPr>
        <w:t>Method: P</w:t>
      </w:r>
      <w:r w:rsidRPr="0076075D">
        <w:rPr>
          <w:sz w:val="22"/>
          <w:szCs w:val="22"/>
          <w:lang w:val="vi-VN"/>
        </w:rPr>
        <w:t>OST</w:t>
      </w:r>
    </w:p>
    <w:p w14:paraId="1745067A" w14:textId="77777777" w:rsidR="00501898" w:rsidRPr="0076075D" w:rsidRDefault="00136181">
      <w:pPr>
        <w:ind w:left="360"/>
        <w:jc w:val="both"/>
        <w:rPr>
          <w:sz w:val="22"/>
          <w:szCs w:val="22"/>
        </w:rPr>
      </w:pPr>
      <w:r w:rsidRPr="0076075D">
        <w:rPr>
          <w:sz w:val="22"/>
          <w:szCs w:val="22"/>
          <w:lang w:val="vi-VN"/>
        </w:rPr>
        <w:t xml:space="preserve">- </w:t>
      </w:r>
      <w:r w:rsidRPr="0076075D">
        <w:rPr>
          <w:sz w:val="22"/>
          <w:szCs w:val="22"/>
        </w:rPr>
        <w:t>Headers:</w:t>
      </w:r>
    </w:p>
    <w:p w14:paraId="4E163E67"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 hoặc Authorization: username/pass như đăng nhập trên web</w:t>
      </w:r>
    </w:p>
    <w:p w14:paraId="4664C537" w14:textId="77777777" w:rsidR="00501898" w:rsidRPr="0076075D" w:rsidRDefault="00136181">
      <w:pPr>
        <w:ind w:left="0" w:firstLine="720"/>
        <w:contextualSpacing/>
        <w:rPr>
          <w:b/>
          <w:color w:val="0000FF"/>
          <w:sz w:val="22"/>
          <w:szCs w:val="22"/>
          <w:lang w:val="fr-FR"/>
        </w:rPr>
      </w:pPr>
      <w:r w:rsidRPr="0076075D">
        <w:rPr>
          <w:sz w:val="22"/>
          <w:szCs w:val="22"/>
          <w:lang w:val="fr-FR"/>
        </w:rPr>
        <w:t>+ Content-Type : application/json</w:t>
      </w:r>
    </w:p>
    <w:p w14:paraId="22EEB9FB" w14:textId="77777777" w:rsidR="00501898" w:rsidRPr="0076075D" w:rsidRDefault="00136181">
      <w:pPr>
        <w:pStyle w:val="ListParagraph"/>
        <w:widowControl w:val="0"/>
        <w:numPr>
          <w:ilvl w:val="0"/>
          <w:numId w:val="27"/>
        </w:numPr>
        <w:snapToGrid w:val="0"/>
        <w:spacing w:before="120" w:line="360" w:lineRule="auto"/>
        <w:contextualSpacing/>
        <w:jc w:val="both"/>
        <w:rPr>
          <w:rFonts w:ascii="Times New Roman" w:hAnsi="Times New Roman"/>
        </w:rPr>
      </w:pPr>
      <w:r w:rsidRPr="0076075D">
        <w:rPr>
          <w:rFonts w:ascii="Times New Roman" w:hAnsi="Times New Roman"/>
        </w:rPr>
        <w:t>Các tham số sendEmailToCustomer</w:t>
      </w:r>
    </w:p>
    <w:tbl>
      <w:tblPr>
        <w:tblW w:w="8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524"/>
        <w:gridCol w:w="4315"/>
      </w:tblGrid>
      <w:tr w:rsidR="00501898" w:rsidRPr="0076075D" w14:paraId="4C3947A5" w14:textId="77777777">
        <w:trPr>
          <w:trHeight w:val="382"/>
          <w:jc w:val="center"/>
        </w:trPr>
        <w:tc>
          <w:tcPr>
            <w:tcW w:w="2127" w:type="dxa"/>
            <w:shd w:val="clear" w:color="auto" w:fill="D9D9D9"/>
          </w:tcPr>
          <w:p w14:paraId="3B619459" w14:textId="77777777" w:rsidR="00501898" w:rsidRPr="0076075D" w:rsidRDefault="00136181">
            <w:pPr>
              <w:ind w:left="0"/>
              <w:jc w:val="center"/>
              <w:rPr>
                <w:b/>
                <w:bCs/>
                <w:color w:val="000000"/>
                <w:sz w:val="22"/>
                <w:szCs w:val="22"/>
              </w:rPr>
            </w:pPr>
            <w:r w:rsidRPr="0076075D">
              <w:rPr>
                <w:b/>
                <w:bCs/>
                <w:color w:val="000000"/>
                <w:sz w:val="22"/>
                <w:szCs w:val="22"/>
              </w:rPr>
              <w:t>Tên tham số</w:t>
            </w:r>
          </w:p>
        </w:tc>
        <w:tc>
          <w:tcPr>
            <w:tcW w:w="2524" w:type="dxa"/>
            <w:shd w:val="clear" w:color="auto" w:fill="D9D9D9"/>
          </w:tcPr>
          <w:p w14:paraId="2984DCB8"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315" w:type="dxa"/>
            <w:shd w:val="clear" w:color="auto" w:fill="D9D9D9"/>
          </w:tcPr>
          <w:p w14:paraId="69145622"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7AB664DA" w14:textId="77777777">
        <w:trPr>
          <w:trHeight w:val="448"/>
          <w:jc w:val="center"/>
        </w:trPr>
        <w:tc>
          <w:tcPr>
            <w:tcW w:w="2127" w:type="dxa"/>
          </w:tcPr>
          <w:p w14:paraId="4C7E50FE" w14:textId="77777777" w:rsidR="00501898" w:rsidRPr="0076075D" w:rsidRDefault="00136181">
            <w:pPr>
              <w:spacing w:before="0"/>
              <w:ind w:left="0"/>
              <w:jc w:val="both"/>
              <w:rPr>
                <w:sz w:val="22"/>
                <w:szCs w:val="22"/>
              </w:rPr>
            </w:pPr>
            <w:r w:rsidRPr="0076075D">
              <w:rPr>
                <w:sz w:val="22"/>
                <w:szCs w:val="22"/>
              </w:rPr>
              <w:t>supplierTaxCode</w:t>
            </w:r>
          </w:p>
        </w:tc>
        <w:tc>
          <w:tcPr>
            <w:tcW w:w="2524" w:type="dxa"/>
          </w:tcPr>
          <w:p w14:paraId="24F60820" w14:textId="77777777" w:rsidR="00501898" w:rsidRPr="0076075D" w:rsidRDefault="00136181">
            <w:pPr>
              <w:spacing w:before="0"/>
              <w:ind w:left="0"/>
              <w:jc w:val="both"/>
              <w:rPr>
                <w:sz w:val="22"/>
                <w:szCs w:val="22"/>
              </w:rPr>
            </w:pPr>
            <w:r w:rsidRPr="0076075D">
              <w:rPr>
                <w:sz w:val="22"/>
                <w:szCs w:val="22"/>
              </w:rPr>
              <w:t>Required : true</w:t>
            </w:r>
          </w:p>
          <w:p w14:paraId="0DA28407" w14:textId="77777777" w:rsidR="00501898" w:rsidRPr="0076075D" w:rsidRDefault="00136181">
            <w:pPr>
              <w:spacing w:before="0"/>
              <w:ind w:left="0"/>
              <w:jc w:val="both"/>
              <w:rPr>
                <w:sz w:val="22"/>
                <w:szCs w:val="22"/>
              </w:rPr>
            </w:pPr>
            <w:r w:rsidRPr="0076075D">
              <w:rPr>
                <w:sz w:val="22"/>
                <w:szCs w:val="22"/>
              </w:rPr>
              <w:t>DataType: String</w:t>
            </w:r>
          </w:p>
          <w:p w14:paraId="2EAFB033" w14:textId="77777777" w:rsidR="00501898" w:rsidRPr="0076075D" w:rsidRDefault="00136181">
            <w:pPr>
              <w:spacing w:before="0"/>
              <w:ind w:left="0"/>
              <w:jc w:val="both"/>
              <w:rPr>
                <w:sz w:val="22"/>
                <w:szCs w:val="22"/>
              </w:rPr>
            </w:pPr>
            <w:r w:rsidRPr="0076075D">
              <w:rPr>
                <w:sz w:val="22"/>
                <w:szCs w:val="22"/>
              </w:rPr>
              <w:t xml:space="preserve">Minlength : </w:t>
            </w:r>
          </w:p>
          <w:p w14:paraId="25075C16" w14:textId="77777777" w:rsidR="00501898" w:rsidRPr="0076075D" w:rsidRDefault="00136181">
            <w:pPr>
              <w:spacing w:before="0"/>
              <w:ind w:left="0"/>
              <w:jc w:val="both"/>
              <w:rPr>
                <w:sz w:val="22"/>
                <w:szCs w:val="22"/>
              </w:rPr>
            </w:pPr>
            <w:r w:rsidRPr="0076075D">
              <w:rPr>
                <w:sz w:val="22"/>
                <w:szCs w:val="22"/>
              </w:rPr>
              <w:t>Maxlength : 20</w:t>
            </w:r>
          </w:p>
          <w:p w14:paraId="26647D61" w14:textId="77777777" w:rsidR="00501898" w:rsidRPr="0076075D" w:rsidRDefault="00136181">
            <w:pPr>
              <w:spacing w:before="0"/>
              <w:ind w:left="0"/>
              <w:jc w:val="both"/>
              <w:rPr>
                <w:sz w:val="22"/>
                <w:szCs w:val="22"/>
              </w:rPr>
            </w:pPr>
            <w:r w:rsidRPr="0076075D">
              <w:rPr>
                <w:sz w:val="22"/>
                <w:szCs w:val="22"/>
              </w:rPr>
              <w:t>Format : [0-9-]+</w:t>
            </w:r>
          </w:p>
        </w:tc>
        <w:tc>
          <w:tcPr>
            <w:tcW w:w="4315" w:type="dxa"/>
          </w:tcPr>
          <w:p w14:paraId="782AAD5B"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184961F7" w14:textId="77777777" w:rsidR="00501898" w:rsidRPr="0076075D" w:rsidRDefault="00136181">
            <w:pPr>
              <w:spacing w:before="0"/>
              <w:ind w:left="0"/>
              <w:jc w:val="both"/>
              <w:rPr>
                <w:sz w:val="22"/>
                <w:szCs w:val="22"/>
              </w:rPr>
            </w:pPr>
            <w:r w:rsidRPr="0076075D">
              <w:rPr>
                <w:sz w:val="22"/>
                <w:szCs w:val="22"/>
              </w:rPr>
              <w:t xml:space="preserve">Mẫu 1: 0312770607 </w:t>
            </w:r>
          </w:p>
          <w:p w14:paraId="523FF567" w14:textId="77777777" w:rsidR="00501898" w:rsidRPr="0076075D" w:rsidRDefault="00136181">
            <w:pPr>
              <w:spacing w:before="0"/>
              <w:ind w:left="0"/>
              <w:jc w:val="both"/>
              <w:rPr>
                <w:sz w:val="22"/>
                <w:szCs w:val="22"/>
              </w:rPr>
            </w:pPr>
            <w:r w:rsidRPr="0076075D">
              <w:rPr>
                <w:sz w:val="22"/>
                <w:szCs w:val="22"/>
              </w:rPr>
              <w:t>Mẫu 2: 0312770607-001</w:t>
            </w:r>
          </w:p>
        </w:tc>
      </w:tr>
      <w:tr w:rsidR="00501898" w:rsidRPr="0076075D" w14:paraId="7A9E4418" w14:textId="77777777">
        <w:trPr>
          <w:trHeight w:val="806"/>
          <w:jc w:val="center"/>
        </w:trPr>
        <w:tc>
          <w:tcPr>
            <w:tcW w:w="2127" w:type="dxa"/>
          </w:tcPr>
          <w:p w14:paraId="424809BD" w14:textId="77777777" w:rsidR="00501898" w:rsidRPr="0076075D" w:rsidRDefault="00136181">
            <w:pPr>
              <w:spacing w:before="0"/>
              <w:ind w:left="0"/>
              <w:jc w:val="both"/>
              <w:rPr>
                <w:sz w:val="22"/>
                <w:szCs w:val="22"/>
              </w:rPr>
            </w:pPr>
            <w:r w:rsidRPr="0076075D">
              <w:rPr>
                <w:sz w:val="22"/>
                <w:szCs w:val="22"/>
              </w:rPr>
              <w:t>transactionUuid</w:t>
            </w:r>
          </w:p>
        </w:tc>
        <w:tc>
          <w:tcPr>
            <w:tcW w:w="2524" w:type="dxa"/>
          </w:tcPr>
          <w:p w14:paraId="60AA6BF4" w14:textId="77777777" w:rsidR="00501898" w:rsidRPr="0076075D" w:rsidRDefault="00136181">
            <w:pPr>
              <w:spacing w:before="0"/>
              <w:ind w:left="0"/>
              <w:jc w:val="both"/>
              <w:rPr>
                <w:sz w:val="22"/>
                <w:szCs w:val="22"/>
              </w:rPr>
            </w:pPr>
            <w:r w:rsidRPr="0076075D">
              <w:rPr>
                <w:sz w:val="22"/>
                <w:szCs w:val="22"/>
              </w:rPr>
              <w:t>Required : true</w:t>
            </w:r>
          </w:p>
          <w:p w14:paraId="04FC56BF" w14:textId="77777777" w:rsidR="00501898" w:rsidRPr="0076075D" w:rsidRDefault="00136181">
            <w:pPr>
              <w:spacing w:before="0"/>
              <w:ind w:left="0"/>
              <w:jc w:val="both"/>
              <w:rPr>
                <w:sz w:val="22"/>
                <w:szCs w:val="22"/>
              </w:rPr>
            </w:pPr>
            <w:r w:rsidRPr="0076075D">
              <w:rPr>
                <w:sz w:val="22"/>
                <w:szCs w:val="22"/>
              </w:rPr>
              <w:t>DataType: String</w:t>
            </w:r>
          </w:p>
        </w:tc>
        <w:tc>
          <w:tcPr>
            <w:tcW w:w="4315" w:type="dxa"/>
          </w:tcPr>
          <w:p w14:paraId="5F988E77" w14:textId="77777777" w:rsidR="00501898" w:rsidRPr="0076075D" w:rsidRDefault="00136181">
            <w:pPr>
              <w:spacing w:before="0"/>
              <w:ind w:left="0"/>
              <w:jc w:val="both"/>
              <w:rPr>
                <w:sz w:val="22"/>
                <w:szCs w:val="22"/>
              </w:rPr>
            </w:pPr>
            <w:r w:rsidRPr="0076075D">
              <w:rPr>
                <w:sz w:val="22"/>
                <w:szCs w:val="22"/>
              </w:rPr>
              <w:t>Key request, transactionUuid tương ứng với 1 hoá đơn (Validate độ dài transactionUuid trong khoảng 10 – 36 ký tự).</w:t>
            </w:r>
          </w:p>
        </w:tc>
      </w:tr>
      <w:tr w:rsidR="00501898" w:rsidRPr="0076075D" w14:paraId="3E565C3C" w14:textId="77777777">
        <w:trPr>
          <w:trHeight w:val="806"/>
          <w:jc w:val="center"/>
        </w:trPr>
        <w:tc>
          <w:tcPr>
            <w:tcW w:w="2127" w:type="dxa"/>
          </w:tcPr>
          <w:p w14:paraId="24A736E5" w14:textId="77777777" w:rsidR="00501898" w:rsidRPr="0076075D" w:rsidRDefault="00136181">
            <w:pPr>
              <w:spacing w:before="0"/>
              <w:ind w:left="0"/>
              <w:jc w:val="both"/>
              <w:rPr>
                <w:sz w:val="22"/>
                <w:szCs w:val="22"/>
              </w:rPr>
            </w:pPr>
            <w:r w:rsidRPr="0076075D">
              <w:rPr>
                <w:sz w:val="22"/>
                <w:szCs w:val="22"/>
              </w:rPr>
              <w:t>buyerEmail</w:t>
            </w:r>
          </w:p>
        </w:tc>
        <w:tc>
          <w:tcPr>
            <w:tcW w:w="2524" w:type="dxa"/>
          </w:tcPr>
          <w:p w14:paraId="3DF1B181" w14:textId="77777777" w:rsidR="00501898" w:rsidRPr="0076075D" w:rsidRDefault="00136181">
            <w:pPr>
              <w:spacing w:before="0"/>
              <w:ind w:left="0"/>
              <w:jc w:val="both"/>
              <w:rPr>
                <w:sz w:val="22"/>
                <w:szCs w:val="22"/>
              </w:rPr>
            </w:pPr>
            <w:r w:rsidRPr="0076075D">
              <w:rPr>
                <w:sz w:val="22"/>
                <w:szCs w:val="22"/>
              </w:rPr>
              <w:t>Required: true</w:t>
            </w:r>
          </w:p>
          <w:p w14:paraId="7C33722F" w14:textId="77777777" w:rsidR="00501898" w:rsidRPr="0076075D" w:rsidRDefault="00136181">
            <w:pPr>
              <w:spacing w:before="0"/>
              <w:ind w:left="0"/>
              <w:jc w:val="both"/>
              <w:rPr>
                <w:sz w:val="22"/>
                <w:szCs w:val="22"/>
              </w:rPr>
            </w:pPr>
            <w:r w:rsidRPr="0076075D">
              <w:rPr>
                <w:sz w:val="22"/>
                <w:szCs w:val="22"/>
              </w:rPr>
              <w:t>DataType: String</w:t>
            </w:r>
          </w:p>
          <w:p w14:paraId="5CB06A7C" w14:textId="77777777" w:rsidR="00501898" w:rsidRPr="0076075D" w:rsidRDefault="00136181">
            <w:pPr>
              <w:spacing w:before="0"/>
              <w:ind w:left="0"/>
              <w:jc w:val="both"/>
              <w:rPr>
                <w:sz w:val="22"/>
                <w:szCs w:val="22"/>
              </w:rPr>
            </w:pPr>
            <w:r w:rsidRPr="0076075D">
              <w:rPr>
                <w:sz w:val="22"/>
                <w:szCs w:val="22"/>
              </w:rPr>
              <w:t>Maxlength: 500</w:t>
            </w:r>
          </w:p>
        </w:tc>
        <w:tc>
          <w:tcPr>
            <w:tcW w:w="4315" w:type="dxa"/>
          </w:tcPr>
          <w:p w14:paraId="76F20929" w14:textId="77777777" w:rsidR="00501898" w:rsidRPr="0076075D" w:rsidRDefault="00136181">
            <w:pPr>
              <w:spacing w:before="0"/>
              <w:ind w:left="0"/>
              <w:jc w:val="both"/>
              <w:rPr>
                <w:sz w:val="22"/>
                <w:szCs w:val="22"/>
              </w:rPr>
            </w:pPr>
            <w:r w:rsidRPr="0076075D">
              <w:rPr>
                <w:sz w:val="22"/>
                <w:szCs w:val="22"/>
              </w:rPr>
              <w:t>Email khách hàng cần gửi hóa đơn. Các Email cách nhau bởi dấu “;”</w:t>
            </w:r>
          </w:p>
        </w:tc>
      </w:tr>
    </w:tbl>
    <w:p w14:paraId="121D4AD5" w14:textId="77777777" w:rsidR="00501898" w:rsidRPr="0076075D" w:rsidRDefault="00501898">
      <w:pPr>
        <w:ind w:left="0"/>
        <w:jc w:val="both"/>
        <w:rPr>
          <w:sz w:val="22"/>
          <w:szCs w:val="22"/>
        </w:rPr>
      </w:pPr>
    </w:p>
    <w:p w14:paraId="08CC897A" w14:textId="77777777" w:rsidR="00501898" w:rsidRPr="0076075D" w:rsidRDefault="00501898">
      <w:pPr>
        <w:ind w:left="0"/>
        <w:jc w:val="both"/>
        <w:rPr>
          <w:sz w:val="22"/>
          <w:szCs w:val="22"/>
        </w:rPr>
      </w:pPr>
    </w:p>
    <w:p w14:paraId="29C2B45C" w14:textId="77777777" w:rsidR="00501898" w:rsidRPr="0076075D" w:rsidRDefault="00501898">
      <w:pPr>
        <w:ind w:left="0"/>
        <w:jc w:val="both"/>
        <w:rPr>
          <w:sz w:val="22"/>
          <w:szCs w:val="22"/>
        </w:rPr>
      </w:pPr>
    </w:p>
    <w:p w14:paraId="2D8DF940" w14:textId="77777777" w:rsidR="00501898" w:rsidRPr="0076075D" w:rsidRDefault="00501898">
      <w:pPr>
        <w:ind w:left="0"/>
        <w:jc w:val="both"/>
        <w:rPr>
          <w:sz w:val="22"/>
          <w:szCs w:val="22"/>
        </w:rPr>
      </w:pPr>
    </w:p>
    <w:p w14:paraId="3A9FDF32" w14:textId="77777777" w:rsidR="00501898" w:rsidRPr="0076075D" w:rsidRDefault="00501898">
      <w:pPr>
        <w:ind w:left="0"/>
        <w:jc w:val="both"/>
        <w:rPr>
          <w:sz w:val="22"/>
          <w:szCs w:val="22"/>
        </w:rPr>
      </w:pPr>
    </w:p>
    <w:p w14:paraId="22425DED" w14:textId="77777777" w:rsidR="00501898" w:rsidRPr="0076075D" w:rsidRDefault="00501898">
      <w:pPr>
        <w:ind w:left="0"/>
        <w:jc w:val="both"/>
        <w:rPr>
          <w:sz w:val="22"/>
          <w:szCs w:val="22"/>
        </w:rPr>
      </w:pPr>
    </w:p>
    <w:p w14:paraId="671A21FD" w14:textId="77777777" w:rsidR="00501898" w:rsidRPr="0076075D" w:rsidRDefault="00136181">
      <w:pPr>
        <w:jc w:val="both"/>
        <w:rPr>
          <w:sz w:val="22"/>
          <w:szCs w:val="22"/>
        </w:rPr>
      </w:pPr>
      <w:r w:rsidRPr="0076075D">
        <w:rPr>
          <w:sz w:val="22"/>
          <w:szCs w:val="22"/>
        </w:rPr>
        <w:lastRenderedPageBreak/>
        <w:t>Vị dụ mẫu và các trường dữ liệu:</w:t>
      </w:r>
    </w:p>
    <w:p w14:paraId="7096DF64" w14:textId="77777777" w:rsidR="00501898" w:rsidRPr="0076075D" w:rsidRDefault="00136181">
      <w:pPr>
        <w:pStyle w:val="NormalIndent"/>
        <w:numPr>
          <w:ilvl w:val="0"/>
          <w:numId w:val="17"/>
        </w:numPr>
        <w:rPr>
          <w:sz w:val="22"/>
          <w:szCs w:val="22"/>
        </w:rPr>
      </w:pPr>
      <w:r w:rsidRPr="0076075D">
        <w:rPr>
          <w:sz w:val="22"/>
          <w:szCs w:val="22"/>
        </w:rPr>
        <w:t>JSON:</w:t>
      </w:r>
    </w:p>
    <w:p w14:paraId="67050287" w14:textId="77777777" w:rsidR="00501898" w:rsidRPr="0076075D" w:rsidRDefault="00136181">
      <w:pPr>
        <w:shd w:val="clear" w:color="auto" w:fill="C6D9F1"/>
        <w:ind w:left="720"/>
        <w:jc w:val="both"/>
        <w:rPr>
          <w:color w:val="833C0B"/>
          <w:sz w:val="22"/>
          <w:szCs w:val="22"/>
        </w:rPr>
      </w:pPr>
      <w:r w:rsidRPr="0076075D">
        <w:rPr>
          <w:color w:val="833C0B"/>
          <w:sz w:val="22"/>
          <w:szCs w:val="22"/>
        </w:rPr>
        <w:t>{</w:t>
      </w:r>
    </w:p>
    <w:p w14:paraId="463ED0FB" w14:textId="77777777" w:rsidR="00501898" w:rsidRPr="0076075D" w:rsidRDefault="00136181">
      <w:pPr>
        <w:shd w:val="clear" w:color="auto" w:fill="C6D9F1"/>
        <w:ind w:left="720"/>
        <w:jc w:val="both"/>
        <w:rPr>
          <w:color w:val="833C0B"/>
          <w:sz w:val="22"/>
          <w:szCs w:val="22"/>
        </w:rPr>
      </w:pPr>
      <w:r w:rsidRPr="0076075D">
        <w:rPr>
          <w:color w:val="833C0B"/>
          <w:sz w:val="22"/>
          <w:szCs w:val="22"/>
        </w:rPr>
        <w:tab/>
        <w:t>"supplierTaxCode": "0100109106-712s",</w:t>
      </w:r>
    </w:p>
    <w:p w14:paraId="72E40226" w14:textId="77777777" w:rsidR="00501898" w:rsidRPr="0076075D" w:rsidRDefault="00136181">
      <w:pPr>
        <w:shd w:val="clear" w:color="auto" w:fill="C6D9F1"/>
        <w:ind w:left="720"/>
        <w:jc w:val="both"/>
        <w:rPr>
          <w:color w:val="833C0B"/>
          <w:sz w:val="22"/>
          <w:szCs w:val="22"/>
        </w:rPr>
      </w:pPr>
      <w:r w:rsidRPr="0076075D">
        <w:rPr>
          <w:color w:val="833C0B"/>
          <w:sz w:val="22"/>
          <w:szCs w:val="22"/>
        </w:rPr>
        <w:tab/>
        <w:t>"transactionUuid": "idtest9999999999 ",</w:t>
      </w:r>
    </w:p>
    <w:p w14:paraId="30336B42" w14:textId="77777777" w:rsidR="00501898" w:rsidRPr="0076075D" w:rsidRDefault="00136181">
      <w:pPr>
        <w:shd w:val="clear" w:color="auto" w:fill="C6D9F1"/>
        <w:ind w:left="720"/>
        <w:jc w:val="both"/>
        <w:rPr>
          <w:color w:val="833C0B"/>
          <w:sz w:val="22"/>
          <w:szCs w:val="22"/>
        </w:rPr>
      </w:pPr>
      <w:r w:rsidRPr="0076075D">
        <w:rPr>
          <w:color w:val="833C0B"/>
          <w:sz w:val="22"/>
          <w:szCs w:val="22"/>
        </w:rPr>
        <w:tab/>
        <w:t>“buyerEmail”: “EmailKhachHang1@abc.xyz;EmailKhachHang2@abc.xyz;””</w:t>
      </w:r>
    </w:p>
    <w:p w14:paraId="3FA69BC4" w14:textId="77777777" w:rsidR="00501898" w:rsidRPr="0076075D" w:rsidRDefault="00136181">
      <w:pPr>
        <w:shd w:val="clear" w:color="auto" w:fill="C6D9F1"/>
        <w:ind w:left="720"/>
        <w:jc w:val="both"/>
        <w:rPr>
          <w:color w:val="833C0B"/>
          <w:sz w:val="22"/>
          <w:szCs w:val="22"/>
        </w:rPr>
      </w:pPr>
      <w:r w:rsidRPr="0076075D">
        <w:rPr>
          <w:color w:val="833C0B"/>
          <w:sz w:val="22"/>
          <w:szCs w:val="22"/>
        </w:rPr>
        <w:t>}</w:t>
      </w:r>
    </w:p>
    <w:p w14:paraId="75B29168" w14:textId="77777777" w:rsidR="00501898" w:rsidRPr="0076075D" w:rsidRDefault="00501898">
      <w:pPr>
        <w:ind w:left="1264"/>
        <w:jc w:val="both"/>
        <w:rPr>
          <w:b/>
          <w:color w:val="0000FF"/>
          <w:sz w:val="22"/>
          <w:szCs w:val="22"/>
        </w:rPr>
      </w:pPr>
    </w:p>
    <w:p w14:paraId="5E812F80" w14:textId="77777777" w:rsidR="00501898" w:rsidRPr="0076075D" w:rsidRDefault="00136181">
      <w:pPr>
        <w:numPr>
          <w:ilvl w:val="0"/>
          <w:numId w:val="21"/>
        </w:numPr>
        <w:jc w:val="both"/>
        <w:rPr>
          <w:b/>
          <w:color w:val="0000FF"/>
          <w:sz w:val="22"/>
          <w:szCs w:val="22"/>
        </w:rPr>
      </w:pPr>
      <w:r w:rsidRPr="0076075D">
        <w:rPr>
          <w:b/>
          <w:color w:val="0000FF"/>
          <w:sz w:val="22"/>
          <w:szCs w:val="22"/>
        </w:rPr>
        <w:t>Đầu ra:</w:t>
      </w:r>
    </w:p>
    <w:p w14:paraId="1D0830EC" w14:textId="77777777" w:rsidR="00501898" w:rsidRPr="0076075D" w:rsidRDefault="00136181">
      <w:pPr>
        <w:ind w:left="904"/>
        <w:jc w:val="both"/>
        <w:rPr>
          <w:sz w:val="22"/>
          <w:szCs w:val="22"/>
        </w:rPr>
      </w:pPr>
      <w:r w:rsidRPr="0076075D">
        <w:rPr>
          <w:sz w:val="22"/>
          <w:szCs w:val="22"/>
        </w:rPr>
        <w:t>Đối tượng Response với HTTPStatus và output Entity.</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0F40F6B3" w14:textId="77777777">
        <w:trPr>
          <w:jc w:val="center"/>
        </w:trPr>
        <w:tc>
          <w:tcPr>
            <w:tcW w:w="2533" w:type="dxa"/>
            <w:shd w:val="clear" w:color="auto" w:fill="D9D9D9"/>
          </w:tcPr>
          <w:p w14:paraId="5E498508" w14:textId="77777777" w:rsidR="00501898" w:rsidRPr="0076075D" w:rsidRDefault="00136181">
            <w:pPr>
              <w:jc w:val="center"/>
              <w:rPr>
                <w:b/>
                <w:sz w:val="22"/>
                <w:szCs w:val="22"/>
              </w:rPr>
            </w:pPr>
            <w:r w:rsidRPr="0076075D">
              <w:rPr>
                <w:b/>
                <w:sz w:val="22"/>
                <w:szCs w:val="22"/>
              </w:rPr>
              <w:t>Tên trường</w:t>
            </w:r>
          </w:p>
        </w:tc>
        <w:tc>
          <w:tcPr>
            <w:tcW w:w="6251" w:type="dxa"/>
            <w:shd w:val="clear" w:color="auto" w:fill="D9D9D9"/>
          </w:tcPr>
          <w:p w14:paraId="45815FB2" w14:textId="77777777" w:rsidR="00501898" w:rsidRPr="0076075D" w:rsidRDefault="00136181">
            <w:pPr>
              <w:jc w:val="center"/>
              <w:rPr>
                <w:b/>
                <w:sz w:val="22"/>
                <w:szCs w:val="22"/>
              </w:rPr>
            </w:pPr>
            <w:r w:rsidRPr="0076075D">
              <w:rPr>
                <w:b/>
                <w:sz w:val="22"/>
                <w:szCs w:val="22"/>
              </w:rPr>
              <w:t>Mô tả</w:t>
            </w:r>
          </w:p>
        </w:tc>
      </w:tr>
      <w:tr w:rsidR="00501898" w:rsidRPr="0076075D" w14:paraId="175F903A" w14:textId="77777777">
        <w:trPr>
          <w:jc w:val="center"/>
        </w:trPr>
        <w:tc>
          <w:tcPr>
            <w:tcW w:w="2533" w:type="dxa"/>
          </w:tcPr>
          <w:p w14:paraId="4A44EBFF" w14:textId="77777777" w:rsidR="00501898" w:rsidRPr="0076075D" w:rsidRDefault="00136181">
            <w:pPr>
              <w:spacing w:before="0"/>
              <w:ind w:left="0"/>
              <w:jc w:val="both"/>
              <w:rPr>
                <w:sz w:val="22"/>
                <w:szCs w:val="22"/>
              </w:rPr>
            </w:pPr>
            <w:r w:rsidRPr="0076075D">
              <w:rPr>
                <w:sz w:val="22"/>
                <w:szCs w:val="22"/>
              </w:rPr>
              <w:t>code</w:t>
            </w:r>
          </w:p>
        </w:tc>
        <w:tc>
          <w:tcPr>
            <w:tcW w:w="6251" w:type="dxa"/>
          </w:tcPr>
          <w:p w14:paraId="511E6D9A" w14:textId="77777777" w:rsidR="00501898" w:rsidRPr="0076075D" w:rsidRDefault="00136181">
            <w:pPr>
              <w:spacing w:before="0"/>
              <w:ind w:left="0"/>
              <w:jc w:val="both"/>
              <w:rPr>
                <w:sz w:val="22"/>
                <w:szCs w:val="22"/>
              </w:rPr>
            </w:pPr>
            <w:r w:rsidRPr="0076075D">
              <w:rPr>
                <w:sz w:val="22"/>
                <w:szCs w:val="22"/>
              </w:rPr>
              <w:t>Mã lỗi (giá trị là “200” không có lỗi gì xảy ra)</w:t>
            </w:r>
          </w:p>
        </w:tc>
      </w:tr>
      <w:tr w:rsidR="00501898" w:rsidRPr="0076075D" w14:paraId="0F925F14" w14:textId="77777777">
        <w:trPr>
          <w:jc w:val="center"/>
        </w:trPr>
        <w:tc>
          <w:tcPr>
            <w:tcW w:w="2533" w:type="dxa"/>
          </w:tcPr>
          <w:p w14:paraId="482CCE65" w14:textId="77777777" w:rsidR="00501898" w:rsidRPr="0076075D" w:rsidRDefault="00136181">
            <w:pPr>
              <w:spacing w:before="0"/>
              <w:ind w:left="0"/>
              <w:jc w:val="both"/>
              <w:rPr>
                <w:sz w:val="22"/>
                <w:szCs w:val="22"/>
              </w:rPr>
            </w:pPr>
            <w:r w:rsidRPr="0076075D">
              <w:rPr>
                <w:sz w:val="22"/>
                <w:szCs w:val="22"/>
              </w:rPr>
              <w:t>message</w:t>
            </w:r>
          </w:p>
        </w:tc>
        <w:tc>
          <w:tcPr>
            <w:tcW w:w="6251" w:type="dxa"/>
          </w:tcPr>
          <w:p w14:paraId="79F6E3E9" w14:textId="77777777" w:rsidR="00501898" w:rsidRPr="0076075D" w:rsidRDefault="00136181">
            <w:pPr>
              <w:spacing w:before="0"/>
              <w:ind w:left="0"/>
              <w:jc w:val="both"/>
              <w:rPr>
                <w:sz w:val="22"/>
                <w:szCs w:val="22"/>
              </w:rPr>
            </w:pPr>
            <w:r w:rsidRPr="0076075D">
              <w:rPr>
                <w:sz w:val="22"/>
                <w:szCs w:val="22"/>
              </w:rPr>
              <w:t>Mô tả lỗi (giá trị là “OK” không có lỗi gì xảy ra)</w:t>
            </w:r>
          </w:p>
        </w:tc>
      </w:tr>
      <w:tr w:rsidR="00501898" w:rsidRPr="0076075D" w14:paraId="34DAE945" w14:textId="77777777">
        <w:trPr>
          <w:jc w:val="center"/>
        </w:trPr>
        <w:tc>
          <w:tcPr>
            <w:tcW w:w="2533" w:type="dxa"/>
          </w:tcPr>
          <w:p w14:paraId="7D56386F" w14:textId="77777777" w:rsidR="00501898" w:rsidRPr="0076075D" w:rsidRDefault="00136181">
            <w:pPr>
              <w:spacing w:before="0"/>
              <w:ind w:left="0"/>
              <w:jc w:val="both"/>
              <w:rPr>
                <w:sz w:val="22"/>
                <w:szCs w:val="22"/>
              </w:rPr>
            </w:pPr>
            <w:r w:rsidRPr="0076075D">
              <w:rPr>
                <w:sz w:val="22"/>
                <w:szCs w:val="22"/>
              </w:rPr>
              <w:t>data</w:t>
            </w:r>
          </w:p>
        </w:tc>
        <w:tc>
          <w:tcPr>
            <w:tcW w:w="6251" w:type="dxa"/>
          </w:tcPr>
          <w:p w14:paraId="6FC00709" w14:textId="77777777" w:rsidR="00501898" w:rsidRPr="0076075D" w:rsidRDefault="00136181">
            <w:pPr>
              <w:spacing w:before="0"/>
              <w:ind w:left="0"/>
              <w:jc w:val="both"/>
              <w:rPr>
                <w:sz w:val="22"/>
                <w:szCs w:val="22"/>
              </w:rPr>
            </w:pPr>
            <w:r w:rsidRPr="0076075D">
              <w:rPr>
                <w:sz w:val="22"/>
                <w:szCs w:val="22"/>
              </w:rPr>
              <w:t>Mô tả dữ liệu (giá trị là null không có lỗi gì xảy ra)</w:t>
            </w:r>
          </w:p>
        </w:tc>
      </w:tr>
    </w:tbl>
    <w:p w14:paraId="4D33BF6D" w14:textId="77777777" w:rsidR="00501898" w:rsidRPr="0076075D" w:rsidRDefault="00501898">
      <w:pPr>
        <w:widowControl/>
        <w:shd w:val="clear" w:color="auto" w:fill="FFFFFE"/>
        <w:spacing w:before="0" w:line="270" w:lineRule="atLeast"/>
        <w:ind w:left="0"/>
        <w:rPr>
          <w:b/>
          <w:i/>
          <w:sz w:val="22"/>
          <w:szCs w:val="22"/>
        </w:rPr>
      </w:pPr>
    </w:p>
    <w:p w14:paraId="55439DC0" w14:textId="77777777" w:rsidR="00501898" w:rsidRPr="0076075D" w:rsidRDefault="00501898">
      <w:pPr>
        <w:widowControl/>
        <w:shd w:val="clear" w:color="auto" w:fill="FFFFFE"/>
        <w:spacing w:before="0" w:line="270" w:lineRule="atLeast"/>
        <w:ind w:left="0"/>
        <w:rPr>
          <w:b/>
          <w:bCs/>
          <w:snapToGrid/>
          <w:color w:val="000000"/>
          <w:sz w:val="22"/>
          <w:szCs w:val="22"/>
        </w:rPr>
      </w:pPr>
    </w:p>
    <w:p w14:paraId="1E07B0D5" w14:textId="77777777" w:rsidR="00501898" w:rsidRPr="0076075D" w:rsidRDefault="00136181">
      <w:pPr>
        <w:numPr>
          <w:ilvl w:val="0"/>
          <w:numId w:val="21"/>
        </w:numPr>
        <w:jc w:val="both"/>
        <w:rPr>
          <w:b/>
          <w:color w:val="0000FF"/>
          <w:sz w:val="22"/>
          <w:szCs w:val="22"/>
        </w:rPr>
      </w:pPr>
      <w:r w:rsidRPr="0076075D">
        <w:rPr>
          <w:b/>
          <w:color w:val="0000FF"/>
          <w:sz w:val="22"/>
          <w:szCs w:val="22"/>
        </w:rPr>
        <w:t>Bộ mã lỗi:</w:t>
      </w:r>
    </w:p>
    <w:p w14:paraId="2817AC4E" w14:textId="77777777" w:rsidR="00501898" w:rsidRPr="0076075D" w:rsidRDefault="00501898">
      <w:pPr>
        <w:ind w:left="1264"/>
        <w:jc w:val="both"/>
        <w:rPr>
          <w:b/>
          <w:color w:val="0000FF"/>
          <w:sz w:val="22"/>
          <w:szCs w:val="22"/>
        </w:rPr>
      </w:pPr>
    </w:p>
    <w:p w14:paraId="2F39E668" w14:textId="77777777" w:rsidR="00501898" w:rsidRPr="0076075D" w:rsidRDefault="00501898">
      <w:pPr>
        <w:jc w:val="both"/>
        <w:rPr>
          <w:b/>
          <w:color w:val="0000FF"/>
          <w:sz w:val="22"/>
          <w:szCs w:val="22"/>
        </w:rPr>
        <w:sectPr w:rsidR="00501898" w:rsidRPr="0076075D">
          <w:headerReference w:type="even" r:id="rId93"/>
          <w:footerReference w:type="even" r:id="rId94"/>
          <w:footerReference w:type="default" r:id="rId95"/>
          <w:headerReference w:type="first" r:id="rId96"/>
          <w:pgSz w:w="11909" w:h="16834"/>
          <w:pgMar w:top="1138" w:right="850" w:bottom="1138" w:left="1138" w:header="432" w:footer="432" w:gutter="0"/>
          <w:pgNumType w:start="1"/>
          <w:cols w:space="720"/>
          <w:titlePg/>
          <w:docGrid w:linePitch="326"/>
        </w:sectPr>
      </w:pPr>
    </w:p>
    <w:tbl>
      <w:tblPr>
        <w:tblW w:w="14310" w:type="dxa"/>
        <w:tblInd w:w="108" w:type="dxa"/>
        <w:tblLayout w:type="fixed"/>
        <w:tblLook w:val="04A0" w:firstRow="1" w:lastRow="0" w:firstColumn="1" w:lastColumn="0" w:noHBand="0" w:noVBand="1"/>
      </w:tblPr>
      <w:tblGrid>
        <w:gridCol w:w="630"/>
        <w:gridCol w:w="1793"/>
        <w:gridCol w:w="3247"/>
        <w:gridCol w:w="4050"/>
        <w:gridCol w:w="4590"/>
      </w:tblGrid>
      <w:tr w:rsidR="00501898" w:rsidRPr="0076075D" w14:paraId="2484F127" w14:textId="77777777">
        <w:trPr>
          <w:trHeight w:val="300"/>
        </w:trPr>
        <w:tc>
          <w:tcPr>
            <w:tcW w:w="630" w:type="dxa"/>
            <w:tcBorders>
              <w:top w:val="single" w:sz="4" w:space="0" w:color="auto"/>
              <w:left w:val="single" w:sz="4" w:space="0" w:color="auto"/>
              <w:bottom w:val="single" w:sz="4" w:space="0" w:color="auto"/>
              <w:right w:val="single" w:sz="4" w:space="0" w:color="auto"/>
            </w:tcBorders>
            <w:shd w:val="clear" w:color="A2C4C9" w:fill="D9D9D9"/>
            <w:noWrap/>
            <w:vAlign w:val="center"/>
          </w:tcPr>
          <w:p w14:paraId="5B48F4DA" w14:textId="77777777" w:rsidR="00501898" w:rsidRPr="0076075D" w:rsidRDefault="00136181">
            <w:pPr>
              <w:widowControl/>
              <w:spacing w:before="0" w:line="240" w:lineRule="auto"/>
              <w:ind w:left="0" w:right="-15"/>
              <w:jc w:val="center"/>
              <w:rPr>
                <w:b/>
                <w:bCs/>
                <w:snapToGrid/>
                <w:color w:val="000000"/>
                <w:sz w:val="22"/>
                <w:szCs w:val="22"/>
              </w:rPr>
            </w:pPr>
            <w:r w:rsidRPr="0076075D">
              <w:rPr>
                <w:b/>
                <w:bCs/>
                <w:snapToGrid/>
                <w:color w:val="000000"/>
                <w:sz w:val="22"/>
                <w:szCs w:val="22"/>
              </w:rPr>
              <w:lastRenderedPageBreak/>
              <w:t>STT</w:t>
            </w:r>
          </w:p>
        </w:tc>
        <w:tc>
          <w:tcPr>
            <w:tcW w:w="1793" w:type="dxa"/>
            <w:tcBorders>
              <w:top w:val="single" w:sz="4" w:space="0" w:color="auto"/>
              <w:left w:val="nil"/>
              <w:bottom w:val="single" w:sz="4" w:space="0" w:color="auto"/>
              <w:right w:val="single" w:sz="4" w:space="0" w:color="auto"/>
            </w:tcBorders>
            <w:shd w:val="clear" w:color="A2C4C9" w:fill="D9D9D9"/>
            <w:noWrap/>
            <w:vAlign w:val="center"/>
          </w:tcPr>
          <w:p w14:paraId="18E63D91" w14:textId="77777777" w:rsidR="00501898" w:rsidRPr="0076075D" w:rsidRDefault="00136181">
            <w:pPr>
              <w:widowControl/>
              <w:spacing w:before="0" w:line="240" w:lineRule="auto"/>
              <w:ind w:left="0"/>
              <w:jc w:val="center"/>
              <w:rPr>
                <w:b/>
                <w:bCs/>
                <w:snapToGrid/>
                <w:color w:val="000000"/>
                <w:sz w:val="22"/>
                <w:szCs w:val="22"/>
              </w:rPr>
            </w:pPr>
            <w:r w:rsidRPr="0076075D">
              <w:rPr>
                <w:b/>
                <w:bCs/>
                <w:snapToGrid/>
                <w:color w:val="000000"/>
                <w:sz w:val="22"/>
                <w:szCs w:val="22"/>
              </w:rPr>
              <w:t>MÃ LỖI</w:t>
            </w:r>
          </w:p>
        </w:tc>
        <w:tc>
          <w:tcPr>
            <w:tcW w:w="3247" w:type="dxa"/>
            <w:tcBorders>
              <w:top w:val="single" w:sz="4" w:space="0" w:color="auto"/>
              <w:left w:val="nil"/>
              <w:bottom w:val="single" w:sz="4" w:space="0" w:color="auto"/>
              <w:right w:val="single" w:sz="4" w:space="0" w:color="auto"/>
            </w:tcBorders>
            <w:shd w:val="clear" w:color="A2C4C9" w:fill="D9D9D9"/>
            <w:noWrap/>
            <w:vAlign w:val="center"/>
          </w:tcPr>
          <w:p w14:paraId="53D4AC81" w14:textId="77777777" w:rsidR="00501898" w:rsidRPr="0076075D" w:rsidRDefault="00136181">
            <w:pPr>
              <w:widowControl/>
              <w:spacing w:before="0" w:line="240" w:lineRule="auto"/>
              <w:ind w:left="0" w:right="-75"/>
              <w:jc w:val="center"/>
              <w:rPr>
                <w:b/>
                <w:bCs/>
                <w:snapToGrid/>
                <w:color w:val="000000"/>
                <w:sz w:val="22"/>
                <w:szCs w:val="22"/>
              </w:rPr>
            </w:pPr>
            <w:r w:rsidRPr="0076075D">
              <w:rPr>
                <w:b/>
                <w:bCs/>
                <w:snapToGrid/>
                <w:color w:val="000000"/>
                <w:sz w:val="22"/>
                <w:szCs w:val="22"/>
              </w:rPr>
              <w:t>NỘI DUNG LỖI</w:t>
            </w:r>
          </w:p>
        </w:tc>
        <w:tc>
          <w:tcPr>
            <w:tcW w:w="4050" w:type="dxa"/>
            <w:tcBorders>
              <w:top w:val="single" w:sz="4" w:space="0" w:color="auto"/>
              <w:left w:val="nil"/>
              <w:bottom w:val="single" w:sz="4" w:space="0" w:color="auto"/>
              <w:right w:val="single" w:sz="4" w:space="0" w:color="auto"/>
            </w:tcBorders>
            <w:shd w:val="clear" w:color="A2C4C9" w:fill="D9D9D9"/>
            <w:noWrap/>
            <w:vAlign w:val="center"/>
          </w:tcPr>
          <w:p w14:paraId="20EABFFC" w14:textId="77777777" w:rsidR="00501898" w:rsidRPr="0076075D" w:rsidRDefault="00136181">
            <w:pPr>
              <w:widowControl/>
              <w:spacing w:before="0" w:line="240" w:lineRule="auto"/>
              <w:ind w:left="0" w:right="-105"/>
              <w:jc w:val="center"/>
              <w:rPr>
                <w:b/>
                <w:bCs/>
                <w:snapToGrid/>
                <w:color w:val="000000"/>
                <w:sz w:val="22"/>
                <w:szCs w:val="22"/>
              </w:rPr>
            </w:pPr>
            <w:r w:rsidRPr="0076075D">
              <w:rPr>
                <w:b/>
                <w:bCs/>
                <w:snapToGrid/>
                <w:color w:val="000000"/>
                <w:sz w:val="22"/>
                <w:szCs w:val="22"/>
              </w:rPr>
              <w:t>DATA</w:t>
            </w:r>
          </w:p>
        </w:tc>
        <w:tc>
          <w:tcPr>
            <w:tcW w:w="4590" w:type="dxa"/>
            <w:tcBorders>
              <w:top w:val="single" w:sz="4" w:space="0" w:color="auto"/>
              <w:left w:val="nil"/>
              <w:bottom w:val="single" w:sz="4" w:space="0" w:color="auto"/>
              <w:right w:val="single" w:sz="4" w:space="0" w:color="auto"/>
            </w:tcBorders>
            <w:shd w:val="clear" w:color="A2C4C9" w:fill="D9D9D9"/>
            <w:noWrap/>
            <w:vAlign w:val="center"/>
          </w:tcPr>
          <w:p w14:paraId="68D3E855" w14:textId="77777777" w:rsidR="00501898" w:rsidRPr="0076075D" w:rsidRDefault="00136181">
            <w:pPr>
              <w:widowControl/>
              <w:spacing w:before="0" w:line="240" w:lineRule="auto"/>
              <w:ind w:left="0"/>
              <w:jc w:val="center"/>
              <w:rPr>
                <w:b/>
                <w:bCs/>
                <w:snapToGrid/>
                <w:color w:val="000000"/>
                <w:sz w:val="22"/>
                <w:szCs w:val="22"/>
              </w:rPr>
            </w:pPr>
            <w:r w:rsidRPr="0076075D">
              <w:rPr>
                <w:b/>
                <w:bCs/>
                <w:snapToGrid/>
                <w:color w:val="000000"/>
                <w:sz w:val="22"/>
                <w:szCs w:val="22"/>
              </w:rPr>
              <w:t>Hướng dẫn xử lý</w:t>
            </w:r>
          </w:p>
        </w:tc>
      </w:tr>
      <w:tr w:rsidR="00501898" w:rsidRPr="0076075D" w14:paraId="4D4AEE36" w14:textId="77777777">
        <w:trPr>
          <w:trHeight w:val="600"/>
        </w:trPr>
        <w:tc>
          <w:tcPr>
            <w:tcW w:w="630" w:type="dxa"/>
            <w:tcBorders>
              <w:top w:val="nil"/>
              <w:left w:val="single" w:sz="4" w:space="0" w:color="auto"/>
              <w:bottom w:val="single" w:sz="4" w:space="0" w:color="auto"/>
              <w:right w:val="single" w:sz="4" w:space="0" w:color="auto"/>
            </w:tcBorders>
            <w:noWrap/>
            <w:vAlign w:val="bottom"/>
          </w:tcPr>
          <w:p w14:paraId="1B242AB4"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1</w:t>
            </w:r>
          </w:p>
        </w:tc>
        <w:tc>
          <w:tcPr>
            <w:tcW w:w="1793" w:type="dxa"/>
            <w:tcBorders>
              <w:top w:val="nil"/>
              <w:left w:val="nil"/>
              <w:bottom w:val="single" w:sz="4" w:space="0" w:color="auto"/>
              <w:right w:val="single" w:sz="4" w:space="0" w:color="auto"/>
            </w:tcBorders>
            <w:noWrap/>
            <w:vAlign w:val="bottom"/>
          </w:tcPr>
          <w:p w14:paraId="55870472"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247" w:type="dxa"/>
            <w:tcBorders>
              <w:top w:val="nil"/>
              <w:left w:val="nil"/>
              <w:bottom w:val="single" w:sz="4" w:space="0" w:color="auto"/>
              <w:right w:val="single" w:sz="4" w:space="0" w:color="auto"/>
            </w:tcBorders>
            <w:noWrap/>
            <w:vAlign w:val="bottom"/>
          </w:tcPr>
          <w:p w14:paraId="37C26713" w14:textId="77777777" w:rsidR="00501898" w:rsidRPr="0076075D" w:rsidRDefault="00136181">
            <w:pPr>
              <w:widowControl/>
              <w:spacing w:before="0" w:line="240" w:lineRule="auto"/>
              <w:ind w:left="0" w:right="-2265"/>
              <w:rPr>
                <w:snapToGrid/>
                <w:color w:val="000000"/>
                <w:sz w:val="22"/>
                <w:szCs w:val="22"/>
              </w:rPr>
            </w:pPr>
            <w:r w:rsidRPr="0076075D">
              <w:rPr>
                <w:bCs/>
                <w:snapToGrid/>
                <w:color w:val="000000"/>
                <w:sz w:val="22"/>
                <w:szCs w:val="22"/>
              </w:rPr>
              <w:t>TAX_CODE_INVALID</w:t>
            </w:r>
          </w:p>
        </w:tc>
        <w:tc>
          <w:tcPr>
            <w:tcW w:w="4050" w:type="dxa"/>
            <w:tcBorders>
              <w:top w:val="nil"/>
              <w:left w:val="nil"/>
              <w:bottom w:val="single" w:sz="4" w:space="0" w:color="auto"/>
              <w:right w:val="single" w:sz="4" w:space="0" w:color="auto"/>
            </w:tcBorders>
            <w:noWrap/>
            <w:vAlign w:val="bottom"/>
          </w:tcPr>
          <w:p w14:paraId="37F91FB1" w14:textId="77777777" w:rsidR="00501898" w:rsidRPr="0076075D" w:rsidRDefault="00136181">
            <w:pPr>
              <w:widowControl/>
              <w:spacing w:before="0" w:line="240" w:lineRule="auto"/>
              <w:ind w:left="0"/>
              <w:rPr>
                <w:snapToGrid/>
                <w:color w:val="000000"/>
                <w:sz w:val="22"/>
                <w:szCs w:val="22"/>
              </w:rPr>
            </w:pPr>
            <w:r w:rsidRPr="0076075D">
              <w:rPr>
                <w:color w:val="000000"/>
                <w:sz w:val="22"/>
                <w:szCs w:val="22"/>
              </w:rPr>
              <w:t>Mã số thuế không hợp lệ</w:t>
            </w:r>
          </w:p>
        </w:tc>
        <w:tc>
          <w:tcPr>
            <w:tcW w:w="4590" w:type="dxa"/>
            <w:tcBorders>
              <w:top w:val="nil"/>
              <w:left w:val="nil"/>
              <w:bottom w:val="single" w:sz="4" w:space="0" w:color="auto"/>
              <w:right w:val="single" w:sz="4" w:space="0" w:color="auto"/>
            </w:tcBorders>
            <w:vAlign w:val="bottom"/>
          </w:tcPr>
          <w:p w14:paraId="6B419055"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Kiểm tra lại Mã số thuế của doanh nghiệp/chi nhánh phát hành hóa đơn.</w:t>
            </w:r>
          </w:p>
        </w:tc>
      </w:tr>
      <w:tr w:rsidR="00501898" w:rsidRPr="0076075D" w14:paraId="6DB26290" w14:textId="77777777">
        <w:trPr>
          <w:trHeight w:val="300"/>
        </w:trPr>
        <w:tc>
          <w:tcPr>
            <w:tcW w:w="630" w:type="dxa"/>
            <w:tcBorders>
              <w:top w:val="nil"/>
              <w:left w:val="single" w:sz="4" w:space="0" w:color="auto"/>
              <w:bottom w:val="single" w:sz="4" w:space="0" w:color="auto"/>
              <w:right w:val="single" w:sz="4" w:space="0" w:color="auto"/>
            </w:tcBorders>
            <w:noWrap/>
            <w:vAlign w:val="bottom"/>
          </w:tcPr>
          <w:p w14:paraId="4EA165A8"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2</w:t>
            </w:r>
          </w:p>
        </w:tc>
        <w:tc>
          <w:tcPr>
            <w:tcW w:w="1793" w:type="dxa"/>
            <w:tcBorders>
              <w:top w:val="nil"/>
              <w:left w:val="nil"/>
              <w:bottom w:val="single" w:sz="4" w:space="0" w:color="auto"/>
              <w:right w:val="single" w:sz="4" w:space="0" w:color="auto"/>
            </w:tcBorders>
            <w:noWrap/>
            <w:vAlign w:val="bottom"/>
          </w:tcPr>
          <w:p w14:paraId="20C5C848"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247" w:type="dxa"/>
            <w:tcBorders>
              <w:top w:val="nil"/>
              <w:left w:val="nil"/>
              <w:bottom w:val="single" w:sz="4" w:space="0" w:color="auto"/>
              <w:right w:val="single" w:sz="4" w:space="0" w:color="auto"/>
            </w:tcBorders>
            <w:noWrap/>
            <w:vAlign w:val="bottom"/>
          </w:tcPr>
          <w:p w14:paraId="5EA13B5C" w14:textId="77777777" w:rsidR="00501898" w:rsidRPr="0076075D" w:rsidRDefault="00136181">
            <w:pPr>
              <w:widowControl/>
              <w:spacing w:before="0" w:line="240" w:lineRule="auto"/>
              <w:ind w:left="0" w:right="-2265"/>
              <w:rPr>
                <w:snapToGrid/>
                <w:color w:val="000000"/>
                <w:sz w:val="22"/>
                <w:szCs w:val="22"/>
              </w:rPr>
            </w:pPr>
            <w:r w:rsidRPr="0076075D">
              <w:rPr>
                <w:bCs/>
                <w:snapToGrid/>
                <w:color w:val="000000"/>
                <w:sz w:val="22"/>
                <w:szCs w:val="22"/>
              </w:rPr>
              <w:t>TRANSACTION_UUID_REQUIRED</w:t>
            </w:r>
          </w:p>
        </w:tc>
        <w:tc>
          <w:tcPr>
            <w:tcW w:w="4050" w:type="dxa"/>
            <w:tcBorders>
              <w:top w:val="nil"/>
              <w:left w:val="nil"/>
              <w:bottom w:val="single" w:sz="4" w:space="0" w:color="auto"/>
              <w:right w:val="single" w:sz="4" w:space="0" w:color="auto"/>
            </w:tcBorders>
            <w:noWrap/>
            <w:vAlign w:val="bottom"/>
          </w:tcPr>
          <w:p w14:paraId="6A6F2404" w14:textId="77777777" w:rsidR="00501898" w:rsidRPr="0076075D" w:rsidRDefault="00136181">
            <w:pPr>
              <w:widowControl/>
              <w:spacing w:before="0" w:line="240" w:lineRule="auto"/>
              <w:ind w:left="0"/>
              <w:rPr>
                <w:snapToGrid/>
                <w:color w:val="000000"/>
                <w:sz w:val="22"/>
                <w:szCs w:val="22"/>
                <w:lang w:val="fr-FR"/>
              </w:rPr>
            </w:pPr>
            <w:r w:rsidRPr="0076075D">
              <w:rPr>
                <w:color w:val="000000"/>
                <w:sz w:val="22"/>
                <w:szCs w:val="22"/>
                <w:lang w:val="fr-FR"/>
              </w:rPr>
              <w:t>Transaction Uuid là bắt buộc</w:t>
            </w:r>
          </w:p>
        </w:tc>
        <w:tc>
          <w:tcPr>
            <w:tcW w:w="4590" w:type="dxa"/>
            <w:tcBorders>
              <w:top w:val="nil"/>
              <w:left w:val="nil"/>
              <w:bottom w:val="single" w:sz="4" w:space="0" w:color="auto"/>
              <w:right w:val="single" w:sz="4" w:space="0" w:color="auto"/>
            </w:tcBorders>
            <w:vAlign w:val="bottom"/>
          </w:tcPr>
          <w:p w14:paraId="44C5A75D"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Truyền transactionUuid.</w:t>
            </w:r>
          </w:p>
        </w:tc>
      </w:tr>
      <w:tr w:rsidR="00501898" w:rsidRPr="0076075D" w14:paraId="2386AE38" w14:textId="77777777">
        <w:trPr>
          <w:trHeight w:val="300"/>
        </w:trPr>
        <w:tc>
          <w:tcPr>
            <w:tcW w:w="630" w:type="dxa"/>
            <w:tcBorders>
              <w:top w:val="nil"/>
              <w:left w:val="single" w:sz="4" w:space="0" w:color="auto"/>
              <w:bottom w:val="single" w:sz="4" w:space="0" w:color="auto"/>
              <w:right w:val="single" w:sz="4" w:space="0" w:color="auto"/>
            </w:tcBorders>
            <w:noWrap/>
            <w:vAlign w:val="bottom"/>
          </w:tcPr>
          <w:p w14:paraId="6F7C2EF6"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3</w:t>
            </w:r>
          </w:p>
        </w:tc>
        <w:tc>
          <w:tcPr>
            <w:tcW w:w="1793" w:type="dxa"/>
            <w:tcBorders>
              <w:top w:val="nil"/>
              <w:left w:val="nil"/>
              <w:bottom w:val="single" w:sz="4" w:space="0" w:color="auto"/>
              <w:right w:val="single" w:sz="4" w:space="0" w:color="auto"/>
            </w:tcBorders>
            <w:noWrap/>
            <w:vAlign w:val="bottom"/>
          </w:tcPr>
          <w:p w14:paraId="0A228EED"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247" w:type="dxa"/>
            <w:tcBorders>
              <w:top w:val="nil"/>
              <w:left w:val="nil"/>
              <w:bottom w:val="single" w:sz="4" w:space="0" w:color="auto"/>
              <w:right w:val="single" w:sz="4" w:space="0" w:color="auto"/>
            </w:tcBorders>
            <w:noWrap/>
            <w:vAlign w:val="bottom"/>
          </w:tcPr>
          <w:p w14:paraId="6AD1E1CD" w14:textId="77777777" w:rsidR="00501898" w:rsidRPr="0076075D" w:rsidRDefault="00136181">
            <w:pPr>
              <w:pStyle w:val="HTMLPreformatted"/>
              <w:shd w:val="clear" w:color="auto" w:fill="FFFFFF"/>
              <w:rPr>
                <w:rFonts w:ascii="Times New Roman" w:hAnsi="Times New Roman" w:cs="Times New Roman"/>
                <w:sz w:val="22"/>
                <w:szCs w:val="22"/>
              </w:rPr>
            </w:pPr>
            <w:r w:rsidRPr="0076075D">
              <w:rPr>
                <w:rFonts w:ascii="Times New Roman" w:hAnsi="Times New Roman" w:cs="Times New Roman"/>
                <w:bCs/>
                <w:sz w:val="22"/>
                <w:szCs w:val="22"/>
              </w:rPr>
              <w:t>TAX_CODE_REQUIRED</w:t>
            </w:r>
          </w:p>
        </w:tc>
        <w:tc>
          <w:tcPr>
            <w:tcW w:w="4050" w:type="dxa"/>
            <w:tcBorders>
              <w:top w:val="nil"/>
              <w:left w:val="nil"/>
              <w:bottom w:val="single" w:sz="4" w:space="0" w:color="auto"/>
              <w:right w:val="single" w:sz="4" w:space="0" w:color="auto"/>
            </w:tcBorders>
            <w:noWrap/>
            <w:vAlign w:val="bottom"/>
          </w:tcPr>
          <w:p w14:paraId="10D06F29" w14:textId="77777777" w:rsidR="00501898" w:rsidRPr="0076075D" w:rsidRDefault="00136181">
            <w:pPr>
              <w:widowControl/>
              <w:spacing w:before="0" w:line="240" w:lineRule="auto"/>
              <w:ind w:left="0"/>
              <w:rPr>
                <w:snapToGrid/>
                <w:color w:val="000000"/>
                <w:sz w:val="22"/>
                <w:szCs w:val="22"/>
              </w:rPr>
            </w:pPr>
            <w:r w:rsidRPr="0076075D">
              <w:rPr>
                <w:sz w:val="22"/>
                <w:szCs w:val="22"/>
              </w:rPr>
              <w:t>Mã số thuế bắt buộc nhập</w:t>
            </w:r>
            <w:r w:rsidRPr="0076075D">
              <w:rPr>
                <w:color w:val="000000"/>
                <w:sz w:val="22"/>
                <w:szCs w:val="22"/>
                <w:lang w:val="vi-VN"/>
              </w:rPr>
              <w:t>.</w:t>
            </w:r>
          </w:p>
        </w:tc>
        <w:tc>
          <w:tcPr>
            <w:tcW w:w="4590" w:type="dxa"/>
            <w:tcBorders>
              <w:top w:val="nil"/>
              <w:left w:val="nil"/>
              <w:bottom w:val="single" w:sz="4" w:space="0" w:color="auto"/>
              <w:right w:val="single" w:sz="4" w:space="0" w:color="auto"/>
            </w:tcBorders>
            <w:vAlign w:val="bottom"/>
          </w:tcPr>
          <w:p w14:paraId="27452AC6"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Truyền Mã số thuế của doanh nghiệp/chi nhánh phát hành hóa đơn.</w:t>
            </w:r>
          </w:p>
        </w:tc>
      </w:tr>
      <w:tr w:rsidR="00501898" w:rsidRPr="0076075D" w14:paraId="6116EF15" w14:textId="77777777">
        <w:trPr>
          <w:trHeight w:val="300"/>
        </w:trPr>
        <w:tc>
          <w:tcPr>
            <w:tcW w:w="630" w:type="dxa"/>
            <w:tcBorders>
              <w:top w:val="nil"/>
              <w:left w:val="single" w:sz="4" w:space="0" w:color="auto"/>
              <w:bottom w:val="single" w:sz="4" w:space="0" w:color="auto"/>
              <w:right w:val="single" w:sz="4" w:space="0" w:color="auto"/>
            </w:tcBorders>
            <w:noWrap/>
            <w:vAlign w:val="bottom"/>
          </w:tcPr>
          <w:p w14:paraId="00D66E58"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4</w:t>
            </w:r>
          </w:p>
        </w:tc>
        <w:tc>
          <w:tcPr>
            <w:tcW w:w="1793" w:type="dxa"/>
            <w:tcBorders>
              <w:top w:val="nil"/>
              <w:left w:val="nil"/>
              <w:bottom w:val="single" w:sz="4" w:space="0" w:color="auto"/>
              <w:right w:val="single" w:sz="4" w:space="0" w:color="auto"/>
            </w:tcBorders>
            <w:noWrap/>
            <w:vAlign w:val="bottom"/>
          </w:tcPr>
          <w:p w14:paraId="3D53CAD5"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247" w:type="dxa"/>
            <w:tcBorders>
              <w:top w:val="nil"/>
              <w:left w:val="nil"/>
              <w:bottom w:val="single" w:sz="4" w:space="0" w:color="auto"/>
              <w:right w:val="single" w:sz="4" w:space="0" w:color="auto"/>
            </w:tcBorders>
            <w:noWrap/>
            <w:vAlign w:val="bottom"/>
          </w:tcPr>
          <w:p w14:paraId="5299354E" w14:textId="77777777" w:rsidR="00501898" w:rsidRPr="0076075D" w:rsidRDefault="00136181">
            <w:pPr>
              <w:pStyle w:val="HTMLPreformatted"/>
              <w:shd w:val="clear" w:color="auto" w:fill="FFFFFF"/>
              <w:rPr>
                <w:rFonts w:ascii="Times New Roman" w:hAnsi="Times New Roman" w:cs="Times New Roman"/>
                <w:sz w:val="22"/>
                <w:szCs w:val="22"/>
              </w:rPr>
            </w:pPr>
            <w:r w:rsidRPr="0076075D">
              <w:rPr>
                <w:rFonts w:ascii="Times New Roman" w:hAnsi="Times New Roman" w:cs="Times New Roman"/>
                <w:bCs/>
                <w:sz w:val="22"/>
                <w:szCs w:val="22"/>
              </w:rPr>
              <w:t>BUYER_EMAIL_REQUIRED</w:t>
            </w:r>
          </w:p>
        </w:tc>
        <w:tc>
          <w:tcPr>
            <w:tcW w:w="4050" w:type="dxa"/>
            <w:tcBorders>
              <w:top w:val="nil"/>
              <w:left w:val="nil"/>
              <w:bottom w:val="single" w:sz="4" w:space="0" w:color="auto"/>
              <w:right w:val="single" w:sz="4" w:space="0" w:color="auto"/>
            </w:tcBorders>
            <w:noWrap/>
            <w:vAlign w:val="bottom"/>
          </w:tcPr>
          <w:p w14:paraId="5A9ED42A" w14:textId="77777777" w:rsidR="00501898" w:rsidRPr="0076075D" w:rsidRDefault="00136181">
            <w:pPr>
              <w:widowControl/>
              <w:spacing w:before="0" w:line="240" w:lineRule="auto"/>
              <w:ind w:left="0"/>
              <w:rPr>
                <w:snapToGrid/>
                <w:color w:val="000000"/>
                <w:sz w:val="22"/>
                <w:szCs w:val="22"/>
              </w:rPr>
            </w:pPr>
            <w:r w:rsidRPr="0076075D">
              <w:rPr>
                <w:color w:val="000000"/>
                <w:sz w:val="22"/>
                <w:szCs w:val="22"/>
              </w:rPr>
              <w:t>Email khách hàng bắt buộc nhập.</w:t>
            </w:r>
          </w:p>
        </w:tc>
        <w:tc>
          <w:tcPr>
            <w:tcW w:w="4590" w:type="dxa"/>
            <w:tcBorders>
              <w:top w:val="nil"/>
              <w:left w:val="nil"/>
              <w:bottom w:val="single" w:sz="4" w:space="0" w:color="auto"/>
              <w:right w:val="single" w:sz="4" w:space="0" w:color="auto"/>
            </w:tcBorders>
            <w:vAlign w:val="bottom"/>
          </w:tcPr>
          <w:p w14:paraId="1A3E3F81"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Truyền Email khách hàng.</w:t>
            </w:r>
          </w:p>
        </w:tc>
      </w:tr>
      <w:tr w:rsidR="00501898" w:rsidRPr="0076075D" w14:paraId="68873B76" w14:textId="77777777">
        <w:trPr>
          <w:trHeight w:val="300"/>
        </w:trPr>
        <w:tc>
          <w:tcPr>
            <w:tcW w:w="630" w:type="dxa"/>
            <w:tcBorders>
              <w:top w:val="nil"/>
              <w:left w:val="single" w:sz="4" w:space="0" w:color="auto"/>
              <w:bottom w:val="single" w:sz="4" w:space="0" w:color="auto"/>
              <w:right w:val="single" w:sz="4" w:space="0" w:color="auto"/>
            </w:tcBorders>
            <w:noWrap/>
            <w:vAlign w:val="bottom"/>
          </w:tcPr>
          <w:p w14:paraId="47DEF3D0"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5</w:t>
            </w:r>
          </w:p>
        </w:tc>
        <w:tc>
          <w:tcPr>
            <w:tcW w:w="1793" w:type="dxa"/>
            <w:tcBorders>
              <w:top w:val="nil"/>
              <w:left w:val="nil"/>
              <w:bottom w:val="single" w:sz="4" w:space="0" w:color="auto"/>
              <w:right w:val="single" w:sz="4" w:space="0" w:color="auto"/>
            </w:tcBorders>
            <w:noWrap/>
            <w:vAlign w:val="bottom"/>
          </w:tcPr>
          <w:p w14:paraId="4F3C3DB7"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247" w:type="dxa"/>
            <w:tcBorders>
              <w:top w:val="nil"/>
              <w:left w:val="nil"/>
              <w:bottom w:val="single" w:sz="4" w:space="0" w:color="auto"/>
              <w:right w:val="single" w:sz="4" w:space="0" w:color="auto"/>
            </w:tcBorders>
            <w:noWrap/>
            <w:vAlign w:val="bottom"/>
          </w:tcPr>
          <w:p w14:paraId="55187670" w14:textId="77777777" w:rsidR="00501898" w:rsidRPr="0076075D" w:rsidRDefault="00136181">
            <w:pPr>
              <w:widowControl/>
              <w:spacing w:before="0" w:line="240" w:lineRule="auto"/>
              <w:ind w:left="0" w:right="-2265"/>
              <w:rPr>
                <w:snapToGrid/>
                <w:color w:val="000000"/>
                <w:sz w:val="22"/>
                <w:szCs w:val="22"/>
              </w:rPr>
            </w:pPr>
            <w:r w:rsidRPr="0076075D">
              <w:rPr>
                <w:bCs/>
                <w:snapToGrid/>
                <w:color w:val="000000"/>
                <w:sz w:val="22"/>
                <w:szCs w:val="22"/>
              </w:rPr>
              <w:t>NOT_FOUND_DATA</w:t>
            </w:r>
          </w:p>
        </w:tc>
        <w:tc>
          <w:tcPr>
            <w:tcW w:w="4050" w:type="dxa"/>
            <w:tcBorders>
              <w:top w:val="nil"/>
              <w:left w:val="nil"/>
              <w:bottom w:val="single" w:sz="4" w:space="0" w:color="auto"/>
              <w:right w:val="single" w:sz="4" w:space="0" w:color="auto"/>
            </w:tcBorders>
            <w:noWrap/>
            <w:vAlign w:val="bottom"/>
          </w:tcPr>
          <w:p w14:paraId="2684822D" w14:textId="77777777" w:rsidR="00501898" w:rsidRPr="0076075D" w:rsidRDefault="00136181">
            <w:pPr>
              <w:widowControl/>
              <w:spacing w:before="0" w:line="240" w:lineRule="auto"/>
              <w:ind w:left="0"/>
              <w:rPr>
                <w:snapToGrid/>
                <w:color w:val="000000"/>
                <w:sz w:val="22"/>
                <w:szCs w:val="22"/>
              </w:rPr>
            </w:pPr>
            <w:r w:rsidRPr="0076075D">
              <w:rPr>
                <w:color w:val="000000"/>
                <w:sz w:val="22"/>
                <w:szCs w:val="22"/>
              </w:rPr>
              <w:t xml:space="preserve">Không tìm thấy </w:t>
            </w:r>
            <w:r w:rsidRPr="0076075D">
              <w:rPr>
                <w:color w:val="000000"/>
                <w:sz w:val="22"/>
                <w:szCs w:val="22"/>
                <w:lang w:val="vi-VN"/>
              </w:rPr>
              <w:t>bản ghi</w:t>
            </w:r>
            <w:r w:rsidRPr="0076075D">
              <w:rPr>
                <w:color w:val="000000"/>
                <w:sz w:val="22"/>
                <w:szCs w:val="22"/>
              </w:rPr>
              <w:t>.</w:t>
            </w:r>
          </w:p>
        </w:tc>
        <w:tc>
          <w:tcPr>
            <w:tcW w:w="4590" w:type="dxa"/>
            <w:tcBorders>
              <w:top w:val="nil"/>
              <w:left w:val="nil"/>
              <w:bottom w:val="single" w:sz="4" w:space="0" w:color="auto"/>
              <w:right w:val="single" w:sz="4" w:space="0" w:color="auto"/>
            </w:tcBorders>
            <w:vAlign w:val="bottom"/>
          </w:tcPr>
          <w:p w14:paraId="4482C9DF"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Kiểm tra transactionUuid truyền vào.</w:t>
            </w:r>
          </w:p>
        </w:tc>
      </w:tr>
      <w:tr w:rsidR="00501898" w:rsidRPr="0076075D" w14:paraId="13BC40E2" w14:textId="77777777">
        <w:trPr>
          <w:trHeight w:val="600"/>
        </w:trPr>
        <w:tc>
          <w:tcPr>
            <w:tcW w:w="630" w:type="dxa"/>
            <w:tcBorders>
              <w:top w:val="nil"/>
              <w:left w:val="single" w:sz="4" w:space="0" w:color="auto"/>
              <w:bottom w:val="single" w:sz="4" w:space="0" w:color="auto"/>
              <w:right w:val="single" w:sz="4" w:space="0" w:color="auto"/>
            </w:tcBorders>
            <w:noWrap/>
            <w:vAlign w:val="bottom"/>
          </w:tcPr>
          <w:p w14:paraId="27011AB3"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6</w:t>
            </w:r>
          </w:p>
        </w:tc>
        <w:tc>
          <w:tcPr>
            <w:tcW w:w="1793" w:type="dxa"/>
            <w:tcBorders>
              <w:top w:val="nil"/>
              <w:left w:val="nil"/>
              <w:bottom w:val="single" w:sz="4" w:space="0" w:color="auto"/>
              <w:right w:val="single" w:sz="4" w:space="0" w:color="auto"/>
            </w:tcBorders>
            <w:noWrap/>
            <w:vAlign w:val="bottom"/>
          </w:tcPr>
          <w:p w14:paraId="706A1007"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247" w:type="dxa"/>
            <w:tcBorders>
              <w:top w:val="nil"/>
              <w:left w:val="nil"/>
              <w:bottom w:val="single" w:sz="4" w:space="0" w:color="auto"/>
              <w:right w:val="single" w:sz="4" w:space="0" w:color="auto"/>
            </w:tcBorders>
            <w:noWrap/>
            <w:vAlign w:val="bottom"/>
          </w:tcPr>
          <w:p w14:paraId="2FF5D5EE" w14:textId="77777777" w:rsidR="00501898" w:rsidRPr="0076075D" w:rsidRDefault="00136181">
            <w:pPr>
              <w:pStyle w:val="HTMLPreformatted"/>
              <w:shd w:val="clear" w:color="auto" w:fill="FFFFFF"/>
              <w:rPr>
                <w:rFonts w:ascii="Times New Roman" w:hAnsi="Times New Roman" w:cs="Times New Roman"/>
                <w:sz w:val="22"/>
                <w:szCs w:val="22"/>
              </w:rPr>
            </w:pPr>
            <w:r w:rsidRPr="0076075D">
              <w:rPr>
                <w:rFonts w:ascii="Times New Roman" w:hAnsi="Times New Roman" w:cs="Times New Roman"/>
                <w:iCs/>
                <w:sz w:val="22"/>
                <w:szCs w:val="22"/>
              </w:rPr>
              <w:t>BUYER_EMAIL_ADDRESS_FORMAT</w:t>
            </w:r>
          </w:p>
        </w:tc>
        <w:tc>
          <w:tcPr>
            <w:tcW w:w="4050" w:type="dxa"/>
            <w:tcBorders>
              <w:top w:val="nil"/>
              <w:left w:val="nil"/>
              <w:bottom w:val="single" w:sz="4" w:space="0" w:color="auto"/>
              <w:right w:val="single" w:sz="4" w:space="0" w:color="auto"/>
            </w:tcBorders>
            <w:noWrap/>
            <w:vAlign w:val="bottom"/>
          </w:tcPr>
          <w:p w14:paraId="051CC8D5" w14:textId="77777777" w:rsidR="00501898" w:rsidRPr="0076075D" w:rsidRDefault="00136181">
            <w:pPr>
              <w:widowControl/>
              <w:spacing w:before="0" w:line="240" w:lineRule="auto"/>
              <w:ind w:left="0"/>
              <w:rPr>
                <w:snapToGrid/>
                <w:color w:val="000000"/>
                <w:sz w:val="22"/>
                <w:szCs w:val="22"/>
              </w:rPr>
            </w:pPr>
            <w:r w:rsidRPr="0076075D">
              <w:rPr>
                <w:color w:val="000000"/>
                <w:sz w:val="22"/>
                <w:szCs w:val="22"/>
              </w:rPr>
              <w:t xml:space="preserve">Email </w:t>
            </w:r>
            <w:r w:rsidRPr="0076075D">
              <w:rPr>
                <w:color w:val="000000"/>
                <w:sz w:val="22"/>
                <w:szCs w:val="22"/>
                <w:lang w:val="vi-VN"/>
              </w:rPr>
              <w:t>không đúng định dạng</w:t>
            </w:r>
            <w:r w:rsidRPr="0076075D">
              <w:rPr>
                <w:color w:val="000000"/>
                <w:sz w:val="22"/>
                <w:szCs w:val="22"/>
              </w:rPr>
              <w:t>.</w:t>
            </w:r>
          </w:p>
        </w:tc>
        <w:tc>
          <w:tcPr>
            <w:tcW w:w="4590" w:type="dxa"/>
            <w:tcBorders>
              <w:top w:val="nil"/>
              <w:left w:val="nil"/>
              <w:bottom w:val="single" w:sz="4" w:space="0" w:color="auto"/>
              <w:right w:val="single" w:sz="4" w:space="0" w:color="auto"/>
            </w:tcBorders>
            <w:vAlign w:val="bottom"/>
          </w:tcPr>
          <w:p w14:paraId="3C513DCA"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Kiểm tra lại Email khách hàng khi truyền vào.</w:t>
            </w:r>
          </w:p>
        </w:tc>
      </w:tr>
      <w:tr w:rsidR="00501898" w:rsidRPr="0076075D" w14:paraId="678FD6AC" w14:textId="77777777">
        <w:trPr>
          <w:trHeight w:val="600"/>
        </w:trPr>
        <w:tc>
          <w:tcPr>
            <w:tcW w:w="630" w:type="dxa"/>
            <w:tcBorders>
              <w:top w:val="nil"/>
              <w:left w:val="single" w:sz="4" w:space="0" w:color="auto"/>
              <w:bottom w:val="single" w:sz="4" w:space="0" w:color="auto"/>
              <w:right w:val="single" w:sz="4" w:space="0" w:color="auto"/>
            </w:tcBorders>
            <w:noWrap/>
            <w:vAlign w:val="bottom"/>
          </w:tcPr>
          <w:p w14:paraId="3811D10E"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7</w:t>
            </w:r>
          </w:p>
        </w:tc>
        <w:tc>
          <w:tcPr>
            <w:tcW w:w="1793" w:type="dxa"/>
            <w:tcBorders>
              <w:top w:val="nil"/>
              <w:left w:val="nil"/>
              <w:bottom w:val="single" w:sz="4" w:space="0" w:color="auto"/>
              <w:right w:val="single" w:sz="4" w:space="0" w:color="auto"/>
            </w:tcBorders>
            <w:noWrap/>
            <w:vAlign w:val="bottom"/>
          </w:tcPr>
          <w:p w14:paraId="1E8DCD58"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247" w:type="dxa"/>
            <w:tcBorders>
              <w:top w:val="nil"/>
              <w:left w:val="nil"/>
              <w:bottom w:val="single" w:sz="4" w:space="0" w:color="auto"/>
              <w:right w:val="single" w:sz="4" w:space="0" w:color="auto"/>
            </w:tcBorders>
            <w:noWrap/>
            <w:vAlign w:val="bottom"/>
          </w:tcPr>
          <w:p w14:paraId="410B78D8" w14:textId="77777777" w:rsidR="00501898" w:rsidRPr="0076075D" w:rsidRDefault="00136181">
            <w:pPr>
              <w:pStyle w:val="HTMLPreformatted"/>
              <w:shd w:val="clear" w:color="auto" w:fill="FFFFFF"/>
              <w:rPr>
                <w:rFonts w:ascii="Times New Roman" w:hAnsi="Times New Roman" w:cs="Times New Roman"/>
                <w:iCs/>
                <w:sz w:val="22"/>
                <w:szCs w:val="22"/>
              </w:rPr>
            </w:pPr>
            <w:r w:rsidRPr="0076075D">
              <w:rPr>
                <w:rFonts w:ascii="Times New Roman" w:hAnsi="Times New Roman" w:cs="Times New Roman"/>
                <w:iCs/>
                <w:sz w:val="22"/>
                <w:szCs w:val="22"/>
              </w:rPr>
              <w:t>EMAIL_CONFIG_NOT_ACTIVE</w:t>
            </w:r>
          </w:p>
        </w:tc>
        <w:tc>
          <w:tcPr>
            <w:tcW w:w="4050" w:type="dxa"/>
            <w:tcBorders>
              <w:top w:val="nil"/>
              <w:left w:val="nil"/>
              <w:bottom w:val="single" w:sz="4" w:space="0" w:color="auto"/>
              <w:right w:val="single" w:sz="4" w:space="0" w:color="auto"/>
            </w:tcBorders>
            <w:noWrap/>
            <w:vAlign w:val="bottom"/>
          </w:tcPr>
          <w:p w14:paraId="7027C212" w14:textId="77777777" w:rsidR="00501898" w:rsidRPr="0076075D" w:rsidRDefault="00136181">
            <w:pPr>
              <w:widowControl/>
              <w:spacing w:before="0" w:line="240" w:lineRule="auto"/>
              <w:ind w:left="0"/>
              <w:rPr>
                <w:color w:val="000000"/>
                <w:sz w:val="22"/>
                <w:szCs w:val="22"/>
              </w:rPr>
            </w:pPr>
            <w:r w:rsidRPr="0076075D">
              <w:rPr>
                <w:color w:val="000000"/>
                <w:sz w:val="22"/>
                <w:szCs w:val="22"/>
              </w:rPr>
              <w:t>Cấu hình Email ngừng hoạt động.</w:t>
            </w:r>
          </w:p>
        </w:tc>
        <w:tc>
          <w:tcPr>
            <w:tcW w:w="4590" w:type="dxa"/>
            <w:tcBorders>
              <w:top w:val="nil"/>
              <w:left w:val="nil"/>
              <w:bottom w:val="single" w:sz="4" w:space="0" w:color="auto"/>
              <w:right w:val="single" w:sz="4" w:space="0" w:color="auto"/>
            </w:tcBorders>
            <w:vAlign w:val="bottom"/>
          </w:tcPr>
          <w:p w14:paraId="404D10F1"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Chuyển Cấu hình Email sang Hoạt động trong Quản lý hệ thống &gt; Cấu hình doanh nghiệp &gt; Email.</w:t>
            </w:r>
          </w:p>
        </w:tc>
      </w:tr>
      <w:tr w:rsidR="00501898" w:rsidRPr="0076075D" w14:paraId="3DC130FF" w14:textId="77777777">
        <w:trPr>
          <w:trHeight w:val="600"/>
        </w:trPr>
        <w:tc>
          <w:tcPr>
            <w:tcW w:w="630" w:type="dxa"/>
            <w:tcBorders>
              <w:top w:val="nil"/>
              <w:left w:val="single" w:sz="4" w:space="0" w:color="auto"/>
              <w:bottom w:val="single" w:sz="4" w:space="0" w:color="auto"/>
              <w:right w:val="single" w:sz="4" w:space="0" w:color="auto"/>
            </w:tcBorders>
            <w:noWrap/>
            <w:vAlign w:val="bottom"/>
          </w:tcPr>
          <w:p w14:paraId="142B7E9F"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8</w:t>
            </w:r>
          </w:p>
        </w:tc>
        <w:tc>
          <w:tcPr>
            <w:tcW w:w="1793" w:type="dxa"/>
            <w:tcBorders>
              <w:top w:val="nil"/>
              <w:left w:val="nil"/>
              <w:bottom w:val="single" w:sz="4" w:space="0" w:color="auto"/>
              <w:right w:val="single" w:sz="4" w:space="0" w:color="auto"/>
            </w:tcBorders>
            <w:vAlign w:val="center"/>
          </w:tcPr>
          <w:p w14:paraId="63A55015" w14:textId="77777777" w:rsidR="00501898" w:rsidRPr="0076075D" w:rsidRDefault="00501898">
            <w:pPr>
              <w:widowControl/>
              <w:spacing w:before="0" w:line="240" w:lineRule="auto"/>
              <w:ind w:left="0"/>
              <w:rPr>
                <w:snapToGrid/>
                <w:color w:val="000000"/>
                <w:sz w:val="22"/>
                <w:szCs w:val="22"/>
              </w:rPr>
            </w:pPr>
          </w:p>
          <w:p w14:paraId="57FE29EB"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247" w:type="dxa"/>
            <w:tcBorders>
              <w:top w:val="nil"/>
              <w:left w:val="nil"/>
              <w:bottom w:val="single" w:sz="4" w:space="0" w:color="auto"/>
              <w:right w:val="single" w:sz="4" w:space="0" w:color="auto"/>
            </w:tcBorders>
            <w:vAlign w:val="bottom"/>
          </w:tcPr>
          <w:p w14:paraId="4C9AF29D" w14:textId="77777777" w:rsidR="00501898" w:rsidRPr="0076075D" w:rsidRDefault="00136181">
            <w:pPr>
              <w:pStyle w:val="HTMLPreformatted"/>
              <w:shd w:val="clear" w:color="auto" w:fill="FFFFFF"/>
              <w:rPr>
                <w:rFonts w:ascii="Times New Roman" w:hAnsi="Times New Roman" w:cs="Times New Roman"/>
                <w:sz w:val="22"/>
                <w:szCs w:val="22"/>
              </w:rPr>
            </w:pPr>
            <w:r w:rsidRPr="0076075D">
              <w:rPr>
                <w:rFonts w:ascii="Times New Roman" w:hAnsi="Times New Roman" w:cs="Times New Roman"/>
                <w:bCs/>
                <w:sz w:val="22"/>
                <w:szCs w:val="22"/>
              </w:rPr>
              <w:t>EMAIL_NOT_CONFIG</w:t>
            </w:r>
          </w:p>
        </w:tc>
        <w:tc>
          <w:tcPr>
            <w:tcW w:w="4050" w:type="dxa"/>
            <w:tcBorders>
              <w:top w:val="nil"/>
              <w:left w:val="nil"/>
              <w:bottom w:val="single" w:sz="4" w:space="0" w:color="auto"/>
              <w:right w:val="single" w:sz="4" w:space="0" w:color="auto"/>
            </w:tcBorders>
            <w:vAlign w:val="bottom"/>
          </w:tcPr>
          <w:p w14:paraId="6F5A4D7E"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Chưa cấu hình Email.</w:t>
            </w:r>
          </w:p>
        </w:tc>
        <w:tc>
          <w:tcPr>
            <w:tcW w:w="4590" w:type="dxa"/>
            <w:tcBorders>
              <w:top w:val="nil"/>
              <w:left w:val="nil"/>
              <w:bottom w:val="single" w:sz="4" w:space="0" w:color="auto"/>
              <w:right w:val="single" w:sz="4" w:space="0" w:color="auto"/>
            </w:tcBorders>
            <w:vAlign w:val="bottom"/>
          </w:tcPr>
          <w:p w14:paraId="765BE084"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Cấu hình Email trong Quản lý hệ thống &gt; Cấu hình doanh nghiệp &gt; Email.</w:t>
            </w:r>
          </w:p>
        </w:tc>
      </w:tr>
    </w:tbl>
    <w:p w14:paraId="37818905" w14:textId="77777777" w:rsidR="00501898" w:rsidRPr="0076075D" w:rsidRDefault="00501898">
      <w:pPr>
        <w:ind w:left="360"/>
        <w:rPr>
          <w:bCs/>
          <w:sz w:val="22"/>
          <w:szCs w:val="22"/>
          <w:lang w:val="en"/>
        </w:rPr>
      </w:pPr>
    </w:p>
    <w:p w14:paraId="7F724B3F" w14:textId="77777777" w:rsidR="00501898" w:rsidRPr="0076075D" w:rsidRDefault="00501898">
      <w:pPr>
        <w:ind w:left="360"/>
        <w:rPr>
          <w:sz w:val="22"/>
          <w:szCs w:val="22"/>
        </w:rPr>
      </w:pPr>
    </w:p>
    <w:p w14:paraId="5EBDA632" w14:textId="77777777" w:rsidR="00501898" w:rsidRPr="0076075D" w:rsidRDefault="00501898">
      <w:pPr>
        <w:ind w:left="0"/>
        <w:rPr>
          <w:sz w:val="22"/>
          <w:szCs w:val="22"/>
        </w:rPr>
      </w:pPr>
    </w:p>
    <w:p w14:paraId="2C9DC52D" w14:textId="77777777" w:rsidR="00501898" w:rsidRPr="0076075D" w:rsidRDefault="00501898">
      <w:pPr>
        <w:tabs>
          <w:tab w:val="left" w:pos="1110"/>
        </w:tabs>
        <w:ind w:left="0"/>
        <w:rPr>
          <w:sz w:val="22"/>
          <w:szCs w:val="22"/>
        </w:rPr>
        <w:sectPr w:rsidR="00501898" w:rsidRPr="0076075D">
          <w:headerReference w:type="even" r:id="rId97"/>
          <w:footerReference w:type="even" r:id="rId98"/>
          <w:footerReference w:type="default" r:id="rId99"/>
          <w:headerReference w:type="first" r:id="rId100"/>
          <w:pgSz w:w="16834" w:h="11909" w:orient="landscape"/>
          <w:pgMar w:top="1138" w:right="1138" w:bottom="850" w:left="1138" w:header="432" w:footer="432" w:gutter="0"/>
          <w:pgNumType w:start="1"/>
          <w:cols w:space="720"/>
          <w:titlePg/>
          <w:docGrid w:linePitch="326"/>
        </w:sectPr>
      </w:pPr>
    </w:p>
    <w:p w14:paraId="3BA2103C" w14:textId="77777777" w:rsidR="00501898" w:rsidRPr="0076075D" w:rsidRDefault="00136181">
      <w:pPr>
        <w:pStyle w:val="Heading2"/>
        <w:numPr>
          <w:ilvl w:val="0"/>
          <w:numId w:val="0"/>
        </w:numPr>
        <w:tabs>
          <w:tab w:val="clear" w:pos="2278"/>
        </w:tabs>
        <w:rPr>
          <w:rFonts w:ascii="Times New Roman" w:hAnsi="Times New Roman"/>
          <w:sz w:val="22"/>
          <w:szCs w:val="22"/>
        </w:rPr>
      </w:pPr>
      <w:bookmarkStart w:id="67" w:name="_Toc152856178"/>
      <w:r w:rsidRPr="0076075D">
        <w:rPr>
          <w:rFonts w:ascii="Times New Roman" w:hAnsi="Times New Roman"/>
          <w:sz w:val="22"/>
          <w:szCs w:val="22"/>
        </w:rPr>
        <w:lastRenderedPageBreak/>
        <w:t>7.34 Lập hóa đơn xăng dầu nháp</w:t>
      </w:r>
      <w:bookmarkEnd w:id="67"/>
    </w:p>
    <w:p w14:paraId="5355B32D"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19C795F9" w14:textId="77777777" w:rsidR="00501898" w:rsidRPr="0076075D" w:rsidRDefault="00136181">
      <w:pPr>
        <w:jc w:val="both"/>
        <w:rPr>
          <w:sz w:val="22"/>
          <w:szCs w:val="22"/>
        </w:rPr>
      </w:pPr>
      <w:r w:rsidRPr="0076075D">
        <w:rPr>
          <w:sz w:val="22"/>
          <w:szCs w:val="22"/>
        </w:rPr>
        <w:t>Webservice dùng để lưu dữ liệu hóa đơn nháp lên hệ thống SInvoice. Các hóa đơn nháp này không có số hóa đơn hay kí số, chỉ có thể xem/phát hành trên website của SInvoice. Khi phát hành thì các số hóa đơn sẽ không được cập nhật lại phần mềm tích hợp.</w:t>
      </w:r>
    </w:p>
    <w:p w14:paraId="18D13605"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color w:val="0070C0"/>
          <w:sz w:val="22"/>
          <w:szCs w:val="22"/>
        </w:rPr>
        <w:t>InvoiceAPI/InvoiceWS/createOrUpdateInvoiceDraftForFuel/{supplierTaxCode}</w:t>
      </w:r>
    </w:p>
    <w:p w14:paraId="2D121903" w14:textId="77777777" w:rsidR="00501898" w:rsidRPr="0076075D" w:rsidRDefault="00136181">
      <w:pPr>
        <w:numPr>
          <w:ilvl w:val="0"/>
          <w:numId w:val="17"/>
        </w:numPr>
        <w:jc w:val="both"/>
        <w:rPr>
          <w:sz w:val="22"/>
          <w:szCs w:val="22"/>
        </w:rPr>
      </w:pPr>
      <w:r w:rsidRPr="0076075D">
        <w:rPr>
          <w:sz w:val="22"/>
          <w:szCs w:val="22"/>
        </w:rPr>
        <w:t>Headers:</w:t>
      </w:r>
    </w:p>
    <w:p w14:paraId="2A564E99"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w:t>
      </w:r>
    </w:p>
    <w:p w14:paraId="4C121A80" w14:textId="77777777" w:rsidR="00501898" w:rsidRPr="0076075D" w:rsidRDefault="00136181">
      <w:pPr>
        <w:ind w:left="720"/>
        <w:jc w:val="both"/>
        <w:rPr>
          <w:sz w:val="22"/>
          <w:szCs w:val="22"/>
          <w:lang w:val="fr-FR"/>
        </w:rPr>
      </w:pPr>
      <w:r w:rsidRPr="0076075D">
        <w:rPr>
          <w:sz w:val="22"/>
          <w:szCs w:val="22"/>
          <w:lang w:val="fr-FR"/>
        </w:rPr>
        <w:t xml:space="preserve">+ Content-Type : application/json </w:t>
      </w:r>
    </w:p>
    <w:tbl>
      <w:tblPr>
        <w:tblW w:w="935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2454"/>
        <w:gridCol w:w="4561"/>
      </w:tblGrid>
      <w:tr w:rsidR="00501898" w:rsidRPr="0076075D" w14:paraId="05F9B839" w14:textId="77777777">
        <w:trPr>
          <w:trHeight w:val="530"/>
        </w:trPr>
        <w:tc>
          <w:tcPr>
            <w:tcW w:w="2340" w:type="dxa"/>
            <w:shd w:val="clear" w:color="auto" w:fill="D9D9D9"/>
          </w:tcPr>
          <w:p w14:paraId="6D8F6EF3"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454" w:type="dxa"/>
            <w:shd w:val="clear" w:color="auto" w:fill="D9D9D9"/>
          </w:tcPr>
          <w:p w14:paraId="32A040F0"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561" w:type="dxa"/>
            <w:shd w:val="clear" w:color="auto" w:fill="D9D9D9"/>
          </w:tcPr>
          <w:p w14:paraId="48E7F6F4"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118C4E34" w14:textId="77777777">
        <w:tc>
          <w:tcPr>
            <w:tcW w:w="2340" w:type="dxa"/>
          </w:tcPr>
          <w:p w14:paraId="581D246B" w14:textId="77777777" w:rsidR="00501898" w:rsidRPr="0076075D" w:rsidRDefault="00136181">
            <w:pPr>
              <w:spacing w:before="0"/>
              <w:ind w:left="0"/>
              <w:jc w:val="both"/>
              <w:rPr>
                <w:sz w:val="22"/>
                <w:szCs w:val="22"/>
              </w:rPr>
            </w:pPr>
            <w:r w:rsidRPr="0076075D">
              <w:rPr>
                <w:sz w:val="22"/>
                <w:szCs w:val="22"/>
              </w:rPr>
              <w:t>supplierTaxCode</w:t>
            </w:r>
          </w:p>
        </w:tc>
        <w:tc>
          <w:tcPr>
            <w:tcW w:w="2454" w:type="dxa"/>
          </w:tcPr>
          <w:p w14:paraId="710B022C" w14:textId="77777777" w:rsidR="00501898" w:rsidRPr="0076075D" w:rsidRDefault="00136181">
            <w:pPr>
              <w:spacing w:before="0"/>
              <w:ind w:left="0"/>
              <w:jc w:val="both"/>
              <w:rPr>
                <w:sz w:val="22"/>
                <w:szCs w:val="22"/>
              </w:rPr>
            </w:pPr>
            <w:r w:rsidRPr="0076075D">
              <w:rPr>
                <w:sz w:val="22"/>
                <w:szCs w:val="22"/>
              </w:rPr>
              <w:t>Required: true</w:t>
            </w:r>
          </w:p>
          <w:p w14:paraId="4E5F4200" w14:textId="77777777" w:rsidR="00501898" w:rsidRPr="0076075D" w:rsidRDefault="00136181">
            <w:pPr>
              <w:spacing w:before="0"/>
              <w:ind w:left="0"/>
              <w:jc w:val="both"/>
              <w:rPr>
                <w:sz w:val="22"/>
                <w:szCs w:val="22"/>
              </w:rPr>
            </w:pPr>
            <w:r w:rsidRPr="0076075D">
              <w:rPr>
                <w:sz w:val="22"/>
                <w:szCs w:val="22"/>
              </w:rPr>
              <w:t>DataType: String</w:t>
            </w:r>
          </w:p>
          <w:p w14:paraId="3773E91F" w14:textId="77777777" w:rsidR="00501898" w:rsidRPr="0076075D" w:rsidRDefault="00136181">
            <w:pPr>
              <w:spacing w:before="0"/>
              <w:ind w:left="0"/>
              <w:jc w:val="both"/>
              <w:rPr>
                <w:sz w:val="22"/>
                <w:szCs w:val="22"/>
              </w:rPr>
            </w:pPr>
            <w:r w:rsidRPr="0076075D">
              <w:rPr>
                <w:sz w:val="22"/>
                <w:szCs w:val="22"/>
              </w:rPr>
              <w:t xml:space="preserve">Minlength: </w:t>
            </w:r>
          </w:p>
          <w:p w14:paraId="74C30C0C" w14:textId="77777777" w:rsidR="00501898" w:rsidRPr="0076075D" w:rsidRDefault="00136181">
            <w:pPr>
              <w:spacing w:before="0"/>
              <w:ind w:left="0"/>
              <w:jc w:val="both"/>
              <w:rPr>
                <w:sz w:val="22"/>
                <w:szCs w:val="22"/>
              </w:rPr>
            </w:pPr>
            <w:r w:rsidRPr="0076075D">
              <w:rPr>
                <w:sz w:val="22"/>
                <w:szCs w:val="22"/>
              </w:rPr>
              <w:t>Maxlength: 20</w:t>
            </w:r>
          </w:p>
          <w:p w14:paraId="79B214A1" w14:textId="77777777" w:rsidR="00501898" w:rsidRPr="0076075D" w:rsidRDefault="00136181">
            <w:pPr>
              <w:spacing w:before="0"/>
              <w:ind w:left="0"/>
              <w:jc w:val="both"/>
              <w:rPr>
                <w:sz w:val="22"/>
                <w:szCs w:val="22"/>
              </w:rPr>
            </w:pPr>
            <w:r w:rsidRPr="0076075D">
              <w:rPr>
                <w:sz w:val="22"/>
                <w:szCs w:val="22"/>
              </w:rPr>
              <w:t>Format: [0-9-]+</w:t>
            </w:r>
          </w:p>
        </w:tc>
        <w:tc>
          <w:tcPr>
            <w:tcW w:w="4561" w:type="dxa"/>
          </w:tcPr>
          <w:p w14:paraId="3FCE5076"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68F18EF7" w14:textId="77777777" w:rsidR="00501898" w:rsidRPr="0076075D" w:rsidRDefault="00136181">
            <w:pPr>
              <w:spacing w:before="0"/>
              <w:ind w:left="0"/>
              <w:jc w:val="both"/>
              <w:rPr>
                <w:sz w:val="22"/>
                <w:szCs w:val="22"/>
              </w:rPr>
            </w:pPr>
            <w:r w:rsidRPr="0076075D">
              <w:rPr>
                <w:sz w:val="22"/>
                <w:szCs w:val="22"/>
              </w:rPr>
              <w:t xml:space="preserve">Mẫu 1: 0312770607 </w:t>
            </w:r>
          </w:p>
          <w:p w14:paraId="16067A3E" w14:textId="77777777" w:rsidR="00501898" w:rsidRPr="0076075D" w:rsidRDefault="00136181">
            <w:pPr>
              <w:spacing w:before="0"/>
              <w:ind w:left="0"/>
              <w:jc w:val="both"/>
              <w:rPr>
                <w:sz w:val="22"/>
                <w:szCs w:val="22"/>
              </w:rPr>
            </w:pPr>
            <w:r w:rsidRPr="0076075D">
              <w:rPr>
                <w:sz w:val="22"/>
                <w:szCs w:val="22"/>
              </w:rPr>
              <w:t>Mẫu 2: 0312770607-001</w:t>
            </w:r>
          </w:p>
        </w:tc>
      </w:tr>
    </w:tbl>
    <w:p w14:paraId="4EA0E4C6" w14:textId="77777777" w:rsidR="00501898" w:rsidRPr="0076075D" w:rsidRDefault="00136181">
      <w:pPr>
        <w:numPr>
          <w:ilvl w:val="0"/>
          <w:numId w:val="17"/>
        </w:numPr>
        <w:snapToGrid w:val="0"/>
        <w:jc w:val="both"/>
        <w:rPr>
          <w:sz w:val="22"/>
          <w:szCs w:val="22"/>
        </w:rPr>
      </w:pPr>
      <w:r w:rsidRPr="0076075D">
        <w:rPr>
          <w:sz w:val="22"/>
          <w:szCs w:val="22"/>
        </w:rPr>
        <w:t>Data: Định dạng JSON</w:t>
      </w:r>
    </w:p>
    <w:p w14:paraId="0D756F80" w14:textId="77777777" w:rsidR="00501898" w:rsidRPr="0076075D" w:rsidRDefault="00136181">
      <w:pPr>
        <w:numPr>
          <w:ilvl w:val="0"/>
          <w:numId w:val="17"/>
        </w:numPr>
        <w:snapToGrid w:val="0"/>
        <w:jc w:val="both"/>
        <w:rPr>
          <w:sz w:val="22"/>
          <w:szCs w:val="22"/>
        </w:rPr>
      </w:pPr>
      <w:r w:rsidRPr="0076075D">
        <w:rPr>
          <w:sz w:val="22"/>
          <w:szCs w:val="22"/>
        </w:rPr>
        <w:t>Thông số dữ liệu truyền vào tương tự phần Lập hóa đơn (Tham khảo json tại phần 7.2). Trong thông tin hàng hóa bổ sung trường đơn giá đã bao gồm thuế:</w:t>
      </w:r>
    </w:p>
    <w:tbl>
      <w:tblPr>
        <w:tblW w:w="927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2106"/>
        <w:gridCol w:w="4734"/>
      </w:tblGrid>
      <w:tr w:rsidR="00501898" w:rsidRPr="0076075D" w14:paraId="6997B468" w14:textId="77777777">
        <w:trPr>
          <w:trHeight w:val="395"/>
        </w:trPr>
        <w:tc>
          <w:tcPr>
            <w:tcW w:w="2430" w:type="dxa"/>
            <w:shd w:val="clear" w:color="auto" w:fill="D9D9D9"/>
          </w:tcPr>
          <w:p w14:paraId="6D4346BB" w14:textId="77777777" w:rsidR="00501898" w:rsidRPr="0076075D" w:rsidRDefault="00136181">
            <w:pPr>
              <w:jc w:val="both"/>
              <w:rPr>
                <w:b/>
                <w:sz w:val="22"/>
                <w:szCs w:val="22"/>
              </w:rPr>
            </w:pPr>
            <w:r w:rsidRPr="0076075D">
              <w:rPr>
                <w:b/>
                <w:sz w:val="22"/>
                <w:szCs w:val="22"/>
              </w:rPr>
              <w:t>Tên trường</w:t>
            </w:r>
          </w:p>
        </w:tc>
        <w:tc>
          <w:tcPr>
            <w:tcW w:w="2106" w:type="dxa"/>
            <w:shd w:val="clear" w:color="auto" w:fill="D9D9D9"/>
          </w:tcPr>
          <w:p w14:paraId="48FD6DD7" w14:textId="77777777" w:rsidR="00501898" w:rsidRPr="0076075D" w:rsidRDefault="00136181">
            <w:pPr>
              <w:jc w:val="both"/>
              <w:rPr>
                <w:b/>
                <w:sz w:val="22"/>
                <w:szCs w:val="22"/>
              </w:rPr>
            </w:pPr>
            <w:r w:rsidRPr="0076075D">
              <w:rPr>
                <w:b/>
                <w:sz w:val="22"/>
                <w:szCs w:val="22"/>
              </w:rPr>
              <w:t>Kiểu dữ liệu</w:t>
            </w:r>
          </w:p>
        </w:tc>
        <w:tc>
          <w:tcPr>
            <w:tcW w:w="4734" w:type="dxa"/>
            <w:shd w:val="clear" w:color="auto" w:fill="D9D9D9"/>
          </w:tcPr>
          <w:p w14:paraId="3D6BBF53" w14:textId="77777777" w:rsidR="00501898" w:rsidRPr="0076075D" w:rsidRDefault="00136181">
            <w:pPr>
              <w:jc w:val="both"/>
              <w:rPr>
                <w:b/>
                <w:sz w:val="22"/>
                <w:szCs w:val="22"/>
              </w:rPr>
            </w:pPr>
            <w:r w:rsidRPr="0076075D">
              <w:rPr>
                <w:b/>
                <w:sz w:val="22"/>
                <w:szCs w:val="22"/>
              </w:rPr>
              <w:t>Mô tả</w:t>
            </w:r>
          </w:p>
        </w:tc>
      </w:tr>
      <w:tr w:rsidR="00501898" w:rsidRPr="0076075D" w14:paraId="654EAFC3" w14:textId="77777777">
        <w:tc>
          <w:tcPr>
            <w:tcW w:w="2430" w:type="dxa"/>
          </w:tcPr>
          <w:p w14:paraId="7BF0F124" w14:textId="77777777" w:rsidR="00501898" w:rsidRPr="0076075D" w:rsidRDefault="00136181">
            <w:pPr>
              <w:spacing w:before="0"/>
              <w:ind w:left="0"/>
              <w:jc w:val="both"/>
              <w:rPr>
                <w:sz w:val="22"/>
                <w:szCs w:val="22"/>
              </w:rPr>
            </w:pPr>
            <w:r w:rsidRPr="0076075D">
              <w:rPr>
                <w:sz w:val="22"/>
                <w:szCs w:val="22"/>
              </w:rPr>
              <w:t>unitPriceWithTax</w:t>
            </w:r>
          </w:p>
        </w:tc>
        <w:tc>
          <w:tcPr>
            <w:tcW w:w="2106" w:type="dxa"/>
          </w:tcPr>
          <w:p w14:paraId="655FD97A" w14:textId="77777777" w:rsidR="00501898" w:rsidRPr="0076075D" w:rsidRDefault="00136181">
            <w:pPr>
              <w:spacing w:before="0"/>
              <w:ind w:left="0"/>
              <w:jc w:val="both"/>
              <w:rPr>
                <w:sz w:val="22"/>
                <w:szCs w:val="22"/>
              </w:rPr>
            </w:pPr>
            <w:r w:rsidRPr="0076075D">
              <w:rPr>
                <w:sz w:val="22"/>
                <w:szCs w:val="22"/>
              </w:rPr>
              <w:t>Required: false</w:t>
            </w:r>
          </w:p>
          <w:p w14:paraId="292710A3" w14:textId="77777777" w:rsidR="00501898" w:rsidRPr="0076075D" w:rsidRDefault="00136181">
            <w:pPr>
              <w:spacing w:before="0"/>
              <w:ind w:left="0"/>
              <w:jc w:val="both"/>
              <w:rPr>
                <w:sz w:val="22"/>
                <w:szCs w:val="22"/>
              </w:rPr>
            </w:pPr>
            <w:r w:rsidRPr="0076075D">
              <w:rPr>
                <w:sz w:val="22"/>
                <w:szCs w:val="22"/>
              </w:rPr>
              <w:t>DataType: BigDecimal</w:t>
            </w:r>
          </w:p>
          <w:p w14:paraId="5AB60598" w14:textId="77777777" w:rsidR="00501898" w:rsidRPr="0076075D" w:rsidRDefault="00136181">
            <w:pPr>
              <w:spacing w:before="0"/>
              <w:ind w:left="0"/>
              <w:jc w:val="both"/>
              <w:rPr>
                <w:sz w:val="22"/>
                <w:szCs w:val="22"/>
              </w:rPr>
            </w:pPr>
            <w:r w:rsidRPr="0076075D">
              <w:rPr>
                <w:sz w:val="22"/>
                <w:szCs w:val="22"/>
              </w:rPr>
              <w:t xml:space="preserve">Minlength: </w:t>
            </w:r>
          </w:p>
          <w:p w14:paraId="140183E5" w14:textId="77777777" w:rsidR="00501898" w:rsidRPr="0076075D" w:rsidRDefault="00136181">
            <w:pPr>
              <w:spacing w:before="0"/>
              <w:ind w:left="0"/>
              <w:jc w:val="both"/>
              <w:rPr>
                <w:sz w:val="22"/>
                <w:szCs w:val="22"/>
              </w:rPr>
            </w:pPr>
            <w:r w:rsidRPr="0076075D">
              <w:rPr>
                <w:sz w:val="22"/>
                <w:szCs w:val="22"/>
              </w:rPr>
              <w:t xml:space="preserve">Maxlength: </w:t>
            </w:r>
          </w:p>
          <w:p w14:paraId="192D9C58" w14:textId="77777777" w:rsidR="00501898" w:rsidRPr="0076075D" w:rsidRDefault="00136181">
            <w:pPr>
              <w:spacing w:before="0"/>
              <w:ind w:left="0"/>
              <w:jc w:val="both"/>
              <w:rPr>
                <w:sz w:val="22"/>
                <w:szCs w:val="22"/>
              </w:rPr>
            </w:pPr>
            <w:r w:rsidRPr="0076075D">
              <w:rPr>
                <w:sz w:val="22"/>
                <w:szCs w:val="22"/>
              </w:rPr>
              <w:t>Format: [0-9.]+</w:t>
            </w:r>
          </w:p>
        </w:tc>
        <w:tc>
          <w:tcPr>
            <w:tcW w:w="4734" w:type="dxa"/>
          </w:tcPr>
          <w:p w14:paraId="05D39FA2" w14:textId="77777777" w:rsidR="00501898" w:rsidRPr="0076075D" w:rsidRDefault="00136181">
            <w:pPr>
              <w:spacing w:before="0"/>
              <w:ind w:left="28"/>
              <w:jc w:val="both"/>
              <w:rPr>
                <w:sz w:val="22"/>
                <w:szCs w:val="22"/>
              </w:rPr>
            </w:pPr>
            <w:r w:rsidRPr="0076075D">
              <w:rPr>
                <w:sz w:val="22"/>
                <w:szCs w:val="22"/>
              </w:rPr>
              <w:t xml:space="preserve">Đơn giá của hàng hóa bao gồm thuế. </w:t>
            </w:r>
          </w:p>
          <w:p w14:paraId="229FBE27" w14:textId="77777777" w:rsidR="00501898" w:rsidRPr="0076075D" w:rsidRDefault="00136181">
            <w:pPr>
              <w:spacing w:before="0"/>
              <w:ind w:left="41"/>
              <w:jc w:val="both"/>
              <w:rPr>
                <w:bCs/>
                <w:sz w:val="22"/>
                <w:szCs w:val="22"/>
              </w:rPr>
            </w:pPr>
            <w:r w:rsidRPr="0076075D">
              <w:rPr>
                <w:sz w:val="22"/>
                <w:szCs w:val="22"/>
              </w:rPr>
              <w:t>Được sử dụng trong API lập hóa đơn nháp cho xăng dầu</w:t>
            </w:r>
          </w:p>
        </w:tc>
      </w:tr>
    </w:tbl>
    <w:p w14:paraId="16B9C4A1" w14:textId="77777777" w:rsidR="00501898" w:rsidRPr="0076075D" w:rsidRDefault="00136181">
      <w:pPr>
        <w:numPr>
          <w:ilvl w:val="0"/>
          <w:numId w:val="17"/>
        </w:numPr>
        <w:snapToGrid w:val="0"/>
        <w:jc w:val="both"/>
        <w:rPr>
          <w:sz w:val="22"/>
          <w:szCs w:val="22"/>
        </w:rPr>
      </w:pPr>
      <w:r w:rsidRPr="0076075D">
        <w:rPr>
          <w:sz w:val="22"/>
          <w:szCs w:val="22"/>
        </w:rPr>
        <w:t>Đơn giá của hàng hóa sẽ được tính từ đơn giá của hàng hóa đã bao gồm thuế nếu đơn giá hàng hóa đã bao gồm thuế được truyền.</w:t>
      </w:r>
    </w:p>
    <w:p w14:paraId="6FB90078" w14:textId="77777777" w:rsidR="00501898" w:rsidRPr="0076075D" w:rsidRDefault="00136181">
      <w:pPr>
        <w:numPr>
          <w:ilvl w:val="0"/>
          <w:numId w:val="17"/>
        </w:numPr>
        <w:snapToGrid w:val="0"/>
        <w:jc w:val="both"/>
        <w:rPr>
          <w:sz w:val="22"/>
          <w:szCs w:val="22"/>
        </w:rPr>
      </w:pPr>
      <w:r w:rsidRPr="0076075D">
        <w:rPr>
          <w:sz w:val="22"/>
          <w:szCs w:val="22"/>
        </w:rPr>
        <w:t>Tổng tiền trước thuế của hàng hóa sẽ được tính từ tổng tiền đã bao gồm thuế của hàng hóa nếu tổng tiền đã bao gồm thuế của hàng hóa được truyền.</w:t>
      </w:r>
    </w:p>
    <w:p w14:paraId="2753ED56" w14:textId="77777777" w:rsidR="00501898" w:rsidRPr="0076075D" w:rsidRDefault="00136181">
      <w:pPr>
        <w:numPr>
          <w:ilvl w:val="0"/>
          <w:numId w:val="17"/>
        </w:numPr>
        <w:snapToGrid w:val="0"/>
        <w:jc w:val="both"/>
        <w:rPr>
          <w:sz w:val="22"/>
          <w:szCs w:val="22"/>
        </w:rPr>
      </w:pPr>
      <w:r w:rsidRPr="0076075D">
        <w:rPr>
          <w:sz w:val="22"/>
          <w:szCs w:val="22"/>
        </w:rPr>
        <w:t xml:space="preserve">Ví dụ JSON đầu vào: </w:t>
      </w:r>
      <w:r w:rsidRPr="0076075D">
        <w:rPr>
          <w:sz w:val="22"/>
          <w:szCs w:val="22"/>
        </w:rPr>
        <w:object w:dxaOrig="1532" w:dyaOrig="991" w14:anchorId="72207461">
          <v:shape id="_x0000_i1043" type="#_x0000_t75" style="width:76.5pt;height:49.5pt" o:ole="">
            <v:imagedata r:id="rId101" o:title=""/>
          </v:shape>
          <o:OLEObject Type="Embed" ProgID="Package" ShapeID="_x0000_i1043" DrawAspect="Icon" ObjectID="_1841924417" r:id="rId102"/>
        </w:object>
      </w:r>
    </w:p>
    <w:p w14:paraId="59C4CBE4" w14:textId="77777777" w:rsidR="00501898" w:rsidRPr="0076075D" w:rsidRDefault="00136181">
      <w:pPr>
        <w:numPr>
          <w:ilvl w:val="0"/>
          <w:numId w:val="21"/>
        </w:numPr>
        <w:jc w:val="both"/>
        <w:rPr>
          <w:b/>
          <w:color w:val="0000FF"/>
          <w:sz w:val="22"/>
          <w:szCs w:val="22"/>
        </w:rPr>
      </w:pPr>
      <w:r w:rsidRPr="0076075D">
        <w:rPr>
          <w:b/>
          <w:color w:val="0000FF"/>
          <w:sz w:val="22"/>
          <w:szCs w:val="22"/>
        </w:rPr>
        <w:t>Đầu ra:</w:t>
      </w:r>
    </w:p>
    <w:p w14:paraId="6DCEC6E3" w14:textId="77777777" w:rsidR="00501898" w:rsidRPr="0076075D" w:rsidRDefault="00136181">
      <w:pPr>
        <w:ind w:left="540"/>
        <w:jc w:val="both"/>
        <w:rPr>
          <w:color w:val="000000"/>
          <w:sz w:val="22"/>
          <w:szCs w:val="22"/>
        </w:rPr>
      </w:pPr>
      <w:r w:rsidRPr="0076075D">
        <w:rPr>
          <w:sz w:val="22"/>
          <w:szCs w:val="22"/>
        </w:rPr>
        <w:lastRenderedPageBreak/>
        <w:t>Đối tượng Response mô tả trạng thái lỗi Webservice trả về và đối tượng dữ</w:t>
      </w:r>
      <w:r w:rsidRPr="0076075D">
        <w:rPr>
          <w:color w:val="000000"/>
          <w:sz w:val="22"/>
          <w:szCs w:val="22"/>
        </w:rPr>
        <w:t xml:space="preserve"> liệu Webservice trả về:</w:t>
      </w:r>
    </w:p>
    <w:p w14:paraId="30B0E33C" w14:textId="77777777" w:rsidR="00501898" w:rsidRPr="0076075D" w:rsidRDefault="00136181">
      <w:pPr>
        <w:numPr>
          <w:ilvl w:val="2"/>
          <w:numId w:val="17"/>
        </w:numPr>
        <w:snapToGrid w:val="0"/>
        <w:ind w:left="1276"/>
        <w:jc w:val="both"/>
        <w:rPr>
          <w:sz w:val="22"/>
          <w:szCs w:val="22"/>
        </w:rPr>
      </w:pPr>
      <w:r w:rsidRPr="0076075D">
        <w:rPr>
          <w:sz w:val="22"/>
          <w:szCs w:val="22"/>
        </w:rPr>
        <w:t>Dữ liệu về thông tin về hóa đơn nháp lập thành công</w:t>
      </w:r>
    </w:p>
    <w:p w14:paraId="0D0A3683"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b/>
          <w:bCs/>
          <w:snapToGrid/>
          <w:color w:val="8000FF"/>
          <w:sz w:val="22"/>
          <w:szCs w:val="22"/>
        </w:rPr>
        <w:t>{</w:t>
      </w:r>
    </w:p>
    <w:p w14:paraId="5BD9FE87"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snapToGrid/>
          <w:color w:val="000000"/>
          <w:sz w:val="22"/>
          <w:szCs w:val="22"/>
        </w:rPr>
        <w:t xml:space="preserve">  </w:t>
      </w:r>
      <w:r w:rsidRPr="0076075D">
        <w:rPr>
          <w:snapToGrid/>
          <w:color w:val="800000"/>
          <w:sz w:val="22"/>
          <w:szCs w:val="22"/>
        </w:rPr>
        <w:t>"errorCode"</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5506710F"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snapToGrid/>
          <w:color w:val="000000"/>
          <w:sz w:val="22"/>
          <w:szCs w:val="22"/>
        </w:rPr>
        <w:t xml:space="preserve">  </w:t>
      </w:r>
      <w:r w:rsidRPr="0076075D">
        <w:rPr>
          <w:snapToGrid/>
          <w:color w:val="800000"/>
          <w:sz w:val="22"/>
          <w:szCs w:val="22"/>
        </w:rPr>
        <w:t>"description"</w:t>
      </w:r>
      <w:r w:rsidRPr="0076075D">
        <w:rPr>
          <w:snapToGrid/>
          <w:color w:val="000000"/>
          <w:sz w:val="22"/>
          <w:szCs w:val="22"/>
        </w:rPr>
        <w:t xml:space="preserve">: </w:t>
      </w:r>
      <w:r w:rsidRPr="0076075D">
        <w:rPr>
          <w:snapToGrid/>
          <w:color w:val="800000"/>
          <w:sz w:val="22"/>
          <w:szCs w:val="22"/>
        </w:rPr>
        <w:t>""</w:t>
      </w:r>
      <w:r w:rsidRPr="0076075D">
        <w:rPr>
          <w:b/>
          <w:bCs/>
          <w:snapToGrid/>
          <w:color w:val="8000FF"/>
          <w:sz w:val="22"/>
          <w:szCs w:val="22"/>
        </w:rPr>
        <w:t>,</w:t>
      </w:r>
    </w:p>
    <w:p w14:paraId="732C3B7D"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snapToGrid/>
          <w:color w:val="000000"/>
          <w:sz w:val="22"/>
          <w:szCs w:val="22"/>
        </w:rPr>
        <w:t xml:space="preserve">  </w:t>
      </w:r>
      <w:r w:rsidRPr="0076075D">
        <w:rPr>
          <w:snapToGrid/>
          <w:color w:val="800000"/>
          <w:sz w:val="22"/>
          <w:szCs w:val="22"/>
        </w:rPr>
        <w:t>"result"</w:t>
      </w:r>
      <w:r w:rsidRPr="0076075D">
        <w:rPr>
          <w:snapToGrid/>
          <w:color w:val="000000"/>
          <w:sz w:val="22"/>
          <w:szCs w:val="22"/>
        </w:rPr>
        <w:t xml:space="preserve">: </w:t>
      </w:r>
      <w:r w:rsidRPr="0076075D">
        <w:rPr>
          <w:b/>
          <w:bCs/>
          <w:snapToGrid/>
          <w:color w:val="8000FF"/>
          <w:sz w:val="22"/>
          <w:szCs w:val="22"/>
        </w:rPr>
        <w:t>{</w:t>
      </w:r>
      <w:r w:rsidRPr="0076075D">
        <w:rPr>
          <w:snapToGrid/>
          <w:color w:val="000000"/>
          <w:sz w:val="22"/>
          <w:szCs w:val="22"/>
        </w:rPr>
        <w:t xml:space="preserve">    </w:t>
      </w:r>
    </w:p>
    <w:p w14:paraId="02F331F6" w14:textId="77777777" w:rsidR="00501898" w:rsidRPr="0076075D" w:rsidRDefault="00136181">
      <w:pPr>
        <w:widowControl/>
        <w:shd w:val="clear" w:color="auto" w:fill="DBE5F1"/>
        <w:spacing w:before="0" w:line="240" w:lineRule="auto"/>
        <w:ind w:left="1276"/>
        <w:jc w:val="both"/>
        <w:rPr>
          <w:snapToGrid/>
          <w:color w:val="000000"/>
          <w:sz w:val="22"/>
          <w:szCs w:val="22"/>
        </w:rPr>
      </w:pPr>
      <w:r w:rsidRPr="0076075D">
        <w:rPr>
          <w:snapToGrid/>
          <w:color w:val="000000"/>
          <w:sz w:val="22"/>
          <w:szCs w:val="22"/>
        </w:rPr>
        <w:t xml:space="preserve">  </w:t>
      </w:r>
      <w:r w:rsidRPr="0076075D">
        <w:rPr>
          <w:b/>
          <w:bCs/>
          <w:snapToGrid/>
          <w:color w:val="8000FF"/>
          <w:sz w:val="22"/>
          <w:szCs w:val="22"/>
        </w:rPr>
        <w:t>}</w:t>
      </w:r>
    </w:p>
    <w:p w14:paraId="46D04E1C" w14:textId="77777777" w:rsidR="00501898" w:rsidRPr="0076075D" w:rsidRDefault="00136181">
      <w:pPr>
        <w:widowControl/>
        <w:shd w:val="clear" w:color="auto" w:fill="DBE5F1"/>
        <w:spacing w:before="0" w:line="240" w:lineRule="auto"/>
        <w:ind w:left="1276"/>
        <w:jc w:val="both"/>
        <w:rPr>
          <w:b/>
          <w:bCs/>
          <w:snapToGrid/>
          <w:color w:val="8000FF"/>
          <w:sz w:val="22"/>
          <w:szCs w:val="22"/>
        </w:rPr>
      </w:pPr>
      <w:r w:rsidRPr="0076075D">
        <w:rPr>
          <w:b/>
          <w:bCs/>
          <w:snapToGrid/>
          <w:color w:val="8000FF"/>
          <w:sz w:val="22"/>
          <w:szCs w:val="22"/>
        </w:rPr>
        <w:t>}</w:t>
      </w:r>
      <w:r w:rsidRPr="0076075D">
        <w:rPr>
          <w:b/>
          <w:bCs/>
          <w:snapToGrid/>
          <w:color w:val="8000FF"/>
          <w:sz w:val="22"/>
          <w:szCs w:val="22"/>
        </w:rPr>
        <w:br/>
      </w:r>
    </w:p>
    <w:p w14:paraId="4051544D" w14:textId="77777777" w:rsidR="00501898" w:rsidRPr="0076075D" w:rsidRDefault="00136181">
      <w:pPr>
        <w:snapToGrid w:val="0"/>
        <w:jc w:val="both"/>
        <w:rPr>
          <w:sz w:val="22"/>
          <w:szCs w:val="22"/>
        </w:rPr>
      </w:pPr>
      <w:r w:rsidRPr="0076075D">
        <w:rPr>
          <w:sz w:val="22"/>
          <w:szCs w:val="22"/>
        </w:rPr>
        <w:t>Mô tả</w:t>
      </w:r>
    </w:p>
    <w:tbl>
      <w:tblPr>
        <w:tblW w:w="878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7BB324FC" w14:textId="77777777">
        <w:trPr>
          <w:trHeight w:val="332"/>
        </w:trPr>
        <w:tc>
          <w:tcPr>
            <w:tcW w:w="2533" w:type="dxa"/>
            <w:shd w:val="clear" w:color="auto" w:fill="D9D9D9"/>
          </w:tcPr>
          <w:p w14:paraId="0B1BED6F"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6251" w:type="dxa"/>
            <w:shd w:val="clear" w:color="auto" w:fill="D9D9D9"/>
          </w:tcPr>
          <w:p w14:paraId="49707E89"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39C6CA6C" w14:textId="77777777">
        <w:tc>
          <w:tcPr>
            <w:tcW w:w="2533" w:type="dxa"/>
          </w:tcPr>
          <w:p w14:paraId="229EC1DF"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3F805843" w14:textId="77777777" w:rsidR="00501898" w:rsidRPr="0076075D" w:rsidRDefault="00136181">
            <w:pPr>
              <w:spacing w:before="0"/>
              <w:ind w:left="0"/>
              <w:jc w:val="both"/>
              <w:rPr>
                <w:sz w:val="22"/>
                <w:szCs w:val="22"/>
              </w:rPr>
            </w:pPr>
            <w:r w:rsidRPr="0076075D">
              <w:rPr>
                <w:sz w:val="22"/>
                <w:szCs w:val="22"/>
              </w:rPr>
              <w:t>Mã lỗi (giá trị là null nếu lập hóa đơn thành công)</w:t>
            </w:r>
          </w:p>
        </w:tc>
      </w:tr>
      <w:tr w:rsidR="00501898" w:rsidRPr="0076075D" w14:paraId="67573871" w14:textId="77777777">
        <w:tc>
          <w:tcPr>
            <w:tcW w:w="2533" w:type="dxa"/>
          </w:tcPr>
          <w:p w14:paraId="1A506109"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18A75AE8" w14:textId="77777777" w:rsidR="00501898" w:rsidRPr="0076075D" w:rsidRDefault="00136181">
            <w:pPr>
              <w:spacing w:before="0"/>
              <w:ind w:left="0"/>
              <w:jc w:val="both"/>
              <w:rPr>
                <w:sz w:val="22"/>
                <w:szCs w:val="22"/>
              </w:rPr>
            </w:pPr>
            <w:r w:rsidRPr="0076075D">
              <w:rPr>
                <w:sz w:val="22"/>
                <w:szCs w:val="22"/>
              </w:rPr>
              <w:t>Mô tả lỗi (giá trị là null nếu lập hóa đơn thành công)</w:t>
            </w:r>
          </w:p>
        </w:tc>
      </w:tr>
    </w:tbl>
    <w:p w14:paraId="181D2FCE" w14:textId="77777777" w:rsidR="00501898" w:rsidRPr="0076075D" w:rsidRDefault="00501898">
      <w:pPr>
        <w:pStyle w:val="HTMLPreformatted"/>
        <w:shd w:val="clear" w:color="auto" w:fill="FFFFFF"/>
        <w:jc w:val="both"/>
        <w:rPr>
          <w:rFonts w:ascii="Times New Roman" w:hAnsi="Times New Roman" w:cs="Times New Roman"/>
          <w:snapToGrid w:val="0"/>
          <w:sz w:val="22"/>
          <w:szCs w:val="22"/>
        </w:rPr>
      </w:pPr>
    </w:p>
    <w:p w14:paraId="32BFA2C4" w14:textId="77777777" w:rsidR="00501898" w:rsidRPr="0076075D" w:rsidRDefault="00136181">
      <w:pPr>
        <w:widowControl/>
        <w:shd w:val="clear" w:color="auto" w:fill="FFFFFE"/>
        <w:spacing w:before="0" w:line="270" w:lineRule="atLeast"/>
        <w:ind w:left="170"/>
        <w:jc w:val="both"/>
        <w:rPr>
          <w:sz w:val="22"/>
          <w:szCs w:val="22"/>
        </w:rPr>
      </w:pPr>
      <w:r w:rsidRPr="0076075D">
        <w:rPr>
          <w:b/>
          <w:bCs/>
          <w:snapToGrid/>
          <w:color w:val="000000"/>
          <w:sz w:val="22"/>
          <w:szCs w:val="22"/>
        </w:rPr>
        <w:t>Lưu ý:</w:t>
      </w:r>
    </w:p>
    <w:p w14:paraId="7CD40421" w14:textId="77777777" w:rsidR="00501898" w:rsidRPr="0076075D" w:rsidRDefault="00136181">
      <w:pPr>
        <w:ind w:left="720"/>
        <w:rPr>
          <w:sz w:val="22"/>
          <w:szCs w:val="22"/>
        </w:rPr>
      </w:pPr>
      <w:r w:rsidRPr="0076075D">
        <w:rPr>
          <w:sz w:val="22"/>
          <w:szCs w:val="22"/>
        </w:rPr>
        <w:t>Nếu người dùng truyền giá trị 0 hoặc “0” cho tham số validation trong phần generalInvoiceInfo thì các thông tin được truyền trong phần itemInfo, taxBreakdowns, summarizeInfo sẽ được giữ nguyên mà không thực hiện kiểm tra ràng buộc và tính toán lại.</w:t>
      </w:r>
    </w:p>
    <w:p w14:paraId="6CAF5867" w14:textId="77777777" w:rsidR="00501898" w:rsidRPr="0076075D" w:rsidRDefault="00136181">
      <w:pPr>
        <w:pStyle w:val="StyleHeading2l2H2h21TimesNewRoman14pt"/>
        <w:numPr>
          <w:ilvl w:val="0"/>
          <w:numId w:val="0"/>
        </w:numPr>
        <w:rPr>
          <w:sz w:val="22"/>
          <w:szCs w:val="22"/>
          <w:lang w:val="vi-VN"/>
        </w:rPr>
      </w:pPr>
      <w:r w:rsidRPr="0076075D">
        <w:rPr>
          <w:sz w:val="22"/>
          <w:szCs w:val="22"/>
        </w:rPr>
        <w:t xml:space="preserve">7.35 </w:t>
      </w:r>
      <w:r w:rsidRPr="0076075D">
        <w:rPr>
          <w:sz w:val="22"/>
          <w:szCs w:val="22"/>
          <w:lang w:val="vi-VN"/>
        </w:rPr>
        <w:t>Tra cứu hóa đơn trả về chứa thông tin hàng hóa</w:t>
      </w:r>
    </w:p>
    <w:p w14:paraId="1DDF4F59" w14:textId="77777777" w:rsidR="00501898" w:rsidRPr="0076075D" w:rsidRDefault="00136181">
      <w:pPr>
        <w:rPr>
          <w:sz w:val="22"/>
          <w:szCs w:val="22"/>
        </w:rPr>
      </w:pPr>
      <w:r w:rsidRPr="0076075D">
        <w:rPr>
          <w:sz w:val="22"/>
          <w:szCs w:val="22"/>
          <w:lang w:val="vi-VN"/>
        </w:rPr>
        <w:t xml:space="preserve">- Mô tả chung: Yêu cầu này thực hiện thay đổi dữ liệu trả về. </w:t>
      </w:r>
      <w:r w:rsidRPr="0076075D">
        <w:rPr>
          <w:sz w:val="22"/>
          <w:szCs w:val="22"/>
        </w:rPr>
        <w:t>Thêm trường listProduct, fileName</w:t>
      </w:r>
      <w:r w:rsidRPr="0076075D">
        <w:rPr>
          <w:sz w:val="22"/>
          <w:szCs w:val="22"/>
          <w:lang w:val="vi-VN"/>
        </w:rPr>
        <w:t xml:space="preserve">, </w:t>
      </w:r>
      <w:r w:rsidRPr="0076075D">
        <w:rPr>
          <w:sz w:val="22"/>
          <w:szCs w:val="22"/>
        </w:rPr>
        <w:t xml:space="preserve">buyerUnitName, buyerCode, buyerAddress, exchangeRate </w:t>
      </w:r>
      <w:r w:rsidRPr="0076075D">
        <w:rPr>
          <w:sz w:val="22"/>
          <w:szCs w:val="22"/>
          <w:lang w:val="vi-VN"/>
        </w:rPr>
        <w:t>và</w:t>
      </w:r>
      <w:r w:rsidRPr="0076075D">
        <w:rPr>
          <w:sz w:val="22"/>
          <w:szCs w:val="22"/>
        </w:rPr>
        <w:t xml:space="preserve"> listInfoUpdate so với API 7.6. Tra cứu hóa đơn.</w:t>
      </w:r>
    </w:p>
    <w:p w14:paraId="1AF3BA6A" w14:textId="77777777" w:rsidR="00501898" w:rsidRPr="0076075D" w:rsidRDefault="00136181">
      <w:pPr>
        <w:rPr>
          <w:sz w:val="22"/>
          <w:szCs w:val="22"/>
        </w:rPr>
      </w:pPr>
      <w:r w:rsidRPr="0076075D">
        <w:rPr>
          <w:sz w:val="22"/>
          <w:szCs w:val="22"/>
        </w:rPr>
        <w:t xml:space="preserve">- Đường dẫn API: </w:t>
      </w:r>
    </w:p>
    <w:p w14:paraId="13432703" w14:textId="77777777" w:rsidR="00501898" w:rsidRPr="0076075D" w:rsidRDefault="00136181">
      <w:pPr>
        <w:rPr>
          <w:sz w:val="22"/>
          <w:szCs w:val="22"/>
        </w:rPr>
      </w:pPr>
      <w:r w:rsidRPr="0076075D">
        <w:rPr>
          <w:sz w:val="22"/>
          <w:szCs w:val="22"/>
        </w:rPr>
        <w:t>InvoiceAPI/InvoiceUtilsWS/getAllInvoices/{supplierTaxCode}</w:t>
      </w:r>
    </w:p>
    <w:p w14:paraId="123C61E7" w14:textId="77777777" w:rsidR="00501898" w:rsidRPr="0076075D" w:rsidRDefault="00136181">
      <w:pPr>
        <w:numPr>
          <w:ilvl w:val="0"/>
          <w:numId w:val="17"/>
        </w:numPr>
        <w:ind w:left="900"/>
        <w:jc w:val="both"/>
        <w:rPr>
          <w:sz w:val="22"/>
          <w:szCs w:val="22"/>
        </w:rPr>
      </w:pPr>
      <w:r w:rsidRPr="0076075D">
        <w:rPr>
          <w:sz w:val="22"/>
          <w:szCs w:val="22"/>
        </w:rPr>
        <w:t>Headers:</w:t>
      </w:r>
    </w:p>
    <w:p w14:paraId="31849D28" w14:textId="77777777" w:rsidR="00501898" w:rsidRPr="0076075D" w:rsidRDefault="00136181">
      <w:pPr>
        <w:snapToGrid w:val="0"/>
        <w:ind w:firstLine="176"/>
        <w:jc w:val="both"/>
        <w:rPr>
          <w:sz w:val="22"/>
          <w:szCs w:val="22"/>
          <w:lang w:val="en"/>
        </w:rPr>
      </w:pPr>
      <w:r w:rsidRPr="0076075D">
        <w:rPr>
          <w:sz w:val="22"/>
          <w:szCs w:val="22"/>
          <w:lang w:val="en"/>
        </w:rPr>
        <w:t xml:space="preserve">+ Cookie: giá trị access_token hoặc Authorization: username/pass như đăng nhập trên web </w:t>
      </w:r>
    </w:p>
    <w:p w14:paraId="478DD0E3" w14:textId="77777777" w:rsidR="00501898" w:rsidRPr="0076075D" w:rsidRDefault="00136181">
      <w:pPr>
        <w:snapToGrid w:val="0"/>
        <w:ind w:firstLine="176"/>
        <w:jc w:val="both"/>
        <w:rPr>
          <w:sz w:val="22"/>
          <w:szCs w:val="22"/>
          <w:lang w:val="fr-FR"/>
        </w:rPr>
      </w:pPr>
      <w:r w:rsidRPr="0076075D">
        <w:rPr>
          <w:sz w:val="22"/>
          <w:szCs w:val="22"/>
          <w:lang w:val="fr-FR"/>
        </w:rPr>
        <w:t xml:space="preserve">+ Content-Type : application/json </w:t>
      </w:r>
    </w:p>
    <w:p w14:paraId="269367A3" w14:textId="77777777" w:rsidR="00501898" w:rsidRPr="0076075D" w:rsidRDefault="00136181">
      <w:pPr>
        <w:rPr>
          <w:b/>
          <w:sz w:val="22"/>
          <w:szCs w:val="22"/>
        </w:rPr>
      </w:pPr>
      <w:r w:rsidRPr="0076075D">
        <w:rPr>
          <w:b/>
          <w:sz w:val="22"/>
          <w:szCs w:val="22"/>
        </w:rPr>
        <w:t>Input:</w:t>
      </w:r>
    </w:p>
    <w:p w14:paraId="7FFBA384" w14:textId="77777777" w:rsidR="00501898" w:rsidRPr="0076075D" w:rsidRDefault="00136181">
      <w:pPr>
        <w:rPr>
          <w:sz w:val="22"/>
          <w:szCs w:val="22"/>
        </w:rPr>
      </w:pPr>
      <w:r w:rsidRPr="0076075D">
        <w:rPr>
          <w:sz w:val="22"/>
          <w:szCs w:val="22"/>
        </w:rPr>
        <w:t>Giữ nguyên như hiện tại</w:t>
      </w:r>
    </w:p>
    <w:tbl>
      <w:tblPr>
        <w:tblW w:w="90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2488"/>
        <w:gridCol w:w="4635"/>
      </w:tblGrid>
      <w:tr w:rsidR="00501898" w:rsidRPr="0076075D" w14:paraId="7453F869" w14:textId="77777777">
        <w:trPr>
          <w:trHeight w:val="530"/>
          <w:jc w:val="center"/>
        </w:trPr>
        <w:tc>
          <w:tcPr>
            <w:tcW w:w="1943" w:type="dxa"/>
            <w:shd w:val="clear" w:color="auto" w:fill="D9D9D9"/>
          </w:tcPr>
          <w:p w14:paraId="73BCEDD8"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488" w:type="dxa"/>
            <w:shd w:val="clear" w:color="auto" w:fill="D9D9D9"/>
          </w:tcPr>
          <w:p w14:paraId="31FD7114"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635" w:type="dxa"/>
            <w:shd w:val="clear" w:color="auto" w:fill="D9D9D9"/>
          </w:tcPr>
          <w:p w14:paraId="62E7DE9C"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5DADCB3B" w14:textId="77777777">
        <w:trPr>
          <w:jc w:val="center"/>
        </w:trPr>
        <w:tc>
          <w:tcPr>
            <w:tcW w:w="1943" w:type="dxa"/>
          </w:tcPr>
          <w:p w14:paraId="546DCA01" w14:textId="77777777" w:rsidR="00501898" w:rsidRPr="0076075D" w:rsidRDefault="00136181">
            <w:pPr>
              <w:spacing w:before="0"/>
              <w:ind w:left="0"/>
              <w:jc w:val="both"/>
              <w:rPr>
                <w:sz w:val="22"/>
                <w:szCs w:val="22"/>
              </w:rPr>
            </w:pPr>
            <w:r w:rsidRPr="0076075D">
              <w:rPr>
                <w:sz w:val="22"/>
                <w:szCs w:val="22"/>
              </w:rPr>
              <w:t>supplierTaxCode</w:t>
            </w:r>
          </w:p>
        </w:tc>
        <w:tc>
          <w:tcPr>
            <w:tcW w:w="2488" w:type="dxa"/>
          </w:tcPr>
          <w:p w14:paraId="12EB7DEE" w14:textId="77777777" w:rsidR="00501898" w:rsidRPr="0076075D" w:rsidRDefault="00136181">
            <w:pPr>
              <w:spacing w:before="0"/>
              <w:ind w:left="0"/>
              <w:jc w:val="both"/>
              <w:rPr>
                <w:sz w:val="22"/>
                <w:szCs w:val="22"/>
                <w:lang w:val="vi-VN"/>
              </w:rPr>
            </w:pPr>
            <w:r w:rsidRPr="0076075D">
              <w:rPr>
                <w:sz w:val="22"/>
                <w:szCs w:val="22"/>
              </w:rPr>
              <w:t xml:space="preserve">Required : </w:t>
            </w:r>
            <w:r w:rsidRPr="0076075D">
              <w:rPr>
                <w:sz w:val="22"/>
                <w:szCs w:val="22"/>
                <w:lang w:val="vi-VN"/>
              </w:rPr>
              <w:t>false</w:t>
            </w:r>
          </w:p>
          <w:p w14:paraId="6F4AC6B6" w14:textId="77777777" w:rsidR="00501898" w:rsidRPr="0076075D" w:rsidRDefault="00136181">
            <w:pPr>
              <w:spacing w:before="0"/>
              <w:ind w:left="0"/>
              <w:jc w:val="both"/>
              <w:rPr>
                <w:sz w:val="22"/>
                <w:szCs w:val="22"/>
              </w:rPr>
            </w:pPr>
            <w:r w:rsidRPr="0076075D">
              <w:rPr>
                <w:sz w:val="22"/>
                <w:szCs w:val="22"/>
              </w:rPr>
              <w:t>DataType: String</w:t>
            </w:r>
          </w:p>
          <w:p w14:paraId="22B61740" w14:textId="77777777" w:rsidR="00501898" w:rsidRPr="0076075D" w:rsidRDefault="00136181">
            <w:pPr>
              <w:spacing w:before="0"/>
              <w:ind w:left="0"/>
              <w:jc w:val="both"/>
              <w:rPr>
                <w:sz w:val="22"/>
                <w:szCs w:val="22"/>
              </w:rPr>
            </w:pPr>
            <w:r w:rsidRPr="0076075D">
              <w:rPr>
                <w:sz w:val="22"/>
                <w:szCs w:val="22"/>
              </w:rPr>
              <w:t xml:space="preserve">Minlength : </w:t>
            </w:r>
          </w:p>
          <w:p w14:paraId="3EA6B1B7" w14:textId="77777777" w:rsidR="00501898" w:rsidRPr="0076075D" w:rsidRDefault="00136181">
            <w:pPr>
              <w:spacing w:before="0"/>
              <w:ind w:left="0"/>
              <w:jc w:val="both"/>
              <w:rPr>
                <w:sz w:val="22"/>
                <w:szCs w:val="22"/>
              </w:rPr>
            </w:pPr>
            <w:r w:rsidRPr="0076075D">
              <w:rPr>
                <w:sz w:val="22"/>
                <w:szCs w:val="22"/>
              </w:rPr>
              <w:t>Maxlength : 20</w:t>
            </w:r>
          </w:p>
          <w:p w14:paraId="1BFC8D8D" w14:textId="77777777" w:rsidR="00501898" w:rsidRPr="0076075D" w:rsidRDefault="00136181">
            <w:pPr>
              <w:spacing w:before="0"/>
              <w:ind w:left="0"/>
              <w:jc w:val="both"/>
              <w:rPr>
                <w:sz w:val="22"/>
                <w:szCs w:val="22"/>
              </w:rPr>
            </w:pPr>
            <w:r w:rsidRPr="0076075D">
              <w:rPr>
                <w:sz w:val="22"/>
                <w:szCs w:val="22"/>
              </w:rPr>
              <w:t>Format : [0-9-]+</w:t>
            </w:r>
          </w:p>
        </w:tc>
        <w:tc>
          <w:tcPr>
            <w:tcW w:w="4635" w:type="dxa"/>
          </w:tcPr>
          <w:p w14:paraId="42CF2C6B"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20E7E8AE" w14:textId="77777777" w:rsidR="00501898" w:rsidRPr="0076075D" w:rsidRDefault="00136181">
            <w:pPr>
              <w:spacing w:before="0"/>
              <w:ind w:left="0"/>
              <w:jc w:val="both"/>
              <w:rPr>
                <w:sz w:val="22"/>
                <w:szCs w:val="22"/>
              </w:rPr>
            </w:pPr>
            <w:r w:rsidRPr="0076075D">
              <w:rPr>
                <w:sz w:val="22"/>
                <w:szCs w:val="22"/>
              </w:rPr>
              <w:t xml:space="preserve">Mẫu 1: 0312770607 </w:t>
            </w:r>
          </w:p>
          <w:p w14:paraId="7BD60C96" w14:textId="77777777" w:rsidR="00501898" w:rsidRPr="0076075D" w:rsidRDefault="00136181">
            <w:pPr>
              <w:spacing w:before="0"/>
              <w:ind w:left="0"/>
              <w:jc w:val="both"/>
              <w:rPr>
                <w:sz w:val="22"/>
                <w:szCs w:val="22"/>
              </w:rPr>
            </w:pPr>
            <w:r w:rsidRPr="0076075D">
              <w:rPr>
                <w:sz w:val="22"/>
                <w:szCs w:val="22"/>
              </w:rPr>
              <w:t>Mẫu 2: 0312770607-001</w:t>
            </w:r>
          </w:p>
        </w:tc>
      </w:tr>
      <w:tr w:rsidR="00501898" w:rsidRPr="0076075D" w14:paraId="7C5FDCC8" w14:textId="77777777">
        <w:trPr>
          <w:jc w:val="center"/>
        </w:trPr>
        <w:tc>
          <w:tcPr>
            <w:tcW w:w="1943" w:type="dxa"/>
          </w:tcPr>
          <w:p w14:paraId="6F5A7045" w14:textId="77777777" w:rsidR="00501898" w:rsidRPr="0076075D" w:rsidRDefault="00136181">
            <w:pPr>
              <w:spacing w:before="0"/>
              <w:ind w:left="0"/>
              <w:jc w:val="both"/>
              <w:rPr>
                <w:sz w:val="22"/>
                <w:szCs w:val="22"/>
              </w:rPr>
            </w:pPr>
            <w:r w:rsidRPr="0076075D">
              <w:rPr>
                <w:sz w:val="22"/>
                <w:szCs w:val="22"/>
              </w:rPr>
              <w:lastRenderedPageBreak/>
              <w:t>GetInvoiceInput</w:t>
            </w:r>
          </w:p>
        </w:tc>
        <w:tc>
          <w:tcPr>
            <w:tcW w:w="2488" w:type="dxa"/>
          </w:tcPr>
          <w:p w14:paraId="7B91FF19" w14:textId="77777777" w:rsidR="00501898" w:rsidRPr="0076075D" w:rsidRDefault="00136181">
            <w:pPr>
              <w:spacing w:before="0"/>
              <w:ind w:left="0"/>
              <w:jc w:val="both"/>
              <w:rPr>
                <w:sz w:val="22"/>
                <w:szCs w:val="22"/>
              </w:rPr>
            </w:pPr>
            <w:r w:rsidRPr="0076075D">
              <w:rPr>
                <w:sz w:val="22"/>
                <w:szCs w:val="22"/>
              </w:rPr>
              <w:t>Object</w:t>
            </w:r>
          </w:p>
        </w:tc>
        <w:tc>
          <w:tcPr>
            <w:tcW w:w="4635" w:type="dxa"/>
          </w:tcPr>
          <w:p w14:paraId="2AF461FC" w14:textId="77777777" w:rsidR="00501898" w:rsidRPr="0076075D" w:rsidRDefault="00136181">
            <w:pPr>
              <w:spacing w:before="0"/>
              <w:ind w:left="0"/>
              <w:jc w:val="both"/>
              <w:rPr>
                <w:sz w:val="22"/>
                <w:szCs w:val="22"/>
              </w:rPr>
            </w:pPr>
            <w:r w:rsidRPr="0076075D">
              <w:rPr>
                <w:sz w:val="22"/>
                <w:szCs w:val="22"/>
              </w:rPr>
              <w:t>Đối tượng gồm các trường dữ liệu tham số</w:t>
            </w:r>
          </w:p>
        </w:tc>
      </w:tr>
    </w:tbl>
    <w:p w14:paraId="04A5D581" w14:textId="77777777" w:rsidR="00501898" w:rsidRPr="0076075D" w:rsidRDefault="00136181">
      <w:pPr>
        <w:rPr>
          <w:sz w:val="22"/>
          <w:szCs w:val="22"/>
        </w:rPr>
      </w:pPr>
      <w:r w:rsidRPr="0076075D">
        <w:rPr>
          <w:sz w:val="22"/>
          <w:szCs w:val="22"/>
        </w:rPr>
        <w:t>- Các tham số của đối tượng GetInvoiceInput</w:t>
      </w:r>
    </w:p>
    <w:tbl>
      <w:tblPr>
        <w:tblW w:w="8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614"/>
        <w:gridCol w:w="4225"/>
      </w:tblGrid>
      <w:tr w:rsidR="00501898" w:rsidRPr="0076075D" w14:paraId="0C24D412" w14:textId="77777777">
        <w:trPr>
          <w:trHeight w:val="377"/>
          <w:jc w:val="center"/>
        </w:trPr>
        <w:tc>
          <w:tcPr>
            <w:tcW w:w="2127" w:type="dxa"/>
            <w:shd w:val="clear" w:color="auto" w:fill="D9D9D9"/>
          </w:tcPr>
          <w:p w14:paraId="68FC5841" w14:textId="77777777" w:rsidR="00501898" w:rsidRPr="0076075D" w:rsidRDefault="00136181">
            <w:pPr>
              <w:ind w:left="0"/>
              <w:jc w:val="center"/>
              <w:rPr>
                <w:b/>
                <w:sz w:val="22"/>
                <w:szCs w:val="22"/>
              </w:rPr>
            </w:pPr>
            <w:r w:rsidRPr="0076075D">
              <w:rPr>
                <w:b/>
                <w:sz w:val="22"/>
                <w:szCs w:val="22"/>
              </w:rPr>
              <w:t>Tên tham số</w:t>
            </w:r>
          </w:p>
        </w:tc>
        <w:tc>
          <w:tcPr>
            <w:tcW w:w="2614" w:type="dxa"/>
            <w:shd w:val="clear" w:color="auto" w:fill="D9D9D9"/>
          </w:tcPr>
          <w:p w14:paraId="33D29DC4" w14:textId="77777777" w:rsidR="00501898" w:rsidRPr="0076075D" w:rsidRDefault="00136181">
            <w:pPr>
              <w:ind w:left="0"/>
              <w:rPr>
                <w:b/>
                <w:sz w:val="22"/>
                <w:szCs w:val="22"/>
              </w:rPr>
            </w:pPr>
            <w:r w:rsidRPr="0076075D">
              <w:rPr>
                <w:b/>
                <w:bCs/>
                <w:color w:val="000000"/>
                <w:sz w:val="22"/>
                <w:szCs w:val="22"/>
              </w:rPr>
              <w:t>Kiểu dữ liệu, ràng buộc</w:t>
            </w:r>
          </w:p>
        </w:tc>
        <w:tc>
          <w:tcPr>
            <w:tcW w:w="4225" w:type="dxa"/>
            <w:shd w:val="clear" w:color="auto" w:fill="D9D9D9"/>
          </w:tcPr>
          <w:p w14:paraId="31FB2E1D" w14:textId="77777777" w:rsidR="00501898" w:rsidRPr="0076075D" w:rsidRDefault="00136181">
            <w:pPr>
              <w:ind w:left="0"/>
              <w:jc w:val="center"/>
              <w:rPr>
                <w:b/>
                <w:sz w:val="22"/>
                <w:szCs w:val="22"/>
              </w:rPr>
            </w:pPr>
            <w:r w:rsidRPr="0076075D">
              <w:rPr>
                <w:b/>
                <w:sz w:val="22"/>
                <w:szCs w:val="22"/>
              </w:rPr>
              <w:t>Mô tả</w:t>
            </w:r>
          </w:p>
        </w:tc>
      </w:tr>
      <w:tr w:rsidR="00501898" w:rsidRPr="0076075D" w14:paraId="37FA85C3" w14:textId="77777777">
        <w:trPr>
          <w:trHeight w:val="448"/>
          <w:jc w:val="center"/>
        </w:trPr>
        <w:tc>
          <w:tcPr>
            <w:tcW w:w="2127" w:type="dxa"/>
          </w:tcPr>
          <w:p w14:paraId="7BE87F97" w14:textId="77777777" w:rsidR="00501898" w:rsidRPr="0076075D" w:rsidRDefault="00136181">
            <w:pPr>
              <w:ind w:left="0"/>
              <w:jc w:val="both"/>
              <w:rPr>
                <w:sz w:val="22"/>
                <w:szCs w:val="22"/>
              </w:rPr>
            </w:pPr>
            <w:r w:rsidRPr="0076075D">
              <w:rPr>
                <w:sz w:val="22"/>
                <w:szCs w:val="22"/>
              </w:rPr>
              <w:t>invoiceNo</w:t>
            </w:r>
          </w:p>
        </w:tc>
        <w:tc>
          <w:tcPr>
            <w:tcW w:w="2614" w:type="dxa"/>
          </w:tcPr>
          <w:p w14:paraId="2173C7E2" w14:textId="77777777" w:rsidR="00501898" w:rsidRPr="0076075D" w:rsidRDefault="00136181">
            <w:pPr>
              <w:spacing w:before="0"/>
              <w:ind w:left="0"/>
              <w:jc w:val="both"/>
              <w:rPr>
                <w:sz w:val="22"/>
                <w:szCs w:val="22"/>
              </w:rPr>
            </w:pPr>
            <w:r w:rsidRPr="0076075D">
              <w:rPr>
                <w:sz w:val="22"/>
                <w:szCs w:val="22"/>
              </w:rPr>
              <w:t>Required : false</w:t>
            </w:r>
          </w:p>
          <w:p w14:paraId="71C7DEAC" w14:textId="77777777" w:rsidR="00501898" w:rsidRPr="0076075D" w:rsidRDefault="00136181">
            <w:pPr>
              <w:spacing w:before="0"/>
              <w:ind w:left="0"/>
              <w:jc w:val="both"/>
              <w:rPr>
                <w:sz w:val="22"/>
                <w:szCs w:val="22"/>
              </w:rPr>
            </w:pPr>
            <w:r w:rsidRPr="0076075D">
              <w:rPr>
                <w:sz w:val="22"/>
                <w:szCs w:val="22"/>
              </w:rPr>
              <w:t>DataType: String</w:t>
            </w:r>
          </w:p>
          <w:p w14:paraId="1BB667D2" w14:textId="77777777" w:rsidR="00501898" w:rsidRPr="0076075D" w:rsidRDefault="00136181">
            <w:pPr>
              <w:spacing w:before="0"/>
              <w:ind w:left="0"/>
              <w:jc w:val="both"/>
              <w:rPr>
                <w:sz w:val="22"/>
                <w:szCs w:val="22"/>
              </w:rPr>
            </w:pPr>
            <w:r w:rsidRPr="0076075D">
              <w:rPr>
                <w:sz w:val="22"/>
                <w:szCs w:val="22"/>
              </w:rPr>
              <w:t>Minlength : 7</w:t>
            </w:r>
          </w:p>
          <w:p w14:paraId="3FB9962A" w14:textId="77777777" w:rsidR="00501898" w:rsidRPr="0076075D" w:rsidRDefault="00136181">
            <w:pPr>
              <w:spacing w:before="0"/>
              <w:ind w:left="0"/>
              <w:jc w:val="both"/>
              <w:rPr>
                <w:sz w:val="22"/>
                <w:szCs w:val="22"/>
              </w:rPr>
            </w:pPr>
            <w:r w:rsidRPr="0076075D">
              <w:rPr>
                <w:sz w:val="22"/>
                <w:szCs w:val="22"/>
              </w:rPr>
              <w:t>Maxlength : 35</w:t>
            </w:r>
          </w:p>
          <w:p w14:paraId="4DC2AFE9" w14:textId="77777777" w:rsidR="00501898" w:rsidRPr="0076075D" w:rsidRDefault="00136181">
            <w:pPr>
              <w:spacing w:before="0"/>
              <w:ind w:left="0"/>
              <w:jc w:val="both"/>
              <w:rPr>
                <w:color w:val="000000"/>
                <w:sz w:val="22"/>
                <w:szCs w:val="22"/>
              </w:rPr>
            </w:pPr>
            <w:r w:rsidRPr="0076075D">
              <w:rPr>
                <w:sz w:val="22"/>
                <w:szCs w:val="22"/>
              </w:rPr>
              <w:t>Format :  [a-zA-Z0-9]*$</w:t>
            </w:r>
          </w:p>
        </w:tc>
        <w:tc>
          <w:tcPr>
            <w:tcW w:w="4225" w:type="dxa"/>
          </w:tcPr>
          <w:p w14:paraId="40E351A4" w14:textId="77777777" w:rsidR="00501898" w:rsidRPr="0076075D" w:rsidRDefault="00136181">
            <w:pPr>
              <w:ind w:left="0"/>
              <w:jc w:val="both"/>
              <w:rPr>
                <w:sz w:val="22"/>
                <w:szCs w:val="22"/>
              </w:rPr>
            </w:pPr>
            <w:r w:rsidRPr="0076075D">
              <w:rPr>
                <w:sz w:val="22"/>
                <w:szCs w:val="22"/>
              </w:rPr>
              <w:t>Là ký hiệu hóa đơn + số hóa đơn vd : AA/20E0000001</w:t>
            </w:r>
          </w:p>
          <w:p w14:paraId="6BBFCBCE" w14:textId="77777777" w:rsidR="00501898" w:rsidRPr="0076075D" w:rsidRDefault="00501898">
            <w:pPr>
              <w:ind w:left="0"/>
              <w:jc w:val="both"/>
              <w:rPr>
                <w:sz w:val="22"/>
                <w:szCs w:val="22"/>
              </w:rPr>
            </w:pPr>
          </w:p>
        </w:tc>
      </w:tr>
      <w:tr w:rsidR="00501898" w:rsidRPr="0076075D" w14:paraId="3FE198CB" w14:textId="77777777">
        <w:trPr>
          <w:trHeight w:val="461"/>
          <w:jc w:val="center"/>
        </w:trPr>
        <w:tc>
          <w:tcPr>
            <w:tcW w:w="2127" w:type="dxa"/>
          </w:tcPr>
          <w:p w14:paraId="20EA6149" w14:textId="77777777" w:rsidR="00501898" w:rsidRPr="0076075D" w:rsidRDefault="00136181">
            <w:pPr>
              <w:ind w:left="0"/>
              <w:jc w:val="both"/>
              <w:rPr>
                <w:sz w:val="22"/>
                <w:szCs w:val="22"/>
              </w:rPr>
            </w:pPr>
            <w:r w:rsidRPr="0076075D">
              <w:rPr>
                <w:sz w:val="22"/>
                <w:szCs w:val="22"/>
              </w:rPr>
              <w:t>startDate</w:t>
            </w:r>
          </w:p>
        </w:tc>
        <w:tc>
          <w:tcPr>
            <w:tcW w:w="2614" w:type="dxa"/>
          </w:tcPr>
          <w:p w14:paraId="5AA2E005" w14:textId="77777777" w:rsidR="00501898" w:rsidRPr="0076075D" w:rsidRDefault="00136181">
            <w:pPr>
              <w:spacing w:before="0"/>
              <w:ind w:left="0"/>
              <w:jc w:val="both"/>
              <w:rPr>
                <w:sz w:val="22"/>
                <w:szCs w:val="22"/>
              </w:rPr>
            </w:pPr>
            <w:r w:rsidRPr="0076075D">
              <w:rPr>
                <w:sz w:val="22"/>
                <w:szCs w:val="22"/>
              </w:rPr>
              <w:t>Required : true</w:t>
            </w:r>
          </w:p>
          <w:p w14:paraId="357909FE" w14:textId="77777777" w:rsidR="00501898" w:rsidRPr="0076075D" w:rsidRDefault="00136181">
            <w:pPr>
              <w:spacing w:before="0"/>
              <w:ind w:left="0"/>
              <w:jc w:val="both"/>
              <w:rPr>
                <w:sz w:val="22"/>
                <w:szCs w:val="22"/>
              </w:rPr>
            </w:pPr>
            <w:r w:rsidRPr="0076075D">
              <w:rPr>
                <w:sz w:val="22"/>
                <w:szCs w:val="22"/>
              </w:rPr>
              <w:t>DataType: Date</w:t>
            </w:r>
          </w:p>
          <w:p w14:paraId="7F811782" w14:textId="77777777" w:rsidR="00501898" w:rsidRPr="0076075D" w:rsidRDefault="00136181">
            <w:pPr>
              <w:spacing w:before="0"/>
              <w:ind w:left="0"/>
              <w:jc w:val="both"/>
              <w:rPr>
                <w:sz w:val="22"/>
                <w:szCs w:val="22"/>
              </w:rPr>
            </w:pPr>
            <w:r w:rsidRPr="0076075D">
              <w:rPr>
                <w:sz w:val="22"/>
                <w:szCs w:val="22"/>
              </w:rPr>
              <w:t xml:space="preserve">Minlength : </w:t>
            </w:r>
          </w:p>
          <w:p w14:paraId="166FC5F3" w14:textId="77777777" w:rsidR="00501898" w:rsidRPr="0076075D" w:rsidRDefault="00136181">
            <w:pPr>
              <w:spacing w:before="0"/>
              <w:ind w:left="0"/>
              <w:jc w:val="both"/>
              <w:rPr>
                <w:sz w:val="22"/>
                <w:szCs w:val="22"/>
              </w:rPr>
            </w:pPr>
            <w:r w:rsidRPr="0076075D">
              <w:rPr>
                <w:sz w:val="22"/>
                <w:szCs w:val="22"/>
              </w:rPr>
              <w:t>Maxlength : 50</w:t>
            </w:r>
          </w:p>
          <w:p w14:paraId="5909A828" w14:textId="77777777" w:rsidR="00501898" w:rsidRPr="0076075D" w:rsidRDefault="00136181">
            <w:pPr>
              <w:spacing w:before="0"/>
              <w:ind w:left="0"/>
              <w:jc w:val="both"/>
              <w:rPr>
                <w:sz w:val="22"/>
                <w:szCs w:val="22"/>
              </w:rPr>
            </w:pPr>
            <w:r w:rsidRPr="0076075D">
              <w:rPr>
                <w:sz w:val="22"/>
                <w:szCs w:val="22"/>
              </w:rPr>
              <w:t>Format :</w:t>
            </w:r>
          </w:p>
        </w:tc>
        <w:tc>
          <w:tcPr>
            <w:tcW w:w="4225" w:type="dxa"/>
          </w:tcPr>
          <w:p w14:paraId="6284FF2A" w14:textId="77777777" w:rsidR="00501898" w:rsidRPr="0076075D" w:rsidRDefault="00136181">
            <w:pPr>
              <w:ind w:left="0"/>
              <w:jc w:val="both"/>
              <w:rPr>
                <w:sz w:val="22"/>
                <w:szCs w:val="22"/>
              </w:rPr>
            </w:pPr>
            <w:r w:rsidRPr="0076075D">
              <w:rPr>
                <w:sz w:val="22"/>
                <w:szCs w:val="22"/>
                <w:lang w:val="vi-VN"/>
              </w:rPr>
              <w:t xml:space="preserve">Ngày lập </w:t>
            </w:r>
            <w:r w:rsidRPr="0076075D">
              <w:rPr>
                <w:sz w:val="22"/>
                <w:szCs w:val="22"/>
              </w:rPr>
              <w:t>từ ngày</w:t>
            </w:r>
          </w:p>
          <w:p w14:paraId="233DD908" w14:textId="77777777" w:rsidR="00501898" w:rsidRPr="0076075D" w:rsidRDefault="00136181">
            <w:pPr>
              <w:ind w:left="0"/>
              <w:jc w:val="both"/>
              <w:rPr>
                <w:sz w:val="22"/>
                <w:szCs w:val="22"/>
              </w:rPr>
            </w:pPr>
            <w:r w:rsidRPr="0076075D">
              <w:rPr>
                <w:sz w:val="22"/>
                <w:szCs w:val="22"/>
              </w:rPr>
              <w:t>Định dạng "2019-05-12"</w:t>
            </w:r>
          </w:p>
          <w:p w14:paraId="16BBDB87" w14:textId="77777777" w:rsidR="00501898" w:rsidRPr="0076075D" w:rsidRDefault="00501898">
            <w:pPr>
              <w:ind w:left="0"/>
              <w:jc w:val="both"/>
              <w:rPr>
                <w:sz w:val="22"/>
                <w:szCs w:val="22"/>
              </w:rPr>
            </w:pPr>
          </w:p>
        </w:tc>
      </w:tr>
      <w:tr w:rsidR="00501898" w:rsidRPr="0076075D" w14:paraId="43E1CFE6" w14:textId="77777777">
        <w:trPr>
          <w:trHeight w:val="806"/>
          <w:jc w:val="center"/>
        </w:trPr>
        <w:tc>
          <w:tcPr>
            <w:tcW w:w="2127" w:type="dxa"/>
          </w:tcPr>
          <w:p w14:paraId="4CAF79EA" w14:textId="77777777" w:rsidR="00501898" w:rsidRPr="0076075D" w:rsidRDefault="00136181">
            <w:pPr>
              <w:ind w:left="0"/>
              <w:jc w:val="both"/>
              <w:rPr>
                <w:sz w:val="22"/>
                <w:szCs w:val="22"/>
              </w:rPr>
            </w:pPr>
            <w:r w:rsidRPr="0076075D">
              <w:rPr>
                <w:sz w:val="22"/>
                <w:szCs w:val="22"/>
              </w:rPr>
              <w:t>endDate</w:t>
            </w:r>
          </w:p>
        </w:tc>
        <w:tc>
          <w:tcPr>
            <w:tcW w:w="2614" w:type="dxa"/>
          </w:tcPr>
          <w:p w14:paraId="02E4DB81" w14:textId="77777777" w:rsidR="00501898" w:rsidRPr="0076075D" w:rsidRDefault="00136181">
            <w:pPr>
              <w:spacing w:before="0"/>
              <w:ind w:left="0"/>
              <w:jc w:val="both"/>
              <w:rPr>
                <w:sz w:val="22"/>
                <w:szCs w:val="22"/>
              </w:rPr>
            </w:pPr>
            <w:r w:rsidRPr="0076075D">
              <w:rPr>
                <w:sz w:val="22"/>
                <w:szCs w:val="22"/>
              </w:rPr>
              <w:t>Required : true</w:t>
            </w:r>
          </w:p>
          <w:p w14:paraId="20C5A102" w14:textId="77777777" w:rsidR="00501898" w:rsidRPr="0076075D" w:rsidRDefault="00136181">
            <w:pPr>
              <w:spacing w:before="0"/>
              <w:ind w:left="0"/>
              <w:jc w:val="both"/>
              <w:rPr>
                <w:sz w:val="22"/>
                <w:szCs w:val="22"/>
              </w:rPr>
            </w:pPr>
            <w:r w:rsidRPr="0076075D">
              <w:rPr>
                <w:sz w:val="22"/>
                <w:szCs w:val="22"/>
              </w:rPr>
              <w:t>DataType: Date</w:t>
            </w:r>
          </w:p>
          <w:p w14:paraId="58BE8598" w14:textId="77777777" w:rsidR="00501898" w:rsidRPr="0076075D" w:rsidRDefault="00136181">
            <w:pPr>
              <w:spacing w:before="0"/>
              <w:ind w:left="0"/>
              <w:jc w:val="both"/>
              <w:rPr>
                <w:sz w:val="22"/>
                <w:szCs w:val="22"/>
              </w:rPr>
            </w:pPr>
            <w:r w:rsidRPr="0076075D">
              <w:rPr>
                <w:sz w:val="22"/>
                <w:szCs w:val="22"/>
              </w:rPr>
              <w:t xml:space="preserve">Minlength : </w:t>
            </w:r>
          </w:p>
          <w:p w14:paraId="20180E15" w14:textId="77777777" w:rsidR="00501898" w:rsidRPr="0076075D" w:rsidRDefault="00136181">
            <w:pPr>
              <w:spacing w:before="0"/>
              <w:ind w:left="0"/>
              <w:jc w:val="both"/>
              <w:rPr>
                <w:sz w:val="22"/>
                <w:szCs w:val="22"/>
              </w:rPr>
            </w:pPr>
            <w:r w:rsidRPr="0076075D">
              <w:rPr>
                <w:sz w:val="22"/>
                <w:szCs w:val="22"/>
              </w:rPr>
              <w:t>Maxlength : 50</w:t>
            </w:r>
          </w:p>
          <w:p w14:paraId="55E10AC1" w14:textId="77777777" w:rsidR="00501898" w:rsidRPr="0076075D" w:rsidRDefault="00136181">
            <w:pPr>
              <w:spacing w:before="0"/>
              <w:ind w:left="0"/>
              <w:jc w:val="both"/>
              <w:rPr>
                <w:sz w:val="22"/>
                <w:szCs w:val="22"/>
              </w:rPr>
            </w:pPr>
            <w:r w:rsidRPr="0076075D">
              <w:rPr>
                <w:sz w:val="22"/>
                <w:szCs w:val="22"/>
              </w:rPr>
              <w:t>Format :</w:t>
            </w:r>
          </w:p>
        </w:tc>
        <w:tc>
          <w:tcPr>
            <w:tcW w:w="4225" w:type="dxa"/>
          </w:tcPr>
          <w:p w14:paraId="356660C3" w14:textId="77777777" w:rsidR="00501898" w:rsidRPr="0076075D" w:rsidRDefault="00136181">
            <w:pPr>
              <w:ind w:left="0"/>
              <w:jc w:val="both"/>
              <w:rPr>
                <w:sz w:val="22"/>
                <w:szCs w:val="22"/>
              </w:rPr>
            </w:pPr>
            <w:r w:rsidRPr="0076075D">
              <w:rPr>
                <w:sz w:val="22"/>
                <w:szCs w:val="22"/>
                <w:lang w:val="vi-VN"/>
              </w:rPr>
              <w:t>Ngày lập đến</w:t>
            </w:r>
            <w:r w:rsidRPr="0076075D">
              <w:rPr>
                <w:sz w:val="22"/>
                <w:szCs w:val="22"/>
              </w:rPr>
              <w:t xml:space="preserve"> ngày</w:t>
            </w:r>
          </w:p>
          <w:p w14:paraId="339AD9BB" w14:textId="77777777" w:rsidR="00501898" w:rsidRPr="0076075D" w:rsidRDefault="00136181">
            <w:pPr>
              <w:ind w:left="0"/>
              <w:jc w:val="both"/>
              <w:rPr>
                <w:sz w:val="22"/>
                <w:szCs w:val="22"/>
              </w:rPr>
            </w:pPr>
            <w:r w:rsidRPr="0076075D">
              <w:rPr>
                <w:sz w:val="22"/>
                <w:szCs w:val="22"/>
              </w:rPr>
              <w:t>Định dạng "2019-05-12"</w:t>
            </w:r>
          </w:p>
          <w:p w14:paraId="569F99F2" w14:textId="77777777" w:rsidR="00501898" w:rsidRPr="0076075D" w:rsidRDefault="00501898">
            <w:pPr>
              <w:ind w:left="0"/>
              <w:jc w:val="both"/>
              <w:rPr>
                <w:sz w:val="22"/>
                <w:szCs w:val="22"/>
              </w:rPr>
            </w:pPr>
          </w:p>
        </w:tc>
      </w:tr>
      <w:tr w:rsidR="00501898" w:rsidRPr="0076075D" w14:paraId="19E7DE7D" w14:textId="77777777">
        <w:trPr>
          <w:trHeight w:val="806"/>
          <w:jc w:val="center"/>
        </w:trPr>
        <w:tc>
          <w:tcPr>
            <w:tcW w:w="2127" w:type="dxa"/>
          </w:tcPr>
          <w:p w14:paraId="48F1957A" w14:textId="77777777" w:rsidR="00501898" w:rsidRPr="0076075D" w:rsidRDefault="00136181">
            <w:pPr>
              <w:ind w:left="0"/>
              <w:jc w:val="both"/>
              <w:rPr>
                <w:sz w:val="22"/>
                <w:szCs w:val="22"/>
              </w:rPr>
            </w:pPr>
            <w:r w:rsidRPr="0076075D">
              <w:rPr>
                <w:sz w:val="22"/>
                <w:szCs w:val="22"/>
              </w:rPr>
              <w:t>invoiceType</w:t>
            </w:r>
          </w:p>
        </w:tc>
        <w:tc>
          <w:tcPr>
            <w:tcW w:w="2614" w:type="dxa"/>
          </w:tcPr>
          <w:p w14:paraId="77004AE0" w14:textId="77777777" w:rsidR="00501898" w:rsidRPr="0076075D" w:rsidRDefault="00136181">
            <w:pPr>
              <w:spacing w:before="0"/>
              <w:ind w:left="0"/>
              <w:jc w:val="both"/>
              <w:rPr>
                <w:sz w:val="22"/>
                <w:szCs w:val="22"/>
              </w:rPr>
            </w:pPr>
            <w:r w:rsidRPr="0076075D">
              <w:rPr>
                <w:sz w:val="22"/>
                <w:szCs w:val="22"/>
              </w:rPr>
              <w:t>Required : false</w:t>
            </w:r>
          </w:p>
          <w:p w14:paraId="6145603E" w14:textId="77777777" w:rsidR="00501898" w:rsidRPr="0076075D" w:rsidRDefault="00136181">
            <w:pPr>
              <w:spacing w:before="0"/>
              <w:ind w:left="0"/>
              <w:jc w:val="both"/>
              <w:rPr>
                <w:sz w:val="22"/>
                <w:szCs w:val="22"/>
              </w:rPr>
            </w:pPr>
            <w:r w:rsidRPr="0076075D">
              <w:rPr>
                <w:sz w:val="22"/>
                <w:szCs w:val="22"/>
              </w:rPr>
              <w:t>DataType: String</w:t>
            </w:r>
          </w:p>
          <w:p w14:paraId="3D8A27E1" w14:textId="77777777" w:rsidR="00501898" w:rsidRPr="0076075D" w:rsidRDefault="00136181">
            <w:pPr>
              <w:spacing w:before="0"/>
              <w:ind w:left="0"/>
              <w:jc w:val="both"/>
              <w:rPr>
                <w:sz w:val="22"/>
                <w:szCs w:val="22"/>
              </w:rPr>
            </w:pPr>
            <w:r w:rsidRPr="0076075D">
              <w:rPr>
                <w:sz w:val="22"/>
                <w:szCs w:val="22"/>
              </w:rPr>
              <w:t xml:space="preserve">Minlength : </w:t>
            </w:r>
          </w:p>
          <w:p w14:paraId="7828B827" w14:textId="77777777" w:rsidR="00501898" w:rsidRPr="0076075D" w:rsidRDefault="00136181">
            <w:pPr>
              <w:spacing w:before="0"/>
              <w:ind w:left="0"/>
              <w:jc w:val="both"/>
              <w:rPr>
                <w:sz w:val="22"/>
                <w:szCs w:val="22"/>
              </w:rPr>
            </w:pPr>
            <w:r w:rsidRPr="0076075D">
              <w:rPr>
                <w:sz w:val="22"/>
                <w:szCs w:val="22"/>
              </w:rPr>
              <w:t xml:space="preserve">Maxlength : </w:t>
            </w:r>
          </w:p>
          <w:p w14:paraId="4D2DB311" w14:textId="77777777" w:rsidR="00501898" w:rsidRPr="0076075D" w:rsidRDefault="00136181">
            <w:pPr>
              <w:spacing w:before="0"/>
              <w:ind w:left="0"/>
              <w:jc w:val="both"/>
              <w:rPr>
                <w:sz w:val="22"/>
                <w:szCs w:val="22"/>
              </w:rPr>
            </w:pPr>
            <w:r w:rsidRPr="0076075D">
              <w:rPr>
                <w:sz w:val="22"/>
                <w:szCs w:val="22"/>
              </w:rPr>
              <w:t xml:space="preserve">Format : </w:t>
            </w:r>
          </w:p>
        </w:tc>
        <w:tc>
          <w:tcPr>
            <w:tcW w:w="4225" w:type="dxa"/>
          </w:tcPr>
          <w:p w14:paraId="6D3B799A" w14:textId="77777777" w:rsidR="00501898" w:rsidRPr="0076075D" w:rsidRDefault="00136181">
            <w:pPr>
              <w:ind w:left="0"/>
              <w:jc w:val="both"/>
              <w:rPr>
                <w:sz w:val="22"/>
                <w:szCs w:val="22"/>
              </w:rPr>
            </w:pPr>
            <w:r w:rsidRPr="0076075D">
              <w:rPr>
                <w:sz w:val="22"/>
                <w:szCs w:val="22"/>
              </w:rPr>
              <w:t>Loại hóa đơn, là một trong các giá trị</w:t>
            </w:r>
          </w:p>
          <w:p w14:paraId="1DB4EE67" w14:textId="77777777" w:rsidR="00501898" w:rsidRPr="0076075D" w:rsidRDefault="00136181">
            <w:pPr>
              <w:ind w:left="0"/>
              <w:rPr>
                <w:sz w:val="22"/>
                <w:szCs w:val="22"/>
              </w:rPr>
            </w:pPr>
            <w:r w:rsidRPr="0076075D">
              <w:rPr>
                <w:sz w:val="22"/>
                <w:szCs w:val="22"/>
              </w:rPr>
              <w:t>Thông tư 32: 01GTKT, 02GTTT, 03XKNB,  04HGDL, 07KPTQ</w:t>
            </w:r>
          </w:p>
          <w:p w14:paraId="412A96CC" w14:textId="77777777" w:rsidR="00501898" w:rsidRPr="0076075D" w:rsidRDefault="00136181">
            <w:pPr>
              <w:ind w:left="0"/>
              <w:rPr>
                <w:sz w:val="22"/>
                <w:szCs w:val="22"/>
                <w:lang w:val="vi-VN"/>
              </w:rPr>
            </w:pPr>
            <w:r w:rsidRPr="0076075D">
              <w:rPr>
                <w:sz w:val="22"/>
                <w:szCs w:val="22"/>
              </w:rPr>
              <w:t xml:space="preserve">Thông tư </w:t>
            </w:r>
            <w:r w:rsidRPr="0076075D">
              <w:rPr>
                <w:sz w:val="22"/>
                <w:szCs w:val="22"/>
                <w:lang w:val="en"/>
              </w:rPr>
              <w:t>78</w:t>
            </w:r>
            <w:r w:rsidRPr="0076075D">
              <w:rPr>
                <w:sz w:val="22"/>
                <w:szCs w:val="22"/>
              </w:rPr>
              <w:t>: 1, 2, 3, 4</w:t>
            </w:r>
            <w:r w:rsidRPr="0076075D">
              <w:rPr>
                <w:sz w:val="22"/>
                <w:szCs w:val="22"/>
                <w:lang w:val="vi-VN"/>
              </w:rPr>
              <w:t>, 5, 6</w:t>
            </w:r>
          </w:p>
        </w:tc>
      </w:tr>
      <w:tr w:rsidR="00501898" w:rsidRPr="0076075D" w14:paraId="134A021C" w14:textId="77777777">
        <w:trPr>
          <w:trHeight w:val="806"/>
          <w:jc w:val="center"/>
        </w:trPr>
        <w:tc>
          <w:tcPr>
            <w:tcW w:w="2127" w:type="dxa"/>
          </w:tcPr>
          <w:p w14:paraId="6F4F14BC" w14:textId="77777777" w:rsidR="00501898" w:rsidRPr="0076075D" w:rsidRDefault="00136181">
            <w:pPr>
              <w:ind w:left="0"/>
              <w:jc w:val="both"/>
              <w:rPr>
                <w:sz w:val="22"/>
                <w:szCs w:val="22"/>
              </w:rPr>
            </w:pPr>
            <w:r w:rsidRPr="0076075D">
              <w:rPr>
                <w:sz w:val="22"/>
                <w:szCs w:val="22"/>
              </w:rPr>
              <w:t>rowPerPage</w:t>
            </w:r>
          </w:p>
        </w:tc>
        <w:tc>
          <w:tcPr>
            <w:tcW w:w="2614" w:type="dxa"/>
          </w:tcPr>
          <w:p w14:paraId="47DB5A65" w14:textId="77777777" w:rsidR="00501898" w:rsidRPr="0076075D" w:rsidRDefault="00136181">
            <w:pPr>
              <w:spacing w:before="0"/>
              <w:ind w:left="0"/>
              <w:jc w:val="both"/>
              <w:rPr>
                <w:sz w:val="22"/>
                <w:szCs w:val="22"/>
              </w:rPr>
            </w:pPr>
            <w:r w:rsidRPr="0076075D">
              <w:rPr>
                <w:sz w:val="22"/>
                <w:szCs w:val="22"/>
              </w:rPr>
              <w:t>Required : true</w:t>
            </w:r>
          </w:p>
          <w:p w14:paraId="4527B653" w14:textId="77777777" w:rsidR="00501898" w:rsidRPr="0076075D" w:rsidRDefault="00136181">
            <w:pPr>
              <w:spacing w:before="0"/>
              <w:ind w:left="0"/>
              <w:jc w:val="both"/>
              <w:rPr>
                <w:sz w:val="22"/>
                <w:szCs w:val="22"/>
              </w:rPr>
            </w:pPr>
            <w:r w:rsidRPr="0076075D">
              <w:rPr>
                <w:sz w:val="22"/>
                <w:szCs w:val="22"/>
              </w:rPr>
              <w:t>DataType: Number</w:t>
            </w:r>
          </w:p>
          <w:p w14:paraId="1F8A5BA1" w14:textId="77777777" w:rsidR="00501898" w:rsidRPr="0076075D" w:rsidRDefault="00136181">
            <w:pPr>
              <w:spacing w:before="0"/>
              <w:ind w:left="0"/>
              <w:jc w:val="both"/>
              <w:rPr>
                <w:sz w:val="22"/>
                <w:szCs w:val="22"/>
              </w:rPr>
            </w:pPr>
            <w:r w:rsidRPr="0076075D">
              <w:rPr>
                <w:sz w:val="22"/>
                <w:szCs w:val="22"/>
              </w:rPr>
              <w:t>Min : 1</w:t>
            </w:r>
          </w:p>
          <w:p w14:paraId="19EA0249" w14:textId="77777777" w:rsidR="00501898" w:rsidRPr="0076075D" w:rsidRDefault="00136181">
            <w:pPr>
              <w:spacing w:before="0"/>
              <w:ind w:left="0"/>
              <w:jc w:val="both"/>
              <w:rPr>
                <w:sz w:val="22"/>
                <w:szCs w:val="22"/>
              </w:rPr>
            </w:pPr>
            <w:r w:rsidRPr="0076075D">
              <w:rPr>
                <w:sz w:val="22"/>
                <w:szCs w:val="22"/>
              </w:rPr>
              <w:t xml:space="preserve">Max: </w:t>
            </w:r>
          </w:p>
        </w:tc>
        <w:tc>
          <w:tcPr>
            <w:tcW w:w="4225" w:type="dxa"/>
          </w:tcPr>
          <w:p w14:paraId="41667958" w14:textId="77777777" w:rsidR="00501898" w:rsidRPr="0076075D" w:rsidRDefault="00136181">
            <w:pPr>
              <w:ind w:left="0"/>
              <w:jc w:val="both"/>
              <w:rPr>
                <w:sz w:val="22"/>
                <w:szCs w:val="22"/>
              </w:rPr>
            </w:pPr>
            <w:r w:rsidRPr="0076075D">
              <w:rPr>
                <w:sz w:val="22"/>
                <w:szCs w:val="22"/>
              </w:rPr>
              <w:t xml:space="preserve">Số dòng trên một trang </w:t>
            </w:r>
          </w:p>
        </w:tc>
      </w:tr>
      <w:tr w:rsidR="00501898" w:rsidRPr="0076075D" w14:paraId="39DB6DBF" w14:textId="77777777">
        <w:trPr>
          <w:trHeight w:val="806"/>
          <w:jc w:val="center"/>
        </w:trPr>
        <w:tc>
          <w:tcPr>
            <w:tcW w:w="2127" w:type="dxa"/>
          </w:tcPr>
          <w:p w14:paraId="193F972F" w14:textId="77777777" w:rsidR="00501898" w:rsidRPr="0076075D" w:rsidRDefault="00136181">
            <w:pPr>
              <w:ind w:left="0"/>
              <w:jc w:val="both"/>
              <w:rPr>
                <w:sz w:val="22"/>
                <w:szCs w:val="22"/>
              </w:rPr>
            </w:pPr>
            <w:r w:rsidRPr="0076075D">
              <w:rPr>
                <w:sz w:val="22"/>
                <w:szCs w:val="22"/>
              </w:rPr>
              <w:t>pageNum</w:t>
            </w:r>
          </w:p>
        </w:tc>
        <w:tc>
          <w:tcPr>
            <w:tcW w:w="2614" w:type="dxa"/>
          </w:tcPr>
          <w:p w14:paraId="3797A397" w14:textId="77777777" w:rsidR="00501898" w:rsidRPr="0076075D" w:rsidRDefault="00136181">
            <w:pPr>
              <w:spacing w:before="0"/>
              <w:ind w:left="0"/>
              <w:jc w:val="both"/>
              <w:rPr>
                <w:sz w:val="22"/>
                <w:szCs w:val="22"/>
              </w:rPr>
            </w:pPr>
            <w:r w:rsidRPr="0076075D">
              <w:rPr>
                <w:sz w:val="22"/>
                <w:szCs w:val="22"/>
              </w:rPr>
              <w:t>Required : true</w:t>
            </w:r>
          </w:p>
          <w:p w14:paraId="4F6BB690" w14:textId="77777777" w:rsidR="00501898" w:rsidRPr="0076075D" w:rsidRDefault="00136181">
            <w:pPr>
              <w:spacing w:before="0"/>
              <w:ind w:left="0"/>
              <w:jc w:val="both"/>
              <w:rPr>
                <w:sz w:val="22"/>
                <w:szCs w:val="22"/>
              </w:rPr>
            </w:pPr>
            <w:r w:rsidRPr="0076075D">
              <w:rPr>
                <w:sz w:val="22"/>
                <w:szCs w:val="22"/>
              </w:rPr>
              <w:t>DataType: Number</w:t>
            </w:r>
          </w:p>
          <w:p w14:paraId="7247A2ED" w14:textId="77777777" w:rsidR="00501898" w:rsidRPr="0076075D" w:rsidRDefault="00136181">
            <w:pPr>
              <w:spacing w:before="0"/>
              <w:ind w:left="0"/>
              <w:jc w:val="both"/>
              <w:rPr>
                <w:sz w:val="22"/>
                <w:szCs w:val="22"/>
              </w:rPr>
            </w:pPr>
            <w:r w:rsidRPr="0076075D">
              <w:rPr>
                <w:sz w:val="22"/>
                <w:szCs w:val="22"/>
              </w:rPr>
              <w:t>Min : 0</w:t>
            </w:r>
          </w:p>
          <w:p w14:paraId="41425E86" w14:textId="77777777" w:rsidR="00501898" w:rsidRPr="0076075D" w:rsidRDefault="00136181">
            <w:pPr>
              <w:spacing w:before="0"/>
              <w:ind w:left="0"/>
              <w:jc w:val="both"/>
              <w:rPr>
                <w:sz w:val="22"/>
                <w:szCs w:val="22"/>
              </w:rPr>
            </w:pPr>
            <w:r w:rsidRPr="0076075D">
              <w:rPr>
                <w:sz w:val="22"/>
                <w:szCs w:val="22"/>
              </w:rPr>
              <w:t>Max</w:t>
            </w:r>
          </w:p>
        </w:tc>
        <w:tc>
          <w:tcPr>
            <w:tcW w:w="4225" w:type="dxa"/>
          </w:tcPr>
          <w:p w14:paraId="2A312168" w14:textId="77777777" w:rsidR="00501898" w:rsidRPr="0076075D" w:rsidRDefault="00136181">
            <w:pPr>
              <w:ind w:left="0"/>
              <w:jc w:val="both"/>
              <w:rPr>
                <w:sz w:val="22"/>
                <w:szCs w:val="22"/>
              </w:rPr>
            </w:pPr>
            <w:r w:rsidRPr="0076075D">
              <w:rPr>
                <w:sz w:val="22"/>
                <w:szCs w:val="22"/>
              </w:rPr>
              <w:t>Chỉ số trang</w:t>
            </w:r>
          </w:p>
        </w:tc>
      </w:tr>
      <w:tr w:rsidR="00501898" w:rsidRPr="0076075D" w14:paraId="6668CA64" w14:textId="77777777">
        <w:trPr>
          <w:trHeight w:val="806"/>
          <w:jc w:val="center"/>
        </w:trPr>
        <w:tc>
          <w:tcPr>
            <w:tcW w:w="2127" w:type="dxa"/>
          </w:tcPr>
          <w:p w14:paraId="320DFF7F" w14:textId="77777777" w:rsidR="00501898" w:rsidRPr="0076075D" w:rsidRDefault="00136181">
            <w:pPr>
              <w:ind w:left="0"/>
              <w:jc w:val="both"/>
              <w:rPr>
                <w:color w:val="000000"/>
                <w:sz w:val="22"/>
                <w:szCs w:val="22"/>
              </w:rPr>
            </w:pPr>
            <w:r w:rsidRPr="0076075D">
              <w:rPr>
                <w:color w:val="000000"/>
                <w:sz w:val="22"/>
                <w:szCs w:val="22"/>
              </w:rPr>
              <w:t>buyerTaxCode</w:t>
            </w:r>
          </w:p>
        </w:tc>
        <w:tc>
          <w:tcPr>
            <w:tcW w:w="2614" w:type="dxa"/>
          </w:tcPr>
          <w:p w14:paraId="5E0F6D12" w14:textId="77777777" w:rsidR="00501898" w:rsidRPr="0076075D" w:rsidRDefault="00136181">
            <w:pPr>
              <w:spacing w:before="0"/>
              <w:ind w:left="0"/>
              <w:jc w:val="both"/>
              <w:rPr>
                <w:color w:val="000000"/>
                <w:sz w:val="22"/>
                <w:szCs w:val="22"/>
              </w:rPr>
            </w:pPr>
            <w:r w:rsidRPr="0076075D">
              <w:rPr>
                <w:color w:val="000000"/>
                <w:sz w:val="22"/>
                <w:szCs w:val="22"/>
              </w:rPr>
              <w:t>Required : false</w:t>
            </w:r>
          </w:p>
          <w:p w14:paraId="10D845C0" w14:textId="77777777" w:rsidR="00501898" w:rsidRPr="0076075D" w:rsidRDefault="00136181">
            <w:pPr>
              <w:spacing w:before="0"/>
              <w:ind w:left="0"/>
              <w:jc w:val="both"/>
              <w:rPr>
                <w:color w:val="000000"/>
                <w:sz w:val="22"/>
                <w:szCs w:val="22"/>
              </w:rPr>
            </w:pPr>
            <w:r w:rsidRPr="0076075D">
              <w:rPr>
                <w:color w:val="000000"/>
                <w:sz w:val="22"/>
                <w:szCs w:val="22"/>
              </w:rPr>
              <w:t>DataType: String</w:t>
            </w:r>
          </w:p>
          <w:p w14:paraId="53F8940A" w14:textId="77777777" w:rsidR="00501898" w:rsidRPr="0076075D" w:rsidRDefault="00136181">
            <w:pPr>
              <w:spacing w:before="0"/>
              <w:ind w:left="0"/>
              <w:jc w:val="both"/>
              <w:rPr>
                <w:color w:val="000000"/>
                <w:sz w:val="22"/>
                <w:szCs w:val="22"/>
              </w:rPr>
            </w:pPr>
            <w:r w:rsidRPr="0076075D">
              <w:rPr>
                <w:color w:val="000000"/>
                <w:sz w:val="22"/>
                <w:szCs w:val="22"/>
              </w:rPr>
              <w:t xml:space="preserve">Minlength : </w:t>
            </w:r>
          </w:p>
          <w:p w14:paraId="025433CE" w14:textId="77777777" w:rsidR="00501898" w:rsidRPr="0076075D" w:rsidRDefault="00136181">
            <w:pPr>
              <w:spacing w:before="0"/>
              <w:ind w:left="0"/>
              <w:jc w:val="both"/>
              <w:rPr>
                <w:color w:val="000000"/>
                <w:sz w:val="22"/>
                <w:szCs w:val="22"/>
              </w:rPr>
            </w:pPr>
            <w:r w:rsidRPr="0076075D">
              <w:rPr>
                <w:color w:val="000000"/>
                <w:sz w:val="22"/>
                <w:szCs w:val="22"/>
              </w:rPr>
              <w:t>Maxlength : 20</w:t>
            </w:r>
          </w:p>
        </w:tc>
        <w:tc>
          <w:tcPr>
            <w:tcW w:w="4225" w:type="dxa"/>
          </w:tcPr>
          <w:p w14:paraId="73541616" w14:textId="77777777" w:rsidR="00501898" w:rsidRPr="0076075D" w:rsidRDefault="00136181">
            <w:pPr>
              <w:ind w:left="0"/>
              <w:jc w:val="both"/>
              <w:rPr>
                <w:color w:val="000000"/>
                <w:sz w:val="22"/>
                <w:szCs w:val="22"/>
              </w:rPr>
            </w:pPr>
            <w:r w:rsidRPr="0076075D">
              <w:rPr>
                <w:color w:val="000000"/>
                <w:sz w:val="22"/>
                <w:szCs w:val="22"/>
              </w:rPr>
              <w:t>Mã số thuế của khách hàng</w:t>
            </w:r>
          </w:p>
          <w:p w14:paraId="7BE0494B" w14:textId="77777777" w:rsidR="00501898" w:rsidRPr="0076075D" w:rsidRDefault="00501898">
            <w:pPr>
              <w:ind w:left="0"/>
              <w:jc w:val="both"/>
              <w:rPr>
                <w:color w:val="000000"/>
                <w:sz w:val="22"/>
                <w:szCs w:val="22"/>
              </w:rPr>
            </w:pPr>
          </w:p>
        </w:tc>
      </w:tr>
      <w:tr w:rsidR="00501898" w:rsidRPr="0076075D" w14:paraId="32C848D5" w14:textId="77777777">
        <w:trPr>
          <w:trHeight w:val="806"/>
          <w:jc w:val="center"/>
        </w:trPr>
        <w:tc>
          <w:tcPr>
            <w:tcW w:w="2127" w:type="dxa"/>
          </w:tcPr>
          <w:p w14:paraId="5D2939D0" w14:textId="77777777" w:rsidR="00501898" w:rsidRPr="0076075D" w:rsidRDefault="00136181">
            <w:pPr>
              <w:ind w:left="0"/>
              <w:jc w:val="both"/>
              <w:rPr>
                <w:color w:val="000000"/>
                <w:sz w:val="22"/>
                <w:szCs w:val="22"/>
              </w:rPr>
            </w:pPr>
            <w:r w:rsidRPr="0076075D">
              <w:rPr>
                <w:color w:val="000000"/>
                <w:sz w:val="22"/>
                <w:szCs w:val="22"/>
              </w:rPr>
              <w:lastRenderedPageBreak/>
              <w:t>buyerIdNo</w:t>
            </w:r>
          </w:p>
        </w:tc>
        <w:tc>
          <w:tcPr>
            <w:tcW w:w="2614" w:type="dxa"/>
          </w:tcPr>
          <w:p w14:paraId="119BD873" w14:textId="77777777" w:rsidR="00501898" w:rsidRPr="0076075D" w:rsidRDefault="00136181">
            <w:pPr>
              <w:spacing w:before="0"/>
              <w:ind w:left="0"/>
              <w:jc w:val="both"/>
              <w:rPr>
                <w:color w:val="000000"/>
                <w:sz w:val="22"/>
                <w:szCs w:val="22"/>
              </w:rPr>
            </w:pPr>
            <w:r w:rsidRPr="0076075D">
              <w:rPr>
                <w:color w:val="000000"/>
                <w:sz w:val="22"/>
                <w:szCs w:val="22"/>
              </w:rPr>
              <w:t>Required : false</w:t>
            </w:r>
          </w:p>
          <w:p w14:paraId="22CB7F3B" w14:textId="77777777" w:rsidR="00501898" w:rsidRPr="0076075D" w:rsidRDefault="00136181">
            <w:pPr>
              <w:spacing w:before="0"/>
              <w:ind w:left="0"/>
              <w:jc w:val="both"/>
              <w:rPr>
                <w:color w:val="000000"/>
                <w:sz w:val="22"/>
                <w:szCs w:val="22"/>
              </w:rPr>
            </w:pPr>
            <w:r w:rsidRPr="0076075D">
              <w:rPr>
                <w:color w:val="000000"/>
                <w:sz w:val="22"/>
                <w:szCs w:val="22"/>
              </w:rPr>
              <w:t>DataType: String</w:t>
            </w:r>
          </w:p>
        </w:tc>
        <w:tc>
          <w:tcPr>
            <w:tcW w:w="4225" w:type="dxa"/>
          </w:tcPr>
          <w:p w14:paraId="73DCD0E6" w14:textId="77777777" w:rsidR="00501898" w:rsidRPr="0076075D" w:rsidRDefault="00136181">
            <w:pPr>
              <w:ind w:left="0"/>
              <w:jc w:val="both"/>
              <w:rPr>
                <w:color w:val="000000"/>
                <w:sz w:val="22"/>
                <w:szCs w:val="22"/>
              </w:rPr>
            </w:pPr>
            <w:r w:rsidRPr="0076075D">
              <w:rPr>
                <w:color w:val="000000"/>
                <w:sz w:val="22"/>
                <w:szCs w:val="22"/>
              </w:rPr>
              <w:t>Số giấy tờ của khách hang</w:t>
            </w:r>
          </w:p>
          <w:p w14:paraId="7946F8EB" w14:textId="77777777" w:rsidR="00501898" w:rsidRPr="0076075D" w:rsidRDefault="00501898">
            <w:pPr>
              <w:ind w:left="0"/>
              <w:jc w:val="both"/>
              <w:rPr>
                <w:color w:val="000000"/>
                <w:sz w:val="22"/>
                <w:szCs w:val="22"/>
              </w:rPr>
            </w:pPr>
          </w:p>
        </w:tc>
      </w:tr>
      <w:tr w:rsidR="00501898" w:rsidRPr="0076075D" w14:paraId="12AABAFF" w14:textId="77777777">
        <w:trPr>
          <w:trHeight w:val="806"/>
          <w:jc w:val="center"/>
        </w:trPr>
        <w:tc>
          <w:tcPr>
            <w:tcW w:w="2127" w:type="dxa"/>
          </w:tcPr>
          <w:p w14:paraId="489ED7CA" w14:textId="77777777" w:rsidR="00501898" w:rsidRPr="0076075D" w:rsidRDefault="00136181">
            <w:pPr>
              <w:ind w:left="0"/>
              <w:jc w:val="both"/>
              <w:rPr>
                <w:sz w:val="22"/>
                <w:szCs w:val="22"/>
              </w:rPr>
            </w:pPr>
            <w:r w:rsidRPr="0076075D">
              <w:rPr>
                <w:sz w:val="22"/>
                <w:szCs w:val="22"/>
              </w:rPr>
              <w:t>templateCode</w:t>
            </w:r>
          </w:p>
        </w:tc>
        <w:tc>
          <w:tcPr>
            <w:tcW w:w="2614" w:type="dxa"/>
          </w:tcPr>
          <w:p w14:paraId="10C93402" w14:textId="77777777" w:rsidR="00501898" w:rsidRPr="0076075D" w:rsidRDefault="00136181">
            <w:pPr>
              <w:spacing w:before="0"/>
              <w:ind w:left="0"/>
              <w:jc w:val="both"/>
              <w:rPr>
                <w:sz w:val="22"/>
                <w:szCs w:val="22"/>
              </w:rPr>
            </w:pPr>
            <w:r w:rsidRPr="0076075D">
              <w:rPr>
                <w:sz w:val="22"/>
                <w:szCs w:val="22"/>
              </w:rPr>
              <w:t>Required : false</w:t>
            </w:r>
          </w:p>
          <w:p w14:paraId="11DCD91E" w14:textId="77777777" w:rsidR="00501898" w:rsidRPr="0076075D" w:rsidRDefault="00136181">
            <w:pPr>
              <w:spacing w:before="0"/>
              <w:ind w:left="0"/>
              <w:jc w:val="both"/>
              <w:rPr>
                <w:sz w:val="22"/>
                <w:szCs w:val="22"/>
              </w:rPr>
            </w:pPr>
            <w:r w:rsidRPr="0076075D">
              <w:rPr>
                <w:sz w:val="22"/>
                <w:szCs w:val="22"/>
              </w:rPr>
              <w:t>DataType: String</w:t>
            </w:r>
          </w:p>
          <w:p w14:paraId="608203B3" w14:textId="77777777" w:rsidR="00501898" w:rsidRPr="0076075D" w:rsidRDefault="00136181">
            <w:pPr>
              <w:spacing w:before="0"/>
              <w:ind w:left="0"/>
              <w:jc w:val="both"/>
              <w:rPr>
                <w:sz w:val="22"/>
                <w:szCs w:val="22"/>
              </w:rPr>
            </w:pPr>
            <w:r w:rsidRPr="0076075D">
              <w:rPr>
                <w:sz w:val="22"/>
                <w:szCs w:val="22"/>
              </w:rPr>
              <w:t xml:space="preserve">Minlength : </w:t>
            </w:r>
          </w:p>
          <w:p w14:paraId="76D4E5E1" w14:textId="77777777" w:rsidR="00501898" w:rsidRPr="0076075D" w:rsidRDefault="00136181">
            <w:pPr>
              <w:spacing w:before="0"/>
              <w:ind w:left="0"/>
              <w:jc w:val="both"/>
              <w:rPr>
                <w:sz w:val="22"/>
                <w:szCs w:val="22"/>
              </w:rPr>
            </w:pPr>
            <w:r w:rsidRPr="0076075D">
              <w:rPr>
                <w:sz w:val="22"/>
                <w:szCs w:val="22"/>
              </w:rPr>
              <w:t xml:space="preserve">Maxlength : </w:t>
            </w:r>
          </w:p>
        </w:tc>
        <w:tc>
          <w:tcPr>
            <w:tcW w:w="4225" w:type="dxa"/>
          </w:tcPr>
          <w:p w14:paraId="6083F29B" w14:textId="77777777" w:rsidR="00501898" w:rsidRPr="0076075D" w:rsidRDefault="00136181">
            <w:pPr>
              <w:ind w:left="0"/>
              <w:jc w:val="both"/>
              <w:rPr>
                <w:sz w:val="22"/>
                <w:szCs w:val="22"/>
              </w:rPr>
            </w:pPr>
            <w:r w:rsidRPr="0076075D">
              <w:rPr>
                <w:sz w:val="22"/>
                <w:szCs w:val="22"/>
              </w:rPr>
              <w:t>Mã mẫu hóa đơn.</w:t>
            </w:r>
          </w:p>
          <w:p w14:paraId="40FF068A" w14:textId="77777777" w:rsidR="00501898" w:rsidRPr="0076075D" w:rsidRDefault="00501898">
            <w:pPr>
              <w:ind w:left="0"/>
              <w:jc w:val="both"/>
              <w:rPr>
                <w:sz w:val="22"/>
                <w:szCs w:val="22"/>
              </w:rPr>
            </w:pPr>
          </w:p>
        </w:tc>
      </w:tr>
      <w:tr w:rsidR="00501898" w:rsidRPr="0076075D" w14:paraId="477E8B1C" w14:textId="77777777">
        <w:trPr>
          <w:trHeight w:val="806"/>
          <w:jc w:val="center"/>
        </w:trPr>
        <w:tc>
          <w:tcPr>
            <w:tcW w:w="2127" w:type="dxa"/>
          </w:tcPr>
          <w:p w14:paraId="3AD47A77" w14:textId="77777777" w:rsidR="00501898" w:rsidRPr="0076075D" w:rsidRDefault="00136181">
            <w:pPr>
              <w:ind w:left="0"/>
              <w:jc w:val="both"/>
              <w:rPr>
                <w:sz w:val="22"/>
                <w:szCs w:val="22"/>
              </w:rPr>
            </w:pPr>
            <w:r w:rsidRPr="0076075D">
              <w:rPr>
                <w:sz w:val="22"/>
                <w:szCs w:val="22"/>
              </w:rPr>
              <w:t>invoiceSeri</w:t>
            </w:r>
          </w:p>
        </w:tc>
        <w:tc>
          <w:tcPr>
            <w:tcW w:w="2614" w:type="dxa"/>
          </w:tcPr>
          <w:p w14:paraId="046AF90E" w14:textId="77777777" w:rsidR="00501898" w:rsidRPr="0076075D" w:rsidRDefault="00136181">
            <w:pPr>
              <w:spacing w:before="0"/>
              <w:ind w:left="0"/>
              <w:jc w:val="both"/>
              <w:rPr>
                <w:sz w:val="22"/>
                <w:szCs w:val="22"/>
              </w:rPr>
            </w:pPr>
            <w:r w:rsidRPr="0076075D">
              <w:rPr>
                <w:sz w:val="22"/>
                <w:szCs w:val="22"/>
              </w:rPr>
              <w:t>Required : false</w:t>
            </w:r>
          </w:p>
          <w:p w14:paraId="16E14F0D" w14:textId="77777777" w:rsidR="00501898" w:rsidRPr="0076075D" w:rsidRDefault="00136181">
            <w:pPr>
              <w:spacing w:before="0"/>
              <w:ind w:left="0"/>
              <w:jc w:val="both"/>
              <w:rPr>
                <w:sz w:val="22"/>
                <w:szCs w:val="22"/>
              </w:rPr>
            </w:pPr>
            <w:r w:rsidRPr="0076075D">
              <w:rPr>
                <w:sz w:val="22"/>
                <w:szCs w:val="22"/>
              </w:rPr>
              <w:t>DataType: String</w:t>
            </w:r>
          </w:p>
          <w:p w14:paraId="5CA26BB4" w14:textId="77777777" w:rsidR="00501898" w:rsidRPr="0076075D" w:rsidRDefault="00136181">
            <w:pPr>
              <w:spacing w:before="0"/>
              <w:ind w:left="0"/>
              <w:jc w:val="both"/>
              <w:rPr>
                <w:sz w:val="22"/>
                <w:szCs w:val="22"/>
              </w:rPr>
            </w:pPr>
            <w:r w:rsidRPr="0076075D">
              <w:rPr>
                <w:sz w:val="22"/>
                <w:szCs w:val="22"/>
              </w:rPr>
              <w:t xml:space="preserve">Minlength : </w:t>
            </w:r>
          </w:p>
          <w:p w14:paraId="5E0ACB41" w14:textId="77777777" w:rsidR="00501898" w:rsidRPr="0076075D" w:rsidRDefault="00136181">
            <w:pPr>
              <w:spacing w:before="0"/>
              <w:ind w:left="0"/>
              <w:jc w:val="both"/>
              <w:rPr>
                <w:sz w:val="22"/>
                <w:szCs w:val="22"/>
              </w:rPr>
            </w:pPr>
            <w:r w:rsidRPr="0076075D">
              <w:rPr>
                <w:sz w:val="22"/>
                <w:szCs w:val="22"/>
              </w:rPr>
              <w:t>Maxlength : 25</w:t>
            </w:r>
          </w:p>
          <w:p w14:paraId="5F2467E9" w14:textId="77777777" w:rsidR="00501898" w:rsidRPr="0076075D" w:rsidRDefault="00136181">
            <w:pPr>
              <w:spacing w:before="0"/>
              <w:ind w:left="0"/>
              <w:jc w:val="both"/>
              <w:rPr>
                <w:color w:val="000000"/>
                <w:sz w:val="22"/>
                <w:szCs w:val="22"/>
              </w:rPr>
            </w:pPr>
            <w:r w:rsidRPr="0076075D">
              <w:rPr>
                <w:sz w:val="22"/>
                <w:szCs w:val="22"/>
              </w:rPr>
              <w:t>Format : [a-zA-Z0-9]*$</w:t>
            </w:r>
          </w:p>
        </w:tc>
        <w:tc>
          <w:tcPr>
            <w:tcW w:w="4225" w:type="dxa"/>
          </w:tcPr>
          <w:p w14:paraId="12B333AF" w14:textId="77777777" w:rsidR="00501898" w:rsidRPr="0076075D" w:rsidRDefault="00136181">
            <w:pPr>
              <w:ind w:left="0"/>
              <w:jc w:val="both"/>
              <w:rPr>
                <w:sz w:val="22"/>
                <w:szCs w:val="22"/>
              </w:rPr>
            </w:pPr>
            <w:r w:rsidRPr="0076075D">
              <w:rPr>
                <w:sz w:val="22"/>
                <w:szCs w:val="22"/>
                <w:lang w:val="vi-VN"/>
              </w:rPr>
              <w:t>Ký hiệu</w:t>
            </w:r>
            <w:r w:rsidRPr="0076075D">
              <w:rPr>
                <w:sz w:val="22"/>
                <w:szCs w:val="22"/>
              </w:rPr>
              <w:t xml:space="preserve"> hóa đơn</w:t>
            </w:r>
          </w:p>
          <w:p w14:paraId="7FD27279" w14:textId="77777777" w:rsidR="00501898" w:rsidRPr="0076075D" w:rsidRDefault="00501898">
            <w:pPr>
              <w:ind w:left="0"/>
              <w:jc w:val="both"/>
              <w:rPr>
                <w:sz w:val="22"/>
                <w:szCs w:val="22"/>
              </w:rPr>
            </w:pPr>
          </w:p>
        </w:tc>
      </w:tr>
      <w:tr w:rsidR="00501898" w:rsidRPr="0076075D" w14:paraId="0A111D1D" w14:textId="77777777">
        <w:trPr>
          <w:trHeight w:val="806"/>
          <w:jc w:val="center"/>
        </w:trPr>
        <w:tc>
          <w:tcPr>
            <w:tcW w:w="2127" w:type="dxa"/>
          </w:tcPr>
          <w:p w14:paraId="5CAB9473" w14:textId="77777777" w:rsidR="00501898" w:rsidRPr="0076075D" w:rsidRDefault="00136181">
            <w:pPr>
              <w:ind w:left="0"/>
              <w:jc w:val="both"/>
              <w:rPr>
                <w:sz w:val="22"/>
                <w:szCs w:val="22"/>
              </w:rPr>
            </w:pPr>
            <w:r w:rsidRPr="0076075D">
              <w:rPr>
                <w:sz w:val="22"/>
                <w:szCs w:val="22"/>
              </w:rPr>
              <w:t>getAll</w:t>
            </w:r>
          </w:p>
        </w:tc>
        <w:tc>
          <w:tcPr>
            <w:tcW w:w="2614" w:type="dxa"/>
          </w:tcPr>
          <w:p w14:paraId="3D6AF378" w14:textId="77777777" w:rsidR="00501898" w:rsidRPr="0076075D" w:rsidRDefault="00136181">
            <w:pPr>
              <w:spacing w:before="0"/>
              <w:ind w:left="0"/>
              <w:jc w:val="both"/>
              <w:rPr>
                <w:sz w:val="22"/>
                <w:szCs w:val="22"/>
              </w:rPr>
            </w:pPr>
            <w:r w:rsidRPr="0076075D">
              <w:rPr>
                <w:sz w:val="22"/>
                <w:szCs w:val="22"/>
              </w:rPr>
              <w:t>Required : false</w:t>
            </w:r>
          </w:p>
          <w:p w14:paraId="4B0B0774" w14:textId="77777777" w:rsidR="00501898" w:rsidRPr="0076075D" w:rsidRDefault="00136181">
            <w:pPr>
              <w:spacing w:before="0"/>
              <w:ind w:left="0"/>
              <w:jc w:val="both"/>
              <w:rPr>
                <w:sz w:val="22"/>
                <w:szCs w:val="22"/>
              </w:rPr>
            </w:pPr>
            <w:r w:rsidRPr="0076075D">
              <w:rPr>
                <w:sz w:val="22"/>
                <w:szCs w:val="22"/>
              </w:rPr>
              <w:t>DataType: Boolean</w:t>
            </w:r>
          </w:p>
          <w:p w14:paraId="0129C436" w14:textId="77777777" w:rsidR="00501898" w:rsidRPr="0076075D" w:rsidRDefault="00136181">
            <w:pPr>
              <w:spacing w:before="0"/>
              <w:ind w:left="0"/>
              <w:jc w:val="both"/>
              <w:rPr>
                <w:sz w:val="22"/>
                <w:szCs w:val="22"/>
              </w:rPr>
            </w:pPr>
            <w:r w:rsidRPr="0076075D">
              <w:rPr>
                <w:sz w:val="22"/>
                <w:szCs w:val="22"/>
              </w:rPr>
              <w:t xml:space="preserve">Minlength: </w:t>
            </w:r>
          </w:p>
          <w:p w14:paraId="3A5901A4" w14:textId="77777777" w:rsidR="00501898" w:rsidRPr="0076075D" w:rsidRDefault="00136181">
            <w:pPr>
              <w:spacing w:before="0"/>
              <w:ind w:left="0"/>
              <w:jc w:val="both"/>
              <w:rPr>
                <w:sz w:val="22"/>
                <w:szCs w:val="22"/>
              </w:rPr>
            </w:pPr>
            <w:r w:rsidRPr="0076075D">
              <w:rPr>
                <w:sz w:val="22"/>
                <w:szCs w:val="22"/>
              </w:rPr>
              <w:t xml:space="preserve">Maxlength: </w:t>
            </w:r>
          </w:p>
          <w:p w14:paraId="03A0C900" w14:textId="77777777" w:rsidR="00501898" w:rsidRPr="0076075D" w:rsidRDefault="00136181">
            <w:pPr>
              <w:spacing w:before="0"/>
              <w:ind w:left="0"/>
              <w:jc w:val="both"/>
              <w:rPr>
                <w:sz w:val="22"/>
                <w:szCs w:val="22"/>
              </w:rPr>
            </w:pPr>
            <w:r w:rsidRPr="0076075D">
              <w:rPr>
                <w:sz w:val="22"/>
                <w:szCs w:val="22"/>
              </w:rPr>
              <w:t>Format : true/false</w:t>
            </w:r>
          </w:p>
        </w:tc>
        <w:tc>
          <w:tcPr>
            <w:tcW w:w="4225" w:type="dxa"/>
          </w:tcPr>
          <w:p w14:paraId="4A4BAA77" w14:textId="77777777" w:rsidR="00501898" w:rsidRPr="0076075D" w:rsidRDefault="00136181">
            <w:pPr>
              <w:ind w:left="0"/>
              <w:jc w:val="both"/>
              <w:rPr>
                <w:sz w:val="22"/>
                <w:szCs w:val="22"/>
              </w:rPr>
            </w:pPr>
            <w:r w:rsidRPr="0076075D">
              <w:rPr>
                <w:sz w:val="22"/>
                <w:szCs w:val="22"/>
              </w:rPr>
              <w:t>Cho phép tra cứu thông tin hóa đơn của toàn doanh nghiệp đối với user của công ty mẹ.</w:t>
            </w:r>
          </w:p>
          <w:p w14:paraId="53D76A2D" w14:textId="77777777" w:rsidR="00501898" w:rsidRPr="0076075D" w:rsidRDefault="00136181">
            <w:pPr>
              <w:ind w:left="0"/>
              <w:jc w:val="both"/>
              <w:rPr>
                <w:sz w:val="22"/>
                <w:szCs w:val="22"/>
                <w:lang w:val="fr-FR"/>
              </w:rPr>
            </w:pPr>
            <w:r w:rsidRPr="0076075D">
              <w:rPr>
                <w:sz w:val="22"/>
                <w:szCs w:val="22"/>
                <w:lang w:val="fr-FR"/>
              </w:rPr>
              <w:t>Các giá trị là true/false</w:t>
            </w:r>
          </w:p>
        </w:tc>
      </w:tr>
      <w:tr w:rsidR="00501898" w:rsidRPr="0076075D" w14:paraId="0ED527C4" w14:textId="77777777">
        <w:trPr>
          <w:trHeight w:val="806"/>
          <w:jc w:val="center"/>
        </w:trPr>
        <w:tc>
          <w:tcPr>
            <w:tcW w:w="2127" w:type="dxa"/>
          </w:tcPr>
          <w:p w14:paraId="4D969011" w14:textId="77777777" w:rsidR="00501898" w:rsidRPr="0076075D" w:rsidRDefault="00136181">
            <w:pPr>
              <w:ind w:left="0"/>
              <w:jc w:val="both"/>
              <w:rPr>
                <w:sz w:val="22"/>
                <w:szCs w:val="22"/>
              </w:rPr>
            </w:pPr>
            <w:r w:rsidRPr="0076075D">
              <w:rPr>
                <w:sz w:val="22"/>
                <w:szCs w:val="22"/>
              </w:rPr>
              <w:t>issueStartDate</w:t>
            </w:r>
          </w:p>
        </w:tc>
        <w:tc>
          <w:tcPr>
            <w:tcW w:w="2614" w:type="dxa"/>
          </w:tcPr>
          <w:p w14:paraId="2421AE4D" w14:textId="77777777" w:rsidR="00501898" w:rsidRPr="0076075D" w:rsidRDefault="00136181">
            <w:pPr>
              <w:spacing w:before="0"/>
              <w:ind w:left="0"/>
              <w:jc w:val="both"/>
              <w:rPr>
                <w:sz w:val="22"/>
                <w:szCs w:val="22"/>
              </w:rPr>
            </w:pPr>
            <w:r w:rsidRPr="0076075D">
              <w:rPr>
                <w:sz w:val="22"/>
                <w:szCs w:val="22"/>
              </w:rPr>
              <w:t>Required: false</w:t>
            </w:r>
          </w:p>
          <w:p w14:paraId="3B287672" w14:textId="77777777" w:rsidR="00501898" w:rsidRPr="0076075D" w:rsidRDefault="00136181">
            <w:pPr>
              <w:spacing w:before="0"/>
              <w:ind w:left="0"/>
              <w:jc w:val="both"/>
              <w:rPr>
                <w:sz w:val="22"/>
                <w:szCs w:val="22"/>
              </w:rPr>
            </w:pPr>
            <w:r w:rsidRPr="0076075D">
              <w:rPr>
                <w:sz w:val="22"/>
                <w:szCs w:val="22"/>
              </w:rPr>
              <w:t>DataType: Date</w:t>
            </w:r>
          </w:p>
          <w:p w14:paraId="1A54CF47" w14:textId="77777777" w:rsidR="00501898" w:rsidRPr="0076075D" w:rsidRDefault="00136181">
            <w:pPr>
              <w:spacing w:before="0"/>
              <w:ind w:left="0"/>
              <w:jc w:val="both"/>
              <w:rPr>
                <w:sz w:val="22"/>
                <w:szCs w:val="22"/>
              </w:rPr>
            </w:pPr>
            <w:r w:rsidRPr="0076075D">
              <w:rPr>
                <w:sz w:val="22"/>
                <w:szCs w:val="22"/>
              </w:rPr>
              <w:t xml:space="preserve">Minlength: </w:t>
            </w:r>
          </w:p>
          <w:p w14:paraId="42A0A4CB" w14:textId="77777777" w:rsidR="00501898" w:rsidRPr="0076075D" w:rsidRDefault="00136181">
            <w:pPr>
              <w:spacing w:before="0"/>
              <w:ind w:left="0"/>
              <w:jc w:val="both"/>
              <w:rPr>
                <w:sz w:val="22"/>
                <w:szCs w:val="22"/>
              </w:rPr>
            </w:pPr>
            <w:r w:rsidRPr="0076075D">
              <w:rPr>
                <w:sz w:val="22"/>
                <w:szCs w:val="22"/>
              </w:rPr>
              <w:t>Maxlength: 50</w:t>
            </w:r>
          </w:p>
          <w:p w14:paraId="27DEDCF5" w14:textId="77777777" w:rsidR="00501898" w:rsidRPr="0076075D" w:rsidRDefault="00136181">
            <w:pPr>
              <w:spacing w:before="0"/>
              <w:ind w:left="0"/>
              <w:jc w:val="both"/>
              <w:rPr>
                <w:sz w:val="22"/>
                <w:szCs w:val="22"/>
              </w:rPr>
            </w:pPr>
            <w:r w:rsidRPr="0076075D">
              <w:rPr>
                <w:sz w:val="22"/>
                <w:szCs w:val="22"/>
              </w:rPr>
              <w:t>Format:</w:t>
            </w:r>
          </w:p>
        </w:tc>
        <w:tc>
          <w:tcPr>
            <w:tcW w:w="4225" w:type="dxa"/>
          </w:tcPr>
          <w:p w14:paraId="2BCF7B59" w14:textId="77777777" w:rsidR="00501898" w:rsidRPr="0076075D" w:rsidRDefault="00136181">
            <w:pPr>
              <w:ind w:left="0"/>
              <w:jc w:val="both"/>
              <w:rPr>
                <w:sz w:val="22"/>
                <w:szCs w:val="22"/>
              </w:rPr>
            </w:pPr>
            <w:r w:rsidRPr="0076075D">
              <w:rPr>
                <w:sz w:val="22"/>
                <w:szCs w:val="22"/>
              </w:rPr>
              <w:t>Ngày phát hành từ ngày</w:t>
            </w:r>
          </w:p>
          <w:p w14:paraId="51BBBEBA" w14:textId="77777777" w:rsidR="00501898" w:rsidRPr="0076075D" w:rsidRDefault="00136181">
            <w:pPr>
              <w:ind w:left="0"/>
              <w:jc w:val="both"/>
              <w:rPr>
                <w:sz w:val="22"/>
                <w:szCs w:val="22"/>
              </w:rPr>
            </w:pPr>
            <w:r w:rsidRPr="0076075D">
              <w:rPr>
                <w:sz w:val="22"/>
                <w:szCs w:val="22"/>
              </w:rPr>
              <w:t>Định dạng "2019-05-12"</w:t>
            </w:r>
          </w:p>
          <w:p w14:paraId="2A90C4A8" w14:textId="77777777" w:rsidR="00501898" w:rsidRPr="0076075D" w:rsidRDefault="00501898">
            <w:pPr>
              <w:ind w:left="0"/>
              <w:jc w:val="both"/>
              <w:rPr>
                <w:sz w:val="22"/>
                <w:szCs w:val="22"/>
              </w:rPr>
            </w:pPr>
          </w:p>
        </w:tc>
      </w:tr>
      <w:tr w:rsidR="00501898" w:rsidRPr="0076075D" w14:paraId="2A3C74BD" w14:textId="77777777">
        <w:trPr>
          <w:trHeight w:val="806"/>
          <w:jc w:val="center"/>
        </w:trPr>
        <w:tc>
          <w:tcPr>
            <w:tcW w:w="2127" w:type="dxa"/>
          </w:tcPr>
          <w:p w14:paraId="22634FAA" w14:textId="77777777" w:rsidR="00501898" w:rsidRPr="0076075D" w:rsidRDefault="00136181">
            <w:pPr>
              <w:ind w:left="0"/>
              <w:jc w:val="both"/>
              <w:rPr>
                <w:sz w:val="22"/>
                <w:szCs w:val="22"/>
              </w:rPr>
            </w:pPr>
            <w:r w:rsidRPr="0076075D">
              <w:rPr>
                <w:sz w:val="22"/>
                <w:szCs w:val="22"/>
              </w:rPr>
              <w:t>issueEndDate</w:t>
            </w:r>
          </w:p>
        </w:tc>
        <w:tc>
          <w:tcPr>
            <w:tcW w:w="2614" w:type="dxa"/>
          </w:tcPr>
          <w:p w14:paraId="56F3EED8" w14:textId="77777777" w:rsidR="00501898" w:rsidRPr="0076075D" w:rsidRDefault="00136181">
            <w:pPr>
              <w:spacing w:before="0"/>
              <w:ind w:left="0"/>
              <w:jc w:val="both"/>
              <w:rPr>
                <w:sz w:val="22"/>
                <w:szCs w:val="22"/>
              </w:rPr>
            </w:pPr>
            <w:r w:rsidRPr="0076075D">
              <w:rPr>
                <w:sz w:val="22"/>
                <w:szCs w:val="22"/>
              </w:rPr>
              <w:t>Required: false</w:t>
            </w:r>
          </w:p>
          <w:p w14:paraId="671EB640" w14:textId="77777777" w:rsidR="00501898" w:rsidRPr="0076075D" w:rsidRDefault="00136181">
            <w:pPr>
              <w:spacing w:before="0"/>
              <w:ind w:left="0"/>
              <w:jc w:val="both"/>
              <w:rPr>
                <w:sz w:val="22"/>
                <w:szCs w:val="22"/>
              </w:rPr>
            </w:pPr>
            <w:r w:rsidRPr="0076075D">
              <w:rPr>
                <w:sz w:val="22"/>
                <w:szCs w:val="22"/>
              </w:rPr>
              <w:t>DataType: Date</w:t>
            </w:r>
          </w:p>
          <w:p w14:paraId="204290AA" w14:textId="77777777" w:rsidR="00501898" w:rsidRPr="0076075D" w:rsidRDefault="00136181">
            <w:pPr>
              <w:spacing w:before="0"/>
              <w:ind w:left="0"/>
              <w:jc w:val="both"/>
              <w:rPr>
                <w:sz w:val="22"/>
                <w:szCs w:val="22"/>
              </w:rPr>
            </w:pPr>
            <w:r w:rsidRPr="0076075D">
              <w:rPr>
                <w:sz w:val="22"/>
                <w:szCs w:val="22"/>
              </w:rPr>
              <w:t xml:space="preserve">Minlength: </w:t>
            </w:r>
          </w:p>
          <w:p w14:paraId="34B49450" w14:textId="77777777" w:rsidR="00501898" w:rsidRPr="0076075D" w:rsidRDefault="00136181">
            <w:pPr>
              <w:spacing w:before="0"/>
              <w:ind w:left="0"/>
              <w:jc w:val="both"/>
              <w:rPr>
                <w:sz w:val="22"/>
                <w:szCs w:val="22"/>
              </w:rPr>
            </w:pPr>
            <w:r w:rsidRPr="0076075D">
              <w:rPr>
                <w:sz w:val="22"/>
                <w:szCs w:val="22"/>
              </w:rPr>
              <w:t>Maxlength: 50</w:t>
            </w:r>
          </w:p>
          <w:p w14:paraId="0EAA90A4" w14:textId="77777777" w:rsidR="00501898" w:rsidRPr="0076075D" w:rsidRDefault="00136181">
            <w:pPr>
              <w:spacing w:before="0"/>
              <w:ind w:left="0"/>
              <w:jc w:val="both"/>
              <w:rPr>
                <w:sz w:val="22"/>
                <w:szCs w:val="22"/>
              </w:rPr>
            </w:pPr>
            <w:r w:rsidRPr="0076075D">
              <w:rPr>
                <w:sz w:val="22"/>
                <w:szCs w:val="22"/>
              </w:rPr>
              <w:t>Format:</w:t>
            </w:r>
          </w:p>
        </w:tc>
        <w:tc>
          <w:tcPr>
            <w:tcW w:w="4225" w:type="dxa"/>
          </w:tcPr>
          <w:p w14:paraId="407B934F" w14:textId="77777777" w:rsidR="00501898" w:rsidRPr="0076075D" w:rsidRDefault="00136181">
            <w:pPr>
              <w:ind w:left="0"/>
              <w:jc w:val="both"/>
              <w:rPr>
                <w:sz w:val="22"/>
                <w:szCs w:val="22"/>
              </w:rPr>
            </w:pPr>
            <w:r w:rsidRPr="0076075D">
              <w:rPr>
                <w:sz w:val="22"/>
                <w:szCs w:val="22"/>
              </w:rPr>
              <w:t>Ngày phát hành đến ngày</w:t>
            </w:r>
          </w:p>
          <w:p w14:paraId="5FCF0C39" w14:textId="77777777" w:rsidR="00501898" w:rsidRPr="0076075D" w:rsidRDefault="00136181">
            <w:pPr>
              <w:ind w:left="0"/>
              <w:jc w:val="both"/>
              <w:rPr>
                <w:sz w:val="22"/>
                <w:szCs w:val="22"/>
              </w:rPr>
            </w:pPr>
            <w:r w:rsidRPr="0076075D">
              <w:rPr>
                <w:sz w:val="22"/>
                <w:szCs w:val="22"/>
              </w:rPr>
              <w:t>Định dạng "2019-05-12"</w:t>
            </w:r>
          </w:p>
          <w:p w14:paraId="2514CE56" w14:textId="77777777" w:rsidR="00501898" w:rsidRPr="0076075D" w:rsidRDefault="00501898">
            <w:pPr>
              <w:ind w:left="0"/>
              <w:jc w:val="both"/>
              <w:rPr>
                <w:sz w:val="22"/>
                <w:szCs w:val="22"/>
              </w:rPr>
            </w:pPr>
          </w:p>
        </w:tc>
      </w:tr>
      <w:tr w:rsidR="00501898" w:rsidRPr="0076075D" w14:paraId="1C226AAB" w14:textId="77777777">
        <w:trPr>
          <w:trHeight w:val="806"/>
          <w:jc w:val="center"/>
        </w:trPr>
        <w:tc>
          <w:tcPr>
            <w:tcW w:w="2127" w:type="dxa"/>
          </w:tcPr>
          <w:p w14:paraId="6C5732AD" w14:textId="77777777" w:rsidR="00501898" w:rsidRPr="0076075D" w:rsidRDefault="00136181">
            <w:pPr>
              <w:spacing w:before="0"/>
              <w:ind w:left="0"/>
              <w:jc w:val="both"/>
              <w:rPr>
                <w:sz w:val="22"/>
                <w:szCs w:val="22"/>
              </w:rPr>
            </w:pPr>
            <w:r w:rsidRPr="0076075D">
              <w:rPr>
                <w:sz w:val="22"/>
                <w:szCs w:val="22"/>
              </w:rPr>
              <w:t>adjustmentType</w:t>
            </w:r>
          </w:p>
        </w:tc>
        <w:tc>
          <w:tcPr>
            <w:tcW w:w="2614" w:type="dxa"/>
          </w:tcPr>
          <w:p w14:paraId="684003A4" w14:textId="77777777" w:rsidR="00501898" w:rsidRPr="0076075D" w:rsidRDefault="00136181">
            <w:pPr>
              <w:spacing w:before="0"/>
              <w:ind w:left="0"/>
              <w:jc w:val="both"/>
              <w:rPr>
                <w:sz w:val="22"/>
                <w:szCs w:val="22"/>
              </w:rPr>
            </w:pPr>
            <w:r w:rsidRPr="0076075D">
              <w:rPr>
                <w:sz w:val="22"/>
                <w:szCs w:val="22"/>
              </w:rPr>
              <w:t>Required: false</w:t>
            </w:r>
          </w:p>
          <w:p w14:paraId="7AD8A0E3" w14:textId="77777777" w:rsidR="00501898" w:rsidRPr="0076075D" w:rsidRDefault="00136181">
            <w:pPr>
              <w:spacing w:before="0"/>
              <w:ind w:left="0"/>
              <w:jc w:val="both"/>
              <w:rPr>
                <w:sz w:val="22"/>
                <w:szCs w:val="22"/>
              </w:rPr>
            </w:pPr>
            <w:r w:rsidRPr="0076075D">
              <w:rPr>
                <w:sz w:val="22"/>
                <w:szCs w:val="22"/>
              </w:rPr>
              <w:t>DataType: String</w:t>
            </w:r>
          </w:p>
          <w:p w14:paraId="63A11D66" w14:textId="77777777" w:rsidR="00501898" w:rsidRPr="0076075D" w:rsidRDefault="00136181">
            <w:pPr>
              <w:spacing w:before="0"/>
              <w:ind w:left="0"/>
              <w:jc w:val="both"/>
              <w:rPr>
                <w:sz w:val="22"/>
                <w:szCs w:val="22"/>
              </w:rPr>
            </w:pPr>
            <w:r w:rsidRPr="0076075D">
              <w:rPr>
                <w:sz w:val="22"/>
                <w:szCs w:val="22"/>
              </w:rPr>
              <w:t xml:space="preserve">Minlength: </w:t>
            </w:r>
          </w:p>
          <w:p w14:paraId="36F1B27D" w14:textId="77777777" w:rsidR="00501898" w:rsidRPr="0076075D" w:rsidRDefault="00136181">
            <w:pPr>
              <w:spacing w:before="0"/>
              <w:ind w:left="0"/>
              <w:jc w:val="both"/>
              <w:rPr>
                <w:sz w:val="22"/>
                <w:szCs w:val="22"/>
              </w:rPr>
            </w:pPr>
            <w:r w:rsidRPr="0076075D">
              <w:rPr>
                <w:sz w:val="22"/>
                <w:szCs w:val="22"/>
              </w:rPr>
              <w:t>Maxlength: 1</w:t>
            </w:r>
          </w:p>
          <w:p w14:paraId="7159367B" w14:textId="77777777" w:rsidR="00501898" w:rsidRPr="0076075D" w:rsidRDefault="00136181">
            <w:pPr>
              <w:spacing w:before="0"/>
              <w:ind w:left="0"/>
              <w:jc w:val="both"/>
              <w:rPr>
                <w:sz w:val="22"/>
                <w:szCs w:val="22"/>
              </w:rPr>
            </w:pPr>
            <w:r w:rsidRPr="0076075D">
              <w:rPr>
                <w:sz w:val="22"/>
                <w:szCs w:val="22"/>
              </w:rPr>
              <w:t>Format:</w:t>
            </w:r>
          </w:p>
        </w:tc>
        <w:tc>
          <w:tcPr>
            <w:tcW w:w="4225" w:type="dxa"/>
          </w:tcPr>
          <w:p w14:paraId="068BFB0F" w14:textId="77777777" w:rsidR="00501898" w:rsidRPr="0076075D" w:rsidRDefault="00136181">
            <w:pPr>
              <w:spacing w:before="0"/>
              <w:ind w:left="0"/>
              <w:jc w:val="both"/>
              <w:rPr>
                <w:sz w:val="22"/>
                <w:szCs w:val="22"/>
              </w:rPr>
            </w:pPr>
            <w:r w:rsidRPr="0076075D">
              <w:rPr>
                <w:sz w:val="22"/>
                <w:szCs w:val="22"/>
              </w:rPr>
              <w:t xml:space="preserve">Trạng thái điều chỉnh hóa đơn: </w:t>
            </w:r>
          </w:p>
          <w:p w14:paraId="432B10FE" w14:textId="77777777" w:rsidR="00501898" w:rsidRPr="0076075D" w:rsidRDefault="00136181">
            <w:pPr>
              <w:spacing w:before="0"/>
              <w:ind w:left="0"/>
              <w:jc w:val="both"/>
              <w:rPr>
                <w:sz w:val="22"/>
                <w:szCs w:val="22"/>
                <w:lang w:val="vi-VN"/>
              </w:rPr>
            </w:pPr>
            <w:r w:rsidRPr="0076075D">
              <w:rPr>
                <w:sz w:val="22"/>
                <w:szCs w:val="22"/>
              </w:rPr>
              <w:t xml:space="preserve">1: Hóa đơn gốc </w:t>
            </w:r>
            <w:r w:rsidRPr="0076075D">
              <w:rPr>
                <w:sz w:val="22"/>
                <w:szCs w:val="22"/>
                <w:lang w:val="vi-VN"/>
              </w:rPr>
              <w:t>(hóa đơn đã phát hành, hóa đơn bị điều chỉnh, hóa đơn bị thay thế)</w:t>
            </w:r>
          </w:p>
          <w:p w14:paraId="6637AFFF" w14:textId="77777777" w:rsidR="00501898" w:rsidRPr="0076075D" w:rsidRDefault="00136181">
            <w:pPr>
              <w:spacing w:before="0"/>
              <w:ind w:left="0"/>
              <w:jc w:val="both"/>
              <w:rPr>
                <w:sz w:val="22"/>
                <w:szCs w:val="22"/>
                <w:lang w:val="vi-VN"/>
              </w:rPr>
            </w:pPr>
            <w:r w:rsidRPr="0076075D">
              <w:rPr>
                <w:sz w:val="22"/>
                <w:szCs w:val="22"/>
                <w:lang w:val="vi-VN"/>
              </w:rPr>
              <w:t xml:space="preserve">3: Hóa đơn thay thế </w:t>
            </w:r>
          </w:p>
          <w:p w14:paraId="0167ADAC" w14:textId="77777777" w:rsidR="00501898" w:rsidRPr="0076075D" w:rsidRDefault="00136181">
            <w:pPr>
              <w:spacing w:before="0"/>
              <w:ind w:left="0"/>
              <w:jc w:val="both"/>
              <w:rPr>
                <w:sz w:val="22"/>
                <w:szCs w:val="22"/>
                <w:lang w:val="vi-VN"/>
              </w:rPr>
            </w:pPr>
            <w:r w:rsidRPr="0076075D">
              <w:rPr>
                <w:sz w:val="22"/>
                <w:szCs w:val="22"/>
                <w:lang w:val="vi-VN"/>
              </w:rPr>
              <w:t>5: Hóa đơn điều chỉnh thông tin</w:t>
            </w:r>
          </w:p>
          <w:p w14:paraId="017E3F68" w14:textId="77777777" w:rsidR="00501898" w:rsidRPr="0076075D" w:rsidRDefault="00136181">
            <w:pPr>
              <w:spacing w:before="0"/>
              <w:ind w:left="0"/>
              <w:jc w:val="both"/>
              <w:rPr>
                <w:sz w:val="22"/>
                <w:szCs w:val="22"/>
                <w:lang w:val="vi-VN"/>
              </w:rPr>
            </w:pPr>
            <w:r w:rsidRPr="0076075D">
              <w:rPr>
                <w:sz w:val="22"/>
                <w:szCs w:val="22"/>
                <w:lang w:val="vi-VN"/>
              </w:rPr>
              <w:t>7: Hóa đơn xóa bỏ</w:t>
            </w:r>
          </w:p>
          <w:p w14:paraId="63533ACB" w14:textId="77777777" w:rsidR="00501898" w:rsidRPr="0076075D" w:rsidRDefault="00136181">
            <w:pPr>
              <w:spacing w:before="0"/>
              <w:ind w:left="0"/>
              <w:jc w:val="both"/>
              <w:rPr>
                <w:sz w:val="22"/>
                <w:szCs w:val="22"/>
                <w:lang w:val="vi-VN"/>
              </w:rPr>
            </w:pPr>
            <w:r w:rsidRPr="0076075D">
              <w:rPr>
                <w:sz w:val="22"/>
                <w:szCs w:val="22"/>
                <w:lang w:val="vi-VN"/>
              </w:rPr>
              <w:t>9: Hóa đơn điều chỉnh tiền</w:t>
            </w:r>
          </w:p>
          <w:p w14:paraId="628DC03F" w14:textId="77777777" w:rsidR="002506D4" w:rsidRPr="0076075D" w:rsidRDefault="002506D4" w:rsidP="002506D4">
            <w:pPr>
              <w:spacing w:before="0"/>
              <w:ind w:left="0"/>
              <w:jc w:val="both"/>
              <w:rPr>
                <w:sz w:val="22"/>
                <w:szCs w:val="22"/>
              </w:rPr>
            </w:pPr>
            <w:r w:rsidRPr="0076075D">
              <w:rPr>
                <w:sz w:val="22"/>
                <w:szCs w:val="22"/>
                <w:highlight w:val="yellow"/>
              </w:rPr>
              <w:t>11: Hóa đơn chiết khấu thương mại</w:t>
            </w:r>
          </w:p>
          <w:p w14:paraId="0B036410" w14:textId="73152685" w:rsidR="00501898" w:rsidRPr="0076075D" w:rsidRDefault="002506D4" w:rsidP="002506D4">
            <w:pPr>
              <w:pStyle w:val="BodyText2"/>
              <w:spacing w:before="0"/>
              <w:rPr>
                <w:sz w:val="22"/>
                <w:szCs w:val="22"/>
                <w:lang w:val="vi-VN" w:eastAsia="en-AU"/>
              </w:rPr>
            </w:pPr>
            <w:r w:rsidRPr="0076075D">
              <w:rPr>
                <w:sz w:val="22"/>
                <w:szCs w:val="22"/>
                <w:lang w:val="vi-VN"/>
              </w:rPr>
              <w:t xml:space="preserve">Không truyền sẽ </w:t>
            </w:r>
            <w:r w:rsidRPr="0076075D">
              <w:rPr>
                <w:sz w:val="22"/>
                <w:szCs w:val="22"/>
              </w:rPr>
              <w:t>trả tất cả</w:t>
            </w:r>
          </w:p>
        </w:tc>
      </w:tr>
    </w:tbl>
    <w:p w14:paraId="6F62E614" w14:textId="77777777" w:rsidR="00501898" w:rsidRPr="0076075D" w:rsidRDefault="00136181">
      <w:pPr>
        <w:ind w:left="0"/>
        <w:rPr>
          <w:sz w:val="22"/>
          <w:szCs w:val="22"/>
          <w:lang w:val="vi-VN"/>
        </w:rPr>
      </w:pPr>
      <w:r w:rsidRPr="0076075D">
        <w:rPr>
          <w:sz w:val="22"/>
          <w:szCs w:val="22"/>
          <w:lang w:val="vi-VN"/>
        </w:rPr>
        <w:t>Ví dụ gửi dữ liệu với JSON:</w:t>
      </w:r>
    </w:p>
    <w:p w14:paraId="402183CD" w14:textId="77777777" w:rsidR="00501898" w:rsidRPr="0076075D" w:rsidRDefault="00136181">
      <w:pPr>
        <w:widowControl/>
        <w:shd w:val="clear" w:color="auto" w:fill="C6D9F1"/>
        <w:spacing w:before="0" w:line="240" w:lineRule="auto"/>
        <w:ind w:left="720"/>
        <w:jc w:val="both"/>
        <w:rPr>
          <w:snapToGrid/>
          <w:color w:val="800000"/>
          <w:sz w:val="22"/>
          <w:szCs w:val="22"/>
          <w:lang w:val="fr-FR"/>
        </w:rPr>
      </w:pPr>
      <w:r w:rsidRPr="0076075D">
        <w:rPr>
          <w:snapToGrid/>
          <w:color w:val="800000"/>
          <w:sz w:val="22"/>
          <w:szCs w:val="22"/>
          <w:lang w:val="fr-FR"/>
        </w:rPr>
        <w:lastRenderedPageBreak/>
        <w:t>{</w:t>
      </w:r>
    </w:p>
    <w:p w14:paraId="60CA3719" w14:textId="77777777" w:rsidR="00501898" w:rsidRPr="0076075D" w:rsidRDefault="00136181">
      <w:pPr>
        <w:widowControl/>
        <w:shd w:val="clear" w:color="auto" w:fill="C6D9F1"/>
        <w:spacing w:before="0" w:line="240" w:lineRule="auto"/>
        <w:ind w:left="720"/>
        <w:jc w:val="both"/>
        <w:rPr>
          <w:snapToGrid/>
          <w:color w:val="800000"/>
          <w:sz w:val="22"/>
          <w:szCs w:val="22"/>
          <w:lang w:val="fr-FR"/>
        </w:rPr>
      </w:pPr>
      <w:r w:rsidRPr="0076075D">
        <w:rPr>
          <w:snapToGrid/>
          <w:color w:val="800000"/>
          <w:sz w:val="22"/>
          <w:szCs w:val="22"/>
          <w:lang w:val="fr-FR"/>
        </w:rPr>
        <w:t>    "supplierTaxCode": "0200572621",</w:t>
      </w:r>
    </w:p>
    <w:p w14:paraId="48B09BF0" w14:textId="77777777" w:rsidR="00501898" w:rsidRPr="0076075D" w:rsidRDefault="00136181">
      <w:pPr>
        <w:widowControl/>
        <w:shd w:val="clear" w:color="auto" w:fill="C6D9F1"/>
        <w:spacing w:before="0" w:line="240" w:lineRule="auto"/>
        <w:ind w:left="720"/>
        <w:jc w:val="both"/>
        <w:rPr>
          <w:snapToGrid/>
          <w:color w:val="800000"/>
          <w:sz w:val="22"/>
          <w:szCs w:val="22"/>
          <w:lang w:val="fr-FR"/>
        </w:rPr>
      </w:pPr>
      <w:r w:rsidRPr="0076075D">
        <w:rPr>
          <w:snapToGrid/>
          <w:color w:val="800000"/>
          <w:sz w:val="22"/>
          <w:szCs w:val="22"/>
          <w:lang w:val="fr-FR"/>
        </w:rPr>
        <w:t>    "startDate": "2023-10-20",</w:t>
      </w:r>
    </w:p>
    <w:p w14:paraId="3A5B2892" w14:textId="77777777" w:rsidR="00501898" w:rsidRPr="0076075D" w:rsidRDefault="00136181">
      <w:pPr>
        <w:widowControl/>
        <w:shd w:val="clear" w:color="auto" w:fill="C6D9F1"/>
        <w:spacing w:before="0" w:line="240" w:lineRule="auto"/>
        <w:ind w:left="720"/>
        <w:jc w:val="both"/>
        <w:rPr>
          <w:snapToGrid/>
          <w:color w:val="800000"/>
          <w:sz w:val="22"/>
          <w:szCs w:val="22"/>
          <w:lang w:val="fr-FR"/>
        </w:rPr>
      </w:pPr>
      <w:r w:rsidRPr="0076075D">
        <w:rPr>
          <w:snapToGrid/>
          <w:color w:val="800000"/>
          <w:sz w:val="22"/>
          <w:szCs w:val="22"/>
          <w:lang w:val="fr-FR"/>
        </w:rPr>
        <w:t>    "endDate": "2023-12-24",</w:t>
      </w:r>
    </w:p>
    <w:p w14:paraId="56302F78" w14:textId="77777777" w:rsidR="00501898" w:rsidRPr="0076075D" w:rsidRDefault="00136181">
      <w:pPr>
        <w:widowControl/>
        <w:shd w:val="clear" w:color="auto" w:fill="C6D9F1"/>
        <w:spacing w:before="0" w:line="240" w:lineRule="auto"/>
        <w:ind w:left="720"/>
        <w:jc w:val="both"/>
        <w:rPr>
          <w:snapToGrid/>
          <w:color w:val="800000"/>
          <w:sz w:val="22"/>
          <w:szCs w:val="22"/>
          <w:lang w:val="fr-FR"/>
        </w:rPr>
      </w:pPr>
      <w:r w:rsidRPr="0076075D">
        <w:rPr>
          <w:snapToGrid/>
          <w:color w:val="800000"/>
          <w:sz w:val="22"/>
          <w:szCs w:val="22"/>
          <w:lang w:val="fr-FR"/>
        </w:rPr>
        <w:t>    "rowPerPage": 1,</w:t>
      </w:r>
    </w:p>
    <w:p w14:paraId="119A04E9" w14:textId="77777777" w:rsidR="00501898" w:rsidRPr="0076075D" w:rsidRDefault="00136181">
      <w:pPr>
        <w:widowControl/>
        <w:shd w:val="clear" w:color="auto" w:fill="C6D9F1"/>
        <w:spacing w:before="0" w:line="240" w:lineRule="auto"/>
        <w:ind w:left="720"/>
        <w:jc w:val="both"/>
        <w:rPr>
          <w:snapToGrid/>
          <w:color w:val="800000"/>
          <w:sz w:val="22"/>
          <w:szCs w:val="22"/>
          <w:lang w:val="fr-FR"/>
        </w:rPr>
      </w:pPr>
      <w:r w:rsidRPr="0076075D">
        <w:rPr>
          <w:snapToGrid/>
          <w:color w:val="800000"/>
          <w:sz w:val="22"/>
          <w:szCs w:val="22"/>
          <w:lang w:val="fr-FR"/>
        </w:rPr>
        <w:t>    "pageNum": 1</w:t>
      </w:r>
    </w:p>
    <w:p w14:paraId="5CBB0ADA" w14:textId="77777777" w:rsidR="00501898" w:rsidRPr="0076075D" w:rsidRDefault="00136181">
      <w:pPr>
        <w:widowControl/>
        <w:shd w:val="clear" w:color="auto" w:fill="C6D9F1"/>
        <w:spacing w:before="0" w:line="240" w:lineRule="auto"/>
        <w:ind w:left="720"/>
        <w:jc w:val="both"/>
        <w:rPr>
          <w:snapToGrid/>
          <w:color w:val="800000"/>
          <w:sz w:val="22"/>
          <w:szCs w:val="22"/>
        </w:rPr>
      </w:pPr>
      <w:r w:rsidRPr="0076075D">
        <w:rPr>
          <w:snapToGrid/>
          <w:color w:val="800000"/>
          <w:sz w:val="22"/>
          <w:szCs w:val="22"/>
        </w:rPr>
        <w:t>}</w:t>
      </w:r>
    </w:p>
    <w:p w14:paraId="0E9C2D7B" w14:textId="77777777" w:rsidR="00501898" w:rsidRPr="0076075D" w:rsidRDefault="00136181">
      <w:pPr>
        <w:ind w:left="0"/>
        <w:rPr>
          <w:b/>
          <w:sz w:val="22"/>
          <w:szCs w:val="22"/>
        </w:rPr>
      </w:pPr>
      <w:r w:rsidRPr="0076075D">
        <w:rPr>
          <w:b/>
          <w:sz w:val="22"/>
          <w:szCs w:val="22"/>
        </w:rPr>
        <w:t>Output:</w:t>
      </w:r>
    </w:p>
    <w:p w14:paraId="18898AD2" w14:textId="77777777" w:rsidR="00501898" w:rsidRPr="0076075D" w:rsidRDefault="00136181">
      <w:pPr>
        <w:shd w:val="clear" w:color="auto" w:fill="DEEAF6"/>
        <w:spacing w:line="240" w:lineRule="auto"/>
        <w:ind w:left="904"/>
        <w:jc w:val="both"/>
        <w:rPr>
          <w:sz w:val="22"/>
          <w:szCs w:val="22"/>
        </w:rPr>
      </w:pPr>
      <w:r w:rsidRPr="0076075D">
        <w:rPr>
          <w:sz w:val="22"/>
          <w:szCs w:val="22"/>
        </w:rPr>
        <w:t>{</w:t>
      </w:r>
    </w:p>
    <w:p w14:paraId="6F9F6A89" w14:textId="77777777" w:rsidR="00501898" w:rsidRPr="0076075D" w:rsidRDefault="00136181">
      <w:pPr>
        <w:shd w:val="clear" w:color="auto" w:fill="DEEAF6"/>
        <w:spacing w:line="240" w:lineRule="auto"/>
        <w:ind w:left="904"/>
        <w:jc w:val="both"/>
        <w:rPr>
          <w:sz w:val="22"/>
          <w:szCs w:val="22"/>
        </w:rPr>
      </w:pPr>
      <w:r w:rsidRPr="0076075D">
        <w:rPr>
          <w:sz w:val="22"/>
          <w:szCs w:val="22"/>
        </w:rPr>
        <w:t>    "errorCode": </w:t>
      </w:r>
      <w:r w:rsidRPr="0076075D">
        <w:rPr>
          <w:b/>
          <w:bCs/>
          <w:sz w:val="22"/>
          <w:szCs w:val="22"/>
        </w:rPr>
        <w:t>null</w:t>
      </w:r>
      <w:r w:rsidRPr="0076075D">
        <w:rPr>
          <w:sz w:val="22"/>
          <w:szCs w:val="22"/>
        </w:rPr>
        <w:t>,</w:t>
      </w:r>
    </w:p>
    <w:p w14:paraId="51C6F837" w14:textId="77777777" w:rsidR="00501898" w:rsidRPr="0076075D" w:rsidRDefault="00136181">
      <w:pPr>
        <w:shd w:val="clear" w:color="auto" w:fill="DEEAF6"/>
        <w:spacing w:line="240" w:lineRule="auto"/>
        <w:ind w:left="904"/>
        <w:jc w:val="both"/>
        <w:rPr>
          <w:sz w:val="22"/>
          <w:szCs w:val="22"/>
        </w:rPr>
      </w:pPr>
      <w:r w:rsidRPr="0076075D">
        <w:rPr>
          <w:sz w:val="22"/>
          <w:szCs w:val="22"/>
        </w:rPr>
        <w:t>    "description": </w:t>
      </w:r>
      <w:r w:rsidRPr="0076075D">
        <w:rPr>
          <w:b/>
          <w:bCs/>
          <w:sz w:val="22"/>
          <w:szCs w:val="22"/>
        </w:rPr>
        <w:t>null</w:t>
      </w:r>
      <w:r w:rsidRPr="0076075D">
        <w:rPr>
          <w:sz w:val="22"/>
          <w:szCs w:val="22"/>
        </w:rPr>
        <w:t>,</w:t>
      </w:r>
    </w:p>
    <w:p w14:paraId="592D25EE" w14:textId="77777777" w:rsidR="00501898" w:rsidRPr="0076075D" w:rsidRDefault="00136181">
      <w:pPr>
        <w:shd w:val="clear" w:color="auto" w:fill="DEEAF6"/>
        <w:spacing w:line="240" w:lineRule="auto"/>
        <w:ind w:left="904"/>
        <w:jc w:val="both"/>
        <w:rPr>
          <w:sz w:val="22"/>
          <w:szCs w:val="22"/>
        </w:rPr>
      </w:pPr>
      <w:r w:rsidRPr="0076075D">
        <w:rPr>
          <w:sz w:val="22"/>
          <w:szCs w:val="22"/>
        </w:rPr>
        <w:t>    "totalRows": 1,</w:t>
      </w:r>
    </w:p>
    <w:p w14:paraId="3414EE08" w14:textId="77777777" w:rsidR="00501898" w:rsidRPr="0076075D" w:rsidRDefault="00136181">
      <w:pPr>
        <w:shd w:val="clear" w:color="auto" w:fill="DEEAF6"/>
        <w:spacing w:line="240" w:lineRule="auto"/>
        <w:ind w:left="904"/>
        <w:jc w:val="both"/>
        <w:rPr>
          <w:sz w:val="22"/>
          <w:szCs w:val="22"/>
        </w:rPr>
      </w:pPr>
      <w:r w:rsidRPr="0076075D">
        <w:rPr>
          <w:sz w:val="22"/>
          <w:szCs w:val="22"/>
        </w:rPr>
        <w:t>    "invoices": [</w:t>
      </w:r>
    </w:p>
    <w:p w14:paraId="21FC8931" w14:textId="77777777" w:rsidR="00501898" w:rsidRPr="0076075D" w:rsidRDefault="00136181">
      <w:pPr>
        <w:shd w:val="clear" w:color="auto" w:fill="DEEAF6"/>
        <w:spacing w:line="240" w:lineRule="auto"/>
        <w:ind w:left="904"/>
        <w:jc w:val="both"/>
        <w:rPr>
          <w:sz w:val="22"/>
          <w:szCs w:val="22"/>
        </w:rPr>
      </w:pPr>
      <w:r w:rsidRPr="0076075D">
        <w:rPr>
          <w:sz w:val="22"/>
          <w:szCs w:val="22"/>
        </w:rPr>
        <w:t>        {</w:t>
      </w:r>
    </w:p>
    <w:p w14:paraId="7027DFEF" w14:textId="77777777" w:rsidR="00501898" w:rsidRPr="0076075D" w:rsidRDefault="00136181">
      <w:pPr>
        <w:shd w:val="clear" w:color="auto" w:fill="DEEAF6"/>
        <w:spacing w:line="240" w:lineRule="auto"/>
        <w:ind w:left="904"/>
        <w:jc w:val="both"/>
        <w:rPr>
          <w:sz w:val="22"/>
          <w:szCs w:val="22"/>
        </w:rPr>
      </w:pPr>
      <w:r w:rsidRPr="0076075D">
        <w:rPr>
          <w:sz w:val="22"/>
          <w:szCs w:val="22"/>
        </w:rPr>
        <w:t>            "invoiceId": 64959023,</w:t>
      </w:r>
    </w:p>
    <w:p w14:paraId="44C6CA70" w14:textId="77777777" w:rsidR="00501898" w:rsidRPr="0076075D" w:rsidRDefault="00136181">
      <w:pPr>
        <w:shd w:val="clear" w:color="auto" w:fill="DEEAF6"/>
        <w:spacing w:line="240" w:lineRule="auto"/>
        <w:ind w:left="904"/>
        <w:jc w:val="both"/>
        <w:rPr>
          <w:sz w:val="22"/>
          <w:szCs w:val="22"/>
        </w:rPr>
      </w:pPr>
      <w:r w:rsidRPr="0076075D">
        <w:rPr>
          <w:sz w:val="22"/>
          <w:szCs w:val="22"/>
        </w:rPr>
        <w:t>            "invoiceType": "5",</w:t>
      </w:r>
    </w:p>
    <w:p w14:paraId="1950F2D9" w14:textId="77777777" w:rsidR="00501898" w:rsidRPr="0076075D" w:rsidRDefault="00136181">
      <w:pPr>
        <w:shd w:val="clear" w:color="auto" w:fill="DEEAF6"/>
        <w:spacing w:line="240" w:lineRule="auto"/>
        <w:ind w:left="904"/>
        <w:jc w:val="both"/>
        <w:rPr>
          <w:sz w:val="22"/>
          <w:szCs w:val="22"/>
        </w:rPr>
      </w:pPr>
      <w:r w:rsidRPr="0076075D">
        <w:rPr>
          <w:sz w:val="22"/>
          <w:szCs w:val="22"/>
        </w:rPr>
        <w:t>            "adjustmentType": "1",</w:t>
      </w:r>
    </w:p>
    <w:p w14:paraId="51811F3C" w14:textId="77777777" w:rsidR="00501898" w:rsidRPr="0076075D" w:rsidRDefault="00136181">
      <w:pPr>
        <w:shd w:val="clear" w:color="auto" w:fill="DEEAF6"/>
        <w:spacing w:line="240" w:lineRule="auto"/>
        <w:ind w:left="904"/>
        <w:jc w:val="both"/>
        <w:rPr>
          <w:sz w:val="22"/>
          <w:szCs w:val="22"/>
        </w:rPr>
      </w:pPr>
      <w:r w:rsidRPr="0076075D">
        <w:rPr>
          <w:sz w:val="22"/>
          <w:szCs w:val="22"/>
        </w:rPr>
        <w:t>            "templateCode": "5/010",</w:t>
      </w:r>
    </w:p>
    <w:p w14:paraId="619827AC" w14:textId="77777777" w:rsidR="00501898" w:rsidRPr="0076075D" w:rsidRDefault="00136181">
      <w:pPr>
        <w:shd w:val="clear" w:color="auto" w:fill="DEEAF6"/>
        <w:spacing w:line="240" w:lineRule="auto"/>
        <w:ind w:left="904"/>
        <w:jc w:val="both"/>
        <w:rPr>
          <w:sz w:val="22"/>
          <w:szCs w:val="22"/>
        </w:rPr>
      </w:pPr>
      <w:r w:rsidRPr="0076075D">
        <w:rPr>
          <w:sz w:val="22"/>
          <w:szCs w:val="22"/>
        </w:rPr>
        <w:t>            "invoiceSeri": "K24GHY",</w:t>
      </w:r>
    </w:p>
    <w:p w14:paraId="2536DA63" w14:textId="77777777" w:rsidR="00501898" w:rsidRPr="0076075D" w:rsidRDefault="00136181">
      <w:pPr>
        <w:shd w:val="clear" w:color="auto" w:fill="DEEAF6"/>
        <w:spacing w:line="240" w:lineRule="auto"/>
        <w:ind w:left="904"/>
        <w:jc w:val="both"/>
        <w:rPr>
          <w:sz w:val="22"/>
          <w:szCs w:val="22"/>
        </w:rPr>
      </w:pPr>
      <w:r w:rsidRPr="0076075D">
        <w:rPr>
          <w:sz w:val="22"/>
          <w:szCs w:val="22"/>
        </w:rPr>
        <w:t>            "invoiceNumber": "0000001",</w:t>
      </w:r>
    </w:p>
    <w:p w14:paraId="4464C6D4" w14:textId="77777777" w:rsidR="00501898" w:rsidRPr="0076075D" w:rsidRDefault="00136181">
      <w:pPr>
        <w:shd w:val="clear" w:color="auto" w:fill="DEEAF6"/>
        <w:spacing w:line="240" w:lineRule="auto"/>
        <w:ind w:left="904"/>
        <w:jc w:val="both"/>
        <w:rPr>
          <w:sz w:val="22"/>
          <w:szCs w:val="22"/>
        </w:rPr>
      </w:pPr>
      <w:r w:rsidRPr="0076075D">
        <w:rPr>
          <w:sz w:val="22"/>
          <w:szCs w:val="22"/>
        </w:rPr>
        <w:t>            "invoiceNo": "K24GHY1",</w:t>
      </w:r>
    </w:p>
    <w:p w14:paraId="692C9C10" w14:textId="77777777" w:rsidR="00501898" w:rsidRPr="0076075D" w:rsidRDefault="00136181">
      <w:pPr>
        <w:shd w:val="clear" w:color="auto" w:fill="DEEAF6"/>
        <w:spacing w:line="240" w:lineRule="auto"/>
        <w:ind w:left="904"/>
        <w:jc w:val="both"/>
        <w:rPr>
          <w:sz w:val="22"/>
          <w:szCs w:val="22"/>
        </w:rPr>
      </w:pPr>
      <w:r w:rsidRPr="0076075D">
        <w:rPr>
          <w:sz w:val="22"/>
          <w:szCs w:val="22"/>
        </w:rPr>
        <w:t>            "currency": "VND",</w:t>
      </w:r>
    </w:p>
    <w:p w14:paraId="6F6C04FA" w14:textId="77777777" w:rsidR="00501898" w:rsidRPr="0076075D" w:rsidRDefault="00136181">
      <w:pPr>
        <w:shd w:val="clear" w:color="auto" w:fill="DEEAF6"/>
        <w:spacing w:line="240" w:lineRule="auto"/>
        <w:ind w:left="904"/>
        <w:jc w:val="both"/>
        <w:rPr>
          <w:sz w:val="22"/>
          <w:szCs w:val="22"/>
        </w:rPr>
      </w:pPr>
      <w:r w:rsidRPr="0076075D">
        <w:rPr>
          <w:sz w:val="22"/>
          <w:szCs w:val="22"/>
        </w:rPr>
        <w:t>            "total": 60500000.000000000,</w:t>
      </w:r>
    </w:p>
    <w:p w14:paraId="1E07CBA1" w14:textId="77777777" w:rsidR="00501898" w:rsidRPr="0076075D" w:rsidRDefault="00136181">
      <w:pPr>
        <w:shd w:val="clear" w:color="auto" w:fill="DEEAF6"/>
        <w:spacing w:line="240" w:lineRule="auto"/>
        <w:ind w:left="904"/>
        <w:jc w:val="both"/>
        <w:rPr>
          <w:sz w:val="22"/>
          <w:szCs w:val="22"/>
        </w:rPr>
      </w:pPr>
      <w:r w:rsidRPr="0076075D">
        <w:rPr>
          <w:sz w:val="22"/>
          <w:szCs w:val="22"/>
        </w:rPr>
        <w:t>            "issueDate": </w:t>
      </w:r>
      <w:r w:rsidRPr="0076075D">
        <w:rPr>
          <w:b/>
          <w:bCs/>
          <w:sz w:val="22"/>
          <w:szCs w:val="22"/>
        </w:rPr>
        <w:t>null</w:t>
      </w:r>
      <w:r w:rsidRPr="0076075D">
        <w:rPr>
          <w:sz w:val="22"/>
          <w:szCs w:val="22"/>
        </w:rPr>
        <w:t>,</w:t>
      </w:r>
    </w:p>
    <w:p w14:paraId="2C1BAD0A" w14:textId="77777777" w:rsidR="00501898" w:rsidRPr="0076075D" w:rsidRDefault="00136181">
      <w:pPr>
        <w:shd w:val="clear" w:color="auto" w:fill="DEEAF6"/>
        <w:spacing w:line="240" w:lineRule="auto"/>
        <w:ind w:left="904"/>
        <w:jc w:val="both"/>
        <w:rPr>
          <w:sz w:val="22"/>
          <w:szCs w:val="22"/>
        </w:rPr>
      </w:pPr>
      <w:r w:rsidRPr="0076075D">
        <w:rPr>
          <w:sz w:val="22"/>
          <w:szCs w:val="22"/>
        </w:rPr>
        <w:t>            "issueDateStr": "2024-03-14T03:17:59Z",</w:t>
      </w:r>
    </w:p>
    <w:p w14:paraId="3CCA3266" w14:textId="77777777" w:rsidR="00501898" w:rsidRPr="0076075D" w:rsidRDefault="00136181">
      <w:pPr>
        <w:shd w:val="clear" w:color="auto" w:fill="DEEAF6"/>
        <w:spacing w:line="240" w:lineRule="auto"/>
        <w:ind w:left="904"/>
        <w:jc w:val="both"/>
        <w:rPr>
          <w:sz w:val="22"/>
          <w:szCs w:val="22"/>
        </w:rPr>
      </w:pPr>
      <w:r w:rsidRPr="0076075D">
        <w:rPr>
          <w:sz w:val="22"/>
          <w:szCs w:val="22"/>
        </w:rPr>
        <w:t>            "state": 1,</w:t>
      </w:r>
    </w:p>
    <w:p w14:paraId="33FC3DC2" w14:textId="77777777" w:rsidR="00501898" w:rsidRPr="0076075D" w:rsidRDefault="00136181">
      <w:pPr>
        <w:shd w:val="clear" w:color="auto" w:fill="DEEAF6"/>
        <w:spacing w:line="240" w:lineRule="auto"/>
        <w:ind w:left="904"/>
        <w:jc w:val="both"/>
        <w:rPr>
          <w:sz w:val="22"/>
          <w:szCs w:val="22"/>
        </w:rPr>
      </w:pPr>
      <w:r w:rsidRPr="0076075D">
        <w:rPr>
          <w:sz w:val="22"/>
          <w:szCs w:val="22"/>
        </w:rPr>
        <w:t>            "requestDate": </w:t>
      </w:r>
      <w:r w:rsidRPr="0076075D">
        <w:rPr>
          <w:b/>
          <w:bCs/>
          <w:sz w:val="22"/>
          <w:szCs w:val="22"/>
        </w:rPr>
        <w:t>null</w:t>
      </w:r>
      <w:r w:rsidRPr="0076075D">
        <w:rPr>
          <w:sz w:val="22"/>
          <w:szCs w:val="22"/>
        </w:rPr>
        <w:t>,</w:t>
      </w:r>
    </w:p>
    <w:p w14:paraId="6EDA18FC" w14:textId="77777777" w:rsidR="00501898" w:rsidRPr="0076075D" w:rsidRDefault="00136181">
      <w:pPr>
        <w:shd w:val="clear" w:color="auto" w:fill="DEEAF6"/>
        <w:spacing w:line="240" w:lineRule="auto"/>
        <w:ind w:left="904"/>
        <w:jc w:val="both"/>
        <w:rPr>
          <w:sz w:val="22"/>
          <w:szCs w:val="22"/>
        </w:rPr>
      </w:pPr>
      <w:r w:rsidRPr="0076075D">
        <w:rPr>
          <w:sz w:val="22"/>
          <w:szCs w:val="22"/>
        </w:rPr>
        <w:t>            "description": </w:t>
      </w:r>
      <w:r w:rsidRPr="0076075D">
        <w:rPr>
          <w:b/>
          <w:bCs/>
          <w:sz w:val="22"/>
          <w:szCs w:val="22"/>
        </w:rPr>
        <w:t>null</w:t>
      </w:r>
      <w:r w:rsidRPr="0076075D">
        <w:rPr>
          <w:sz w:val="22"/>
          <w:szCs w:val="22"/>
        </w:rPr>
        <w:t>,</w:t>
      </w:r>
    </w:p>
    <w:p w14:paraId="3FFD6FC3" w14:textId="77777777" w:rsidR="00501898" w:rsidRPr="0076075D" w:rsidRDefault="00136181">
      <w:pPr>
        <w:shd w:val="clear" w:color="auto" w:fill="DEEAF6"/>
        <w:spacing w:line="240" w:lineRule="auto"/>
        <w:ind w:left="904"/>
        <w:jc w:val="both"/>
        <w:rPr>
          <w:sz w:val="22"/>
          <w:szCs w:val="22"/>
        </w:rPr>
      </w:pPr>
      <w:r w:rsidRPr="0076075D">
        <w:rPr>
          <w:sz w:val="22"/>
          <w:szCs w:val="22"/>
        </w:rPr>
        <w:t>            "buyerIdNo": "123",</w:t>
      </w:r>
    </w:p>
    <w:p w14:paraId="78B55B30" w14:textId="77777777" w:rsidR="00501898" w:rsidRPr="0076075D" w:rsidRDefault="00136181">
      <w:pPr>
        <w:shd w:val="clear" w:color="auto" w:fill="DEEAF6"/>
        <w:spacing w:line="240" w:lineRule="auto"/>
        <w:ind w:left="904"/>
        <w:jc w:val="both"/>
        <w:rPr>
          <w:sz w:val="22"/>
          <w:szCs w:val="22"/>
        </w:rPr>
      </w:pPr>
      <w:r w:rsidRPr="0076075D">
        <w:rPr>
          <w:sz w:val="22"/>
          <w:szCs w:val="22"/>
        </w:rPr>
        <w:t>            "stateCode": 1,</w:t>
      </w:r>
    </w:p>
    <w:p w14:paraId="607827FD" w14:textId="77777777" w:rsidR="00501898" w:rsidRPr="0076075D" w:rsidRDefault="00136181">
      <w:pPr>
        <w:shd w:val="clear" w:color="auto" w:fill="DEEAF6"/>
        <w:spacing w:line="240" w:lineRule="auto"/>
        <w:ind w:left="904"/>
        <w:jc w:val="both"/>
        <w:rPr>
          <w:sz w:val="22"/>
          <w:szCs w:val="22"/>
        </w:rPr>
      </w:pPr>
      <w:r w:rsidRPr="0076075D">
        <w:rPr>
          <w:sz w:val="22"/>
          <w:szCs w:val="22"/>
        </w:rPr>
        <w:t>            "subscriberNumber": </w:t>
      </w:r>
      <w:r w:rsidRPr="0076075D">
        <w:rPr>
          <w:b/>
          <w:bCs/>
          <w:sz w:val="22"/>
          <w:szCs w:val="22"/>
        </w:rPr>
        <w:t>null</w:t>
      </w:r>
      <w:r w:rsidRPr="0076075D">
        <w:rPr>
          <w:sz w:val="22"/>
          <w:szCs w:val="22"/>
        </w:rPr>
        <w:t>,</w:t>
      </w:r>
    </w:p>
    <w:p w14:paraId="7CA2EFF2" w14:textId="77777777" w:rsidR="00501898" w:rsidRPr="0076075D" w:rsidRDefault="00136181">
      <w:pPr>
        <w:shd w:val="clear" w:color="auto" w:fill="DEEAF6"/>
        <w:spacing w:line="240" w:lineRule="auto"/>
        <w:ind w:left="904"/>
        <w:jc w:val="both"/>
        <w:rPr>
          <w:sz w:val="22"/>
          <w:szCs w:val="22"/>
        </w:rPr>
      </w:pPr>
      <w:r w:rsidRPr="0076075D">
        <w:rPr>
          <w:sz w:val="22"/>
          <w:szCs w:val="22"/>
        </w:rPr>
        <w:t>            "paymentStatus": 1,</w:t>
      </w:r>
    </w:p>
    <w:p w14:paraId="11DC0B5B" w14:textId="77777777" w:rsidR="00501898" w:rsidRPr="0076075D" w:rsidRDefault="00136181">
      <w:pPr>
        <w:shd w:val="clear" w:color="auto" w:fill="DEEAF6"/>
        <w:spacing w:line="240" w:lineRule="auto"/>
        <w:ind w:left="904"/>
        <w:jc w:val="both"/>
        <w:rPr>
          <w:sz w:val="22"/>
          <w:szCs w:val="22"/>
        </w:rPr>
      </w:pPr>
      <w:r w:rsidRPr="0076075D">
        <w:rPr>
          <w:sz w:val="22"/>
          <w:szCs w:val="22"/>
        </w:rPr>
        <w:t>            "viewStatus": </w:t>
      </w:r>
      <w:r w:rsidRPr="0076075D">
        <w:rPr>
          <w:b/>
          <w:bCs/>
          <w:sz w:val="22"/>
          <w:szCs w:val="22"/>
        </w:rPr>
        <w:t>null</w:t>
      </w:r>
      <w:r w:rsidRPr="0076075D">
        <w:rPr>
          <w:sz w:val="22"/>
          <w:szCs w:val="22"/>
        </w:rPr>
        <w:t>,</w:t>
      </w:r>
    </w:p>
    <w:p w14:paraId="41AC6006" w14:textId="77777777" w:rsidR="00501898" w:rsidRPr="0076075D" w:rsidRDefault="00136181">
      <w:pPr>
        <w:shd w:val="clear" w:color="auto" w:fill="DEEAF6"/>
        <w:spacing w:line="240" w:lineRule="auto"/>
        <w:ind w:left="904"/>
        <w:jc w:val="both"/>
        <w:rPr>
          <w:sz w:val="22"/>
          <w:szCs w:val="22"/>
        </w:rPr>
      </w:pPr>
      <w:r w:rsidRPr="0076075D">
        <w:rPr>
          <w:sz w:val="22"/>
          <w:szCs w:val="22"/>
        </w:rPr>
        <w:t>            "downloadStatus": </w:t>
      </w:r>
      <w:r w:rsidRPr="0076075D">
        <w:rPr>
          <w:b/>
          <w:bCs/>
          <w:sz w:val="22"/>
          <w:szCs w:val="22"/>
        </w:rPr>
        <w:t>null</w:t>
      </w:r>
      <w:r w:rsidRPr="0076075D">
        <w:rPr>
          <w:sz w:val="22"/>
          <w:szCs w:val="22"/>
        </w:rPr>
        <w:t>,</w:t>
      </w:r>
    </w:p>
    <w:p w14:paraId="0CECA857" w14:textId="77777777" w:rsidR="00501898" w:rsidRPr="0076075D" w:rsidRDefault="00136181">
      <w:pPr>
        <w:shd w:val="clear" w:color="auto" w:fill="DEEAF6"/>
        <w:spacing w:line="240" w:lineRule="auto"/>
        <w:ind w:left="904"/>
        <w:jc w:val="both"/>
        <w:rPr>
          <w:sz w:val="22"/>
          <w:szCs w:val="22"/>
        </w:rPr>
      </w:pPr>
      <w:r w:rsidRPr="0076075D">
        <w:rPr>
          <w:sz w:val="22"/>
          <w:szCs w:val="22"/>
        </w:rPr>
        <w:t>            "exchangeStatus": 0,</w:t>
      </w:r>
    </w:p>
    <w:p w14:paraId="6E02C321" w14:textId="77777777" w:rsidR="00501898" w:rsidRPr="0076075D" w:rsidRDefault="00136181">
      <w:pPr>
        <w:shd w:val="clear" w:color="auto" w:fill="DEEAF6"/>
        <w:spacing w:line="240" w:lineRule="auto"/>
        <w:ind w:left="904"/>
        <w:jc w:val="both"/>
        <w:rPr>
          <w:sz w:val="22"/>
          <w:szCs w:val="22"/>
        </w:rPr>
      </w:pPr>
      <w:r w:rsidRPr="0076075D">
        <w:rPr>
          <w:sz w:val="22"/>
          <w:szCs w:val="22"/>
        </w:rPr>
        <w:t>            "numOfExchange": </w:t>
      </w:r>
      <w:r w:rsidRPr="0076075D">
        <w:rPr>
          <w:b/>
          <w:bCs/>
          <w:sz w:val="22"/>
          <w:szCs w:val="22"/>
        </w:rPr>
        <w:t>null</w:t>
      </w:r>
      <w:r w:rsidRPr="0076075D">
        <w:rPr>
          <w:sz w:val="22"/>
          <w:szCs w:val="22"/>
        </w:rPr>
        <w:t>,</w:t>
      </w:r>
    </w:p>
    <w:p w14:paraId="7B04CBA9" w14:textId="77777777" w:rsidR="00501898" w:rsidRPr="0076075D" w:rsidRDefault="00136181">
      <w:pPr>
        <w:shd w:val="clear" w:color="auto" w:fill="DEEAF6"/>
        <w:spacing w:line="240" w:lineRule="auto"/>
        <w:ind w:left="904"/>
        <w:jc w:val="both"/>
        <w:rPr>
          <w:sz w:val="22"/>
          <w:szCs w:val="22"/>
        </w:rPr>
      </w:pPr>
      <w:r w:rsidRPr="0076075D">
        <w:rPr>
          <w:sz w:val="22"/>
          <w:szCs w:val="22"/>
        </w:rPr>
        <w:t>            "createTime": </w:t>
      </w:r>
      <w:r w:rsidRPr="0076075D">
        <w:rPr>
          <w:b/>
          <w:bCs/>
          <w:sz w:val="22"/>
          <w:szCs w:val="22"/>
        </w:rPr>
        <w:t>null</w:t>
      </w:r>
      <w:r w:rsidRPr="0076075D">
        <w:rPr>
          <w:sz w:val="22"/>
          <w:szCs w:val="22"/>
        </w:rPr>
        <w:t>,</w:t>
      </w:r>
    </w:p>
    <w:p w14:paraId="02060A35" w14:textId="77777777" w:rsidR="00501898" w:rsidRPr="0076075D" w:rsidRDefault="00136181">
      <w:pPr>
        <w:shd w:val="clear" w:color="auto" w:fill="DEEAF6"/>
        <w:spacing w:line="240" w:lineRule="auto"/>
        <w:ind w:left="904"/>
        <w:jc w:val="both"/>
        <w:rPr>
          <w:sz w:val="22"/>
          <w:szCs w:val="22"/>
        </w:rPr>
      </w:pPr>
      <w:r w:rsidRPr="0076075D">
        <w:rPr>
          <w:sz w:val="22"/>
          <w:szCs w:val="22"/>
        </w:rPr>
        <w:t>            "contractId": </w:t>
      </w:r>
      <w:r w:rsidRPr="0076075D">
        <w:rPr>
          <w:b/>
          <w:bCs/>
          <w:sz w:val="22"/>
          <w:szCs w:val="22"/>
        </w:rPr>
        <w:t>null</w:t>
      </w:r>
      <w:r w:rsidRPr="0076075D">
        <w:rPr>
          <w:sz w:val="22"/>
          <w:szCs w:val="22"/>
        </w:rPr>
        <w:t>,</w:t>
      </w:r>
    </w:p>
    <w:p w14:paraId="3CC257D0" w14:textId="77777777" w:rsidR="00501898" w:rsidRPr="0076075D" w:rsidRDefault="00136181">
      <w:pPr>
        <w:shd w:val="clear" w:color="auto" w:fill="DEEAF6"/>
        <w:spacing w:line="240" w:lineRule="auto"/>
        <w:ind w:left="904"/>
        <w:jc w:val="both"/>
        <w:rPr>
          <w:sz w:val="22"/>
          <w:szCs w:val="22"/>
        </w:rPr>
      </w:pPr>
      <w:r w:rsidRPr="0076075D">
        <w:rPr>
          <w:sz w:val="22"/>
          <w:szCs w:val="22"/>
        </w:rPr>
        <w:t>            "contractNo": "0123",</w:t>
      </w:r>
    </w:p>
    <w:p w14:paraId="06AFA820" w14:textId="77777777" w:rsidR="00501898" w:rsidRPr="0076075D" w:rsidRDefault="00136181">
      <w:pPr>
        <w:shd w:val="clear" w:color="auto" w:fill="DEEAF6"/>
        <w:spacing w:line="240" w:lineRule="auto"/>
        <w:ind w:left="904"/>
        <w:jc w:val="both"/>
        <w:rPr>
          <w:sz w:val="22"/>
          <w:szCs w:val="22"/>
        </w:rPr>
      </w:pPr>
      <w:r w:rsidRPr="0076075D">
        <w:rPr>
          <w:sz w:val="22"/>
          <w:szCs w:val="22"/>
        </w:rPr>
        <w:lastRenderedPageBreak/>
        <w:t>            "supplierTaxCode": "0100109106-990",</w:t>
      </w:r>
    </w:p>
    <w:p w14:paraId="1BD18AC6" w14:textId="77777777" w:rsidR="00501898" w:rsidRPr="0076075D" w:rsidRDefault="00136181">
      <w:pPr>
        <w:shd w:val="clear" w:color="auto" w:fill="DEEAF6"/>
        <w:spacing w:line="240" w:lineRule="auto"/>
        <w:ind w:left="904"/>
        <w:jc w:val="both"/>
        <w:rPr>
          <w:sz w:val="22"/>
          <w:szCs w:val="22"/>
        </w:rPr>
      </w:pPr>
      <w:r w:rsidRPr="0076075D">
        <w:rPr>
          <w:sz w:val="22"/>
          <w:szCs w:val="22"/>
        </w:rPr>
        <w:t>            "buyerTaxCode": "0100109106",</w:t>
      </w:r>
    </w:p>
    <w:p w14:paraId="50C59BC8" w14:textId="77777777" w:rsidR="00501898" w:rsidRPr="0076075D" w:rsidRDefault="00136181">
      <w:pPr>
        <w:shd w:val="clear" w:color="auto" w:fill="DEEAF6"/>
        <w:spacing w:line="240" w:lineRule="auto"/>
        <w:ind w:left="904"/>
        <w:jc w:val="both"/>
        <w:rPr>
          <w:sz w:val="22"/>
          <w:szCs w:val="22"/>
        </w:rPr>
      </w:pPr>
      <w:r w:rsidRPr="0076075D">
        <w:rPr>
          <w:sz w:val="22"/>
          <w:szCs w:val="22"/>
        </w:rPr>
        <w:t>            "totalBeforeTax": 55000000.000000000,</w:t>
      </w:r>
    </w:p>
    <w:p w14:paraId="47F616EE" w14:textId="77777777" w:rsidR="00501898" w:rsidRPr="0076075D" w:rsidRDefault="00136181">
      <w:pPr>
        <w:shd w:val="clear" w:color="auto" w:fill="DEEAF6"/>
        <w:spacing w:line="240" w:lineRule="auto"/>
        <w:ind w:left="904"/>
        <w:jc w:val="both"/>
        <w:rPr>
          <w:sz w:val="22"/>
          <w:szCs w:val="22"/>
        </w:rPr>
      </w:pPr>
      <w:r w:rsidRPr="0076075D">
        <w:rPr>
          <w:sz w:val="22"/>
          <w:szCs w:val="22"/>
        </w:rPr>
        <w:t>            "taxAmount": 5500000.000000000,</w:t>
      </w:r>
    </w:p>
    <w:p w14:paraId="46DA890B" w14:textId="77777777" w:rsidR="00501898" w:rsidRPr="0076075D" w:rsidRDefault="00136181">
      <w:pPr>
        <w:shd w:val="clear" w:color="auto" w:fill="DEEAF6"/>
        <w:spacing w:line="240" w:lineRule="auto"/>
        <w:ind w:left="904"/>
        <w:jc w:val="both"/>
        <w:rPr>
          <w:sz w:val="22"/>
          <w:szCs w:val="22"/>
        </w:rPr>
      </w:pPr>
      <w:r w:rsidRPr="0076075D">
        <w:rPr>
          <w:sz w:val="22"/>
          <w:szCs w:val="22"/>
        </w:rPr>
        <w:t>            "taxRate": </w:t>
      </w:r>
      <w:r w:rsidRPr="0076075D">
        <w:rPr>
          <w:b/>
          <w:bCs/>
          <w:sz w:val="22"/>
          <w:szCs w:val="22"/>
        </w:rPr>
        <w:t>null</w:t>
      </w:r>
      <w:r w:rsidRPr="0076075D">
        <w:rPr>
          <w:sz w:val="22"/>
          <w:szCs w:val="22"/>
        </w:rPr>
        <w:t>,</w:t>
      </w:r>
    </w:p>
    <w:p w14:paraId="48C84A01" w14:textId="77777777" w:rsidR="00501898" w:rsidRPr="0076075D" w:rsidRDefault="00136181">
      <w:pPr>
        <w:shd w:val="clear" w:color="auto" w:fill="DEEAF6"/>
        <w:spacing w:line="240" w:lineRule="auto"/>
        <w:ind w:left="904"/>
        <w:jc w:val="both"/>
        <w:rPr>
          <w:sz w:val="22"/>
          <w:szCs w:val="22"/>
        </w:rPr>
      </w:pPr>
      <w:r w:rsidRPr="0076075D">
        <w:rPr>
          <w:sz w:val="22"/>
          <w:szCs w:val="22"/>
        </w:rPr>
        <w:t>            "paymentMethod": "3",</w:t>
      </w:r>
    </w:p>
    <w:p w14:paraId="46CBEE7E" w14:textId="77777777" w:rsidR="00501898" w:rsidRPr="0076075D" w:rsidRDefault="00136181">
      <w:pPr>
        <w:shd w:val="clear" w:color="auto" w:fill="DEEAF6"/>
        <w:spacing w:line="240" w:lineRule="auto"/>
        <w:ind w:left="904"/>
        <w:jc w:val="both"/>
        <w:rPr>
          <w:sz w:val="22"/>
          <w:szCs w:val="22"/>
        </w:rPr>
      </w:pPr>
      <w:r w:rsidRPr="0076075D">
        <w:rPr>
          <w:sz w:val="22"/>
          <w:szCs w:val="22"/>
        </w:rPr>
        <w:t>            "paymentTime": </w:t>
      </w:r>
      <w:r w:rsidRPr="0076075D">
        <w:rPr>
          <w:b/>
          <w:bCs/>
          <w:sz w:val="22"/>
          <w:szCs w:val="22"/>
        </w:rPr>
        <w:t>null</w:t>
      </w:r>
      <w:r w:rsidRPr="0076075D">
        <w:rPr>
          <w:sz w:val="22"/>
          <w:szCs w:val="22"/>
        </w:rPr>
        <w:t>,</w:t>
      </w:r>
    </w:p>
    <w:p w14:paraId="1889215B" w14:textId="77777777" w:rsidR="00501898" w:rsidRPr="0076075D" w:rsidRDefault="00136181">
      <w:pPr>
        <w:shd w:val="clear" w:color="auto" w:fill="DEEAF6"/>
        <w:spacing w:line="240" w:lineRule="auto"/>
        <w:ind w:left="904"/>
        <w:jc w:val="both"/>
        <w:rPr>
          <w:sz w:val="22"/>
          <w:szCs w:val="22"/>
        </w:rPr>
      </w:pPr>
      <w:r w:rsidRPr="0076075D">
        <w:rPr>
          <w:sz w:val="22"/>
          <w:szCs w:val="22"/>
        </w:rPr>
        <w:t>            "customerId": </w:t>
      </w:r>
      <w:r w:rsidRPr="0076075D">
        <w:rPr>
          <w:b/>
          <w:bCs/>
          <w:sz w:val="22"/>
          <w:szCs w:val="22"/>
        </w:rPr>
        <w:t>null</w:t>
      </w:r>
      <w:r w:rsidRPr="0076075D">
        <w:rPr>
          <w:sz w:val="22"/>
          <w:szCs w:val="22"/>
        </w:rPr>
        <w:t>,</w:t>
      </w:r>
    </w:p>
    <w:p w14:paraId="5FD161C5" w14:textId="77777777" w:rsidR="00501898" w:rsidRPr="0076075D" w:rsidRDefault="00136181">
      <w:pPr>
        <w:shd w:val="clear" w:color="auto" w:fill="DEEAF6"/>
        <w:spacing w:line="240" w:lineRule="auto"/>
        <w:ind w:left="904"/>
        <w:jc w:val="both"/>
        <w:rPr>
          <w:sz w:val="22"/>
          <w:szCs w:val="22"/>
        </w:rPr>
      </w:pPr>
      <w:r w:rsidRPr="0076075D">
        <w:rPr>
          <w:sz w:val="22"/>
          <w:szCs w:val="22"/>
        </w:rPr>
        <w:t>            "no": </w:t>
      </w:r>
      <w:r w:rsidRPr="0076075D">
        <w:rPr>
          <w:b/>
          <w:bCs/>
          <w:sz w:val="22"/>
          <w:szCs w:val="22"/>
        </w:rPr>
        <w:t>null</w:t>
      </w:r>
      <w:r w:rsidRPr="0076075D">
        <w:rPr>
          <w:sz w:val="22"/>
          <w:szCs w:val="22"/>
        </w:rPr>
        <w:t>,</w:t>
      </w:r>
    </w:p>
    <w:p w14:paraId="7EA0A7DE" w14:textId="77777777" w:rsidR="00501898" w:rsidRPr="0076075D" w:rsidRDefault="00136181">
      <w:pPr>
        <w:shd w:val="clear" w:color="auto" w:fill="DEEAF6"/>
        <w:spacing w:line="240" w:lineRule="auto"/>
        <w:ind w:left="904"/>
        <w:jc w:val="both"/>
        <w:rPr>
          <w:sz w:val="22"/>
          <w:szCs w:val="22"/>
        </w:rPr>
      </w:pPr>
      <w:r w:rsidRPr="0076075D">
        <w:rPr>
          <w:sz w:val="22"/>
          <w:szCs w:val="22"/>
        </w:rPr>
        <w:t>            "paymentStatusName": "Đã thanh toán",</w:t>
      </w:r>
    </w:p>
    <w:p w14:paraId="7454DFAA" w14:textId="77777777" w:rsidR="00501898" w:rsidRPr="0076075D" w:rsidRDefault="00136181">
      <w:pPr>
        <w:shd w:val="clear" w:color="auto" w:fill="DEEAF6"/>
        <w:spacing w:line="240" w:lineRule="auto"/>
        <w:ind w:left="904"/>
        <w:jc w:val="both"/>
        <w:rPr>
          <w:sz w:val="22"/>
          <w:szCs w:val="22"/>
        </w:rPr>
      </w:pPr>
      <w:r w:rsidRPr="0076075D">
        <w:rPr>
          <w:sz w:val="22"/>
          <w:szCs w:val="22"/>
        </w:rPr>
        <w:t>            "buyerName": "Khánh Linh",</w:t>
      </w:r>
    </w:p>
    <w:p w14:paraId="77156BE0" w14:textId="77777777" w:rsidR="00501898" w:rsidRPr="0076075D" w:rsidRDefault="00136181">
      <w:pPr>
        <w:shd w:val="clear" w:color="auto" w:fill="DEEAF6"/>
        <w:spacing w:line="240" w:lineRule="auto"/>
        <w:ind w:left="904"/>
        <w:jc w:val="both"/>
        <w:rPr>
          <w:sz w:val="22"/>
          <w:szCs w:val="22"/>
        </w:rPr>
      </w:pPr>
      <w:r w:rsidRPr="0076075D">
        <w:rPr>
          <w:sz w:val="22"/>
          <w:szCs w:val="22"/>
        </w:rPr>
        <w:t>            "transactionUuid": </w:t>
      </w:r>
      <w:r w:rsidRPr="0076075D">
        <w:rPr>
          <w:b/>
          <w:bCs/>
          <w:sz w:val="22"/>
          <w:szCs w:val="22"/>
        </w:rPr>
        <w:t>null</w:t>
      </w:r>
      <w:r w:rsidRPr="0076075D">
        <w:rPr>
          <w:sz w:val="22"/>
          <w:szCs w:val="22"/>
        </w:rPr>
        <w:t>,</w:t>
      </w:r>
    </w:p>
    <w:p w14:paraId="0BD8589B" w14:textId="77777777" w:rsidR="00501898" w:rsidRPr="0076075D" w:rsidRDefault="00136181">
      <w:pPr>
        <w:shd w:val="clear" w:color="auto" w:fill="DEEAF6"/>
        <w:spacing w:line="240" w:lineRule="auto"/>
        <w:ind w:left="904"/>
        <w:jc w:val="both"/>
        <w:rPr>
          <w:snapToGrid/>
          <w:color w:val="0451A5"/>
          <w:sz w:val="22"/>
          <w:szCs w:val="22"/>
        </w:rPr>
      </w:pPr>
      <w:r w:rsidRPr="0076075D">
        <w:rPr>
          <w:snapToGrid/>
          <w:color w:val="A31515"/>
          <w:sz w:val="22"/>
          <w:szCs w:val="22"/>
        </w:rPr>
        <w:t xml:space="preserve">            "originalInvoiceId"</w:t>
      </w:r>
      <w:r w:rsidRPr="0076075D">
        <w:rPr>
          <w:snapToGrid/>
          <w:color w:val="000000"/>
          <w:sz w:val="22"/>
          <w:szCs w:val="22"/>
        </w:rPr>
        <w:t>: </w:t>
      </w:r>
      <w:r w:rsidRPr="0076075D">
        <w:rPr>
          <w:snapToGrid/>
          <w:color w:val="0451A5"/>
          <w:sz w:val="22"/>
          <w:szCs w:val="22"/>
        </w:rPr>
        <w:t>"K22THY32",</w:t>
      </w:r>
    </w:p>
    <w:p w14:paraId="05CBD8E7" w14:textId="77777777" w:rsidR="00501898" w:rsidRPr="0076075D" w:rsidRDefault="00136181">
      <w:pPr>
        <w:shd w:val="clear" w:color="auto" w:fill="DEEAF6"/>
        <w:spacing w:line="240" w:lineRule="auto"/>
        <w:ind w:left="904"/>
        <w:jc w:val="both"/>
        <w:rPr>
          <w:snapToGrid/>
          <w:color w:val="0451A5"/>
          <w:sz w:val="22"/>
          <w:szCs w:val="22"/>
          <w:highlight w:val="yellow"/>
        </w:rPr>
      </w:pPr>
      <w:r w:rsidRPr="0076075D">
        <w:rPr>
          <w:snapToGrid/>
          <w:color w:val="A31515"/>
          <w:sz w:val="22"/>
          <w:szCs w:val="22"/>
        </w:rPr>
        <w:t xml:space="preserve">             </w:t>
      </w:r>
      <w:r w:rsidRPr="0076075D">
        <w:rPr>
          <w:snapToGrid/>
          <w:color w:val="A31515"/>
          <w:sz w:val="22"/>
          <w:szCs w:val="22"/>
          <w:highlight w:val="yellow"/>
        </w:rPr>
        <w:t>"errorCode"</w:t>
      </w:r>
      <w:r w:rsidRPr="0076075D">
        <w:rPr>
          <w:snapToGrid/>
          <w:color w:val="000000"/>
          <w:sz w:val="22"/>
          <w:szCs w:val="22"/>
          <w:highlight w:val="yellow"/>
        </w:rPr>
        <w:t>: </w:t>
      </w:r>
      <w:r w:rsidRPr="0076075D">
        <w:rPr>
          <w:snapToGrid/>
          <w:color w:val="0451A5"/>
          <w:sz w:val="22"/>
          <w:szCs w:val="22"/>
          <w:highlight w:val="yellow"/>
        </w:rPr>
        <w:t>"</w:t>
      </w:r>
      <w:r w:rsidRPr="0076075D">
        <w:rPr>
          <w:snapToGrid/>
          <w:color w:val="0451A5"/>
          <w:sz w:val="22"/>
          <w:szCs w:val="22"/>
        </w:rPr>
        <w:t>INVOICE_NO_CODE_APPROVED</w:t>
      </w:r>
      <w:r w:rsidRPr="0076075D">
        <w:rPr>
          <w:snapToGrid/>
          <w:color w:val="0451A5"/>
          <w:sz w:val="22"/>
          <w:szCs w:val="22"/>
          <w:highlight w:val="yellow"/>
        </w:rPr>
        <w:t>",</w:t>
      </w:r>
    </w:p>
    <w:p w14:paraId="784CB7EF" w14:textId="77777777" w:rsidR="00501898" w:rsidRPr="0076075D" w:rsidRDefault="00136181">
      <w:pPr>
        <w:shd w:val="clear" w:color="auto" w:fill="DEEAF6"/>
        <w:spacing w:line="240" w:lineRule="auto"/>
        <w:ind w:left="904" w:firstLine="536"/>
        <w:jc w:val="both"/>
        <w:rPr>
          <w:snapToGrid/>
          <w:color w:val="0451A5"/>
          <w:sz w:val="22"/>
          <w:szCs w:val="22"/>
        </w:rPr>
      </w:pPr>
      <w:r w:rsidRPr="0076075D">
        <w:rPr>
          <w:snapToGrid/>
          <w:color w:val="A31515"/>
          <w:sz w:val="22"/>
          <w:szCs w:val="22"/>
          <w:highlight w:val="yellow"/>
        </w:rPr>
        <w:t xml:space="preserve">    "errorDescription"</w:t>
      </w:r>
      <w:r w:rsidRPr="0076075D">
        <w:rPr>
          <w:snapToGrid/>
          <w:color w:val="000000"/>
          <w:sz w:val="22"/>
          <w:szCs w:val="22"/>
          <w:highlight w:val="yellow"/>
        </w:rPr>
        <w:t>: </w:t>
      </w:r>
      <w:r w:rsidRPr="0076075D">
        <w:rPr>
          <w:b/>
          <w:bCs/>
          <w:sz w:val="22"/>
          <w:szCs w:val="22"/>
        </w:rPr>
        <w:t>null</w:t>
      </w:r>
      <w:r w:rsidRPr="0076075D">
        <w:rPr>
          <w:snapToGrid/>
          <w:color w:val="0451A5"/>
          <w:sz w:val="22"/>
          <w:szCs w:val="22"/>
          <w:highlight w:val="yellow"/>
        </w:rPr>
        <w:t>,</w:t>
      </w:r>
    </w:p>
    <w:p w14:paraId="3239377F" w14:textId="77777777" w:rsidR="00501898" w:rsidRPr="0076075D" w:rsidRDefault="00501898">
      <w:pPr>
        <w:shd w:val="clear" w:color="auto" w:fill="DEEAF6"/>
        <w:spacing w:line="240" w:lineRule="auto"/>
        <w:ind w:left="904"/>
        <w:jc w:val="both"/>
        <w:rPr>
          <w:sz w:val="22"/>
          <w:szCs w:val="22"/>
        </w:rPr>
      </w:pPr>
    </w:p>
    <w:p w14:paraId="5812DDB9" w14:textId="77777777" w:rsidR="00501898" w:rsidRPr="0076075D" w:rsidRDefault="00136181">
      <w:pPr>
        <w:shd w:val="clear" w:color="auto" w:fill="DEEAF6"/>
        <w:spacing w:line="240" w:lineRule="auto"/>
        <w:ind w:left="904"/>
        <w:jc w:val="both"/>
        <w:rPr>
          <w:sz w:val="22"/>
          <w:szCs w:val="22"/>
        </w:rPr>
      </w:pPr>
      <w:r w:rsidRPr="0076075D">
        <w:rPr>
          <w:sz w:val="22"/>
          <w:szCs w:val="22"/>
        </w:rPr>
        <w:t>            "listProduct": "{\"itemInfo\":[{\"selection\":1,\"lineNumber\":1,\"itemCode\":\"02\",\"itemName\":\"Tên hàng hóa\",\"unitCode\":null,\"unitName\":\"chiếc\",\"unitPrice\":55000000,\"quantity\":1,\"itemTotalAmountWithoutVat\":55000000.000000,\"itemTotalAmountWithVat\":60500000.00,\"itemTotalAmountAfterDiscount\":55000000.000000,\"itemServiceChargePercentage\":null,\"itemServiceChargeAmount\":0.00000,\"itemExciseTaxPercentage\":null,\"itemExciseTaxAmount\":0.00000,\"vatPercentage\":10,\"vatAmount\":5500000.00000,\"discount\":null,\"discount2\":null,\"itemDiscount\":null,\"itemNote\":null,\"batchNo\":null,\"expDate\":null,\"isIncreaseItem\":null,\"adjustRatio\":null}],\"invoiceTaxBreakdowns\":[{\"vatPercentage\":10,\"vatTaxableAmount\":55000000.000000,\"vatTaxAmount\":5500000.00000,\"isIncreaseItem\":null}]}",</w:t>
      </w:r>
    </w:p>
    <w:p w14:paraId="66D0F332" w14:textId="77777777" w:rsidR="00501898" w:rsidRPr="0076075D" w:rsidRDefault="00136181">
      <w:pPr>
        <w:shd w:val="clear" w:color="auto" w:fill="DEEAF6"/>
        <w:spacing w:line="240" w:lineRule="auto"/>
        <w:ind w:left="904"/>
        <w:jc w:val="both"/>
        <w:rPr>
          <w:sz w:val="22"/>
          <w:szCs w:val="22"/>
        </w:rPr>
      </w:pPr>
      <w:r w:rsidRPr="0076075D">
        <w:rPr>
          <w:sz w:val="22"/>
          <w:szCs w:val="22"/>
        </w:rPr>
        <w:t>            "fileName": </w:t>
      </w:r>
      <w:r w:rsidRPr="0076075D">
        <w:rPr>
          <w:b/>
          <w:bCs/>
          <w:sz w:val="22"/>
          <w:szCs w:val="22"/>
        </w:rPr>
        <w:t>null</w:t>
      </w:r>
      <w:r w:rsidRPr="0076075D">
        <w:rPr>
          <w:sz w:val="22"/>
          <w:szCs w:val="22"/>
        </w:rPr>
        <w:t>,</w:t>
      </w:r>
    </w:p>
    <w:p w14:paraId="790EC211" w14:textId="77777777" w:rsidR="00501898" w:rsidRPr="0076075D" w:rsidRDefault="00136181">
      <w:pPr>
        <w:shd w:val="clear" w:color="auto" w:fill="DEEAF6"/>
        <w:spacing w:line="240" w:lineRule="auto"/>
        <w:ind w:left="904"/>
        <w:jc w:val="both"/>
        <w:rPr>
          <w:sz w:val="22"/>
          <w:szCs w:val="22"/>
        </w:rPr>
      </w:pPr>
      <w:r w:rsidRPr="0076075D">
        <w:rPr>
          <w:sz w:val="22"/>
          <w:szCs w:val="22"/>
        </w:rPr>
        <w:t>            "buyerUnitName": "Công ty VTT",</w:t>
      </w:r>
    </w:p>
    <w:p w14:paraId="4637FE83" w14:textId="77777777" w:rsidR="00501898" w:rsidRPr="0076075D" w:rsidRDefault="00136181">
      <w:pPr>
        <w:shd w:val="clear" w:color="auto" w:fill="DEEAF6"/>
        <w:spacing w:line="240" w:lineRule="auto"/>
        <w:ind w:left="904"/>
        <w:jc w:val="both"/>
        <w:rPr>
          <w:sz w:val="22"/>
          <w:szCs w:val="22"/>
        </w:rPr>
      </w:pPr>
      <w:r w:rsidRPr="0076075D">
        <w:rPr>
          <w:sz w:val="22"/>
          <w:szCs w:val="22"/>
        </w:rPr>
        <w:t>            "buyerCode": </w:t>
      </w:r>
      <w:r w:rsidRPr="0076075D">
        <w:rPr>
          <w:b/>
          <w:bCs/>
          <w:sz w:val="22"/>
          <w:szCs w:val="22"/>
        </w:rPr>
        <w:t>null</w:t>
      </w:r>
      <w:r w:rsidRPr="0076075D">
        <w:rPr>
          <w:sz w:val="22"/>
          <w:szCs w:val="22"/>
        </w:rPr>
        <w:t>,</w:t>
      </w:r>
    </w:p>
    <w:p w14:paraId="6D2BB6A3" w14:textId="77777777" w:rsidR="00501898" w:rsidRPr="0076075D" w:rsidRDefault="00136181">
      <w:pPr>
        <w:shd w:val="clear" w:color="auto" w:fill="DEEAF6"/>
        <w:spacing w:line="240" w:lineRule="auto"/>
        <w:ind w:left="904"/>
        <w:jc w:val="both"/>
        <w:rPr>
          <w:sz w:val="22"/>
          <w:szCs w:val="22"/>
        </w:rPr>
      </w:pPr>
      <w:r w:rsidRPr="0076075D">
        <w:rPr>
          <w:sz w:val="22"/>
          <w:szCs w:val="22"/>
        </w:rPr>
        <w:t>            "buyerAddress": "Hà Nội",</w:t>
      </w:r>
    </w:p>
    <w:p w14:paraId="410A7D42" w14:textId="77777777" w:rsidR="00501898" w:rsidRPr="0076075D" w:rsidRDefault="00136181">
      <w:pPr>
        <w:shd w:val="clear" w:color="auto" w:fill="DEEAF6"/>
        <w:spacing w:line="240" w:lineRule="auto"/>
        <w:ind w:left="904"/>
        <w:jc w:val="both"/>
        <w:rPr>
          <w:sz w:val="22"/>
          <w:szCs w:val="22"/>
        </w:rPr>
      </w:pPr>
      <w:r w:rsidRPr="0076075D">
        <w:rPr>
          <w:sz w:val="22"/>
          <w:szCs w:val="22"/>
        </w:rPr>
        <w:t>            "exchangeRate": 1.00,</w:t>
      </w:r>
    </w:p>
    <w:p w14:paraId="4A741223" w14:textId="77777777" w:rsidR="00501898" w:rsidRPr="0076075D" w:rsidRDefault="00136181">
      <w:pPr>
        <w:shd w:val="clear" w:color="auto" w:fill="DEEAF6"/>
        <w:spacing w:line="240" w:lineRule="auto"/>
        <w:ind w:left="904"/>
        <w:jc w:val="both"/>
        <w:rPr>
          <w:sz w:val="22"/>
          <w:szCs w:val="22"/>
        </w:rPr>
      </w:pPr>
      <w:r w:rsidRPr="0076075D">
        <w:rPr>
          <w:sz w:val="22"/>
          <w:szCs w:val="22"/>
        </w:rPr>
        <w:t>            "listInfoUpdate": "[{\"invoiceCustomFieldId\":0,\"keyTag\":\"gioitinh\",\"keyLabel\":\"Giới tính\",\"dateValue\":null,\"stringValue\":\"Giới tính\",\"numberValue\":null,\"valueType\":\"1\",\"isRequired\":false,\"isSeller\":false,\"required\":false,\"seller\":false},{\"invoiceCustomFieldId\":0,\"keyTag\":\"ngaysinh\",\"keyLabel\":\"Ngày sinh\",\"dateValue\":\"2024-03-07T17:00:00.000Z\",\"stringValue\":null,\"numberValue\":null,\"valueType\":\"3\",\"isRequired\":false,\"isSeller\":false,\"required\":false,\"seller\":false},{\"invoiceCustomFieldId\":0,\"keyTag\":\"maqg\",\"keyLabel\":\"Mã quốc gia\",\"dateValue\":null,\"stringValue\":\"Mã quốc gia\",\"numberValue\":null,\"valueType\":\"1\",\"isRequired\":false,\"isSeller\":false,\"required\":false,\"seller\":false},{\"invoiceCustomFieldId\":0,\"keyTag\":\"sodkpt\",\"keyLabel\":\"Số đăng ký phương tiện\",\"dateValue\":null,\"stringValue\":\"Số đăng ký phương tiện\",\"numberValue\":null,\"valueType\":\"1\",\"isRequired\":false,\"isSeller\":false,\"required\":false,\"seller\":false},{\"invoiceCustomFieldId\":0,\"keyTag\":\"soghe\",\"keyLabel\":\"Số ghế\",\"dateValue\":null,\"stringValue\":\"Số ghế\",\"numberValue\":null,\"valueType\":\"1\",\"isRequired\":false,\"isSeller\":false,\"required\":false,\"seller\":false},{\"invoiceCustomFieldId\":0,\"keyTag\":\"giotc\",\"keyLabel\":\"Giờ tàu chạy\",\"dateValue\":null,\"stringValue\":\"Giờ tàu chạy\",\"numberValue\":null,\"valueType\":\"1\",\"isRequired\":false,\"isSeller\":false,\"requir</w:t>
      </w:r>
      <w:r w:rsidRPr="0076075D">
        <w:rPr>
          <w:sz w:val="22"/>
          <w:szCs w:val="22"/>
        </w:rPr>
        <w:lastRenderedPageBreak/>
        <w:t>ed\":false,\"seller\":false},{\"invoiceCustomFieldId\":0,\"keyTag\":\"ngaydi\",\"keyLabel\":\"Ngày đi\",\"dateValue\":\"2024-03-07T17:00:00.000Z\",\"stringValue\":null,\"numberValue\":null,\"valueType\":\"3\",\"isRequired\":false,\"isSeller\":false,\"required\":false,\"seller\":false}]"</w:t>
      </w:r>
    </w:p>
    <w:p w14:paraId="61E8954A" w14:textId="77777777" w:rsidR="00501898" w:rsidRPr="0076075D" w:rsidRDefault="00136181">
      <w:pPr>
        <w:shd w:val="clear" w:color="auto" w:fill="DEEAF6"/>
        <w:spacing w:line="240" w:lineRule="auto"/>
        <w:ind w:left="904"/>
        <w:jc w:val="both"/>
        <w:rPr>
          <w:sz w:val="22"/>
          <w:szCs w:val="22"/>
        </w:rPr>
      </w:pPr>
      <w:r w:rsidRPr="0076075D">
        <w:rPr>
          <w:sz w:val="22"/>
          <w:szCs w:val="22"/>
        </w:rPr>
        <w:t>        }</w:t>
      </w:r>
    </w:p>
    <w:p w14:paraId="32B42A26" w14:textId="77777777" w:rsidR="00501898" w:rsidRPr="0076075D" w:rsidRDefault="00136181">
      <w:pPr>
        <w:shd w:val="clear" w:color="auto" w:fill="DEEAF6"/>
        <w:spacing w:line="240" w:lineRule="auto"/>
        <w:ind w:left="904"/>
        <w:jc w:val="both"/>
        <w:rPr>
          <w:sz w:val="22"/>
          <w:szCs w:val="22"/>
        </w:rPr>
      </w:pPr>
      <w:r w:rsidRPr="0076075D">
        <w:rPr>
          <w:sz w:val="22"/>
          <w:szCs w:val="22"/>
        </w:rPr>
        <w:t>    ]</w:t>
      </w:r>
    </w:p>
    <w:p w14:paraId="44C1CDB8" w14:textId="77777777" w:rsidR="00501898" w:rsidRPr="0076075D" w:rsidRDefault="00136181">
      <w:pPr>
        <w:shd w:val="clear" w:color="auto" w:fill="DEEAF6"/>
        <w:spacing w:line="240" w:lineRule="auto"/>
        <w:ind w:left="904"/>
        <w:jc w:val="both"/>
        <w:rPr>
          <w:sz w:val="22"/>
          <w:szCs w:val="22"/>
        </w:rPr>
      </w:pPr>
      <w:r w:rsidRPr="0076075D">
        <w:rPr>
          <w:sz w:val="22"/>
          <w:szCs w:val="22"/>
        </w:rPr>
        <w:t>}</w:t>
      </w:r>
    </w:p>
    <w:p w14:paraId="59FDE47C" w14:textId="77777777" w:rsidR="00501898" w:rsidRPr="0076075D" w:rsidRDefault="00501898">
      <w:pPr>
        <w:shd w:val="clear" w:color="auto" w:fill="DEEAF6"/>
        <w:spacing w:line="240" w:lineRule="auto"/>
        <w:ind w:left="904"/>
        <w:jc w:val="both"/>
        <w:rPr>
          <w:sz w:val="22"/>
          <w:szCs w:val="22"/>
        </w:rPr>
      </w:pPr>
    </w:p>
    <w:p w14:paraId="7C333E50" w14:textId="77777777" w:rsidR="00501898" w:rsidRPr="0076075D" w:rsidRDefault="00136181">
      <w:pPr>
        <w:ind w:left="904"/>
        <w:jc w:val="both"/>
        <w:rPr>
          <w:sz w:val="22"/>
          <w:szCs w:val="22"/>
        </w:rPr>
      </w:pPr>
      <w:r w:rsidRPr="0076075D">
        <w:rPr>
          <w:sz w:val="22"/>
          <w:szCs w:val="22"/>
        </w:rPr>
        <w:t>Đối tượng Response với HTTPStatus và output  Entity.</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4B5BA589" w14:textId="77777777">
        <w:trPr>
          <w:jc w:val="center"/>
        </w:trPr>
        <w:tc>
          <w:tcPr>
            <w:tcW w:w="2533" w:type="dxa"/>
            <w:shd w:val="clear" w:color="auto" w:fill="D9D9D9"/>
          </w:tcPr>
          <w:p w14:paraId="54EA7806"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6251" w:type="dxa"/>
            <w:shd w:val="clear" w:color="auto" w:fill="D9D9D9"/>
          </w:tcPr>
          <w:p w14:paraId="420B6CD9"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49CB0E5C" w14:textId="77777777">
        <w:trPr>
          <w:jc w:val="center"/>
        </w:trPr>
        <w:tc>
          <w:tcPr>
            <w:tcW w:w="2533" w:type="dxa"/>
          </w:tcPr>
          <w:p w14:paraId="15EA5768"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5A27F411" w14:textId="77777777" w:rsidR="00501898" w:rsidRPr="0076075D" w:rsidRDefault="00136181">
            <w:pPr>
              <w:spacing w:before="0"/>
              <w:ind w:left="0"/>
              <w:jc w:val="both"/>
              <w:rPr>
                <w:sz w:val="22"/>
                <w:szCs w:val="22"/>
              </w:rPr>
            </w:pPr>
            <w:r w:rsidRPr="0076075D">
              <w:rPr>
                <w:sz w:val="22"/>
                <w:szCs w:val="22"/>
              </w:rPr>
              <w:t>Mã lỗi (giá trị là null lấy hóa đơn thành công)</w:t>
            </w:r>
          </w:p>
        </w:tc>
      </w:tr>
      <w:tr w:rsidR="00501898" w:rsidRPr="0076075D" w14:paraId="178DB971" w14:textId="77777777">
        <w:trPr>
          <w:jc w:val="center"/>
        </w:trPr>
        <w:tc>
          <w:tcPr>
            <w:tcW w:w="2533" w:type="dxa"/>
          </w:tcPr>
          <w:p w14:paraId="0DF2C5A1"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35945BAD" w14:textId="77777777" w:rsidR="00501898" w:rsidRPr="0076075D" w:rsidRDefault="00136181">
            <w:pPr>
              <w:spacing w:before="0"/>
              <w:ind w:left="0"/>
              <w:jc w:val="both"/>
              <w:rPr>
                <w:sz w:val="22"/>
                <w:szCs w:val="22"/>
              </w:rPr>
            </w:pPr>
            <w:r w:rsidRPr="0076075D">
              <w:rPr>
                <w:sz w:val="22"/>
                <w:szCs w:val="22"/>
              </w:rPr>
              <w:t>Mô tả lỗi (giá trị là null lấy hóa đơn thành công)</w:t>
            </w:r>
          </w:p>
        </w:tc>
      </w:tr>
      <w:tr w:rsidR="00501898" w:rsidRPr="0076075D" w14:paraId="1F91CB99" w14:textId="77777777">
        <w:trPr>
          <w:jc w:val="center"/>
        </w:trPr>
        <w:tc>
          <w:tcPr>
            <w:tcW w:w="2533" w:type="dxa"/>
          </w:tcPr>
          <w:p w14:paraId="330FE35E" w14:textId="77777777" w:rsidR="00501898" w:rsidRPr="0076075D" w:rsidRDefault="00136181">
            <w:pPr>
              <w:spacing w:before="0"/>
              <w:ind w:left="0"/>
              <w:jc w:val="both"/>
              <w:rPr>
                <w:sz w:val="22"/>
                <w:szCs w:val="22"/>
              </w:rPr>
            </w:pPr>
            <w:r w:rsidRPr="0076075D">
              <w:rPr>
                <w:sz w:val="22"/>
                <w:szCs w:val="22"/>
              </w:rPr>
              <w:t>List&lt;InvoiceBean&gt;</w:t>
            </w:r>
          </w:p>
        </w:tc>
        <w:tc>
          <w:tcPr>
            <w:tcW w:w="6251" w:type="dxa"/>
          </w:tcPr>
          <w:p w14:paraId="03925349" w14:textId="77777777" w:rsidR="00501898" w:rsidRPr="0076075D" w:rsidRDefault="00136181">
            <w:pPr>
              <w:spacing w:before="0"/>
              <w:ind w:left="0"/>
              <w:jc w:val="both"/>
              <w:rPr>
                <w:sz w:val="22"/>
                <w:szCs w:val="22"/>
              </w:rPr>
            </w:pPr>
            <w:r w:rsidRPr="0076075D">
              <w:rPr>
                <w:sz w:val="22"/>
                <w:szCs w:val="22"/>
              </w:rPr>
              <w:t xml:space="preserve">Danh sách các bản ghi hóa đơn thỏa mãn điều kiện  </w:t>
            </w:r>
          </w:p>
        </w:tc>
      </w:tr>
    </w:tbl>
    <w:p w14:paraId="373C6946" w14:textId="77777777" w:rsidR="00501898" w:rsidRPr="0076075D" w:rsidRDefault="00501898">
      <w:pPr>
        <w:tabs>
          <w:tab w:val="left" w:pos="1095"/>
        </w:tabs>
        <w:ind w:left="0"/>
        <w:rPr>
          <w:sz w:val="22"/>
          <w:szCs w:val="22"/>
        </w:rPr>
      </w:pPr>
    </w:p>
    <w:p w14:paraId="239F8137" w14:textId="77777777" w:rsidR="00501898" w:rsidRPr="0076075D" w:rsidRDefault="00136181">
      <w:pPr>
        <w:pStyle w:val="Heading2"/>
        <w:numPr>
          <w:ilvl w:val="0"/>
          <w:numId w:val="0"/>
        </w:numPr>
        <w:tabs>
          <w:tab w:val="clear" w:pos="2278"/>
        </w:tabs>
        <w:rPr>
          <w:rFonts w:ascii="Times New Roman" w:hAnsi="Times New Roman"/>
          <w:sz w:val="22"/>
          <w:szCs w:val="22"/>
        </w:rPr>
      </w:pPr>
      <w:r w:rsidRPr="0076075D">
        <w:rPr>
          <w:rFonts w:ascii="Times New Roman" w:hAnsi="Times New Roman"/>
          <w:sz w:val="22"/>
          <w:szCs w:val="22"/>
        </w:rPr>
        <w:t>7.36 Gửi hóa đơn sang CQT bằng transaction</w:t>
      </w:r>
      <w:r w:rsidRPr="0076075D">
        <w:rPr>
          <w:rFonts w:ascii="Times New Roman" w:hAnsi="Times New Roman"/>
          <w:sz w:val="22"/>
          <w:szCs w:val="22"/>
          <w:lang w:val="vi-VN"/>
        </w:rPr>
        <w:t>U</w:t>
      </w:r>
      <w:r w:rsidRPr="0076075D">
        <w:rPr>
          <w:rFonts w:ascii="Times New Roman" w:hAnsi="Times New Roman"/>
          <w:sz w:val="22"/>
          <w:szCs w:val="22"/>
        </w:rPr>
        <w:t>uid</w:t>
      </w:r>
    </w:p>
    <w:p w14:paraId="392CEC34" w14:textId="77777777" w:rsidR="00501898" w:rsidRPr="0076075D" w:rsidRDefault="00136181">
      <w:pPr>
        <w:ind w:left="0"/>
        <w:rPr>
          <w:sz w:val="22"/>
          <w:szCs w:val="22"/>
        </w:rPr>
      </w:pPr>
      <w:r w:rsidRPr="0076075D">
        <w:rPr>
          <w:sz w:val="22"/>
          <w:szCs w:val="22"/>
        </w:rPr>
        <w:t xml:space="preserve">       -     Mô tả chung: API gửi hóa đơn cho cơ quan thuế  </w:t>
      </w:r>
    </w:p>
    <w:p w14:paraId="0B6E5CD6" w14:textId="77777777" w:rsidR="00501898" w:rsidRPr="0076075D" w:rsidRDefault="00136181">
      <w:pPr>
        <w:numPr>
          <w:ilvl w:val="0"/>
          <w:numId w:val="21"/>
        </w:numPr>
        <w:jc w:val="both"/>
        <w:rPr>
          <w:b/>
          <w:color w:val="0000FF"/>
          <w:sz w:val="22"/>
          <w:szCs w:val="22"/>
        </w:rPr>
      </w:pPr>
      <w:r w:rsidRPr="0076075D">
        <w:rPr>
          <w:b/>
          <w:color w:val="0000FF"/>
          <w:sz w:val="22"/>
          <w:szCs w:val="22"/>
        </w:rPr>
        <w:t>Đầu vào:</w:t>
      </w:r>
    </w:p>
    <w:p w14:paraId="23EC3E55" w14:textId="77777777" w:rsidR="00501898" w:rsidRPr="0076075D" w:rsidRDefault="00136181">
      <w:pPr>
        <w:numPr>
          <w:ilvl w:val="0"/>
          <w:numId w:val="17"/>
        </w:numPr>
        <w:snapToGrid w:val="0"/>
        <w:jc w:val="both"/>
        <w:rPr>
          <w:sz w:val="22"/>
          <w:szCs w:val="22"/>
        </w:rPr>
      </w:pPr>
      <w:r w:rsidRPr="0076075D">
        <w:rPr>
          <w:sz w:val="22"/>
          <w:szCs w:val="22"/>
        </w:rPr>
        <w:t xml:space="preserve">Action (POST):  </w:t>
      </w:r>
      <w:r w:rsidRPr="0076075D">
        <w:rPr>
          <w:i/>
          <w:color w:val="00B050"/>
          <w:sz w:val="22"/>
          <w:szCs w:val="22"/>
        </w:rPr>
        <w:t>InvoiceAPI/InvoiceWS/sendInvoiceByTransactionUuid</w:t>
      </w:r>
    </w:p>
    <w:p w14:paraId="39200C62" w14:textId="77777777" w:rsidR="00501898" w:rsidRPr="0076075D" w:rsidRDefault="00136181">
      <w:pPr>
        <w:numPr>
          <w:ilvl w:val="0"/>
          <w:numId w:val="17"/>
        </w:numPr>
        <w:jc w:val="both"/>
        <w:rPr>
          <w:sz w:val="22"/>
          <w:szCs w:val="22"/>
        </w:rPr>
      </w:pPr>
      <w:r w:rsidRPr="0076075D">
        <w:rPr>
          <w:sz w:val="22"/>
          <w:szCs w:val="22"/>
        </w:rPr>
        <w:t>Headers:</w:t>
      </w:r>
    </w:p>
    <w:p w14:paraId="1D87ECB6" w14:textId="77777777" w:rsidR="00501898" w:rsidRPr="0076075D" w:rsidRDefault="00136181">
      <w:pPr>
        <w:ind w:left="720"/>
        <w:jc w:val="both"/>
        <w:rPr>
          <w:sz w:val="22"/>
          <w:szCs w:val="22"/>
          <w:lang w:val="en"/>
        </w:rPr>
      </w:pPr>
      <w:r w:rsidRPr="0076075D">
        <w:rPr>
          <w:sz w:val="22"/>
          <w:szCs w:val="22"/>
          <w:lang w:val="en"/>
        </w:rPr>
        <w:t>+ Cookie: giá trị access_token hoặc Authorization: username/pass như đăng nhập trên web</w:t>
      </w:r>
    </w:p>
    <w:p w14:paraId="0290C52F" w14:textId="77777777" w:rsidR="00501898" w:rsidRPr="0076075D" w:rsidRDefault="00136181">
      <w:pPr>
        <w:ind w:left="720"/>
        <w:jc w:val="both"/>
        <w:rPr>
          <w:sz w:val="22"/>
          <w:szCs w:val="22"/>
          <w:lang w:val="fr-FR"/>
        </w:rPr>
      </w:pPr>
      <w:r w:rsidRPr="0076075D">
        <w:rPr>
          <w:sz w:val="22"/>
          <w:szCs w:val="22"/>
          <w:lang w:val="fr-FR"/>
        </w:rPr>
        <w:t>+ Content-Type : application/x-www-form-urlencoded</w:t>
      </w:r>
    </w:p>
    <w:p w14:paraId="06E93EFF" w14:textId="77777777" w:rsidR="00501898" w:rsidRPr="0076075D" w:rsidRDefault="00501898">
      <w:pPr>
        <w:ind w:left="720"/>
        <w:jc w:val="both"/>
        <w:rPr>
          <w:sz w:val="22"/>
          <w:szCs w:val="22"/>
          <w:lang w:val="fr-FR"/>
        </w:rPr>
      </w:pP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2454"/>
        <w:gridCol w:w="4869"/>
      </w:tblGrid>
      <w:tr w:rsidR="00501898" w:rsidRPr="0076075D" w14:paraId="0BBD2AAA" w14:textId="77777777">
        <w:trPr>
          <w:trHeight w:val="530"/>
        </w:trPr>
        <w:tc>
          <w:tcPr>
            <w:tcW w:w="1890" w:type="dxa"/>
            <w:shd w:val="clear" w:color="auto" w:fill="D9D9D9"/>
          </w:tcPr>
          <w:p w14:paraId="3D22627A"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454" w:type="dxa"/>
            <w:shd w:val="clear" w:color="auto" w:fill="D9D9D9"/>
          </w:tcPr>
          <w:p w14:paraId="6B28C8BC"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869" w:type="dxa"/>
            <w:shd w:val="clear" w:color="auto" w:fill="D9D9D9"/>
          </w:tcPr>
          <w:p w14:paraId="16A9D0D5" w14:textId="77777777" w:rsidR="00501898" w:rsidRPr="0076075D" w:rsidRDefault="00136181">
            <w:pPr>
              <w:ind w:left="0"/>
              <w:jc w:val="center"/>
              <w:rPr>
                <w:b/>
                <w:bCs/>
                <w:color w:val="000000"/>
                <w:sz w:val="22"/>
                <w:szCs w:val="22"/>
              </w:rPr>
            </w:pPr>
            <w:r w:rsidRPr="0076075D">
              <w:rPr>
                <w:b/>
                <w:bCs/>
                <w:color w:val="000000"/>
                <w:sz w:val="22"/>
                <w:szCs w:val="22"/>
              </w:rPr>
              <w:t>Dữ liệu/mô tả</w:t>
            </w:r>
          </w:p>
        </w:tc>
      </w:tr>
      <w:tr w:rsidR="00501898" w:rsidRPr="0076075D" w14:paraId="45D80221" w14:textId="77777777">
        <w:tc>
          <w:tcPr>
            <w:tcW w:w="1890" w:type="dxa"/>
          </w:tcPr>
          <w:p w14:paraId="731A6078" w14:textId="77777777" w:rsidR="00501898" w:rsidRPr="0076075D" w:rsidRDefault="00136181">
            <w:pPr>
              <w:spacing w:before="0"/>
              <w:ind w:left="0"/>
              <w:jc w:val="both"/>
              <w:rPr>
                <w:sz w:val="22"/>
                <w:szCs w:val="22"/>
              </w:rPr>
            </w:pPr>
            <w:r w:rsidRPr="0076075D">
              <w:rPr>
                <w:sz w:val="22"/>
                <w:szCs w:val="22"/>
              </w:rPr>
              <w:t>supplierTaxCode</w:t>
            </w:r>
          </w:p>
        </w:tc>
        <w:tc>
          <w:tcPr>
            <w:tcW w:w="2454" w:type="dxa"/>
          </w:tcPr>
          <w:p w14:paraId="55F3DBF2" w14:textId="77777777" w:rsidR="00501898" w:rsidRPr="0076075D" w:rsidRDefault="00136181">
            <w:pPr>
              <w:spacing w:before="0"/>
              <w:ind w:left="0"/>
              <w:jc w:val="both"/>
              <w:rPr>
                <w:sz w:val="22"/>
                <w:szCs w:val="22"/>
              </w:rPr>
            </w:pPr>
            <w:r w:rsidRPr="0076075D">
              <w:rPr>
                <w:sz w:val="22"/>
                <w:szCs w:val="22"/>
              </w:rPr>
              <w:t>Required: true</w:t>
            </w:r>
          </w:p>
          <w:p w14:paraId="0749B29A" w14:textId="77777777" w:rsidR="00501898" w:rsidRPr="0076075D" w:rsidRDefault="00136181">
            <w:pPr>
              <w:spacing w:before="0"/>
              <w:ind w:left="0"/>
              <w:jc w:val="both"/>
              <w:rPr>
                <w:sz w:val="22"/>
                <w:szCs w:val="22"/>
              </w:rPr>
            </w:pPr>
            <w:r w:rsidRPr="0076075D">
              <w:rPr>
                <w:sz w:val="22"/>
                <w:szCs w:val="22"/>
              </w:rPr>
              <w:t>DataType: String</w:t>
            </w:r>
          </w:p>
          <w:p w14:paraId="31556FB3" w14:textId="77777777" w:rsidR="00501898" w:rsidRPr="0076075D" w:rsidRDefault="00136181">
            <w:pPr>
              <w:spacing w:before="0"/>
              <w:ind w:left="0"/>
              <w:jc w:val="both"/>
              <w:rPr>
                <w:sz w:val="22"/>
                <w:szCs w:val="22"/>
              </w:rPr>
            </w:pPr>
            <w:r w:rsidRPr="0076075D">
              <w:rPr>
                <w:sz w:val="22"/>
                <w:szCs w:val="22"/>
              </w:rPr>
              <w:t xml:space="preserve">Minlength: </w:t>
            </w:r>
          </w:p>
          <w:p w14:paraId="35AAF0E2" w14:textId="77777777" w:rsidR="00501898" w:rsidRPr="0076075D" w:rsidRDefault="00136181">
            <w:pPr>
              <w:spacing w:before="0"/>
              <w:ind w:left="0"/>
              <w:jc w:val="both"/>
              <w:rPr>
                <w:sz w:val="22"/>
                <w:szCs w:val="22"/>
              </w:rPr>
            </w:pPr>
            <w:r w:rsidRPr="0076075D">
              <w:rPr>
                <w:sz w:val="22"/>
                <w:szCs w:val="22"/>
              </w:rPr>
              <w:t>Maxlength: 20</w:t>
            </w:r>
          </w:p>
          <w:p w14:paraId="79E7D32F" w14:textId="77777777" w:rsidR="00501898" w:rsidRPr="0076075D" w:rsidRDefault="00136181">
            <w:pPr>
              <w:spacing w:before="0"/>
              <w:ind w:left="0"/>
              <w:jc w:val="both"/>
              <w:rPr>
                <w:sz w:val="22"/>
                <w:szCs w:val="22"/>
              </w:rPr>
            </w:pPr>
            <w:r w:rsidRPr="0076075D">
              <w:rPr>
                <w:sz w:val="22"/>
                <w:szCs w:val="22"/>
              </w:rPr>
              <w:t>Format: [0-9-]+</w:t>
            </w:r>
          </w:p>
        </w:tc>
        <w:tc>
          <w:tcPr>
            <w:tcW w:w="4869" w:type="dxa"/>
          </w:tcPr>
          <w:p w14:paraId="4D9D9E0C"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32C50275" w14:textId="77777777" w:rsidR="00501898" w:rsidRPr="0076075D" w:rsidRDefault="00136181">
            <w:pPr>
              <w:spacing w:before="0"/>
              <w:ind w:left="0"/>
              <w:jc w:val="both"/>
              <w:rPr>
                <w:sz w:val="22"/>
                <w:szCs w:val="22"/>
              </w:rPr>
            </w:pPr>
            <w:r w:rsidRPr="0076075D">
              <w:rPr>
                <w:sz w:val="22"/>
                <w:szCs w:val="22"/>
              </w:rPr>
              <w:t xml:space="preserve">Mẫu 1: 0312770607 </w:t>
            </w:r>
          </w:p>
          <w:p w14:paraId="4AFC2303" w14:textId="77777777" w:rsidR="00501898" w:rsidRPr="0076075D" w:rsidRDefault="00136181">
            <w:pPr>
              <w:spacing w:before="0"/>
              <w:ind w:left="0"/>
              <w:jc w:val="both"/>
              <w:rPr>
                <w:sz w:val="22"/>
                <w:szCs w:val="22"/>
              </w:rPr>
            </w:pPr>
            <w:r w:rsidRPr="0076075D">
              <w:rPr>
                <w:sz w:val="22"/>
                <w:szCs w:val="22"/>
              </w:rPr>
              <w:t>Mẫu 2: 0312770607-001</w:t>
            </w:r>
          </w:p>
        </w:tc>
      </w:tr>
      <w:tr w:rsidR="00501898" w:rsidRPr="0076075D" w14:paraId="79681A95" w14:textId="77777777">
        <w:tc>
          <w:tcPr>
            <w:tcW w:w="1890" w:type="dxa"/>
          </w:tcPr>
          <w:p w14:paraId="0AD6963D" w14:textId="77777777" w:rsidR="00501898" w:rsidRPr="0076075D" w:rsidRDefault="00136181">
            <w:pPr>
              <w:spacing w:before="0"/>
              <w:ind w:left="0"/>
              <w:jc w:val="both"/>
              <w:rPr>
                <w:sz w:val="22"/>
                <w:szCs w:val="22"/>
              </w:rPr>
            </w:pPr>
            <w:r w:rsidRPr="0076075D">
              <w:rPr>
                <w:sz w:val="22"/>
                <w:szCs w:val="22"/>
              </w:rPr>
              <w:t>transactionUuid</w:t>
            </w:r>
          </w:p>
        </w:tc>
        <w:tc>
          <w:tcPr>
            <w:tcW w:w="2454" w:type="dxa"/>
          </w:tcPr>
          <w:p w14:paraId="654E6B5D" w14:textId="77777777" w:rsidR="00501898" w:rsidRPr="0076075D" w:rsidRDefault="00136181">
            <w:pPr>
              <w:spacing w:before="0"/>
              <w:ind w:left="0"/>
              <w:jc w:val="both"/>
              <w:rPr>
                <w:sz w:val="22"/>
                <w:szCs w:val="22"/>
              </w:rPr>
            </w:pPr>
            <w:r w:rsidRPr="0076075D">
              <w:rPr>
                <w:sz w:val="22"/>
                <w:szCs w:val="22"/>
              </w:rPr>
              <w:t>Required: true</w:t>
            </w:r>
          </w:p>
          <w:p w14:paraId="0C79BA63" w14:textId="77777777" w:rsidR="00501898" w:rsidRPr="0076075D" w:rsidRDefault="00136181">
            <w:pPr>
              <w:spacing w:before="0"/>
              <w:ind w:left="0"/>
              <w:jc w:val="both"/>
              <w:rPr>
                <w:sz w:val="22"/>
                <w:szCs w:val="22"/>
              </w:rPr>
            </w:pPr>
            <w:r w:rsidRPr="0076075D">
              <w:rPr>
                <w:sz w:val="22"/>
                <w:szCs w:val="22"/>
              </w:rPr>
              <w:t>DataType: String</w:t>
            </w:r>
          </w:p>
        </w:tc>
        <w:tc>
          <w:tcPr>
            <w:tcW w:w="4869" w:type="dxa"/>
          </w:tcPr>
          <w:p w14:paraId="34F01526" w14:textId="77777777" w:rsidR="00501898" w:rsidRPr="0076075D" w:rsidRDefault="00136181">
            <w:pPr>
              <w:spacing w:before="0"/>
              <w:ind w:left="0"/>
              <w:jc w:val="both"/>
              <w:rPr>
                <w:sz w:val="22"/>
                <w:szCs w:val="22"/>
              </w:rPr>
            </w:pPr>
            <w:r w:rsidRPr="0076075D">
              <w:rPr>
                <w:sz w:val="22"/>
                <w:szCs w:val="22"/>
              </w:rPr>
              <w:t>Danh sách key request, mỗi transactionUuid tương ứng với 1 hoá đơn (Validate độ dài transactionUuid trong khoảng 10 – 36 ký tự). Các transactionUuid cách nhau bởi dấu “,”</w:t>
            </w:r>
          </w:p>
        </w:tc>
      </w:tr>
      <w:tr w:rsidR="00501898" w:rsidRPr="0076075D" w14:paraId="3274210B" w14:textId="77777777">
        <w:tc>
          <w:tcPr>
            <w:tcW w:w="1890" w:type="dxa"/>
          </w:tcPr>
          <w:p w14:paraId="29D0C6C8" w14:textId="77777777" w:rsidR="00501898" w:rsidRPr="0076075D" w:rsidRDefault="00136181">
            <w:pPr>
              <w:ind w:left="0"/>
              <w:jc w:val="both"/>
              <w:rPr>
                <w:sz w:val="22"/>
                <w:szCs w:val="22"/>
              </w:rPr>
            </w:pPr>
            <w:r w:rsidRPr="0076075D">
              <w:rPr>
                <w:sz w:val="22"/>
                <w:szCs w:val="22"/>
              </w:rPr>
              <w:t>startDate</w:t>
            </w:r>
          </w:p>
        </w:tc>
        <w:tc>
          <w:tcPr>
            <w:tcW w:w="2454" w:type="dxa"/>
          </w:tcPr>
          <w:p w14:paraId="4966BBD9" w14:textId="77777777" w:rsidR="00501898" w:rsidRPr="0076075D" w:rsidRDefault="00136181">
            <w:pPr>
              <w:spacing w:before="0"/>
              <w:ind w:left="0"/>
              <w:jc w:val="both"/>
              <w:rPr>
                <w:sz w:val="22"/>
                <w:szCs w:val="22"/>
              </w:rPr>
            </w:pPr>
            <w:r w:rsidRPr="0076075D">
              <w:rPr>
                <w:sz w:val="22"/>
                <w:szCs w:val="22"/>
              </w:rPr>
              <w:t>Required: true</w:t>
            </w:r>
          </w:p>
          <w:p w14:paraId="054161D5" w14:textId="77777777" w:rsidR="00501898" w:rsidRPr="0076075D" w:rsidRDefault="00136181">
            <w:pPr>
              <w:spacing w:before="0"/>
              <w:ind w:left="0"/>
              <w:jc w:val="both"/>
              <w:rPr>
                <w:sz w:val="22"/>
                <w:szCs w:val="22"/>
              </w:rPr>
            </w:pPr>
            <w:r w:rsidRPr="0076075D">
              <w:rPr>
                <w:sz w:val="22"/>
                <w:szCs w:val="22"/>
              </w:rPr>
              <w:t>DataType: Date</w:t>
            </w:r>
          </w:p>
          <w:p w14:paraId="3852CE5E" w14:textId="77777777" w:rsidR="00501898" w:rsidRPr="0076075D" w:rsidRDefault="00136181">
            <w:pPr>
              <w:spacing w:before="0"/>
              <w:ind w:left="0"/>
              <w:jc w:val="both"/>
              <w:rPr>
                <w:sz w:val="22"/>
                <w:szCs w:val="22"/>
              </w:rPr>
            </w:pPr>
            <w:r w:rsidRPr="0076075D">
              <w:rPr>
                <w:sz w:val="22"/>
                <w:szCs w:val="22"/>
              </w:rPr>
              <w:lastRenderedPageBreak/>
              <w:t xml:space="preserve">Minlength: </w:t>
            </w:r>
          </w:p>
          <w:p w14:paraId="5BC3C982" w14:textId="77777777" w:rsidR="00501898" w:rsidRPr="0076075D" w:rsidRDefault="00136181">
            <w:pPr>
              <w:spacing w:before="0"/>
              <w:ind w:left="0"/>
              <w:jc w:val="both"/>
              <w:rPr>
                <w:sz w:val="22"/>
                <w:szCs w:val="22"/>
              </w:rPr>
            </w:pPr>
            <w:r w:rsidRPr="0076075D">
              <w:rPr>
                <w:sz w:val="22"/>
                <w:szCs w:val="22"/>
              </w:rPr>
              <w:t>Maxlength: 50</w:t>
            </w:r>
          </w:p>
          <w:p w14:paraId="01166682" w14:textId="77777777" w:rsidR="00501898" w:rsidRPr="0076075D" w:rsidRDefault="00136181">
            <w:pPr>
              <w:spacing w:before="0"/>
              <w:ind w:left="0"/>
              <w:jc w:val="both"/>
              <w:rPr>
                <w:sz w:val="22"/>
                <w:szCs w:val="22"/>
              </w:rPr>
            </w:pPr>
            <w:r w:rsidRPr="0076075D">
              <w:rPr>
                <w:sz w:val="22"/>
                <w:szCs w:val="22"/>
              </w:rPr>
              <w:t>Format:</w:t>
            </w:r>
          </w:p>
        </w:tc>
        <w:tc>
          <w:tcPr>
            <w:tcW w:w="4869" w:type="dxa"/>
          </w:tcPr>
          <w:p w14:paraId="53673A61" w14:textId="77777777" w:rsidR="00501898" w:rsidRPr="0076075D" w:rsidRDefault="00136181">
            <w:pPr>
              <w:ind w:left="0"/>
              <w:jc w:val="both"/>
              <w:rPr>
                <w:sz w:val="22"/>
                <w:szCs w:val="22"/>
              </w:rPr>
            </w:pPr>
            <w:r w:rsidRPr="0076075D">
              <w:rPr>
                <w:sz w:val="22"/>
                <w:szCs w:val="22"/>
                <w:lang w:val="vi-VN"/>
              </w:rPr>
              <w:lastRenderedPageBreak/>
              <w:t xml:space="preserve">Ngày lập </w:t>
            </w:r>
            <w:r w:rsidRPr="0076075D">
              <w:rPr>
                <w:sz w:val="22"/>
                <w:szCs w:val="22"/>
              </w:rPr>
              <w:t>từ ngày</w:t>
            </w:r>
          </w:p>
          <w:p w14:paraId="3A377B13" w14:textId="77777777" w:rsidR="00501898" w:rsidRPr="0076075D" w:rsidRDefault="00136181">
            <w:pPr>
              <w:ind w:left="0"/>
              <w:jc w:val="both"/>
              <w:rPr>
                <w:sz w:val="22"/>
                <w:szCs w:val="22"/>
              </w:rPr>
            </w:pPr>
            <w:r w:rsidRPr="0076075D">
              <w:rPr>
                <w:sz w:val="22"/>
                <w:szCs w:val="22"/>
              </w:rPr>
              <w:lastRenderedPageBreak/>
              <w:t>Định dạng "2019-05-12"</w:t>
            </w:r>
          </w:p>
          <w:p w14:paraId="7D79530D" w14:textId="77777777" w:rsidR="00501898" w:rsidRPr="0076075D" w:rsidRDefault="00501898">
            <w:pPr>
              <w:ind w:left="0"/>
              <w:jc w:val="both"/>
              <w:rPr>
                <w:sz w:val="22"/>
                <w:szCs w:val="22"/>
              </w:rPr>
            </w:pPr>
          </w:p>
        </w:tc>
      </w:tr>
      <w:tr w:rsidR="00501898" w:rsidRPr="0076075D" w14:paraId="49892FBA" w14:textId="77777777">
        <w:tc>
          <w:tcPr>
            <w:tcW w:w="1890" w:type="dxa"/>
          </w:tcPr>
          <w:p w14:paraId="2C247EA3" w14:textId="77777777" w:rsidR="00501898" w:rsidRPr="0076075D" w:rsidRDefault="00136181">
            <w:pPr>
              <w:ind w:left="0"/>
              <w:jc w:val="both"/>
              <w:rPr>
                <w:sz w:val="22"/>
                <w:szCs w:val="22"/>
              </w:rPr>
            </w:pPr>
            <w:r w:rsidRPr="0076075D">
              <w:rPr>
                <w:sz w:val="22"/>
                <w:szCs w:val="22"/>
              </w:rPr>
              <w:lastRenderedPageBreak/>
              <w:t>endDate</w:t>
            </w:r>
          </w:p>
        </w:tc>
        <w:tc>
          <w:tcPr>
            <w:tcW w:w="2454" w:type="dxa"/>
          </w:tcPr>
          <w:p w14:paraId="0F1AEC50" w14:textId="77777777" w:rsidR="00501898" w:rsidRPr="0076075D" w:rsidRDefault="00136181">
            <w:pPr>
              <w:spacing w:before="0"/>
              <w:ind w:left="0"/>
              <w:jc w:val="both"/>
              <w:rPr>
                <w:sz w:val="22"/>
                <w:szCs w:val="22"/>
              </w:rPr>
            </w:pPr>
            <w:r w:rsidRPr="0076075D">
              <w:rPr>
                <w:sz w:val="22"/>
                <w:szCs w:val="22"/>
              </w:rPr>
              <w:t>Required: true</w:t>
            </w:r>
          </w:p>
          <w:p w14:paraId="16E87C47" w14:textId="77777777" w:rsidR="00501898" w:rsidRPr="0076075D" w:rsidRDefault="00136181">
            <w:pPr>
              <w:spacing w:before="0"/>
              <w:ind w:left="0"/>
              <w:jc w:val="both"/>
              <w:rPr>
                <w:sz w:val="22"/>
                <w:szCs w:val="22"/>
              </w:rPr>
            </w:pPr>
            <w:r w:rsidRPr="0076075D">
              <w:rPr>
                <w:sz w:val="22"/>
                <w:szCs w:val="22"/>
              </w:rPr>
              <w:t>DataType: Date</w:t>
            </w:r>
          </w:p>
          <w:p w14:paraId="6FF460A5" w14:textId="77777777" w:rsidR="00501898" w:rsidRPr="0076075D" w:rsidRDefault="00136181">
            <w:pPr>
              <w:spacing w:before="0"/>
              <w:ind w:left="0"/>
              <w:jc w:val="both"/>
              <w:rPr>
                <w:sz w:val="22"/>
                <w:szCs w:val="22"/>
              </w:rPr>
            </w:pPr>
            <w:r w:rsidRPr="0076075D">
              <w:rPr>
                <w:sz w:val="22"/>
                <w:szCs w:val="22"/>
              </w:rPr>
              <w:t xml:space="preserve">Minlength: </w:t>
            </w:r>
          </w:p>
          <w:p w14:paraId="0D2C8445" w14:textId="77777777" w:rsidR="00501898" w:rsidRPr="0076075D" w:rsidRDefault="00136181">
            <w:pPr>
              <w:spacing w:before="0"/>
              <w:ind w:left="0"/>
              <w:jc w:val="both"/>
              <w:rPr>
                <w:sz w:val="22"/>
                <w:szCs w:val="22"/>
              </w:rPr>
            </w:pPr>
            <w:r w:rsidRPr="0076075D">
              <w:rPr>
                <w:sz w:val="22"/>
                <w:szCs w:val="22"/>
              </w:rPr>
              <w:t>Maxlength: 50</w:t>
            </w:r>
          </w:p>
          <w:p w14:paraId="7FDAF4F3" w14:textId="77777777" w:rsidR="00501898" w:rsidRPr="0076075D" w:rsidRDefault="00136181">
            <w:pPr>
              <w:spacing w:before="0"/>
              <w:ind w:left="0"/>
              <w:jc w:val="both"/>
              <w:rPr>
                <w:sz w:val="22"/>
                <w:szCs w:val="22"/>
              </w:rPr>
            </w:pPr>
            <w:r w:rsidRPr="0076075D">
              <w:rPr>
                <w:sz w:val="22"/>
                <w:szCs w:val="22"/>
              </w:rPr>
              <w:t>Format:</w:t>
            </w:r>
          </w:p>
        </w:tc>
        <w:tc>
          <w:tcPr>
            <w:tcW w:w="4869" w:type="dxa"/>
          </w:tcPr>
          <w:p w14:paraId="0DF3FCBA" w14:textId="77777777" w:rsidR="00501898" w:rsidRPr="0076075D" w:rsidRDefault="00136181">
            <w:pPr>
              <w:ind w:left="0"/>
              <w:jc w:val="both"/>
              <w:rPr>
                <w:sz w:val="22"/>
                <w:szCs w:val="22"/>
              </w:rPr>
            </w:pPr>
            <w:r w:rsidRPr="0076075D">
              <w:rPr>
                <w:sz w:val="22"/>
                <w:szCs w:val="22"/>
                <w:lang w:val="vi-VN"/>
              </w:rPr>
              <w:t>Ngày lập đến</w:t>
            </w:r>
            <w:r w:rsidRPr="0076075D">
              <w:rPr>
                <w:sz w:val="22"/>
                <w:szCs w:val="22"/>
              </w:rPr>
              <w:t xml:space="preserve"> ngày</w:t>
            </w:r>
          </w:p>
          <w:p w14:paraId="64331527" w14:textId="77777777" w:rsidR="00501898" w:rsidRPr="0076075D" w:rsidRDefault="00136181">
            <w:pPr>
              <w:ind w:left="0"/>
              <w:jc w:val="both"/>
              <w:rPr>
                <w:sz w:val="22"/>
                <w:szCs w:val="22"/>
              </w:rPr>
            </w:pPr>
            <w:r w:rsidRPr="0076075D">
              <w:rPr>
                <w:sz w:val="22"/>
                <w:szCs w:val="22"/>
              </w:rPr>
              <w:t>Định dạng "2019-05-12"</w:t>
            </w:r>
          </w:p>
          <w:p w14:paraId="16BF721B" w14:textId="77777777" w:rsidR="00501898" w:rsidRPr="0076075D" w:rsidRDefault="00501898">
            <w:pPr>
              <w:ind w:left="0"/>
              <w:jc w:val="both"/>
              <w:rPr>
                <w:sz w:val="22"/>
                <w:szCs w:val="22"/>
              </w:rPr>
            </w:pPr>
          </w:p>
        </w:tc>
      </w:tr>
    </w:tbl>
    <w:p w14:paraId="2EF8DC12" w14:textId="77777777" w:rsidR="00501898" w:rsidRPr="0076075D" w:rsidRDefault="00501898">
      <w:pPr>
        <w:snapToGrid w:val="0"/>
        <w:ind w:left="360"/>
        <w:jc w:val="both"/>
        <w:rPr>
          <w:sz w:val="22"/>
          <w:szCs w:val="22"/>
        </w:rPr>
      </w:pPr>
    </w:p>
    <w:p w14:paraId="1C1F6ECA" w14:textId="77777777" w:rsidR="00501898" w:rsidRPr="0076075D" w:rsidRDefault="00136181">
      <w:pPr>
        <w:snapToGrid w:val="0"/>
        <w:ind w:left="360"/>
        <w:jc w:val="both"/>
        <w:rPr>
          <w:sz w:val="22"/>
          <w:szCs w:val="22"/>
        </w:rPr>
      </w:pPr>
      <w:r w:rsidRPr="0076075D">
        <w:rPr>
          <w:sz w:val="22"/>
          <w:szCs w:val="22"/>
        </w:rPr>
        <w:t>Ví dụ với định dạng formParam:</w:t>
      </w:r>
    </w:p>
    <w:p w14:paraId="7CEA0376" w14:textId="77777777" w:rsidR="00501898" w:rsidRPr="0076075D" w:rsidRDefault="00136181">
      <w:pPr>
        <w:snapToGrid w:val="0"/>
        <w:ind w:left="360"/>
        <w:jc w:val="both"/>
        <w:rPr>
          <w:sz w:val="22"/>
          <w:szCs w:val="22"/>
        </w:rPr>
      </w:pPr>
      <w:r w:rsidRPr="0076075D">
        <w:rPr>
          <w:noProof/>
          <w:snapToGrid/>
          <w:sz w:val="22"/>
          <w:szCs w:val="22"/>
        </w:rPr>
        <w:drawing>
          <wp:inline distT="0" distB="0" distL="114300" distR="114300" wp14:anchorId="621D990F" wp14:editId="2485BCFA">
            <wp:extent cx="6303010" cy="2158365"/>
            <wp:effectExtent l="0" t="0" r="2540" b="1333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03"/>
                    <a:stretch>
                      <a:fillRect/>
                    </a:stretch>
                  </pic:blipFill>
                  <pic:spPr>
                    <a:xfrm>
                      <a:off x="0" y="0"/>
                      <a:ext cx="6303010" cy="2158365"/>
                    </a:xfrm>
                    <a:prstGeom prst="rect">
                      <a:avLst/>
                    </a:prstGeom>
                    <a:noFill/>
                    <a:ln>
                      <a:noFill/>
                    </a:ln>
                  </pic:spPr>
                </pic:pic>
              </a:graphicData>
            </a:graphic>
          </wp:inline>
        </w:drawing>
      </w:r>
    </w:p>
    <w:p w14:paraId="3893BC08" w14:textId="77777777" w:rsidR="00501898" w:rsidRPr="0076075D" w:rsidRDefault="00136181">
      <w:pPr>
        <w:snapToGrid w:val="0"/>
        <w:ind w:left="360"/>
        <w:jc w:val="both"/>
        <w:rPr>
          <w:sz w:val="22"/>
          <w:szCs w:val="22"/>
        </w:rPr>
      </w:pPr>
      <w:r w:rsidRPr="0076075D">
        <w:rPr>
          <w:sz w:val="22"/>
          <w:szCs w:val="22"/>
        </w:rPr>
        <w:t>Hình ảnh Response trả về thành công</w:t>
      </w:r>
    </w:p>
    <w:p w14:paraId="16A1439E" w14:textId="77777777" w:rsidR="00501898" w:rsidRPr="0076075D" w:rsidRDefault="00136181">
      <w:pPr>
        <w:snapToGrid w:val="0"/>
        <w:ind w:left="360"/>
        <w:jc w:val="both"/>
        <w:rPr>
          <w:sz w:val="22"/>
          <w:szCs w:val="22"/>
        </w:rPr>
      </w:pPr>
      <w:r w:rsidRPr="0076075D">
        <w:rPr>
          <w:noProof/>
          <w:snapToGrid/>
          <w:sz w:val="22"/>
          <w:szCs w:val="22"/>
        </w:rPr>
        <w:drawing>
          <wp:inline distT="0" distB="0" distL="114300" distR="114300" wp14:anchorId="39AF8535" wp14:editId="1D96198C">
            <wp:extent cx="6305550" cy="2614930"/>
            <wp:effectExtent l="0" t="0" r="0" b="13970"/>
            <wp:docPr id="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7"/>
                    <pic:cNvPicPr>
                      <a:picLocks noChangeAspect="1"/>
                    </pic:cNvPicPr>
                  </pic:nvPicPr>
                  <pic:blipFill>
                    <a:blip r:embed="rId104"/>
                    <a:stretch>
                      <a:fillRect/>
                    </a:stretch>
                  </pic:blipFill>
                  <pic:spPr>
                    <a:xfrm>
                      <a:off x="0" y="0"/>
                      <a:ext cx="6305550" cy="2614930"/>
                    </a:xfrm>
                    <a:prstGeom prst="rect">
                      <a:avLst/>
                    </a:prstGeom>
                    <a:noFill/>
                    <a:ln>
                      <a:noFill/>
                    </a:ln>
                  </pic:spPr>
                </pic:pic>
              </a:graphicData>
            </a:graphic>
          </wp:inline>
        </w:drawing>
      </w:r>
    </w:p>
    <w:p w14:paraId="43ABCD87" w14:textId="77777777" w:rsidR="00501898" w:rsidRPr="0076075D" w:rsidRDefault="00136181">
      <w:pPr>
        <w:numPr>
          <w:ilvl w:val="0"/>
          <w:numId w:val="35"/>
        </w:numPr>
        <w:rPr>
          <w:sz w:val="22"/>
          <w:szCs w:val="22"/>
        </w:rPr>
      </w:pPr>
      <w:r w:rsidRPr="0076075D">
        <w:rPr>
          <w:sz w:val="22"/>
          <w:szCs w:val="22"/>
        </w:rPr>
        <w:t>Ouput:</w:t>
      </w:r>
    </w:p>
    <w:p w14:paraId="30F898AC" w14:textId="77777777" w:rsidR="00501898" w:rsidRPr="0076075D" w:rsidRDefault="00136181">
      <w:pPr>
        <w:numPr>
          <w:ilvl w:val="1"/>
          <w:numId w:val="35"/>
        </w:numPr>
        <w:rPr>
          <w:sz w:val="22"/>
          <w:szCs w:val="22"/>
        </w:rPr>
      </w:pPr>
      <w:r w:rsidRPr="0076075D">
        <w:rPr>
          <w:sz w:val="22"/>
          <w:szCs w:val="22"/>
        </w:rPr>
        <w:t>Lỗi chung do dữ liệu đầu vào: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5"/>
        <w:gridCol w:w="2119"/>
        <w:gridCol w:w="5344"/>
      </w:tblGrid>
      <w:tr w:rsidR="00501898" w:rsidRPr="0076075D" w14:paraId="340F3758" w14:textId="77777777">
        <w:tc>
          <w:tcPr>
            <w:tcW w:w="2005" w:type="dxa"/>
            <w:shd w:val="clear" w:color="auto" w:fill="D0CECE"/>
          </w:tcPr>
          <w:p w14:paraId="4C05D626" w14:textId="77777777" w:rsidR="00501898" w:rsidRPr="0076075D" w:rsidRDefault="00136181">
            <w:pPr>
              <w:ind w:left="0"/>
              <w:rPr>
                <w:b/>
                <w:bCs/>
                <w:color w:val="000000"/>
                <w:sz w:val="22"/>
                <w:szCs w:val="22"/>
              </w:rPr>
            </w:pPr>
            <w:r w:rsidRPr="0076075D">
              <w:rPr>
                <w:b/>
                <w:bCs/>
                <w:color w:val="000000"/>
                <w:sz w:val="22"/>
                <w:szCs w:val="22"/>
              </w:rPr>
              <w:t>Tên tham số</w:t>
            </w:r>
          </w:p>
        </w:tc>
        <w:tc>
          <w:tcPr>
            <w:tcW w:w="2119" w:type="dxa"/>
            <w:shd w:val="clear" w:color="auto" w:fill="D0CECE"/>
          </w:tcPr>
          <w:p w14:paraId="16F55D94" w14:textId="77777777" w:rsidR="00501898" w:rsidRPr="0076075D" w:rsidRDefault="00136181">
            <w:pPr>
              <w:ind w:left="0"/>
              <w:rPr>
                <w:b/>
                <w:bCs/>
                <w:color w:val="000000"/>
                <w:sz w:val="22"/>
                <w:szCs w:val="22"/>
              </w:rPr>
            </w:pPr>
            <w:r w:rsidRPr="0076075D">
              <w:rPr>
                <w:b/>
                <w:bCs/>
                <w:color w:val="000000"/>
                <w:sz w:val="22"/>
                <w:szCs w:val="22"/>
              </w:rPr>
              <w:t xml:space="preserve">Kiểu dữ liệu, ràng </w:t>
            </w:r>
            <w:r w:rsidRPr="0076075D">
              <w:rPr>
                <w:b/>
                <w:bCs/>
                <w:color w:val="000000"/>
                <w:sz w:val="22"/>
                <w:szCs w:val="22"/>
              </w:rPr>
              <w:lastRenderedPageBreak/>
              <w:t>buộc</w:t>
            </w:r>
          </w:p>
        </w:tc>
        <w:tc>
          <w:tcPr>
            <w:tcW w:w="5344" w:type="dxa"/>
            <w:shd w:val="clear" w:color="auto" w:fill="D0CECE"/>
          </w:tcPr>
          <w:p w14:paraId="5E13AE36" w14:textId="77777777" w:rsidR="00501898" w:rsidRPr="0076075D" w:rsidRDefault="00136181">
            <w:pPr>
              <w:jc w:val="center"/>
              <w:rPr>
                <w:b/>
                <w:bCs/>
                <w:color w:val="000000"/>
                <w:sz w:val="22"/>
                <w:szCs w:val="22"/>
              </w:rPr>
            </w:pPr>
            <w:r w:rsidRPr="0076075D">
              <w:rPr>
                <w:b/>
                <w:bCs/>
                <w:color w:val="000000"/>
                <w:sz w:val="22"/>
                <w:szCs w:val="22"/>
              </w:rPr>
              <w:lastRenderedPageBreak/>
              <w:t>Mô tả</w:t>
            </w:r>
          </w:p>
        </w:tc>
      </w:tr>
      <w:tr w:rsidR="00501898" w:rsidRPr="0076075D" w14:paraId="57E5F271" w14:textId="77777777">
        <w:tc>
          <w:tcPr>
            <w:tcW w:w="2005" w:type="dxa"/>
          </w:tcPr>
          <w:p w14:paraId="46CAE9C2" w14:textId="77777777" w:rsidR="00501898" w:rsidRPr="0076075D" w:rsidRDefault="00136181">
            <w:pPr>
              <w:spacing w:before="0"/>
              <w:ind w:left="0"/>
              <w:jc w:val="both"/>
              <w:rPr>
                <w:sz w:val="22"/>
                <w:szCs w:val="22"/>
              </w:rPr>
            </w:pPr>
            <w:r w:rsidRPr="0076075D">
              <w:rPr>
                <w:sz w:val="22"/>
                <w:szCs w:val="22"/>
              </w:rPr>
              <w:t>code</w:t>
            </w:r>
          </w:p>
        </w:tc>
        <w:tc>
          <w:tcPr>
            <w:tcW w:w="2119" w:type="dxa"/>
          </w:tcPr>
          <w:p w14:paraId="7176998E" w14:textId="77777777" w:rsidR="00501898" w:rsidRPr="0076075D" w:rsidRDefault="00136181">
            <w:pPr>
              <w:spacing w:before="0"/>
              <w:ind w:left="0"/>
              <w:jc w:val="both"/>
              <w:rPr>
                <w:sz w:val="22"/>
                <w:szCs w:val="22"/>
              </w:rPr>
            </w:pPr>
            <w:r w:rsidRPr="0076075D">
              <w:rPr>
                <w:sz w:val="22"/>
                <w:szCs w:val="22"/>
              </w:rPr>
              <w:t>DataType: String</w:t>
            </w:r>
          </w:p>
        </w:tc>
        <w:tc>
          <w:tcPr>
            <w:tcW w:w="5344" w:type="dxa"/>
          </w:tcPr>
          <w:p w14:paraId="6DEDD3DF" w14:textId="77777777" w:rsidR="00501898" w:rsidRPr="0076075D" w:rsidRDefault="00136181">
            <w:pPr>
              <w:spacing w:before="0"/>
              <w:ind w:left="0"/>
              <w:jc w:val="both"/>
              <w:rPr>
                <w:sz w:val="22"/>
                <w:szCs w:val="22"/>
              </w:rPr>
            </w:pPr>
            <w:r w:rsidRPr="0076075D">
              <w:rPr>
                <w:sz w:val="22"/>
                <w:szCs w:val="22"/>
              </w:rPr>
              <w:t>Loại lỗi</w:t>
            </w:r>
          </w:p>
        </w:tc>
      </w:tr>
      <w:tr w:rsidR="00501898" w:rsidRPr="0076075D" w14:paraId="07C4EA5A" w14:textId="77777777">
        <w:tc>
          <w:tcPr>
            <w:tcW w:w="2005" w:type="dxa"/>
          </w:tcPr>
          <w:p w14:paraId="2B92D090" w14:textId="77777777" w:rsidR="00501898" w:rsidRPr="0076075D" w:rsidRDefault="00136181">
            <w:pPr>
              <w:ind w:left="0"/>
              <w:jc w:val="both"/>
              <w:rPr>
                <w:sz w:val="22"/>
                <w:szCs w:val="22"/>
              </w:rPr>
            </w:pPr>
            <w:r w:rsidRPr="0076075D">
              <w:rPr>
                <w:sz w:val="22"/>
                <w:szCs w:val="22"/>
              </w:rPr>
              <w:t>message</w:t>
            </w:r>
          </w:p>
        </w:tc>
        <w:tc>
          <w:tcPr>
            <w:tcW w:w="2119" w:type="dxa"/>
          </w:tcPr>
          <w:p w14:paraId="3A57F34A" w14:textId="77777777" w:rsidR="00501898" w:rsidRPr="0076075D" w:rsidRDefault="00136181">
            <w:pPr>
              <w:spacing w:before="0"/>
              <w:ind w:left="0"/>
              <w:jc w:val="both"/>
              <w:rPr>
                <w:sz w:val="22"/>
                <w:szCs w:val="22"/>
              </w:rPr>
            </w:pPr>
            <w:r w:rsidRPr="0076075D">
              <w:rPr>
                <w:sz w:val="22"/>
                <w:szCs w:val="22"/>
              </w:rPr>
              <w:t>DataType: String</w:t>
            </w:r>
          </w:p>
        </w:tc>
        <w:tc>
          <w:tcPr>
            <w:tcW w:w="5344" w:type="dxa"/>
          </w:tcPr>
          <w:p w14:paraId="5B1D2297" w14:textId="77777777" w:rsidR="00501898" w:rsidRPr="0076075D" w:rsidRDefault="00136181">
            <w:pPr>
              <w:ind w:left="0"/>
              <w:jc w:val="both"/>
              <w:rPr>
                <w:sz w:val="22"/>
                <w:szCs w:val="22"/>
              </w:rPr>
            </w:pPr>
            <w:r w:rsidRPr="0076075D">
              <w:rPr>
                <w:sz w:val="22"/>
                <w:szCs w:val="22"/>
              </w:rPr>
              <w:t>Mã lỗi</w:t>
            </w:r>
          </w:p>
        </w:tc>
      </w:tr>
      <w:tr w:rsidR="00501898" w:rsidRPr="0076075D" w14:paraId="446CB3A8" w14:textId="77777777">
        <w:tc>
          <w:tcPr>
            <w:tcW w:w="2005" w:type="dxa"/>
          </w:tcPr>
          <w:p w14:paraId="285F3CF6" w14:textId="77777777" w:rsidR="00501898" w:rsidRPr="0076075D" w:rsidRDefault="00136181">
            <w:pPr>
              <w:ind w:left="0"/>
              <w:jc w:val="both"/>
              <w:rPr>
                <w:sz w:val="22"/>
                <w:szCs w:val="22"/>
              </w:rPr>
            </w:pPr>
            <w:r w:rsidRPr="0076075D">
              <w:rPr>
                <w:sz w:val="22"/>
                <w:szCs w:val="22"/>
              </w:rPr>
              <w:t>data</w:t>
            </w:r>
          </w:p>
        </w:tc>
        <w:tc>
          <w:tcPr>
            <w:tcW w:w="2119" w:type="dxa"/>
          </w:tcPr>
          <w:p w14:paraId="68B28108" w14:textId="77777777" w:rsidR="00501898" w:rsidRPr="0076075D" w:rsidRDefault="00136181">
            <w:pPr>
              <w:spacing w:before="0"/>
              <w:ind w:left="0"/>
              <w:jc w:val="both"/>
              <w:rPr>
                <w:sz w:val="22"/>
                <w:szCs w:val="22"/>
              </w:rPr>
            </w:pPr>
            <w:r w:rsidRPr="0076075D">
              <w:rPr>
                <w:sz w:val="22"/>
                <w:szCs w:val="22"/>
              </w:rPr>
              <w:t>DataType: String</w:t>
            </w:r>
          </w:p>
        </w:tc>
        <w:tc>
          <w:tcPr>
            <w:tcW w:w="5344" w:type="dxa"/>
          </w:tcPr>
          <w:p w14:paraId="230CFDAE" w14:textId="77777777" w:rsidR="00501898" w:rsidRPr="0076075D" w:rsidRDefault="00136181">
            <w:pPr>
              <w:ind w:left="0"/>
              <w:jc w:val="both"/>
              <w:rPr>
                <w:sz w:val="22"/>
                <w:szCs w:val="22"/>
              </w:rPr>
            </w:pPr>
            <w:r w:rsidRPr="0076075D">
              <w:rPr>
                <w:sz w:val="22"/>
                <w:szCs w:val="22"/>
              </w:rPr>
              <w:t>Mô tả lỗi</w:t>
            </w:r>
          </w:p>
        </w:tc>
      </w:tr>
    </w:tbl>
    <w:p w14:paraId="19351DC2" w14:textId="77777777" w:rsidR="00501898" w:rsidRPr="0076075D" w:rsidRDefault="00136181">
      <w:pPr>
        <w:rPr>
          <w:sz w:val="22"/>
          <w:szCs w:val="22"/>
        </w:rPr>
      </w:pPr>
      <w:r w:rsidRPr="0076075D">
        <w:rPr>
          <w:sz w:val="22"/>
          <w:szCs w:val="22"/>
        </w:rPr>
        <w:t>Ví dụ:</w:t>
      </w:r>
    </w:p>
    <w:p w14:paraId="25C35A45" w14:textId="77777777" w:rsidR="00501898" w:rsidRPr="0076075D" w:rsidRDefault="00136181">
      <w:pPr>
        <w:rPr>
          <w:sz w:val="22"/>
          <w:szCs w:val="22"/>
        </w:rPr>
      </w:pPr>
      <w:r w:rsidRPr="0076075D">
        <w:rPr>
          <w:sz w:val="22"/>
          <w:szCs w:val="22"/>
        </w:rPr>
        <w:t>{</w:t>
      </w:r>
    </w:p>
    <w:p w14:paraId="526AC4C9" w14:textId="77777777" w:rsidR="00501898" w:rsidRPr="0076075D" w:rsidRDefault="00136181">
      <w:pPr>
        <w:rPr>
          <w:sz w:val="22"/>
          <w:szCs w:val="22"/>
        </w:rPr>
      </w:pPr>
      <w:r w:rsidRPr="0076075D">
        <w:rPr>
          <w:sz w:val="22"/>
          <w:szCs w:val="22"/>
        </w:rPr>
        <w:t xml:space="preserve">    "code": 400,</w:t>
      </w:r>
    </w:p>
    <w:p w14:paraId="650C23F1" w14:textId="77777777" w:rsidR="00501898" w:rsidRPr="0076075D" w:rsidRDefault="00136181">
      <w:pPr>
        <w:rPr>
          <w:sz w:val="22"/>
          <w:szCs w:val="22"/>
        </w:rPr>
      </w:pPr>
      <w:r w:rsidRPr="0076075D">
        <w:rPr>
          <w:sz w:val="22"/>
          <w:szCs w:val="22"/>
        </w:rPr>
        <w:t xml:space="preserve">    "message": "START_DATE_INVALID",</w:t>
      </w:r>
    </w:p>
    <w:p w14:paraId="1DCBB4FC" w14:textId="77777777" w:rsidR="00501898" w:rsidRPr="0076075D" w:rsidRDefault="00136181">
      <w:pPr>
        <w:rPr>
          <w:sz w:val="22"/>
          <w:szCs w:val="22"/>
        </w:rPr>
      </w:pPr>
      <w:r w:rsidRPr="0076075D">
        <w:rPr>
          <w:sz w:val="22"/>
          <w:szCs w:val="22"/>
        </w:rPr>
        <w:t xml:space="preserve">    "data": "Ngày bắt đầu không hợp lệ"</w:t>
      </w:r>
    </w:p>
    <w:p w14:paraId="2AEAF89F" w14:textId="77777777" w:rsidR="00501898" w:rsidRPr="0076075D" w:rsidRDefault="00136181">
      <w:pPr>
        <w:rPr>
          <w:sz w:val="22"/>
          <w:szCs w:val="22"/>
        </w:rPr>
      </w:pPr>
      <w:r w:rsidRPr="0076075D">
        <w:rPr>
          <w:sz w:val="22"/>
          <w:szCs w:val="22"/>
        </w:rPr>
        <w:t>}</w:t>
      </w:r>
    </w:p>
    <w:p w14:paraId="1350B3C5" w14:textId="77777777" w:rsidR="00501898" w:rsidRPr="0076075D" w:rsidRDefault="00136181">
      <w:pPr>
        <w:numPr>
          <w:ilvl w:val="1"/>
          <w:numId w:val="35"/>
        </w:numPr>
        <w:rPr>
          <w:sz w:val="22"/>
          <w:szCs w:val="22"/>
        </w:rPr>
      </w:pPr>
      <w:r w:rsidRPr="0076075D">
        <w:rPr>
          <w:sz w:val="22"/>
          <w:szCs w:val="22"/>
        </w:rPr>
        <w:t>Lỗi khi check quyền: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5"/>
        <w:gridCol w:w="2119"/>
        <w:gridCol w:w="5344"/>
      </w:tblGrid>
      <w:tr w:rsidR="00501898" w:rsidRPr="0076075D" w14:paraId="2B7E5D9B" w14:textId="77777777">
        <w:tc>
          <w:tcPr>
            <w:tcW w:w="2005" w:type="dxa"/>
            <w:shd w:val="clear" w:color="auto" w:fill="D0CECE"/>
          </w:tcPr>
          <w:p w14:paraId="1A0D5566" w14:textId="77777777" w:rsidR="00501898" w:rsidRPr="0076075D" w:rsidRDefault="00136181">
            <w:pPr>
              <w:ind w:left="0"/>
              <w:rPr>
                <w:b/>
                <w:bCs/>
                <w:color w:val="000000"/>
                <w:sz w:val="22"/>
                <w:szCs w:val="22"/>
              </w:rPr>
            </w:pPr>
            <w:r w:rsidRPr="0076075D">
              <w:rPr>
                <w:b/>
                <w:bCs/>
                <w:color w:val="000000"/>
                <w:sz w:val="22"/>
                <w:szCs w:val="22"/>
              </w:rPr>
              <w:t>Tên tham số</w:t>
            </w:r>
          </w:p>
        </w:tc>
        <w:tc>
          <w:tcPr>
            <w:tcW w:w="2119" w:type="dxa"/>
            <w:shd w:val="clear" w:color="auto" w:fill="D0CECE"/>
          </w:tcPr>
          <w:p w14:paraId="0C91F2D0" w14:textId="77777777" w:rsidR="00501898" w:rsidRPr="0076075D" w:rsidRDefault="00136181">
            <w:pPr>
              <w:ind w:left="0"/>
              <w:rPr>
                <w:b/>
                <w:bCs/>
                <w:color w:val="000000"/>
                <w:sz w:val="22"/>
                <w:szCs w:val="22"/>
              </w:rPr>
            </w:pPr>
            <w:r w:rsidRPr="0076075D">
              <w:rPr>
                <w:b/>
                <w:bCs/>
                <w:color w:val="000000"/>
                <w:sz w:val="22"/>
                <w:szCs w:val="22"/>
              </w:rPr>
              <w:t>Kiểu dữ liệu, ràng buộc</w:t>
            </w:r>
          </w:p>
        </w:tc>
        <w:tc>
          <w:tcPr>
            <w:tcW w:w="5344" w:type="dxa"/>
            <w:shd w:val="clear" w:color="auto" w:fill="D0CECE"/>
          </w:tcPr>
          <w:p w14:paraId="561CD759" w14:textId="77777777" w:rsidR="00501898" w:rsidRPr="0076075D" w:rsidRDefault="00136181">
            <w:pPr>
              <w:jc w:val="center"/>
              <w:rPr>
                <w:b/>
                <w:bCs/>
                <w:color w:val="000000"/>
                <w:sz w:val="22"/>
                <w:szCs w:val="22"/>
              </w:rPr>
            </w:pPr>
            <w:r w:rsidRPr="0076075D">
              <w:rPr>
                <w:b/>
                <w:bCs/>
                <w:color w:val="000000"/>
                <w:sz w:val="22"/>
                <w:szCs w:val="22"/>
              </w:rPr>
              <w:t>Mô tả</w:t>
            </w:r>
          </w:p>
        </w:tc>
      </w:tr>
      <w:tr w:rsidR="00501898" w:rsidRPr="0076075D" w14:paraId="6CBD5664" w14:textId="77777777">
        <w:tc>
          <w:tcPr>
            <w:tcW w:w="2005" w:type="dxa"/>
          </w:tcPr>
          <w:p w14:paraId="29D9C8D8" w14:textId="77777777" w:rsidR="00501898" w:rsidRPr="0076075D" w:rsidRDefault="00136181">
            <w:pPr>
              <w:spacing w:before="0"/>
              <w:ind w:left="0"/>
              <w:jc w:val="both"/>
              <w:rPr>
                <w:sz w:val="22"/>
                <w:szCs w:val="22"/>
              </w:rPr>
            </w:pPr>
            <w:r w:rsidRPr="0076075D">
              <w:rPr>
                <w:sz w:val="22"/>
                <w:szCs w:val="22"/>
              </w:rPr>
              <w:t>error</w:t>
            </w:r>
          </w:p>
        </w:tc>
        <w:tc>
          <w:tcPr>
            <w:tcW w:w="2119" w:type="dxa"/>
          </w:tcPr>
          <w:p w14:paraId="22FACF87" w14:textId="77777777" w:rsidR="00501898" w:rsidRPr="0076075D" w:rsidRDefault="00136181">
            <w:pPr>
              <w:spacing w:before="0"/>
              <w:ind w:left="0"/>
              <w:jc w:val="both"/>
              <w:rPr>
                <w:sz w:val="22"/>
                <w:szCs w:val="22"/>
              </w:rPr>
            </w:pPr>
            <w:r w:rsidRPr="0076075D">
              <w:rPr>
                <w:sz w:val="22"/>
                <w:szCs w:val="22"/>
              </w:rPr>
              <w:t>DataType: String</w:t>
            </w:r>
          </w:p>
        </w:tc>
        <w:tc>
          <w:tcPr>
            <w:tcW w:w="5344" w:type="dxa"/>
          </w:tcPr>
          <w:p w14:paraId="0AF82558" w14:textId="77777777" w:rsidR="00501898" w:rsidRPr="0076075D" w:rsidRDefault="00136181">
            <w:pPr>
              <w:spacing w:before="0"/>
              <w:ind w:left="0"/>
              <w:jc w:val="both"/>
              <w:rPr>
                <w:sz w:val="22"/>
                <w:szCs w:val="22"/>
              </w:rPr>
            </w:pPr>
            <w:r w:rsidRPr="0076075D">
              <w:rPr>
                <w:sz w:val="22"/>
                <w:szCs w:val="22"/>
              </w:rPr>
              <w:t>Loại lỗi</w:t>
            </w:r>
          </w:p>
        </w:tc>
      </w:tr>
      <w:tr w:rsidR="00501898" w:rsidRPr="0076075D" w14:paraId="3775FD83" w14:textId="77777777">
        <w:tc>
          <w:tcPr>
            <w:tcW w:w="2005" w:type="dxa"/>
          </w:tcPr>
          <w:p w14:paraId="36A827B9" w14:textId="77777777" w:rsidR="00501898" w:rsidRPr="0076075D" w:rsidRDefault="00136181">
            <w:pPr>
              <w:ind w:left="0"/>
              <w:jc w:val="both"/>
              <w:rPr>
                <w:sz w:val="22"/>
                <w:szCs w:val="22"/>
              </w:rPr>
            </w:pPr>
            <w:r w:rsidRPr="0076075D">
              <w:rPr>
                <w:sz w:val="22"/>
                <w:szCs w:val="22"/>
              </w:rPr>
              <w:t>error_description</w:t>
            </w:r>
          </w:p>
        </w:tc>
        <w:tc>
          <w:tcPr>
            <w:tcW w:w="2119" w:type="dxa"/>
          </w:tcPr>
          <w:p w14:paraId="6C08C589" w14:textId="77777777" w:rsidR="00501898" w:rsidRPr="0076075D" w:rsidRDefault="00136181">
            <w:pPr>
              <w:spacing w:before="0"/>
              <w:ind w:left="0"/>
              <w:jc w:val="both"/>
              <w:rPr>
                <w:sz w:val="22"/>
                <w:szCs w:val="22"/>
              </w:rPr>
            </w:pPr>
            <w:r w:rsidRPr="0076075D">
              <w:rPr>
                <w:sz w:val="22"/>
                <w:szCs w:val="22"/>
              </w:rPr>
              <w:t>DataType: String</w:t>
            </w:r>
          </w:p>
        </w:tc>
        <w:tc>
          <w:tcPr>
            <w:tcW w:w="5344" w:type="dxa"/>
          </w:tcPr>
          <w:p w14:paraId="278F171A" w14:textId="77777777" w:rsidR="00501898" w:rsidRPr="0076075D" w:rsidRDefault="00136181">
            <w:pPr>
              <w:ind w:left="0"/>
              <w:jc w:val="both"/>
              <w:rPr>
                <w:sz w:val="22"/>
                <w:szCs w:val="22"/>
              </w:rPr>
            </w:pPr>
            <w:r w:rsidRPr="0076075D">
              <w:rPr>
                <w:sz w:val="22"/>
                <w:szCs w:val="22"/>
              </w:rPr>
              <w:t>Mã lỗi</w:t>
            </w:r>
          </w:p>
        </w:tc>
      </w:tr>
    </w:tbl>
    <w:p w14:paraId="448B65DA" w14:textId="77777777" w:rsidR="00501898" w:rsidRPr="0076075D" w:rsidRDefault="00136181">
      <w:pPr>
        <w:rPr>
          <w:sz w:val="22"/>
          <w:szCs w:val="22"/>
        </w:rPr>
      </w:pPr>
      <w:r w:rsidRPr="0076075D">
        <w:rPr>
          <w:sz w:val="22"/>
          <w:szCs w:val="22"/>
        </w:rPr>
        <w:t>Ví dụ:</w:t>
      </w:r>
    </w:p>
    <w:p w14:paraId="32CF3F2D" w14:textId="77777777" w:rsidR="00501898" w:rsidRPr="0076075D" w:rsidRDefault="00136181">
      <w:pPr>
        <w:rPr>
          <w:sz w:val="22"/>
          <w:szCs w:val="22"/>
        </w:rPr>
      </w:pPr>
      <w:r w:rsidRPr="0076075D">
        <w:rPr>
          <w:sz w:val="22"/>
          <w:szCs w:val="22"/>
        </w:rPr>
        <w:t>&lt;InvalidTokenException&gt;</w:t>
      </w:r>
    </w:p>
    <w:p w14:paraId="53B7792A" w14:textId="77777777" w:rsidR="00501898" w:rsidRPr="0076075D" w:rsidRDefault="00136181">
      <w:pPr>
        <w:rPr>
          <w:sz w:val="22"/>
          <w:szCs w:val="22"/>
        </w:rPr>
      </w:pPr>
      <w:r w:rsidRPr="0076075D">
        <w:rPr>
          <w:sz w:val="22"/>
          <w:szCs w:val="22"/>
        </w:rPr>
        <w:t xml:space="preserve">    &lt;error&gt;invalid_token&lt;/error&gt;</w:t>
      </w:r>
    </w:p>
    <w:p w14:paraId="40B0159A" w14:textId="77777777" w:rsidR="00501898" w:rsidRPr="0076075D" w:rsidRDefault="00136181">
      <w:pPr>
        <w:rPr>
          <w:sz w:val="22"/>
          <w:szCs w:val="22"/>
        </w:rPr>
      </w:pPr>
      <w:r w:rsidRPr="0076075D">
        <w:rPr>
          <w:sz w:val="22"/>
          <w:szCs w:val="22"/>
        </w:rPr>
        <w:t xml:space="preserve">    &lt;error_description&gt;Access token expired: xxx&lt;/error_description&gt;</w:t>
      </w:r>
    </w:p>
    <w:p w14:paraId="3E398A84" w14:textId="77777777" w:rsidR="00501898" w:rsidRPr="0076075D" w:rsidRDefault="00136181">
      <w:pPr>
        <w:rPr>
          <w:sz w:val="22"/>
          <w:szCs w:val="22"/>
        </w:rPr>
      </w:pPr>
      <w:r w:rsidRPr="0076075D">
        <w:rPr>
          <w:sz w:val="22"/>
          <w:szCs w:val="22"/>
        </w:rPr>
        <w:t>&lt;/InvalidTokenException&gt;</w:t>
      </w:r>
    </w:p>
    <w:p w14:paraId="4083AE10" w14:textId="77777777" w:rsidR="00501898" w:rsidRPr="0076075D" w:rsidRDefault="00136181">
      <w:pPr>
        <w:numPr>
          <w:ilvl w:val="1"/>
          <w:numId w:val="35"/>
        </w:numPr>
        <w:rPr>
          <w:sz w:val="22"/>
          <w:szCs w:val="22"/>
        </w:rPr>
      </w:pPr>
      <w:r w:rsidRPr="0076075D">
        <w:rPr>
          <w:sz w:val="22"/>
          <w:szCs w:val="22"/>
        </w:rPr>
        <w:t>Lỗi khi gửi hóa đơn sang CQT bị lỗi: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2112"/>
        <w:gridCol w:w="5318"/>
      </w:tblGrid>
      <w:tr w:rsidR="00501898" w:rsidRPr="0076075D" w14:paraId="3459DB6C" w14:textId="77777777">
        <w:tc>
          <w:tcPr>
            <w:tcW w:w="2005" w:type="dxa"/>
            <w:shd w:val="clear" w:color="auto" w:fill="D0CECE"/>
          </w:tcPr>
          <w:p w14:paraId="16B979ED" w14:textId="77777777" w:rsidR="00501898" w:rsidRPr="0076075D" w:rsidRDefault="00136181">
            <w:pPr>
              <w:ind w:left="0"/>
              <w:rPr>
                <w:b/>
                <w:bCs/>
                <w:color w:val="000000"/>
                <w:sz w:val="22"/>
                <w:szCs w:val="22"/>
              </w:rPr>
            </w:pPr>
            <w:r w:rsidRPr="0076075D">
              <w:rPr>
                <w:b/>
                <w:bCs/>
                <w:color w:val="000000"/>
                <w:sz w:val="22"/>
                <w:szCs w:val="22"/>
              </w:rPr>
              <w:t>Tên tham số</w:t>
            </w:r>
          </w:p>
        </w:tc>
        <w:tc>
          <w:tcPr>
            <w:tcW w:w="2119" w:type="dxa"/>
            <w:shd w:val="clear" w:color="auto" w:fill="D0CECE"/>
          </w:tcPr>
          <w:p w14:paraId="648731F7" w14:textId="77777777" w:rsidR="00501898" w:rsidRPr="0076075D" w:rsidRDefault="00136181">
            <w:pPr>
              <w:ind w:left="0"/>
              <w:rPr>
                <w:b/>
                <w:bCs/>
                <w:color w:val="000000"/>
                <w:sz w:val="22"/>
                <w:szCs w:val="22"/>
              </w:rPr>
            </w:pPr>
            <w:r w:rsidRPr="0076075D">
              <w:rPr>
                <w:b/>
                <w:bCs/>
                <w:color w:val="000000"/>
                <w:sz w:val="22"/>
                <w:szCs w:val="22"/>
              </w:rPr>
              <w:t>Kiểu dữ liệu, ràng buộc</w:t>
            </w:r>
          </w:p>
        </w:tc>
        <w:tc>
          <w:tcPr>
            <w:tcW w:w="5344" w:type="dxa"/>
            <w:shd w:val="clear" w:color="auto" w:fill="D0CECE"/>
          </w:tcPr>
          <w:p w14:paraId="3194CBC4" w14:textId="77777777" w:rsidR="00501898" w:rsidRPr="0076075D" w:rsidRDefault="00136181">
            <w:pPr>
              <w:jc w:val="center"/>
              <w:rPr>
                <w:b/>
                <w:bCs/>
                <w:color w:val="000000"/>
                <w:sz w:val="22"/>
                <w:szCs w:val="22"/>
              </w:rPr>
            </w:pPr>
            <w:r w:rsidRPr="0076075D">
              <w:rPr>
                <w:b/>
                <w:bCs/>
                <w:color w:val="000000"/>
                <w:sz w:val="22"/>
                <w:szCs w:val="22"/>
              </w:rPr>
              <w:t>Mô tả</w:t>
            </w:r>
          </w:p>
        </w:tc>
      </w:tr>
      <w:tr w:rsidR="00501898" w:rsidRPr="0076075D" w14:paraId="3B75BD98" w14:textId="77777777">
        <w:tc>
          <w:tcPr>
            <w:tcW w:w="2005" w:type="dxa"/>
          </w:tcPr>
          <w:p w14:paraId="76438111" w14:textId="77777777" w:rsidR="00501898" w:rsidRPr="0076075D" w:rsidRDefault="00136181">
            <w:pPr>
              <w:spacing w:before="0"/>
              <w:ind w:left="0"/>
              <w:jc w:val="both"/>
              <w:rPr>
                <w:sz w:val="22"/>
                <w:szCs w:val="22"/>
              </w:rPr>
            </w:pPr>
            <w:r w:rsidRPr="0076075D">
              <w:rPr>
                <w:sz w:val="22"/>
                <w:szCs w:val="22"/>
              </w:rPr>
              <w:t>total</w:t>
            </w:r>
          </w:p>
        </w:tc>
        <w:tc>
          <w:tcPr>
            <w:tcW w:w="2119" w:type="dxa"/>
          </w:tcPr>
          <w:p w14:paraId="16BB6A48" w14:textId="77777777" w:rsidR="00501898" w:rsidRPr="0076075D" w:rsidRDefault="00136181">
            <w:pPr>
              <w:spacing w:before="0"/>
              <w:ind w:left="0"/>
              <w:jc w:val="both"/>
              <w:rPr>
                <w:sz w:val="22"/>
                <w:szCs w:val="22"/>
              </w:rPr>
            </w:pPr>
            <w:r w:rsidRPr="0076075D">
              <w:rPr>
                <w:sz w:val="22"/>
                <w:szCs w:val="22"/>
              </w:rPr>
              <w:t>DataType: String</w:t>
            </w:r>
          </w:p>
        </w:tc>
        <w:tc>
          <w:tcPr>
            <w:tcW w:w="5344" w:type="dxa"/>
          </w:tcPr>
          <w:p w14:paraId="2EE8FE6F" w14:textId="77777777" w:rsidR="00501898" w:rsidRPr="0076075D" w:rsidRDefault="00136181">
            <w:pPr>
              <w:spacing w:before="0"/>
              <w:ind w:left="0"/>
              <w:jc w:val="both"/>
              <w:rPr>
                <w:sz w:val="22"/>
                <w:szCs w:val="22"/>
              </w:rPr>
            </w:pPr>
            <w:r w:rsidRPr="0076075D">
              <w:rPr>
                <w:sz w:val="22"/>
                <w:szCs w:val="22"/>
              </w:rPr>
              <w:t>Tổng số hóa đơn</w:t>
            </w:r>
          </w:p>
        </w:tc>
      </w:tr>
      <w:tr w:rsidR="00501898" w:rsidRPr="0076075D" w14:paraId="4283677A" w14:textId="77777777">
        <w:tc>
          <w:tcPr>
            <w:tcW w:w="2005" w:type="dxa"/>
          </w:tcPr>
          <w:p w14:paraId="2EF73ED2" w14:textId="77777777" w:rsidR="00501898" w:rsidRPr="0076075D" w:rsidRDefault="00136181">
            <w:pPr>
              <w:ind w:left="0"/>
              <w:jc w:val="both"/>
              <w:rPr>
                <w:sz w:val="22"/>
                <w:szCs w:val="22"/>
              </w:rPr>
            </w:pPr>
            <w:r w:rsidRPr="0076075D">
              <w:rPr>
                <w:sz w:val="22"/>
                <w:szCs w:val="22"/>
              </w:rPr>
              <w:t>success</w:t>
            </w:r>
          </w:p>
        </w:tc>
        <w:tc>
          <w:tcPr>
            <w:tcW w:w="2119" w:type="dxa"/>
          </w:tcPr>
          <w:p w14:paraId="5E31C685" w14:textId="77777777" w:rsidR="00501898" w:rsidRPr="0076075D" w:rsidRDefault="00136181">
            <w:pPr>
              <w:spacing w:before="0"/>
              <w:ind w:left="0"/>
              <w:jc w:val="both"/>
              <w:rPr>
                <w:sz w:val="22"/>
                <w:szCs w:val="22"/>
              </w:rPr>
            </w:pPr>
            <w:r w:rsidRPr="0076075D">
              <w:rPr>
                <w:sz w:val="22"/>
                <w:szCs w:val="22"/>
              </w:rPr>
              <w:t>DataType: String</w:t>
            </w:r>
          </w:p>
        </w:tc>
        <w:tc>
          <w:tcPr>
            <w:tcW w:w="5344" w:type="dxa"/>
          </w:tcPr>
          <w:p w14:paraId="3699BA0D" w14:textId="77777777" w:rsidR="00501898" w:rsidRPr="0076075D" w:rsidRDefault="00136181">
            <w:pPr>
              <w:ind w:left="0"/>
              <w:jc w:val="both"/>
              <w:rPr>
                <w:sz w:val="22"/>
                <w:szCs w:val="22"/>
              </w:rPr>
            </w:pPr>
            <w:r w:rsidRPr="0076075D">
              <w:rPr>
                <w:sz w:val="22"/>
                <w:szCs w:val="22"/>
              </w:rPr>
              <w:t>Số hóa đơn thành công</w:t>
            </w:r>
          </w:p>
        </w:tc>
      </w:tr>
      <w:tr w:rsidR="00501898" w:rsidRPr="0076075D" w14:paraId="77648F2B" w14:textId="77777777">
        <w:tc>
          <w:tcPr>
            <w:tcW w:w="2005" w:type="dxa"/>
          </w:tcPr>
          <w:p w14:paraId="46259C98" w14:textId="77777777" w:rsidR="00501898" w:rsidRPr="0076075D" w:rsidRDefault="00136181">
            <w:pPr>
              <w:ind w:left="0"/>
              <w:jc w:val="both"/>
              <w:rPr>
                <w:sz w:val="22"/>
                <w:szCs w:val="22"/>
              </w:rPr>
            </w:pPr>
            <w:r w:rsidRPr="0076075D">
              <w:rPr>
                <w:sz w:val="22"/>
                <w:szCs w:val="22"/>
              </w:rPr>
              <w:t>fail</w:t>
            </w:r>
          </w:p>
        </w:tc>
        <w:tc>
          <w:tcPr>
            <w:tcW w:w="2119" w:type="dxa"/>
          </w:tcPr>
          <w:p w14:paraId="2BF554ED" w14:textId="77777777" w:rsidR="00501898" w:rsidRPr="0076075D" w:rsidRDefault="00136181">
            <w:pPr>
              <w:spacing w:before="0"/>
              <w:ind w:left="0"/>
              <w:jc w:val="both"/>
              <w:rPr>
                <w:sz w:val="22"/>
                <w:szCs w:val="22"/>
              </w:rPr>
            </w:pPr>
            <w:r w:rsidRPr="0076075D">
              <w:rPr>
                <w:sz w:val="22"/>
                <w:szCs w:val="22"/>
              </w:rPr>
              <w:t>DataType: String</w:t>
            </w:r>
          </w:p>
        </w:tc>
        <w:tc>
          <w:tcPr>
            <w:tcW w:w="5344" w:type="dxa"/>
          </w:tcPr>
          <w:p w14:paraId="7DC7DC8A" w14:textId="77777777" w:rsidR="00501898" w:rsidRPr="0076075D" w:rsidRDefault="00136181">
            <w:pPr>
              <w:ind w:left="0"/>
              <w:jc w:val="both"/>
              <w:rPr>
                <w:sz w:val="22"/>
                <w:szCs w:val="22"/>
              </w:rPr>
            </w:pPr>
            <w:r w:rsidRPr="0076075D">
              <w:rPr>
                <w:sz w:val="22"/>
                <w:szCs w:val="22"/>
              </w:rPr>
              <w:t>Số hóa đơn không thành công</w:t>
            </w:r>
          </w:p>
        </w:tc>
      </w:tr>
      <w:tr w:rsidR="00501898" w:rsidRPr="0076075D" w14:paraId="32909960" w14:textId="77777777">
        <w:tc>
          <w:tcPr>
            <w:tcW w:w="2005" w:type="dxa"/>
          </w:tcPr>
          <w:p w14:paraId="67D55A55" w14:textId="77777777" w:rsidR="00501898" w:rsidRPr="0076075D" w:rsidRDefault="00136181">
            <w:pPr>
              <w:ind w:left="0"/>
              <w:jc w:val="both"/>
              <w:rPr>
                <w:sz w:val="22"/>
                <w:szCs w:val="22"/>
              </w:rPr>
            </w:pPr>
            <w:r w:rsidRPr="0076075D">
              <w:rPr>
                <w:sz w:val="22"/>
                <w:szCs w:val="22"/>
              </w:rPr>
              <w:t>errorlist</w:t>
            </w:r>
          </w:p>
        </w:tc>
        <w:tc>
          <w:tcPr>
            <w:tcW w:w="2119" w:type="dxa"/>
          </w:tcPr>
          <w:p w14:paraId="7EF75680" w14:textId="77777777" w:rsidR="00501898" w:rsidRPr="0076075D" w:rsidRDefault="00136181">
            <w:pPr>
              <w:spacing w:before="0"/>
              <w:ind w:left="0"/>
              <w:jc w:val="both"/>
              <w:rPr>
                <w:sz w:val="22"/>
                <w:szCs w:val="22"/>
              </w:rPr>
            </w:pPr>
            <w:r w:rsidRPr="0076075D">
              <w:rPr>
                <w:sz w:val="22"/>
                <w:szCs w:val="22"/>
              </w:rPr>
              <w:t>DataType: array</w:t>
            </w:r>
          </w:p>
        </w:tc>
        <w:tc>
          <w:tcPr>
            <w:tcW w:w="5344" w:type="dxa"/>
          </w:tcPr>
          <w:p w14:paraId="71BE74B8" w14:textId="77777777" w:rsidR="00501898" w:rsidRPr="0076075D" w:rsidRDefault="00136181">
            <w:pPr>
              <w:ind w:left="0"/>
              <w:jc w:val="both"/>
              <w:rPr>
                <w:sz w:val="22"/>
                <w:szCs w:val="22"/>
              </w:rPr>
            </w:pPr>
            <w:r w:rsidRPr="0076075D">
              <w:rPr>
                <w:sz w:val="22"/>
                <w:szCs w:val="22"/>
              </w:rPr>
              <w:t>Mảng data</w:t>
            </w:r>
          </w:p>
        </w:tc>
      </w:tr>
      <w:tr w:rsidR="00501898" w:rsidRPr="0076075D" w14:paraId="6C247D50" w14:textId="77777777">
        <w:tc>
          <w:tcPr>
            <w:tcW w:w="2005" w:type="dxa"/>
          </w:tcPr>
          <w:p w14:paraId="7058CC51" w14:textId="77777777" w:rsidR="00501898" w:rsidRPr="0076075D" w:rsidRDefault="00136181">
            <w:pPr>
              <w:ind w:left="0"/>
              <w:jc w:val="both"/>
              <w:rPr>
                <w:sz w:val="22"/>
                <w:szCs w:val="22"/>
              </w:rPr>
            </w:pPr>
            <w:r w:rsidRPr="0076075D">
              <w:rPr>
                <w:sz w:val="22"/>
                <w:szCs w:val="22"/>
              </w:rPr>
              <w:t>errorlist.transactionUuid</w:t>
            </w:r>
          </w:p>
        </w:tc>
        <w:tc>
          <w:tcPr>
            <w:tcW w:w="2119" w:type="dxa"/>
          </w:tcPr>
          <w:p w14:paraId="19A33477" w14:textId="77777777" w:rsidR="00501898" w:rsidRPr="0076075D" w:rsidRDefault="00136181">
            <w:pPr>
              <w:spacing w:before="0"/>
              <w:ind w:left="0"/>
              <w:jc w:val="both"/>
              <w:rPr>
                <w:sz w:val="22"/>
                <w:szCs w:val="22"/>
              </w:rPr>
            </w:pPr>
            <w:r w:rsidRPr="0076075D">
              <w:rPr>
                <w:sz w:val="22"/>
                <w:szCs w:val="22"/>
              </w:rPr>
              <w:t>DataType: String</w:t>
            </w:r>
          </w:p>
        </w:tc>
        <w:tc>
          <w:tcPr>
            <w:tcW w:w="5344" w:type="dxa"/>
          </w:tcPr>
          <w:p w14:paraId="25208895" w14:textId="77777777" w:rsidR="00501898" w:rsidRPr="0076075D" w:rsidRDefault="00136181">
            <w:pPr>
              <w:ind w:left="0"/>
              <w:jc w:val="both"/>
              <w:rPr>
                <w:sz w:val="22"/>
                <w:szCs w:val="22"/>
              </w:rPr>
            </w:pPr>
            <w:r w:rsidRPr="0076075D">
              <w:rPr>
                <w:sz w:val="22"/>
                <w:szCs w:val="22"/>
              </w:rPr>
              <w:t>Danh sách transactionUuid có cùng mã lỗi</w:t>
            </w:r>
          </w:p>
        </w:tc>
      </w:tr>
      <w:tr w:rsidR="00501898" w:rsidRPr="0076075D" w14:paraId="071B27A9" w14:textId="77777777">
        <w:tc>
          <w:tcPr>
            <w:tcW w:w="2005" w:type="dxa"/>
          </w:tcPr>
          <w:p w14:paraId="4EE86750" w14:textId="77777777" w:rsidR="00501898" w:rsidRPr="0076075D" w:rsidRDefault="00136181">
            <w:pPr>
              <w:ind w:left="0"/>
              <w:jc w:val="both"/>
              <w:rPr>
                <w:sz w:val="22"/>
                <w:szCs w:val="22"/>
              </w:rPr>
            </w:pPr>
            <w:r w:rsidRPr="0076075D">
              <w:rPr>
                <w:sz w:val="22"/>
                <w:szCs w:val="22"/>
              </w:rPr>
              <w:t>errorlist.detail</w:t>
            </w:r>
          </w:p>
        </w:tc>
        <w:tc>
          <w:tcPr>
            <w:tcW w:w="2119" w:type="dxa"/>
          </w:tcPr>
          <w:p w14:paraId="44D04EA4" w14:textId="77777777" w:rsidR="00501898" w:rsidRPr="0076075D" w:rsidRDefault="00136181">
            <w:pPr>
              <w:spacing w:before="0"/>
              <w:ind w:left="0"/>
              <w:jc w:val="both"/>
              <w:rPr>
                <w:sz w:val="22"/>
                <w:szCs w:val="22"/>
              </w:rPr>
            </w:pPr>
            <w:r w:rsidRPr="0076075D">
              <w:rPr>
                <w:sz w:val="22"/>
                <w:szCs w:val="22"/>
              </w:rPr>
              <w:t>DataType: String</w:t>
            </w:r>
          </w:p>
        </w:tc>
        <w:tc>
          <w:tcPr>
            <w:tcW w:w="5344" w:type="dxa"/>
          </w:tcPr>
          <w:p w14:paraId="0665B69C" w14:textId="77777777" w:rsidR="00501898" w:rsidRPr="0076075D" w:rsidRDefault="00136181">
            <w:pPr>
              <w:ind w:left="0"/>
              <w:jc w:val="both"/>
              <w:rPr>
                <w:sz w:val="22"/>
                <w:szCs w:val="22"/>
              </w:rPr>
            </w:pPr>
            <w:r w:rsidRPr="0076075D">
              <w:rPr>
                <w:sz w:val="22"/>
                <w:szCs w:val="22"/>
              </w:rPr>
              <w:t>Mô tả lỗi</w:t>
            </w:r>
          </w:p>
        </w:tc>
      </w:tr>
      <w:tr w:rsidR="00501898" w:rsidRPr="0076075D" w14:paraId="267FC210" w14:textId="77777777">
        <w:tc>
          <w:tcPr>
            <w:tcW w:w="2005" w:type="dxa"/>
          </w:tcPr>
          <w:p w14:paraId="37CD3F95" w14:textId="77777777" w:rsidR="00501898" w:rsidRPr="0076075D" w:rsidRDefault="00136181">
            <w:pPr>
              <w:ind w:left="0"/>
              <w:jc w:val="both"/>
              <w:rPr>
                <w:sz w:val="22"/>
                <w:szCs w:val="22"/>
              </w:rPr>
            </w:pPr>
            <w:r w:rsidRPr="0076075D">
              <w:rPr>
                <w:sz w:val="22"/>
                <w:szCs w:val="22"/>
              </w:rPr>
              <w:lastRenderedPageBreak/>
              <w:t>errorlist.message</w:t>
            </w:r>
          </w:p>
        </w:tc>
        <w:tc>
          <w:tcPr>
            <w:tcW w:w="2119" w:type="dxa"/>
          </w:tcPr>
          <w:p w14:paraId="580D1204" w14:textId="77777777" w:rsidR="00501898" w:rsidRPr="0076075D" w:rsidRDefault="00136181">
            <w:pPr>
              <w:spacing w:before="0"/>
              <w:ind w:left="0"/>
              <w:jc w:val="both"/>
              <w:rPr>
                <w:sz w:val="22"/>
                <w:szCs w:val="22"/>
              </w:rPr>
            </w:pPr>
            <w:r w:rsidRPr="0076075D">
              <w:rPr>
                <w:sz w:val="22"/>
                <w:szCs w:val="22"/>
              </w:rPr>
              <w:t>DataType: String</w:t>
            </w:r>
          </w:p>
        </w:tc>
        <w:tc>
          <w:tcPr>
            <w:tcW w:w="5344" w:type="dxa"/>
          </w:tcPr>
          <w:p w14:paraId="087909F5" w14:textId="77777777" w:rsidR="00501898" w:rsidRPr="0076075D" w:rsidRDefault="00136181">
            <w:pPr>
              <w:ind w:left="0"/>
              <w:jc w:val="both"/>
              <w:rPr>
                <w:sz w:val="22"/>
                <w:szCs w:val="22"/>
              </w:rPr>
            </w:pPr>
            <w:r w:rsidRPr="0076075D">
              <w:rPr>
                <w:sz w:val="22"/>
                <w:szCs w:val="22"/>
              </w:rPr>
              <w:t>Mã lỗi</w:t>
            </w:r>
          </w:p>
        </w:tc>
      </w:tr>
    </w:tbl>
    <w:p w14:paraId="0E44B349" w14:textId="77777777" w:rsidR="00501898" w:rsidRPr="0076075D" w:rsidRDefault="00136181">
      <w:pPr>
        <w:rPr>
          <w:sz w:val="22"/>
          <w:szCs w:val="22"/>
        </w:rPr>
      </w:pPr>
      <w:r w:rsidRPr="0076075D">
        <w:rPr>
          <w:sz w:val="22"/>
          <w:szCs w:val="22"/>
        </w:rPr>
        <w:t>Ví dụ trường hợp không có dữ liệu gửi sang CQT:</w:t>
      </w:r>
    </w:p>
    <w:p w14:paraId="7C9EB854" w14:textId="77777777" w:rsidR="00501898" w:rsidRPr="0076075D" w:rsidRDefault="00136181">
      <w:pPr>
        <w:ind w:left="0"/>
        <w:rPr>
          <w:sz w:val="22"/>
          <w:szCs w:val="22"/>
        </w:rPr>
      </w:pPr>
      <w:r w:rsidRPr="0076075D">
        <w:rPr>
          <w:sz w:val="22"/>
          <w:szCs w:val="22"/>
        </w:rPr>
        <w:t>{</w:t>
      </w:r>
    </w:p>
    <w:p w14:paraId="70127349" w14:textId="77777777" w:rsidR="00501898" w:rsidRPr="0076075D" w:rsidRDefault="00136181">
      <w:pPr>
        <w:ind w:left="0"/>
        <w:rPr>
          <w:sz w:val="22"/>
          <w:szCs w:val="22"/>
        </w:rPr>
      </w:pPr>
      <w:r w:rsidRPr="0076075D">
        <w:rPr>
          <w:sz w:val="22"/>
          <w:szCs w:val="22"/>
        </w:rPr>
        <w:t xml:space="preserve">    "errorCode": null,</w:t>
      </w:r>
    </w:p>
    <w:p w14:paraId="0EDDB2A1" w14:textId="77777777" w:rsidR="00501898" w:rsidRPr="0076075D" w:rsidRDefault="00136181">
      <w:pPr>
        <w:ind w:left="0"/>
        <w:rPr>
          <w:sz w:val="22"/>
          <w:szCs w:val="22"/>
        </w:rPr>
      </w:pPr>
      <w:r w:rsidRPr="0076075D">
        <w:rPr>
          <w:sz w:val="22"/>
          <w:szCs w:val="22"/>
        </w:rPr>
        <w:t xml:space="preserve">    "description": null,</w:t>
      </w:r>
    </w:p>
    <w:p w14:paraId="6A1A8EBF" w14:textId="77777777" w:rsidR="00501898" w:rsidRPr="0076075D" w:rsidRDefault="00136181">
      <w:pPr>
        <w:ind w:left="0"/>
        <w:rPr>
          <w:sz w:val="22"/>
          <w:szCs w:val="22"/>
        </w:rPr>
      </w:pPr>
      <w:r w:rsidRPr="0076075D">
        <w:rPr>
          <w:sz w:val="22"/>
          <w:szCs w:val="22"/>
        </w:rPr>
        <w:t xml:space="preserve">    "total": "3",</w:t>
      </w:r>
    </w:p>
    <w:p w14:paraId="17E32170" w14:textId="77777777" w:rsidR="00501898" w:rsidRPr="0076075D" w:rsidRDefault="00136181">
      <w:pPr>
        <w:ind w:left="0"/>
        <w:rPr>
          <w:sz w:val="22"/>
          <w:szCs w:val="22"/>
        </w:rPr>
      </w:pPr>
      <w:r w:rsidRPr="0076075D">
        <w:rPr>
          <w:sz w:val="22"/>
          <w:szCs w:val="22"/>
        </w:rPr>
        <w:t xml:space="preserve">    "success": "1",</w:t>
      </w:r>
    </w:p>
    <w:p w14:paraId="7F867650" w14:textId="77777777" w:rsidR="00501898" w:rsidRPr="0076075D" w:rsidRDefault="00136181">
      <w:pPr>
        <w:ind w:left="0"/>
        <w:rPr>
          <w:sz w:val="22"/>
          <w:szCs w:val="22"/>
        </w:rPr>
      </w:pPr>
      <w:r w:rsidRPr="0076075D">
        <w:rPr>
          <w:sz w:val="22"/>
          <w:szCs w:val="22"/>
        </w:rPr>
        <w:t xml:space="preserve">    "fail": "2",</w:t>
      </w:r>
    </w:p>
    <w:p w14:paraId="6475D6D8" w14:textId="77777777" w:rsidR="00501898" w:rsidRPr="0076075D" w:rsidRDefault="00136181">
      <w:pPr>
        <w:ind w:left="0"/>
        <w:rPr>
          <w:sz w:val="22"/>
          <w:szCs w:val="22"/>
        </w:rPr>
      </w:pPr>
      <w:r w:rsidRPr="0076075D">
        <w:rPr>
          <w:sz w:val="22"/>
          <w:szCs w:val="22"/>
        </w:rPr>
        <w:t xml:space="preserve">    "errorlist": [</w:t>
      </w:r>
    </w:p>
    <w:p w14:paraId="17BFF902" w14:textId="77777777" w:rsidR="00501898" w:rsidRPr="0076075D" w:rsidRDefault="00136181">
      <w:pPr>
        <w:ind w:left="0"/>
        <w:rPr>
          <w:sz w:val="22"/>
          <w:szCs w:val="22"/>
        </w:rPr>
      </w:pPr>
      <w:r w:rsidRPr="0076075D">
        <w:rPr>
          <w:sz w:val="22"/>
          <w:szCs w:val="22"/>
        </w:rPr>
        <w:t xml:space="preserve">        {</w:t>
      </w:r>
    </w:p>
    <w:p w14:paraId="3AC081B7" w14:textId="77777777" w:rsidR="00501898" w:rsidRPr="0076075D" w:rsidRDefault="00136181">
      <w:pPr>
        <w:ind w:left="0"/>
        <w:rPr>
          <w:sz w:val="22"/>
          <w:szCs w:val="22"/>
        </w:rPr>
      </w:pPr>
      <w:r w:rsidRPr="0076075D">
        <w:rPr>
          <w:sz w:val="22"/>
          <w:szCs w:val="22"/>
        </w:rPr>
        <w:t xml:space="preserve">            "transactionUuid": "028717bc-5315-4a0b-9ab0-ce8d5495e56g,028717bc-5315-4a0b-9ab0-ce8d5495e57f",</w:t>
      </w:r>
    </w:p>
    <w:p w14:paraId="063D27F8" w14:textId="77777777" w:rsidR="00501898" w:rsidRPr="0076075D" w:rsidRDefault="00136181">
      <w:pPr>
        <w:ind w:left="0"/>
        <w:rPr>
          <w:sz w:val="22"/>
          <w:szCs w:val="22"/>
        </w:rPr>
      </w:pPr>
      <w:r w:rsidRPr="0076075D">
        <w:rPr>
          <w:sz w:val="22"/>
          <w:szCs w:val="22"/>
        </w:rPr>
        <w:t xml:space="preserve">            "detail": "Không tìm thấy bản ghi cần gửi sang CQT",</w:t>
      </w:r>
    </w:p>
    <w:p w14:paraId="73330A71" w14:textId="77777777" w:rsidR="00501898" w:rsidRPr="0076075D" w:rsidRDefault="00136181">
      <w:pPr>
        <w:ind w:left="0"/>
        <w:rPr>
          <w:sz w:val="22"/>
          <w:szCs w:val="22"/>
        </w:rPr>
      </w:pPr>
      <w:r w:rsidRPr="0076075D">
        <w:rPr>
          <w:sz w:val="22"/>
          <w:szCs w:val="22"/>
        </w:rPr>
        <w:t xml:space="preserve">            "message": "INVOCIE_NOT_FOUND"</w:t>
      </w:r>
    </w:p>
    <w:p w14:paraId="0824777B" w14:textId="77777777" w:rsidR="00501898" w:rsidRPr="0076075D" w:rsidRDefault="00136181">
      <w:pPr>
        <w:ind w:left="0"/>
        <w:rPr>
          <w:sz w:val="22"/>
          <w:szCs w:val="22"/>
        </w:rPr>
      </w:pPr>
      <w:r w:rsidRPr="0076075D">
        <w:rPr>
          <w:sz w:val="22"/>
          <w:szCs w:val="22"/>
        </w:rPr>
        <w:t xml:space="preserve">        }</w:t>
      </w:r>
    </w:p>
    <w:p w14:paraId="7A0868D8" w14:textId="77777777" w:rsidR="00501898" w:rsidRPr="0076075D" w:rsidRDefault="00136181">
      <w:pPr>
        <w:ind w:left="0"/>
        <w:rPr>
          <w:sz w:val="22"/>
          <w:szCs w:val="22"/>
        </w:rPr>
      </w:pPr>
      <w:r w:rsidRPr="0076075D">
        <w:rPr>
          <w:sz w:val="22"/>
          <w:szCs w:val="22"/>
        </w:rPr>
        <w:t xml:space="preserve">    ]</w:t>
      </w:r>
    </w:p>
    <w:p w14:paraId="2FAB2B65" w14:textId="77777777" w:rsidR="00501898" w:rsidRPr="0076075D" w:rsidRDefault="00136181">
      <w:pPr>
        <w:ind w:left="0"/>
        <w:rPr>
          <w:sz w:val="22"/>
          <w:szCs w:val="22"/>
        </w:rPr>
      </w:pPr>
      <w:r w:rsidRPr="0076075D">
        <w:rPr>
          <w:sz w:val="22"/>
          <w:szCs w:val="22"/>
        </w:rPr>
        <w:t>}</w:t>
      </w:r>
    </w:p>
    <w:p w14:paraId="54AC7E28" w14:textId="77777777" w:rsidR="00501898" w:rsidRPr="0076075D" w:rsidRDefault="00136181">
      <w:pPr>
        <w:ind w:left="0"/>
        <w:rPr>
          <w:sz w:val="22"/>
          <w:szCs w:val="22"/>
        </w:rPr>
      </w:pPr>
      <w:r w:rsidRPr="0076075D">
        <w:rPr>
          <w:sz w:val="22"/>
          <w:szCs w:val="22"/>
        </w:rPr>
        <w:t>Ví dụ trường hợp gửi dữ liệu sang CQT thành công, có dữ liệu không thành công:</w:t>
      </w:r>
    </w:p>
    <w:p w14:paraId="7870B4C5" w14:textId="77777777" w:rsidR="00501898" w:rsidRPr="0076075D" w:rsidRDefault="00136181">
      <w:pPr>
        <w:ind w:left="0"/>
        <w:rPr>
          <w:sz w:val="22"/>
          <w:szCs w:val="22"/>
        </w:rPr>
      </w:pPr>
      <w:r w:rsidRPr="0076075D">
        <w:rPr>
          <w:sz w:val="22"/>
          <w:szCs w:val="22"/>
        </w:rPr>
        <w:t>{</w:t>
      </w:r>
    </w:p>
    <w:p w14:paraId="16D3ED85" w14:textId="77777777" w:rsidR="00501898" w:rsidRPr="0076075D" w:rsidRDefault="00136181">
      <w:pPr>
        <w:ind w:left="0"/>
        <w:rPr>
          <w:sz w:val="22"/>
          <w:szCs w:val="22"/>
        </w:rPr>
      </w:pPr>
      <w:r w:rsidRPr="0076075D">
        <w:rPr>
          <w:sz w:val="22"/>
          <w:szCs w:val="22"/>
        </w:rPr>
        <w:t xml:space="preserve">    "errorCode": null,</w:t>
      </w:r>
    </w:p>
    <w:p w14:paraId="5B4BB5D8" w14:textId="77777777" w:rsidR="00501898" w:rsidRPr="0076075D" w:rsidRDefault="00136181">
      <w:pPr>
        <w:ind w:left="0"/>
        <w:rPr>
          <w:sz w:val="22"/>
          <w:szCs w:val="22"/>
        </w:rPr>
      </w:pPr>
      <w:r w:rsidRPr="0076075D">
        <w:rPr>
          <w:sz w:val="22"/>
          <w:szCs w:val="22"/>
        </w:rPr>
        <w:t xml:space="preserve">    "description": null,</w:t>
      </w:r>
    </w:p>
    <w:p w14:paraId="028C17F5" w14:textId="77777777" w:rsidR="00501898" w:rsidRPr="0076075D" w:rsidRDefault="00136181">
      <w:pPr>
        <w:ind w:left="0"/>
        <w:rPr>
          <w:sz w:val="22"/>
          <w:szCs w:val="22"/>
        </w:rPr>
      </w:pPr>
      <w:r w:rsidRPr="0076075D">
        <w:rPr>
          <w:sz w:val="22"/>
          <w:szCs w:val="22"/>
        </w:rPr>
        <w:t xml:space="preserve">    "total": "3",</w:t>
      </w:r>
    </w:p>
    <w:p w14:paraId="537FC87A" w14:textId="77777777" w:rsidR="00501898" w:rsidRPr="0076075D" w:rsidRDefault="00136181">
      <w:pPr>
        <w:ind w:left="0"/>
        <w:rPr>
          <w:sz w:val="22"/>
          <w:szCs w:val="22"/>
        </w:rPr>
      </w:pPr>
      <w:r w:rsidRPr="0076075D">
        <w:rPr>
          <w:sz w:val="22"/>
          <w:szCs w:val="22"/>
        </w:rPr>
        <w:t xml:space="preserve">    "success": "1",</w:t>
      </w:r>
    </w:p>
    <w:p w14:paraId="683ACC2F" w14:textId="77777777" w:rsidR="00501898" w:rsidRPr="0076075D" w:rsidRDefault="00136181">
      <w:pPr>
        <w:ind w:left="0"/>
        <w:rPr>
          <w:sz w:val="22"/>
          <w:szCs w:val="22"/>
        </w:rPr>
      </w:pPr>
      <w:r w:rsidRPr="0076075D">
        <w:rPr>
          <w:sz w:val="22"/>
          <w:szCs w:val="22"/>
        </w:rPr>
        <w:t xml:space="preserve">    "fail": "2",</w:t>
      </w:r>
    </w:p>
    <w:p w14:paraId="32B80C14" w14:textId="77777777" w:rsidR="00501898" w:rsidRPr="0076075D" w:rsidRDefault="00136181">
      <w:pPr>
        <w:ind w:left="0"/>
        <w:rPr>
          <w:sz w:val="22"/>
          <w:szCs w:val="22"/>
        </w:rPr>
      </w:pPr>
      <w:r w:rsidRPr="0076075D">
        <w:rPr>
          <w:sz w:val="22"/>
          <w:szCs w:val="22"/>
        </w:rPr>
        <w:t xml:space="preserve">    "errorlist": [</w:t>
      </w:r>
    </w:p>
    <w:p w14:paraId="59B42F69" w14:textId="77777777" w:rsidR="00501898" w:rsidRPr="0076075D" w:rsidRDefault="00136181">
      <w:pPr>
        <w:ind w:left="0"/>
        <w:rPr>
          <w:sz w:val="22"/>
          <w:szCs w:val="22"/>
        </w:rPr>
      </w:pPr>
      <w:r w:rsidRPr="0076075D">
        <w:rPr>
          <w:sz w:val="22"/>
          <w:szCs w:val="22"/>
        </w:rPr>
        <w:t xml:space="preserve">        {</w:t>
      </w:r>
    </w:p>
    <w:p w14:paraId="708BA84E" w14:textId="77777777" w:rsidR="00501898" w:rsidRPr="0076075D" w:rsidRDefault="00136181">
      <w:pPr>
        <w:ind w:left="0"/>
        <w:rPr>
          <w:sz w:val="22"/>
          <w:szCs w:val="22"/>
        </w:rPr>
      </w:pPr>
      <w:r w:rsidRPr="0076075D">
        <w:rPr>
          <w:sz w:val="22"/>
          <w:szCs w:val="22"/>
        </w:rPr>
        <w:t xml:space="preserve">            "transactionUuid": "028717bc-5315-4a0b-9ab0-ce8d5495e56f",</w:t>
      </w:r>
    </w:p>
    <w:p w14:paraId="38C4BE62" w14:textId="77777777" w:rsidR="00501898" w:rsidRPr="0076075D" w:rsidRDefault="00136181">
      <w:pPr>
        <w:ind w:left="0"/>
        <w:rPr>
          <w:sz w:val="22"/>
          <w:szCs w:val="22"/>
        </w:rPr>
      </w:pPr>
      <w:r w:rsidRPr="0076075D">
        <w:rPr>
          <w:sz w:val="22"/>
          <w:szCs w:val="22"/>
        </w:rPr>
        <w:t xml:space="preserve">            "detail": "Hóa đơn xóa bỏ không gửi thuế",</w:t>
      </w:r>
    </w:p>
    <w:p w14:paraId="6EC88DCA" w14:textId="77777777" w:rsidR="00501898" w:rsidRPr="0076075D" w:rsidRDefault="00136181">
      <w:pPr>
        <w:ind w:left="0"/>
        <w:rPr>
          <w:sz w:val="22"/>
          <w:szCs w:val="22"/>
        </w:rPr>
      </w:pPr>
      <w:r w:rsidRPr="0076075D">
        <w:rPr>
          <w:sz w:val="22"/>
          <w:szCs w:val="22"/>
        </w:rPr>
        <w:lastRenderedPageBreak/>
        <w:t xml:space="preserve">            "message": "INVOCIE_NOT_SEND_CQT"</w:t>
      </w:r>
    </w:p>
    <w:p w14:paraId="1EF47692" w14:textId="77777777" w:rsidR="00501898" w:rsidRPr="0076075D" w:rsidRDefault="00136181">
      <w:pPr>
        <w:ind w:left="0"/>
        <w:rPr>
          <w:sz w:val="22"/>
          <w:szCs w:val="22"/>
        </w:rPr>
      </w:pPr>
      <w:r w:rsidRPr="0076075D">
        <w:rPr>
          <w:sz w:val="22"/>
          <w:szCs w:val="22"/>
        </w:rPr>
        <w:t xml:space="preserve">        },</w:t>
      </w:r>
    </w:p>
    <w:p w14:paraId="23758001" w14:textId="77777777" w:rsidR="00501898" w:rsidRPr="0076075D" w:rsidRDefault="00136181">
      <w:pPr>
        <w:ind w:left="0"/>
        <w:rPr>
          <w:sz w:val="22"/>
          <w:szCs w:val="22"/>
        </w:rPr>
      </w:pPr>
      <w:r w:rsidRPr="0076075D">
        <w:rPr>
          <w:sz w:val="22"/>
          <w:szCs w:val="22"/>
        </w:rPr>
        <w:t xml:space="preserve">        {</w:t>
      </w:r>
    </w:p>
    <w:p w14:paraId="6DBC6C58" w14:textId="77777777" w:rsidR="00501898" w:rsidRPr="0076075D" w:rsidRDefault="00136181">
      <w:pPr>
        <w:ind w:left="0"/>
        <w:rPr>
          <w:sz w:val="22"/>
          <w:szCs w:val="22"/>
        </w:rPr>
      </w:pPr>
      <w:r w:rsidRPr="0076075D">
        <w:rPr>
          <w:sz w:val="22"/>
          <w:szCs w:val="22"/>
        </w:rPr>
        <w:t xml:space="preserve">            "transactionUuid": "028717bc-5315-4a0b-9ab0-ce8d5495e56g",</w:t>
      </w:r>
    </w:p>
    <w:p w14:paraId="70955ED5" w14:textId="77777777" w:rsidR="00501898" w:rsidRPr="0076075D" w:rsidRDefault="00136181">
      <w:pPr>
        <w:ind w:left="0"/>
        <w:rPr>
          <w:sz w:val="22"/>
          <w:szCs w:val="22"/>
        </w:rPr>
      </w:pPr>
      <w:r w:rsidRPr="0076075D">
        <w:rPr>
          <w:sz w:val="22"/>
          <w:szCs w:val="22"/>
        </w:rPr>
        <w:t xml:space="preserve">            "detail": "Không tìm thấy bản ghi cần gửi sang CQT",</w:t>
      </w:r>
    </w:p>
    <w:p w14:paraId="2D63FCC1" w14:textId="77777777" w:rsidR="00501898" w:rsidRPr="0076075D" w:rsidRDefault="00136181">
      <w:pPr>
        <w:ind w:left="0"/>
        <w:rPr>
          <w:sz w:val="22"/>
          <w:szCs w:val="22"/>
        </w:rPr>
      </w:pPr>
      <w:r w:rsidRPr="0076075D">
        <w:rPr>
          <w:sz w:val="22"/>
          <w:szCs w:val="22"/>
        </w:rPr>
        <w:t xml:space="preserve">            "message": "INVOCIE_NOT_FOUND"</w:t>
      </w:r>
    </w:p>
    <w:p w14:paraId="6FE436D3" w14:textId="77777777" w:rsidR="00501898" w:rsidRPr="0076075D" w:rsidRDefault="00136181">
      <w:pPr>
        <w:ind w:left="0"/>
        <w:rPr>
          <w:sz w:val="22"/>
          <w:szCs w:val="22"/>
        </w:rPr>
      </w:pPr>
      <w:r w:rsidRPr="0076075D">
        <w:rPr>
          <w:sz w:val="22"/>
          <w:szCs w:val="22"/>
        </w:rPr>
        <w:t xml:space="preserve">        }</w:t>
      </w:r>
    </w:p>
    <w:p w14:paraId="21183E21" w14:textId="77777777" w:rsidR="00501898" w:rsidRPr="0076075D" w:rsidRDefault="00136181">
      <w:pPr>
        <w:ind w:left="0"/>
        <w:rPr>
          <w:sz w:val="22"/>
          <w:szCs w:val="22"/>
        </w:rPr>
      </w:pPr>
      <w:r w:rsidRPr="0076075D">
        <w:rPr>
          <w:sz w:val="22"/>
          <w:szCs w:val="22"/>
        </w:rPr>
        <w:t xml:space="preserve">    ]</w:t>
      </w:r>
    </w:p>
    <w:p w14:paraId="3A144D08" w14:textId="77777777" w:rsidR="00501898" w:rsidRPr="0076075D" w:rsidRDefault="00136181">
      <w:pPr>
        <w:ind w:left="0"/>
        <w:rPr>
          <w:sz w:val="22"/>
          <w:szCs w:val="22"/>
        </w:rPr>
      </w:pPr>
      <w:r w:rsidRPr="0076075D">
        <w:rPr>
          <w:sz w:val="22"/>
          <w:szCs w:val="22"/>
        </w:rPr>
        <w:t>}</w:t>
      </w:r>
    </w:p>
    <w:p w14:paraId="37DC0BF7" w14:textId="77777777" w:rsidR="00501898" w:rsidRPr="0076075D" w:rsidRDefault="00136181">
      <w:pPr>
        <w:ind w:left="0"/>
        <w:rPr>
          <w:sz w:val="22"/>
          <w:szCs w:val="22"/>
        </w:rPr>
      </w:pPr>
      <w:r w:rsidRPr="0076075D">
        <w:rPr>
          <w:sz w:val="22"/>
          <w:szCs w:val="22"/>
        </w:rPr>
        <w:t>Ví dụ trường hợp gửi dữ liệu sang CQT thành công:</w:t>
      </w:r>
    </w:p>
    <w:p w14:paraId="0FC3D754" w14:textId="77777777" w:rsidR="00501898" w:rsidRPr="0076075D" w:rsidRDefault="00136181">
      <w:pPr>
        <w:ind w:left="0"/>
        <w:rPr>
          <w:sz w:val="22"/>
          <w:szCs w:val="22"/>
        </w:rPr>
      </w:pPr>
      <w:r w:rsidRPr="0076075D">
        <w:rPr>
          <w:sz w:val="22"/>
          <w:szCs w:val="22"/>
        </w:rPr>
        <w:t>{</w:t>
      </w:r>
    </w:p>
    <w:p w14:paraId="672867C3" w14:textId="77777777" w:rsidR="00501898" w:rsidRPr="0076075D" w:rsidRDefault="00136181">
      <w:pPr>
        <w:ind w:left="0"/>
        <w:rPr>
          <w:sz w:val="22"/>
          <w:szCs w:val="22"/>
        </w:rPr>
      </w:pPr>
      <w:r w:rsidRPr="0076075D">
        <w:rPr>
          <w:sz w:val="22"/>
          <w:szCs w:val="22"/>
        </w:rPr>
        <w:t xml:space="preserve">    "errorCode": null,</w:t>
      </w:r>
    </w:p>
    <w:p w14:paraId="1421912A" w14:textId="77777777" w:rsidR="00501898" w:rsidRPr="0076075D" w:rsidRDefault="00136181">
      <w:pPr>
        <w:ind w:left="0"/>
        <w:rPr>
          <w:sz w:val="22"/>
          <w:szCs w:val="22"/>
        </w:rPr>
      </w:pPr>
      <w:r w:rsidRPr="0076075D">
        <w:rPr>
          <w:sz w:val="22"/>
          <w:szCs w:val="22"/>
        </w:rPr>
        <w:t xml:space="preserve">    "description": null,</w:t>
      </w:r>
    </w:p>
    <w:p w14:paraId="66CAAC42" w14:textId="77777777" w:rsidR="00501898" w:rsidRPr="0076075D" w:rsidRDefault="00136181">
      <w:pPr>
        <w:ind w:left="0"/>
        <w:rPr>
          <w:sz w:val="22"/>
          <w:szCs w:val="22"/>
        </w:rPr>
      </w:pPr>
      <w:r w:rsidRPr="0076075D">
        <w:rPr>
          <w:sz w:val="22"/>
          <w:szCs w:val="22"/>
        </w:rPr>
        <w:t xml:space="preserve">    "total": "2",</w:t>
      </w:r>
    </w:p>
    <w:p w14:paraId="083F3C11" w14:textId="77777777" w:rsidR="00501898" w:rsidRPr="0076075D" w:rsidRDefault="00136181">
      <w:pPr>
        <w:ind w:left="0"/>
        <w:rPr>
          <w:sz w:val="22"/>
          <w:szCs w:val="22"/>
        </w:rPr>
      </w:pPr>
      <w:r w:rsidRPr="0076075D">
        <w:rPr>
          <w:sz w:val="22"/>
          <w:szCs w:val="22"/>
        </w:rPr>
        <w:t xml:space="preserve">    "success": "2",</w:t>
      </w:r>
    </w:p>
    <w:p w14:paraId="7CF014B7" w14:textId="77777777" w:rsidR="00501898" w:rsidRPr="0076075D" w:rsidRDefault="00136181">
      <w:pPr>
        <w:ind w:left="0"/>
        <w:rPr>
          <w:sz w:val="22"/>
          <w:szCs w:val="22"/>
        </w:rPr>
      </w:pPr>
      <w:r w:rsidRPr="0076075D">
        <w:rPr>
          <w:sz w:val="22"/>
          <w:szCs w:val="22"/>
        </w:rPr>
        <w:t xml:space="preserve">    "fail": "0",</w:t>
      </w:r>
    </w:p>
    <w:p w14:paraId="2157A7B2" w14:textId="77777777" w:rsidR="00501898" w:rsidRPr="0076075D" w:rsidRDefault="00136181">
      <w:pPr>
        <w:ind w:left="0"/>
        <w:rPr>
          <w:sz w:val="22"/>
          <w:szCs w:val="22"/>
        </w:rPr>
      </w:pPr>
      <w:r w:rsidRPr="0076075D">
        <w:rPr>
          <w:sz w:val="22"/>
          <w:szCs w:val="22"/>
        </w:rPr>
        <w:t xml:space="preserve">    "errorlist": []</w:t>
      </w:r>
    </w:p>
    <w:p w14:paraId="3AC90AD7" w14:textId="77777777" w:rsidR="00501898" w:rsidRPr="0076075D" w:rsidRDefault="00136181">
      <w:pPr>
        <w:ind w:left="0"/>
        <w:rPr>
          <w:sz w:val="22"/>
          <w:szCs w:val="22"/>
        </w:rPr>
      </w:pPr>
      <w:r w:rsidRPr="0076075D">
        <w:rPr>
          <w:sz w:val="22"/>
          <w:szCs w:val="22"/>
        </w:rPr>
        <w:t>}</w:t>
      </w:r>
    </w:p>
    <w:p w14:paraId="4DB1B644" w14:textId="77777777" w:rsidR="00501898" w:rsidRPr="0076075D" w:rsidRDefault="00136181">
      <w:pPr>
        <w:numPr>
          <w:ilvl w:val="0"/>
          <w:numId w:val="35"/>
        </w:numPr>
        <w:rPr>
          <w:sz w:val="22"/>
          <w:szCs w:val="22"/>
        </w:rPr>
      </w:pPr>
      <w:r w:rsidRPr="0076075D">
        <w:rPr>
          <w:sz w:val="22"/>
          <w:szCs w:val="22"/>
        </w:rPr>
        <w:t>Ví dụ cho phần đầu vào gọi API:</w:t>
      </w:r>
    </w:p>
    <w:p w14:paraId="35AA3894" w14:textId="77777777" w:rsidR="00501898" w:rsidRPr="0076075D" w:rsidRDefault="00136181">
      <w:pPr>
        <w:ind w:left="360"/>
        <w:rPr>
          <w:sz w:val="22"/>
          <w:szCs w:val="22"/>
        </w:rPr>
      </w:pPr>
      <w:r w:rsidRPr="0076075D">
        <w:rPr>
          <w:sz w:val="22"/>
          <w:szCs w:val="22"/>
        </w:rPr>
        <w:t>curl --location 'http://localhost:8080/api/InvoiceAPI/InvoiceWS/sendInvoiceByTransactionUuid' \</w:t>
      </w:r>
    </w:p>
    <w:p w14:paraId="5E49527E" w14:textId="77777777" w:rsidR="00501898" w:rsidRPr="0076075D" w:rsidRDefault="00136181">
      <w:pPr>
        <w:ind w:left="360"/>
        <w:rPr>
          <w:sz w:val="22"/>
          <w:szCs w:val="22"/>
        </w:rPr>
      </w:pPr>
      <w:r w:rsidRPr="0076075D">
        <w:rPr>
          <w:sz w:val="22"/>
          <w:szCs w:val="22"/>
        </w:rPr>
        <w:t>--header 'Content-Type: application/x-www-form-urlencoded' \</w:t>
      </w:r>
    </w:p>
    <w:p w14:paraId="3DEE859D" w14:textId="77777777" w:rsidR="00501898" w:rsidRPr="0076075D" w:rsidRDefault="00136181">
      <w:pPr>
        <w:ind w:left="360"/>
        <w:rPr>
          <w:sz w:val="22"/>
          <w:szCs w:val="22"/>
        </w:rPr>
      </w:pPr>
      <w:r w:rsidRPr="0076075D">
        <w:rPr>
          <w:sz w:val="22"/>
          <w:szCs w:val="22"/>
        </w:rPr>
        <w:t>--header 'Authorization: Bearer XXX \</w:t>
      </w:r>
    </w:p>
    <w:p w14:paraId="0288A9B6" w14:textId="77777777" w:rsidR="00501898" w:rsidRPr="0076075D" w:rsidRDefault="00136181">
      <w:pPr>
        <w:ind w:left="360"/>
        <w:rPr>
          <w:sz w:val="22"/>
          <w:szCs w:val="22"/>
        </w:rPr>
      </w:pPr>
      <w:r w:rsidRPr="0076075D">
        <w:rPr>
          <w:sz w:val="22"/>
          <w:szCs w:val="22"/>
        </w:rPr>
        <w:t>--data-urlencode 'supplierTaxCode=0100109106-710' \</w:t>
      </w:r>
    </w:p>
    <w:p w14:paraId="4FE35E25" w14:textId="77777777" w:rsidR="00501898" w:rsidRPr="0076075D" w:rsidRDefault="00136181">
      <w:pPr>
        <w:ind w:left="360"/>
        <w:rPr>
          <w:sz w:val="22"/>
          <w:szCs w:val="22"/>
        </w:rPr>
      </w:pPr>
      <w:r w:rsidRPr="0076075D">
        <w:rPr>
          <w:sz w:val="22"/>
          <w:szCs w:val="22"/>
        </w:rPr>
        <w:t>--data-urlencode 'transactionUuid=028717bc-5315-4a0b-9ab0-ce8d5495e56e' \</w:t>
      </w:r>
    </w:p>
    <w:p w14:paraId="609F7FAB" w14:textId="77777777" w:rsidR="00501898" w:rsidRPr="0076075D" w:rsidRDefault="00136181">
      <w:pPr>
        <w:ind w:left="360"/>
        <w:rPr>
          <w:sz w:val="22"/>
          <w:szCs w:val="22"/>
        </w:rPr>
      </w:pPr>
      <w:r w:rsidRPr="0076075D">
        <w:rPr>
          <w:sz w:val="22"/>
          <w:szCs w:val="22"/>
        </w:rPr>
        <w:t>--data-urlencode 'startDate=2023-10-10' \</w:t>
      </w:r>
    </w:p>
    <w:p w14:paraId="61F1A5E0" w14:textId="77777777" w:rsidR="00501898" w:rsidRPr="0076075D" w:rsidRDefault="00136181">
      <w:pPr>
        <w:ind w:left="360"/>
        <w:rPr>
          <w:sz w:val="22"/>
          <w:szCs w:val="22"/>
        </w:rPr>
      </w:pPr>
      <w:r w:rsidRPr="0076075D">
        <w:rPr>
          <w:sz w:val="22"/>
          <w:szCs w:val="22"/>
        </w:rPr>
        <w:t xml:space="preserve">--data-urlencode 'endDate=2024-10-10' </w:t>
      </w:r>
    </w:p>
    <w:p w14:paraId="0E756BA7" w14:textId="77777777" w:rsidR="00501898" w:rsidRPr="0076075D" w:rsidRDefault="00501898">
      <w:pPr>
        <w:ind w:left="360"/>
        <w:rPr>
          <w:sz w:val="22"/>
          <w:szCs w:val="22"/>
        </w:rPr>
      </w:pPr>
    </w:p>
    <w:p w14:paraId="49AFA103" w14:textId="77777777" w:rsidR="00501898" w:rsidRPr="0076075D" w:rsidRDefault="00136181">
      <w:pPr>
        <w:pStyle w:val="StyleHeading2l2H2h21TimesNewRoman14pt"/>
        <w:numPr>
          <w:ilvl w:val="0"/>
          <w:numId w:val="0"/>
        </w:numPr>
        <w:rPr>
          <w:sz w:val="22"/>
          <w:szCs w:val="22"/>
          <w:lang w:val="vi-VN"/>
        </w:rPr>
      </w:pPr>
      <w:r w:rsidRPr="0076075D">
        <w:rPr>
          <w:sz w:val="22"/>
          <w:szCs w:val="22"/>
        </w:rPr>
        <w:lastRenderedPageBreak/>
        <w:t xml:space="preserve">7.37 </w:t>
      </w:r>
      <w:r w:rsidRPr="0076075D">
        <w:rPr>
          <w:sz w:val="22"/>
          <w:szCs w:val="22"/>
          <w:lang w:val="vi-VN"/>
        </w:rPr>
        <w:t>Tra cứu hóa đơn trả về chứa thông tin hàng hóa (</w:t>
      </w:r>
      <w:r w:rsidRPr="0076075D">
        <w:rPr>
          <w:sz w:val="22"/>
          <w:szCs w:val="22"/>
        </w:rPr>
        <w:t>UTC + 7</w:t>
      </w:r>
      <w:r w:rsidRPr="0076075D">
        <w:rPr>
          <w:sz w:val="22"/>
          <w:szCs w:val="22"/>
          <w:lang w:val="vi-VN"/>
        </w:rPr>
        <w:t>)</w:t>
      </w:r>
    </w:p>
    <w:p w14:paraId="71C0C488" w14:textId="77777777" w:rsidR="00501898" w:rsidRPr="0076075D" w:rsidRDefault="00136181">
      <w:pPr>
        <w:rPr>
          <w:sz w:val="22"/>
          <w:szCs w:val="22"/>
          <w:lang w:val="vi-VN"/>
        </w:rPr>
      </w:pPr>
      <w:r w:rsidRPr="0076075D">
        <w:rPr>
          <w:sz w:val="22"/>
          <w:szCs w:val="22"/>
          <w:lang w:val="vi-VN"/>
        </w:rPr>
        <w:t>- Mô tả chung: Yêu cầu này thực hiện nâng cấp API 7.37 dữ liệu trả về trường “issueDateStr” trả về đúng thời gian phát hành hóa đơn (có nghĩa là UTC + 7)</w:t>
      </w:r>
    </w:p>
    <w:p w14:paraId="0B408A73" w14:textId="77777777" w:rsidR="00501898" w:rsidRPr="0076075D" w:rsidRDefault="00136181">
      <w:pPr>
        <w:rPr>
          <w:sz w:val="22"/>
          <w:szCs w:val="22"/>
          <w:lang w:val="vi-VN"/>
        </w:rPr>
      </w:pPr>
      <w:r w:rsidRPr="0076075D">
        <w:rPr>
          <w:sz w:val="22"/>
          <w:szCs w:val="22"/>
          <w:lang w:val="vi-VN"/>
        </w:rPr>
        <w:t xml:space="preserve">- Đường dẫn API: </w:t>
      </w:r>
    </w:p>
    <w:p w14:paraId="460C06C3" w14:textId="77777777" w:rsidR="00501898" w:rsidRPr="0076075D" w:rsidRDefault="00136181">
      <w:pPr>
        <w:rPr>
          <w:sz w:val="22"/>
          <w:szCs w:val="22"/>
          <w:lang w:val="vi-VN"/>
        </w:rPr>
      </w:pPr>
      <w:r w:rsidRPr="0076075D">
        <w:rPr>
          <w:sz w:val="22"/>
          <w:szCs w:val="22"/>
          <w:lang w:val="vi-VN"/>
        </w:rPr>
        <w:t>InvoiceAPI/InvoiceUtilsWS/getInvoicesAll/{supplierTaxCode}</w:t>
      </w:r>
    </w:p>
    <w:p w14:paraId="566C4E64" w14:textId="77777777" w:rsidR="00501898" w:rsidRPr="0076075D" w:rsidRDefault="00136181">
      <w:pPr>
        <w:numPr>
          <w:ilvl w:val="0"/>
          <w:numId w:val="17"/>
        </w:numPr>
        <w:ind w:left="900"/>
        <w:jc w:val="both"/>
        <w:rPr>
          <w:sz w:val="22"/>
          <w:szCs w:val="22"/>
        </w:rPr>
      </w:pPr>
      <w:r w:rsidRPr="0076075D">
        <w:rPr>
          <w:sz w:val="22"/>
          <w:szCs w:val="22"/>
        </w:rPr>
        <w:t>Headers:</w:t>
      </w:r>
    </w:p>
    <w:p w14:paraId="14082D38" w14:textId="77777777" w:rsidR="00501898" w:rsidRPr="0076075D" w:rsidRDefault="00136181">
      <w:pPr>
        <w:snapToGrid w:val="0"/>
        <w:ind w:firstLine="176"/>
        <w:jc w:val="both"/>
        <w:rPr>
          <w:sz w:val="22"/>
          <w:szCs w:val="22"/>
          <w:lang w:val="en"/>
        </w:rPr>
      </w:pPr>
      <w:r w:rsidRPr="0076075D">
        <w:rPr>
          <w:sz w:val="22"/>
          <w:szCs w:val="22"/>
          <w:lang w:val="en"/>
        </w:rPr>
        <w:t xml:space="preserve">+ Cookie: giá trị access_token hoặc Authorization: username/pass như đăng nhập trên web </w:t>
      </w:r>
    </w:p>
    <w:p w14:paraId="18BB7D7C" w14:textId="77777777" w:rsidR="00501898" w:rsidRPr="0076075D" w:rsidRDefault="00136181">
      <w:pPr>
        <w:snapToGrid w:val="0"/>
        <w:ind w:firstLine="176"/>
        <w:jc w:val="both"/>
        <w:rPr>
          <w:sz w:val="22"/>
          <w:szCs w:val="22"/>
          <w:lang w:val="fr-FR"/>
        </w:rPr>
      </w:pPr>
      <w:r w:rsidRPr="0076075D">
        <w:rPr>
          <w:sz w:val="22"/>
          <w:szCs w:val="22"/>
          <w:lang w:val="fr-FR"/>
        </w:rPr>
        <w:t xml:space="preserve">+ Content-Type : application/json </w:t>
      </w:r>
    </w:p>
    <w:p w14:paraId="6BC9C41A" w14:textId="77777777" w:rsidR="00501898" w:rsidRPr="0076075D" w:rsidRDefault="00136181">
      <w:pPr>
        <w:rPr>
          <w:b/>
          <w:sz w:val="22"/>
          <w:szCs w:val="22"/>
        </w:rPr>
      </w:pPr>
      <w:r w:rsidRPr="0076075D">
        <w:rPr>
          <w:b/>
          <w:sz w:val="22"/>
          <w:szCs w:val="22"/>
        </w:rPr>
        <w:t>Input:</w:t>
      </w:r>
    </w:p>
    <w:p w14:paraId="36751348" w14:textId="77777777" w:rsidR="00501898" w:rsidRPr="0076075D" w:rsidRDefault="00136181">
      <w:pPr>
        <w:rPr>
          <w:sz w:val="22"/>
          <w:szCs w:val="22"/>
        </w:rPr>
      </w:pPr>
      <w:r w:rsidRPr="0076075D">
        <w:rPr>
          <w:sz w:val="22"/>
          <w:szCs w:val="22"/>
        </w:rPr>
        <w:t>Giữ nguyên như hiện tại</w:t>
      </w:r>
    </w:p>
    <w:tbl>
      <w:tblPr>
        <w:tblW w:w="90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2488"/>
        <w:gridCol w:w="4635"/>
      </w:tblGrid>
      <w:tr w:rsidR="00501898" w:rsidRPr="0076075D" w14:paraId="1E312744" w14:textId="77777777">
        <w:trPr>
          <w:trHeight w:val="530"/>
          <w:jc w:val="center"/>
        </w:trPr>
        <w:tc>
          <w:tcPr>
            <w:tcW w:w="1943" w:type="dxa"/>
            <w:shd w:val="clear" w:color="auto" w:fill="D9D9D9"/>
          </w:tcPr>
          <w:p w14:paraId="4471721E"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2488" w:type="dxa"/>
            <w:shd w:val="clear" w:color="auto" w:fill="D9D9D9"/>
          </w:tcPr>
          <w:p w14:paraId="4F33D53F" w14:textId="77777777" w:rsidR="00501898" w:rsidRPr="0076075D" w:rsidRDefault="00136181">
            <w:pPr>
              <w:ind w:left="0"/>
              <w:jc w:val="center"/>
              <w:rPr>
                <w:b/>
                <w:bCs/>
                <w:color w:val="000000"/>
                <w:sz w:val="22"/>
                <w:szCs w:val="22"/>
              </w:rPr>
            </w:pPr>
            <w:r w:rsidRPr="0076075D">
              <w:rPr>
                <w:b/>
                <w:bCs/>
                <w:color w:val="000000"/>
                <w:sz w:val="22"/>
                <w:szCs w:val="22"/>
              </w:rPr>
              <w:t>Kiểu dữ liệu, ràng buộc</w:t>
            </w:r>
          </w:p>
        </w:tc>
        <w:tc>
          <w:tcPr>
            <w:tcW w:w="4635" w:type="dxa"/>
            <w:shd w:val="clear" w:color="auto" w:fill="D9D9D9"/>
          </w:tcPr>
          <w:p w14:paraId="12889E64"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10255CB3" w14:textId="77777777">
        <w:trPr>
          <w:jc w:val="center"/>
        </w:trPr>
        <w:tc>
          <w:tcPr>
            <w:tcW w:w="1943" w:type="dxa"/>
          </w:tcPr>
          <w:p w14:paraId="5EBC1360" w14:textId="77777777" w:rsidR="00501898" w:rsidRPr="0076075D" w:rsidRDefault="00136181">
            <w:pPr>
              <w:spacing w:before="0"/>
              <w:ind w:left="0"/>
              <w:jc w:val="both"/>
              <w:rPr>
                <w:sz w:val="22"/>
                <w:szCs w:val="22"/>
              </w:rPr>
            </w:pPr>
            <w:r w:rsidRPr="0076075D">
              <w:rPr>
                <w:sz w:val="22"/>
                <w:szCs w:val="22"/>
              </w:rPr>
              <w:t>supplierTaxCode</w:t>
            </w:r>
          </w:p>
        </w:tc>
        <w:tc>
          <w:tcPr>
            <w:tcW w:w="2488" w:type="dxa"/>
          </w:tcPr>
          <w:p w14:paraId="70402223" w14:textId="77777777" w:rsidR="00501898" w:rsidRPr="0076075D" w:rsidRDefault="00136181">
            <w:pPr>
              <w:spacing w:before="0"/>
              <w:ind w:left="0"/>
              <w:jc w:val="both"/>
              <w:rPr>
                <w:sz w:val="22"/>
                <w:szCs w:val="22"/>
                <w:lang w:val="vi-VN"/>
              </w:rPr>
            </w:pPr>
            <w:r w:rsidRPr="0076075D">
              <w:rPr>
                <w:sz w:val="22"/>
                <w:szCs w:val="22"/>
              </w:rPr>
              <w:t xml:space="preserve">Required : </w:t>
            </w:r>
            <w:r w:rsidRPr="0076075D">
              <w:rPr>
                <w:sz w:val="22"/>
                <w:szCs w:val="22"/>
                <w:lang w:val="vi-VN"/>
              </w:rPr>
              <w:t>false</w:t>
            </w:r>
          </w:p>
          <w:p w14:paraId="676A97DE" w14:textId="77777777" w:rsidR="00501898" w:rsidRPr="0076075D" w:rsidRDefault="00136181">
            <w:pPr>
              <w:spacing w:before="0"/>
              <w:ind w:left="0"/>
              <w:jc w:val="both"/>
              <w:rPr>
                <w:sz w:val="22"/>
                <w:szCs w:val="22"/>
              </w:rPr>
            </w:pPr>
            <w:r w:rsidRPr="0076075D">
              <w:rPr>
                <w:sz w:val="22"/>
                <w:szCs w:val="22"/>
              </w:rPr>
              <w:t>DataType: String</w:t>
            </w:r>
          </w:p>
          <w:p w14:paraId="7F5102ED" w14:textId="77777777" w:rsidR="00501898" w:rsidRPr="0076075D" w:rsidRDefault="00136181">
            <w:pPr>
              <w:spacing w:before="0"/>
              <w:ind w:left="0"/>
              <w:jc w:val="both"/>
              <w:rPr>
                <w:sz w:val="22"/>
                <w:szCs w:val="22"/>
              </w:rPr>
            </w:pPr>
            <w:r w:rsidRPr="0076075D">
              <w:rPr>
                <w:sz w:val="22"/>
                <w:szCs w:val="22"/>
              </w:rPr>
              <w:t xml:space="preserve">Minlength : </w:t>
            </w:r>
          </w:p>
          <w:p w14:paraId="61EA31C9" w14:textId="77777777" w:rsidR="00501898" w:rsidRPr="0076075D" w:rsidRDefault="00136181">
            <w:pPr>
              <w:spacing w:before="0"/>
              <w:ind w:left="0"/>
              <w:jc w:val="both"/>
              <w:rPr>
                <w:sz w:val="22"/>
                <w:szCs w:val="22"/>
              </w:rPr>
            </w:pPr>
            <w:r w:rsidRPr="0076075D">
              <w:rPr>
                <w:sz w:val="22"/>
                <w:szCs w:val="22"/>
              </w:rPr>
              <w:t>Maxlength : 20</w:t>
            </w:r>
          </w:p>
          <w:p w14:paraId="7084D73D" w14:textId="77777777" w:rsidR="00501898" w:rsidRPr="0076075D" w:rsidRDefault="00136181">
            <w:pPr>
              <w:spacing w:before="0"/>
              <w:ind w:left="0"/>
              <w:jc w:val="both"/>
              <w:rPr>
                <w:sz w:val="22"/>
                <w:szCs w:val="22"/>
              </w:rPr>
            </w:pPr>
            <w:r w:rsidRPr="0076075D">
              <w:rPr>
                <w:sz w:val="22"/>
                <w:szCs w:val="22"/>
              </w:rPr>
              <w:t>Format : [0-9-]+</w:t>
            </w:r>
          </w:p>
        </w:tc>
        <w:tc>
          <w:tcPr>
            <w:tcW w:w="4635" w:type="dxa"/>
          </w:tcPr>
          <w:p w14:paraId="33423C97" w14:textId="77777777" w:rsidR="00501898" w:rsidRPr="0076075D" w:rsidRDefault="00136181">
            <w:pPr>
              <w:spacing w:before="0"/>
              <w:ind w:left="0"/>
              <w:jc w:val="both"/>
              <w:rPr>
                <w:sz w:val="22"/>
                <w:szCs w:val="22"/>
              </w:rPr>
            </w:pPr>
            <w:r w:rsidRPr="0076075D">
              <w:rPr>
                <w:sz w:val="22"/>
                <w:szCs w:val="22"/>
              </w:rPr>
              <w:t>Mã số thuế của doanh nghiệp/chi nhánh phát hành hóa đơn. Một doanh nghiệp có thể có nhiều mã số thuế</w:t>
            </w:r>
          </w:p>
          <w:p w14:paraId="0F1B4965" w14:textId="77777777" w:rsidR="00501898" w:rsidRPr="0076075D" w:rsidRDefault="00136181">
            <w:pPr>
              <w:spacing w:before="0"/>
              <w:ind w:left="0"/>
              <w:jc w:val="both"/>
              <w:rPr>
                <w:sz w:val="22"/>
                <w:szCs w:val="22"/>
              </w:rPr>
            </w:pPr>
            <w:r w:rsidRPr="0076075D">
              <w:rPr>
                <w:sz w:val="22"/>
                <w:szCs w:val="22"/>
              </w:rPr>
              <w:t xml:space="preserve">Mẫu 1: 0312770607 </w:t>
            </w:r>
          </w:p>
          <w:p w14:paraId="24DB67AF" w14:textId="77777777" w:rsidR="00501898" w:rsidRPr="0076075D" w:rsidRDefault="00136181">
            <w:pPr>
              <w:spacing w:before="0"/>
              <w:ind w:left="0"/>
              <w:jc w:val="both"/>
              <w:rPr>
                <w:sz w:val="22"/>
                <w:szCs w:val="22"/>
              </w:rPr>
            </w:pPr>
            <w:r w:rsidRPr="0076075D">
              <w:rPr>
                <w:sz w:val="22"/>
                <w:szCs w:val="22"/>
              </w:rPr>
              <w:t>Mẫu 2: 0312770607-001</w:t>
            </w:r>
          </w:p>
        </w:tc>
      </w:tr>
      <w:tr w:rsidR="00501898" w:rsidRPr="0076075D" w14:paraId="30529531" w14:textId="77777777">
        <w:trPr>
          <w:jc w:val="center"/>
        </w:trPr>
        <w:tc>
          <w:tcPr>
            <w:tcW w:w="1943" w:type="dxa"/>
          </w:tcPr>
          <w:p w14:paraId="0461F461" w14:textId="77777777" w:rsidR="00501898" w:rsidRPr="0076075D" w:rsidRDefault="00136181">
            <w:pPr>
              <w:spacing w:before="0"/>
              <w:ind w:left="0"/>
              <w:jc w:val="both"/>
              <w:rPr>
                <w:sz w:val="22"/>
                <w:szCs w:val="22"/>
              </w:rPr>
            </w:pPr>
            <w:r w:rsidRPr="0076075D">
              <w:rPr>
                <w:sz w:val="22"/>
                <w:szCs w:val="22"/>
              </w:rPr>
              <w:t>GetInvoiceInput</w:t>
            </w:r>
          </w:p>
        </w:tc>
        <w:tc>
          <w:tcPr>
            <w:tcW w:w="2488" w:type="dxa"/>
          </w:tcPr>
          <w:p w14:paraId="3CE8ED4D" w14:textId="77777777" w:rsidR="00501898" w:rsidRPr="0076075D" w:rsidRDefault="00136181">
            <w:pPr>
              <w:spacing w:before="0"/>
              <w:ind w:left="0"/>
              <w:jc w:val="both"/>
              <w:rPr>
                <w:sz w:val="22"/>
                <w:szCs w:val="22"/>
              </w:rPr>
            </w:pPr>
            <w:r w:rsidRPr="0076075D">
              <w:rPr>
                <w:sz w:val="22"/>
                <w:szCs w:val="22"/>
              </w:rPr>
              <w:t>Object</w:t>
            </w:r>
          </w:p>
        </w:tc>
        <w:tc>
          <w:tcPr>
            <w:tcW w:w="4635" w:type="dxa"/>
          </w:tcPr>
          <w:p w14:paraId="4EE4886D" w14:textId="77777777" w:rsidR="00501898" w:rsidRPr="0076075D" w:rsidRDefault="00136181">
            <w:pPr>
              <w:spacing w:before="0"/>
              <w:ind w:left="0"/>
              <w:jc w:val="both"/>
              <w:rPr>
                <w:sz w:val="22"/>
                <w:szCs w:val="22"/>
              </w:rPr>
            </w:pPr>
            <w:r w:rsidRPr="0076075D">
              <w:rPr>
                <w:sz w:val="22"/>
                <w:szCs w:val="22"/>
              </w:rPr>
              <w:t>Đối tượng gồm các trường dữ liệu tham số</w:t>
            </w:r>
          </w:p>
        </w:tc>
      </w:tr>
    </w:tbl>
    <w:p w14:paraId="6B32393D" w14:textId="77777777" w:rsidR="00501898" w:rsidRPr="0076075D" w:rsidRDefault="00136181">
      <w:pPr>
        <w:rPr>
          <w:sz w:val="22"/>
          <w:szCs w:val="22"/>
        </w:rPr>
      </w:pPr>
      <w:r w:rsidRPr="0076075D">
        <w:rPr>
          <w:sz w:val="22"/>
          <w:szCs w:val="22"/>
        </w:rPr>
        <w:t>- Các tham số của đối tượng GetInvoiceInput</w:t>
      </w:r>
    </w:p>
    <w:tbl>
      <w:tblPr>
        <w:tblW w:w="8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614"/>
        <w:gridCol w:w="4225"/>
      </w:tblGrid>
      <w:tr w:rsidR="00501898" w:rsidRPr="0076075D" w14:paraId="117305EF" w14:textId="77777777">
        <w:trPr>
          <w:trHeight w:val="377"/>
          <w:jc w:val="center"/>
        </w:trPr>
        <w:tc>
          <w:tcPr>
            <w:tcW w:w="2127" w:type="dxa"/>
            <w:shd w:val="clear" w:color="auto" w:fill="D9D9D9"/>
          </w:tcPr>
          <w:p w14:paraId="00CABB18" w14:textId="77777777" w:rsidR="00501898" w:rsidRPr="0076075D" w:rsidRDefault="00136181">
            <w:pPr>
              <w:ind w:left="0"/>
              <w:jc w:val="center"/>
              <w:rPr>
                <w:b/>
                <w:sz w:val="22"/>
                <w:szCs w:val="22"/>
              </w:rPr>
            </w:pPr>
            <w:r w:rsidRPr="0076075D">
              <w:rPr>
                <w:b/>
                <w:sz w:val="22"/>
                <w:szCs w:val="22"/>
              </w:rPr>
              <w:t>Tên tham số</w:t>
            </w:r>
          </w:p>
        </w:tc>
        <w:tc>
          <w:tcPr>
            <w:tcW w:w="2614" w:type="dxa"/>
            <w:shd w:val="clear" w:color="auto" w:fill="D9D9D9"/>
          </w:tcPr>
          <w:p w14:paraId="7C784AC7" w14:textId="77777777" w:rsidR="00501898" w:rsidRPr="0076075D" w:rsidRDefault="00136181">
            <w:pPr>
              <w:ind w:left="0"/>
              <w:rPr>
                <w:b/>
                <w:sz w:val="22"/>
                <w:szCs w:val="22"/>
              </w:rPr>
            </w:pPr>
            <w:r w:rsidRPr="0076075D">
              <w:rPr>
                <w:b/>
                <w:bCs/>
                <w:color w:val="000000"/>
                <w:sz w:val="22"/>
                <w:szCs w:val="22"/>
              </w:rPr>
              <w:t>Kiểu dữ liệu, ràng buộc</w:t>
            </w:r>
          </w:p>
        </w:tc>
        <w:tc>
          <w:tcPr>
            <w:tcW w:w="4225" w:type="dxa"/>
            <w:shd w:val="clear" w:color="auto" w:fill="D9D9D9"/>
          </w:tcPr>
          <w:p w14:paraId="2DD9A3F0" w14:textId="77777777" w:rsidR="00501898" w:rsidRPr="0076075D" w:rsidRDefault="00136181">
            <w:pPr>
              <w:ind w:left="0"/>
              <w:jc w:val="center"/>
              <w:rPr>
                <w:b/>
                <w:sz w:val="22"/>
                <w:szCs w:val="22"/>
              </w:rPr>
            </w:pPr>
            <w:r w:rsidRPr="0076075D">
              <w:rPr>
                <w:b/>
                <w:sz w:val="22"/>
                <w:szCs w:val="22"/>
              </w:rPr>
              <w:t>Mô tả</w:t>
            </w:r>
          </w:p>
        </w:tc>
      </w:tr>
      <w:tr w:rsidR="00501898" w:rsidRPr="0076075D" w14:paraId="00900AC9" w14:textId="77777777">
        <w:trPr>
          <w:trHeight w:val="448"/>
          <w:jc w:val="center"/>
        </w:trPr>
        <w:tc>
          <w:tcPr>
            <w:tcW w:w="2127" w:type="dxa"/>
          </w:tcPr>
          <w:p w14:paraId="04B749D7" w14:textId="77777777" w:rsidR="00501898" w:rsidRPr="0076075D" w:rsidRDefault="00136181">
            <w:pPr>
              <w:ind w:left="0"/>
              <w:jc w:val="both"/>
              <w:rPr>
                <w:sz w:val="22"/>
                <w:szCs w:val="22"/>
              </w:rPr>
            </w:pPr>
            <w:r w:rsidRPr="0076075D">
              <w:rPr>
                <w:sz w:val="22"/>
                <w:szCs w:val="22"/>
              </w:rPr>
              <w:t>invoiceNo</w:t>
            </w:r>
          </w:p>
        </w:tc>
        <w:tc>
          <w:tcPr>
            <w:tcW w:w="2614" w:type="dxa"/>
          </w:tcPr>
          <w:p w14:paraId="0698706F" w14:textId="77777777" w:rsidR="00501898" w:rsidRPr="0076075D" w:rsidRDefault="00136181">
            <w:pPr>
              <w:spacing w:before="0"/>
              <w:ind w:left="0"/>
              <w:jc w:val="both"/>
              <w:rPr>
                <w:sz w:val="22"/>
                <w:szCs w:val="22"/>
              </w:rPr>
            </w:pPr>
            <w:r w:rsidRPr="0076075D">
              <w:rPr>
                <w:sz w:val="22"/>
                <w:szCs w:val="22"/>
              </w:rPr>
              <w:t>Required : false</w:t>
            </w:r>
          </w:p>
          <w:p w14:paraId="211E1610" w14:textId="77777777" w:rsidR="00501898" w:rsidRPr="0076075D" w:rsidRDefault="00136181">
            <w:pPr>
              <w:spacing w:before="0"/>
              <w:ind w:left="0"/>
              <w:jc w:val="both"/>
              <w:rPr>
                <w:sz w:val="22"/>
                <w:szCs w:val="22"/>
              </w:rPr>
            </w:pPr>
            <w:r w:rsidRPr="0076075D">
              <w:rPr>
                <w:sz w:val="22"/>
                <w:szCs w:val="22"/>
              </w:rPr>
              <w:t>DataType: String</w:t>
            </w:r>
          </w:p>
          <w:p w14:paraId="1A411F15" w14:textId="77777777" w:rsidR="00501898" w:rsidRPr="0076075D" w:rsidRDefault="00136181">
            <w:pPr>
              <w:spacing w:before="0"/>
              <w:ind w:left="0"/>
              <w:jc w:val="both"/>
              <w:rPr>
                <w:sz w:val="22"/>
                <w:szCs w:val="22"/>
              </w:rPr>
            </w:pPr>
            <w:r w:rsidRPr="0076075D">
              <w:rPr>
                <w:sz w:val="22"/>
                <w:szCs w:val="22"/>
              </w:rPr>
              <w:t>Minlength : 7</w:t>
            </w:r>
          </w:p>
          <w:p w14:paraId="4F52361B" w14:textId="77777777" w:rsidR="00501898" w:rsidRPr="0076075D" w:rsidRDefault="00136181">
            <w:pPr>
              <w:spacing w:before="0"/>
              <w:ind w:left="0"/>
              <w:jc w:val="both"/>
              <w:rPr>
                <w:sz w:val="22"/>
                <w:szCs w:val="22"/>
              </w:rPr>
            </w:pPr>
            <w:r w:rsidRPr="0076075D">
              <w:rPr>
                <w:sz w:val="22"/>
                <w:szCs w:val="22"/>
              </w:rPr>
              <w:t>Maxlength : 35</w:t>
            </w:r>
          </w:p>
          <w:p w14:paraId="1FF27C9B" w14:textId="77777777" w:rsidR="00501898" w:rsidRPr="0076075D" w:rsidRDefault="00136181">
            <w:pPr>
              <w:spacing w:before="0"/>
              <w:ind w:left="0"/>
              <w:jc w:val="both"/>
              <w:rPr>
                <w:color w:val="000000"/>
                <w:sz w:val="22"/>
                <w:szCs w:val="22"/>
              </w:rPr>
            </w:pPr>
            <w:r w:rsidRPr="0076075D">
              <w:rPr>
                <w:sz w:val="22"/>
                <w:szCs w:val="22"/>
              </w:rPr>
              <w:t>Format :  [a-zA-Z0-9]*$</w:t>
            </w:r>
          </w:p>
        </w:tc>
        <w:tc>
          <w:tcPr>
            <w:tcW w:w="4225" w:type="dxa"/>
          </w:tcPr>
          <w:p w14:paraId="34A31522" w14:textId="77777777" w:rsidR="00501898" w:rsidRPr="0076075D" w:rsidRDefault="00136181">
            <w:pPr>
              <w:ind w:left="0"/>
              <w:jc w:val="both"/>
              <w:rPr>
                <w:sz w:val="22"/>
                <w:szCs w:val="22"/>
              </w:rPr>
            </w:pPr>
            <w:r w:rsidRPr="0076075D">
              <w:rPr>
                <w:sz w:val="22"/>
                <w:szCs w:val="22"/>
              </w:rPr>
              <w:t>Là ký hiệu hóa đơn + số hóa đơn vd : AA/20E0000001</w:t>
            </w:r>
          </w:p>
          <w:p w14:paraId="6F6E967C" w14:textId="77777777" w:rsidR="00501898" w:rsidRPr="0076075D" w:rsidRDefault="00501898">
            <w:pPr>
              <w:ind w:left="0"/>
              <w:jc w:val="both"/>
              <w:rPr>
                <w:sz w:val="22"/>
                <w:szCs w:val="22"/>
              </w:rPr>
            </w:pPr>
          </w:p>
        </w:tc>
      </w:tr>
      <w:tr w:rsidR="00501898" w:rsidRPr="0076075D" w14:paraId="024E46F1" w14:textId="77777777">
        <w:trPr>
          <w:trHeight w:val="461"/>
          <w:jc w:val="center"/>
        </w:trPr>
        <w:tc>
          <w:tcPr>
            <w:tcW w:w="2127" w:type="dxa"/>
          </w:tcPr>
          <w:p w14:paraId="30FA7EB0" w14:textId="77777777" w:rsidR="00501898" w:rsidRPr="0076075D" w:rsidRDefault="00136181">
            <w:pPr>
              <w:ind w:left="0"/>
              <w:jc w:val="both"/>
              <w:rPr>
                <w:sz w:val="22"/>
                <w:szCs w:val="22"/>
              </w:rPr>
            </w:pPr>
            <w:r w:rsidRPr="0076075D">
              <w:rPr>
                <w:sz w:val="22"/>
                <w:szCs w:val="22"/>
              </w:rPr>
              <w:t>startDate</w:t>
            </w:r>
          </w:p>
        </w:tc>
        <w:tc>
          <w:tcPr>
            <w:tcW w:w="2614" w:type="dxa"/>
          </w:tcPr>
          <w:p w14:paraId="14DAEC39" w14:textId="77777777" w:rsidR="00501898" w:rsidRPr="0076075D" w:rsidRDefault="00136181">
            <w:pPr>
              <w:spacing w:before="0"/>
              <w:ind w:left="0"/>
              <w:jc w:val="both"/>
              <w:rPr>
                <w:sz w:val="22"/>
                <w:szCs w:val="22"/>
              </w:rPr>
            </w:pPr>
            <w:r w:rsidRPr="0076075D">
              <w:rPr>
                <w:sz w:val="22"/>
                <w:szCs w:val="22"/>
              </w:rPr>
              <w:t>Required : true</w:t>
            </w:r>
          </w:p>
          <w:p w14:paraId="2DA51439" w14:textId="77777777" w:rsidR="00501898" w:rsidRPr="0076075D" w:rsidRDefault="00136181">
            <w:pPr>
              <w:spacing w:before="0"/>
              <w:ind w:left="0"/>
              <w:jc w:val="both"/>
              <w:rPr>
                <w:sz w:val="22"/>
                <w:szCs w:val="22"/>
              </w:rPr>
            </w:pPr>
            <w:r w:rsidRPr="0076075D">
              <w:rPr>
                <w:sz w:val="22"/>
                <w:szCs w:val="22"/>
              </w:rPr>
              <w:t>DataType: Date</w:t>
            </w:r>
          </w:p>
          <w:p w14:paraId="310591CE" w14:textId="77777777" w:rsidR="00501898" w:rsidRPr="0076075D" w:rsidRDefault="00136181">
            <w:pPr>
              <w:spacing w:before="0"/>
              <w:ind w:left="0"/>
              <w:jc w:val="both"/>
              <w:rPr>
                <w:sz w:val="22"/>
                <w:szCs w:val="22"/>
              </w:rPr>
            </w:pPr>
            <w:r w:rsidRPr="0076075D">
              <w:rPr>
                <w:sz w:val="22"/>
                <w:szCs w:val="22"/>
              </w:rPr>
              <w:t xml:space="preserve">Minlength : </w:t>
            </w:r>
          </w:p>
          <w:p w14:paraId="3DB76BC8" w14:textId="77777777" w:rsidR="00501898" w:rsidRPr="0076075D" w:rsidRDefault="00136181">
            <w:pPr>
              <w:spacing w:before="0"/>
              <w:ind w:left="0"/>
              <w:jc w:val="both"/>
              <w:rPr>
                <w:sz w:val="22"/>
                <w:szCs w:val="22"/>
              </w:rPr>
            </w:pPr>
            <w:r w:rsidRPr="0076075D">
              <w:rPr>
                <w:sz w:val="22"/>
                <w:szCs w:val="22"/>
              </w:rPr>
              <w:t>Maxlength : 50</w:t>
            </w:r>
          </w:p>
          <w:p w14:paraId="40AEB4FB" w14:textId="77777777" w:rsidR="00501898" w:rsidRPr="0076075D" w:rsidRDefault="00136181">
            <w:pPr>
              <w:spacing w:before="0"/>
              <w:ind w:left="0"/>
              <w:jc w:val="both"/>
              <w:rPr>
                <w:sz w:val="22"/>
                <w:szCs w:val="22"/>
              </w:rPr>
            </w:pPr>
            <w:r w:rsidRPr="0076075D">
              <w:rPr>
                <w:sz w:val="22"/>
                <w:szCs w:val="22"/>
              </w:rPr>
              <w:t>Format :</w:t>
            </w:r>
          </w:p>
        </w:tc>
        <w:tc>
          <w:tcPr>
            <w:tcW w:w="4225" w:type="dxa"/>
          </w:tcPr>
          <w:p w14:paraId="0961D0C3" w14:textId="77777777" w:rsidR="00501898" w:rsidRPr="0076075D" w:rsidRDefault="00136181">
            <w:pPr>
              <w:ind w:left="0"/>
              <w:jc w:val="both"/>
              <w:rPr>
                <w:sz w:val="22"/>
                <w:szCs w:val="22"/>
              </w:rPr>
            </w:pPr>
            <w:r w:rsidRPr="0076075D">
              <w:rPr>
                <w:sz w:val="22"/>
                <w:szCs w:val="22"/>
                <w:lang w:val="vi-VN"/>
              </w:rPr>
              <w:t xml:space="preserve">Ngày lập </w:t>
            </w:r>
            <w:r w:rsidRPr="0076075D">
              <w:rPr>
                <w:sz w:val="22"/>
                <w:szCs w:val="22"/>
              </w:rPr>
              <w:t>từ ngày</w:t>
            </w:r>
          </w:p>
          <w:p w14:paraId="08927893" w14:textId="77777777" w:rsidR="00501898" w:rsidRPr="0076075D" w:rsidRDefault="00136181">
            <w:pPr>
              <w:ind w:left="0"/>
              <w:jc w:val="both"/>
              <w:rPr>
                <w:sz w:val="22"/>
                <w:szCs w:val="22"/>
              </w:rPr>
            </w:pPr>
            <w:r w:rsidRPr="0076075D">
              <w:rPr>
                <w:sz w:val="22"/>
                <w:szCs w:val="22"/>
              </w:rPr>
              <w:t>Định dạng "2019-05-12"</w:t>
            </w:r>
          </w:p>
          <w:p w14:paraId="76284790" w14:textId="77777777" w:rsidR="00501898" w:rsidRPr="0076075D" w:rsidRDefault="00501898">
            <w:pPr>
              <w:ind w:left="0"/>
              <w:jc w:val="both"/>
              <w:rPr>
                <w:sz w:val="22"/>
                <w:szCs w:val="22"/>
              </w:rPr>
            </w:pPr>
          </w:p>
        </w:tc>
      </w:tr>
      <w:tr w:rsidR="00501898" w:rsidRPr="0076075D" w14:paraId="25439FED" w14:textId="77777777">
        <w:trPr>
          <w:trHeight w:val="806"/>
          <w:jc w:val="center"/>
        </w:trPr>
        <w:tc>
          <w:tcPr>
            <w:tcW w:w="2127" w:type="dxa"/>
          </w:tcPr>
          <w:p w14:paraId="1004471F" w14:textId="77777777" w:rsidR="00501898" w:rsidRPr="0076075D" w:rsidRDefault="00136181">
            <w:pPr>
              <w:ind w:left="0"/>
              <w:jc w:val="both"/>
              <w:rPr>
                <w:sz w:val="22"/>
                <w:szCs w:val="22"/>
              </w:rPr>
            </w:pPr>
            <w:r w:rsidRPr="0076075D">
              <w:rPr>
                <w:sz w:val="22"/>
                <w:szCs w:val="22"/>
              </w:rPr>
              <w:t>endDate</w:t>
            </w:r>
          </w:p>
        </w:tc>
        <w:tc>
          <w:tcPr>
            <w:tcW w:w="2614" w:type="dxa"/>
          </w:tcPr>
          <w:p w14:paraId="0F293341" w14:textId="77777777" w:rsidR="00501898" w:rsidRPr="0076075D" w:rsidRDefault="00136181">
            <w:pPr>
              <w:spacing w:before="0"/>
              <w:ind w:left="0"/>
              <w:jc w:val="both"/>
              <w:rPr>
                <w:sz w:val="22"/>
                <w:szCs w:val="22"/>
              </w:rPr>
            </w:pPr>
            <w:r w:rsidRPr="0076075D">
              <w:rPr>
                <w:sz w:val="22"/>
                <w:szCs w:val="22"/>
              </w:rPr>
              <w:t>Required : true</w:t>
            </w:r>
          </w:p>
          <w:p w14:paraId="3A9FF791" w14:textId="77777777" w:rsidR="00501898" w:rsidRPr="0076075D" w:rsidRDefault="00136181">
            <w:pPr>
              <w:spacing w:before="0"/>
              <w:ind w:left="0"/>
              <w:jc w:val="both"/>
              <w:rPr>
                <w:sz w:val="22"/>
                <w:szCs w:val="22"/>
              </w:rPr>
            </w:pPr>
            <w:r w:rsidRPr="0076075D">
              <w:rPr>
                <w:sz w:val="22"/>
                <w:szCs w:val="22"/>
              </w:rPr>
              <w:t>DataType: Date</w:t>
            </w:r>
          </w:p>
          <w:p w14:paraId="25E93CEF" w14:textId="77777777" w:rsidR="00501898" w:rsidRPr="0076075D" w:rsidRDefault="00136181">
            <w:pPr>
              <w:spacing w:before="0"/>
              <w:ind w:left="0"/>
              <w:jc w:val="both"/>
              <w:rPr>
                <w:sz w:val="22"/>
                <w:szCs w:val="22"/>
              </w:rPr>
            </w:pPr>
            <w:r w:rsidRPr="0076075D">
              <w:rPr>
                <w:sz w:val="22"/>
                <w:szCs w:val="22"/>
              </w:rPr>
              <w:t xml:space="preserve">Minlength : </w:t>
            </w:r>
          </w:p>
          <w:p w14:paraId="7FD36CB2" w14:textId="77777777" w:rsidR="00501898" w:rsidRPr="0076075D" w:rsidRDefault="00136181">
            <w:pPr>
              <w:spacing w:before="0"/>
              <w:ind w:left="0"/>
              <w:jc w:val="both"/>
              <w:rPr>
                <w:sz w:val="22"/>
                <w:szCs w:val="22"/>
              </w:rPr>
            </w:pPr>
            <w:r w:rsidRPr="0076075D">
              <w:rPr>
                <w:sz w:val="22"/>
                <w:szCs w:val="22"/>
              </w:rPr>
              <w:t>Maxlength : 50</w:t>
            </w:r>
          </w:p>
          <w:p w14:paraId="6CFDDAA1" w14:textId="77777777" w:rsidR="00501898" w:rsidRPr="0076075D" w:rsidRDefault="00136181">
            <w:pPr>
              <w:spacing w:before="0"/>
              <w:ind w:left="0"/>
              <w:jc w:val="both"/>
              <w:rPr>
                <w:sz w:val="22"/>
                <w:szCs w:val="22"/>
              </w:rPr>
            </w:pPr>
            <w:r w:rsidRPr="0076075D">
              <w:rPr>
                <w:sz w:val="22"/>
                <w:szCs w:val="22"/>
              </w:rPr>
              <w:lastRenderedPageBreak/>
              <w:t>Format :</w:t>
            </w:r>
          </w:p>
        </w:tc>
        <w:tc>
          <w:tcPr>
            <w:tcW w:w="4225" w:type="dxa"/>
          </w:tcPr>
          <w:p w14:paraId="61B936F7" w14:textId="77777777" w:rsidR="00501898" w:rsidRPr="0076075D" w:rsidRDefault="00136181">
            <w:pPr>
              <w:ind w:left="0"/>
              <w:jc w:val="both"/>
              <w:rPr>
                <w:sz w:val="22"/>
                <w:szCs w:val="22"/>
              </w:rPr>
            </w:pPr>
            <w:r w:rsidRPr="0076075D">
              <w:rPr>
                <w:sz w:val="22"/>
                <w:szCs w:val="22"/>
                <w:lang w:val="vi-VN"/>
              </w:rPr>
              <w:lastRenderedPageBreak/>
              <w:t>Ngày lập đến</w:t>
            </w:r>
            <w:r w:rsidRPr="0076075D">
              <w:rPr>
                <w:sz w:val="22"/>
                <w:szCs w:val="22"/>
              </w:rPr>
              <w:t xml:space="preserve"> ngày</w:t>
            </w:r>
          </w:p>
          <w:p w14:paraId="197E91E7" w14:textId="77777777" w:rsidR="00501898" w:rsidRPr="0076075D" w:rsidRDefault="00136181">
            <w:pPr>
              <w:ind w:left="0"/>
              <w:jc w:val="both"/>
              <w:rPr>
                <w:sz w:val="22"/>
                <w:szCs w:val="22"/>
              </w:rPr>
            </w:pPr>
            <w:r w:rsidRPr="0076075D">
              <w:rPr>
                <w:sz w:val="22"/>
                <w:szCs w:val="22"/>
              </w:rPr>
              <w:t>Định dạng "2019-05-12"</w:t>
            </w:r>
          </w:p>
          <w:p w14:paraId="27AFFB2C" w14:textId="77777777" w:rsidR="00501898" w:rsidRPr="0076075D" w:rsidRDefault="00501898">
            <w:pPr>
              <w:ind w:left="0"/>
              <w:jc w:val="both"/>
              <w:rPr>
                <w:sz w:val="22"/>
                <w:szCs w:val="22"/>
              </w:rPr>
            </w:pPr>
          </w:p>
        </w:tc>
      </w:tr>
      <w:tr w:rsidR="00501898" w:rsidRPr="0076075D" w14:paraId="52EB3E2D" w14:textId="77777777">
        <w:trPr>
          <w:trHeight w:val="806"/>
          <w:jc w:val="center"/>
        </w:trPr>
        <w:tc>
          <w:tcPr>
            <w:tcW w:w="2127" w:type="dxa"/>
          </w:tcPr>
          <w:p w14:paraId="2E5B11E1" w14:textId="77777777" w:rsidR="00501898" w:rsidRPr="0076075D" w:rsidRDefault="00136181">
            <w:pPr>
              <w:ind w:left="0"/>
              <w:jc w:val="both"/>
              <w:rPr>
                <w:sz w:val="22"/>
                <w:szCs w:val="22"/>
              </w:rPr>
            </w:pPr>
            <w:r w:rsidRPr="0076075D">
              <w:rPr>
                <w:sz w:val="22"/>
                <w:szCs w:val="22"/>
              </w:rPr>
              <w:t>invoiceType</w:t>
            </w:r>
          </w:p>
        </w:tc>
        <w:tc>
          <w:tcPr>
            <w:tcW w:w="2614" w:type="dxa"/>
          </w:tcPr>
          <w:p w14:paraId="76C9A2DA" w14:textId="77777777" w:rsidR="00501898" w:rsidRPr="0076075D" w:rsidRDefault="00136181">
            <w:pPr>
              <w:spacing w:before="0"/>
              <w:ind w:left="0"/>
              <w:jc w:val="both"/>
              <w:rPr>
                <w:sz w:val="22"/>
                <w:szCs w:val="22"/>
              </w:rPr>
            </w:pPr>
            <w:r w:rsidRPr="0076075D">
              <w:rPr>
                <w:sz w:val="22"/>
                <w:szCs w:val="22"/>
              </w:rPr>
              <w:t>Required : false</w:t>
            </w:r>
          </w:p>
          <w:p w14:paraId="3079754A" w14:textId="77777777" w:rsidR="00501898" w:rsidRPr="0076075D" w:rsidRDefault="00136181">
            <w:pPr>
              <w:spacing w:before="0"/>
              <w:ind w:left="0"/>
              <w:jc w:val="both"/>
              <w:rPr>
                <w:sz w:val="22"/>
                <w:szCs w:val="22"/>
              </w:rPr>
            </w:pPr>
            <w:r w:rsidRPr="0076075D">
              <w:rPr>
                <w:sz w:val="22"/>
                <w:szCs w:val="22"/>
              </w:rPr>
              <w:t>DataType: String</w:t>
            </w:r>
          </w:p>
          <w:p w14:paraId="3E956788" w14:textId="77777777" w:rsidR="00501898" w:rsidRPr="0076075D" w:rsidRDefault="00136181">
            <w:pPr>
              <w:spacing w:before="0"/>
              <w:ind w:left="0"/>
              <w:jc w:val="both"/>
              <w:rPr>
                <w:sz w:val="22"/>
                <w:szCs w:val="22"/>
              </w:rPr>
            </w:pPr>
            <w:r w:rsidRPr="0076075D">
              <w:rPr>
                <w:sz w:val="22"/>
                <w:szCs w:val="22"/>
              </w:rPr>
              <w:t xml:space="preserve">Minlength : </w:t>
            </w:r>
          </w:p>
          <w:p w14:paraId="04B1A979" w14:textId="77777777" w:rsidR="00501898" w:rsidRPr="0076075D" w:rsidRDefault="00136181">
            <w:pPr>
              <w:spacing w:before="0"/>
              <w:ind w:left="0"/>
              <w:jc w:val="both"/>
              <w:rPr>
                <w:sz w:val="22"/>
                <w:szCs w:val="22"/>
              </w:rPr>
            </w:pPr>
            <w:r w:rsidRPr="0076075D">
              <w:rPr>
                <w:sz w:val="22"/>
                <w:szCs w:val="22"/>
              </w:rPr>
              <w:t xml:space="preserve">Maxlength : </w:t>
            </w:r>
          </w:p>
          <w:p w14:paraId="2EBF2B00" w14:textId="77777777" w:rsidR="00501898" w:rsidRPr="0076075D" w:rsidRDefault="00136181">
            <w:pPr>
              <w:spacing w:before="0"/>
              <w:ind w:left="0"/>
              <w:jc w:val="both"/>
              <w:rPr>
                <w:sz w:val="22"/>
                <w:szCs w:val="22"/>
              </w:rPr>
            </w:pPr>
            <w:r w:rsidRPr="0076075D">
              <w:rPr>
                <w:sz w:val="22"/>
                <w:szCs w:val="22"/>
              </w:rPr>
              <w:t xml:space="preserve">Format : </w:t>
            </w:r>
          </w:p>
        </w:tc>
        <w:tc>
          <w:tcPr>
            <w:tcW w:w="4225" w:type="dxa"/>
          </w:tcPr>
          <w:p w14:paraId="76E160A2" w14:textId="77777777" w:rsidR="00501898" w:rsidRPr="0076075D" w:rsidRDefault="00136181">
            <w:pPr>
              <w:ind w:left="0"/>
              <w:jc w:val="both"/>
              <w:rPr>
                <w:sz w:val="22"/>
                <w:szCs w:val="22"/>
              </w:rPr>
            </w:pPr>
            <w:r w:rsidRPr="0076075D">
              <w:rPr>
                <w:sz w:val="22"/>
                <w:szCs w:val="22"/>
              </w:rPr>
              <w:t>Loại hóa đơn, là một trong các giá trị</w:t>
            </w:r>
          </w:p>
          <w:p w14:paraId="3F452B8D" w14:textId="77777777" w:rsidR="00501898" w:rsidRPr="0076075D" w:rsidRDefault="00136181">
            <w:pPr>
              <w:ind w:left="0"/>
              <w:rPr>
                <w:sz w:val="22"/>
                <w:szCs w:val="22"/>
              </w:rPr>
            </w:pPr>
            <w:r w:rsidRPr="0076075D">
              <w:rPr>
                <w:sz w:val="22"/>
                <w:szCs w:val="22"/>
              </w:rPr>
              <w:t>Thông tư 32: 01GTKT, 02GTTT, 03XKNB,  04HGDL, 07KPTQ</w:t>
            </w:r>
          </w:p>
          <w:p w14:paraId="5BA48E12" w14:textId="77777777" w:rsidR="00501898" w:rsidRPr="0076075D" w:rsidRDefault="00136181">
            <w:pPr>
              <w:ind w:left="0"/>
              <w:rPr>
                <w:sz w:val="22"/>
                <w:szCs w:val="22"/>
                <w:lang w:val="vi-VN"/>
              </w:rPr>
            </w:pPr>
            <w:r w:rsidRPr="0076075D">
              <w:rPr>
                <w:sz w:val="22"/>
                <w:szCs w:val="22"/>
              </w:rPr>
              <w:t xml:space="preserve">Thông tư </w:t>
            </w:r>
            <w:r w:rsidRPr="0076075D">
              <w:rPr>
                <w:sz w:val="22"/>
                <w:szCs w:val="22"/>
                <w:lang w:val="en"/>
              </w:rPr>
              <w:t>78</w:t>
            </w:r>
            <w:r w:rsidRPr="0076075D">
              <w:rPr>
                <w:sz w:val="22"/>
                <w:szCs w:val="22"/>
              </w:rPr>
              <w:t>: 1, 2, 3, 4</w:t>
            </w:r>
            <w:r w:rsidRPr="0076075D">
              <w:rPr>
                <w:sz w:val="22"/>
                <w:szCs w:val="22"/>
                <w:lang w:val="vi-VN"/>
              </w:rPr>
              <w:t>, 5, 6</w:t>
            </w:r>
          </w:p>
        </w:tc>
      </w:tr>
      <w:tr w:rsidR="00501898" w:rsidRPr="0076075D" w14:paraId="380D88D6" w14:textId="77777777">
        <w:trPr>
          <w:trHeight w:val="806"/>
          <w:jc w:val="center"/>
        </w:trPr>
        <w:tc>
          <w:tcPr>
            <w:tcW w:w="2127" w:type="dxa"/>
          </w:tcPr>
          <w:p w14:paraId="25BD24EF" w14:textId="77777777" w:rsidR="00501898" w:rsidRPr="0076075D" w:rsidRDefault="00136181">
            <w:pPr>
              <w:ind w:left="0"/>
              <w:jc w:val="both"/>
              <w:rPr>
                <w:sz w:val="22"/>
                <w:szCs w:val="22"/>
              </w:rPr>
            </w:pPr>
            <w:r w:rsidRPr="0076075D">
              <w:rPr>
                <w:sz w:val="22"/>
                <w:szCs w:val="22"/>
              </w:rPr>
              <w:t>rowPerPage</w:t>
            </w:r>
          </w:p>
        </w:tc>
        <w:tc>
          <w:tcPr>
            <w:tcW w:w="2614" w:type="dxa"/>
          </w:tcPr>
          <w:p w14:paraId="643E9D78" w14:textId="77777777" w:rsidR="00501898" w:rsidRPr="0076075D" w:rsidRDefault="00136181">
            <w:pPr>
              <w:spacing w:before="0"/>
              <w:ind w:left="0"/>
              <w:jc w:val="both"/>
              <w:rPr>
                <w:sz w:val="22"/>
                <w:szCs w:val="22"/>
              </w:rPr>
            </w:pPr>
            <w:r w:rsidRPr="0076075D">
              <w:rPr>
                <w:sz w:val="22"/>
                <w:szCs w:val="22"/>
              </w:rPr>
              <w:t>Required : true</w:t>
            </w:r>
          </w:p>
          <w:p w14:paraId="512BEAB8" w14:textId="77777777" w:rsidR="00501898" w:rsidRPr="0076075D" w:rsidRDefault="00136181">
            <w:pPr>
              <w:spacing w:before="0"/>
              <w:ind w:left="0"/>
              <w:jc w:val="both"/>
              <w:rPr>
                <w:sz w:val="22"/>
                <w:szCs w:val="22"/>
              </w:rPr>
            </w:pPr>
            <w:r w:rsidRPr="0076075D">
              <w:rPr>
                <w:sz w:val="22"/>
                <w:szCs w:val="22"/>
              </w:rPr>
              <w:t>DataType: Number</w:t>
            </w:r>
          </w:p>
          <w:p w14:paraId="1CD884CA" w14:textId="77777777" w:rsidR="00501898" w:rsidRPr="0076075D" w:rsidRDefault="00136181">
            <w:pPr>
              <w:spacing w:before="0"/>
              <w:ind w:left="0"/>
              <w:jc w:val="both"/>
              <w:rPr>
                <w:sz w:val="22"/>
                <w:szCs w:val="22"/>
              </w:rPr>
            </w:pPr>
            <w:r w:rsidRPr="0076075D">
              <w:rPr>
                <w:sz w:val="22"/>
                <w:szCs w:val="22"/>
              </w:rPr>
              <w:t>Min : 1</w:t>
            </w:r>
          </w:p>
          <w:p w14:paraId="396AFB18" w14:textId="77777777" w:rsidR="00501898" w:rsidRPr="0076075D" w:rsidRDefault="00136181">
            <w:pPr>
              <w:spacing w:before="0"/>
              <w:ind w:left="0"/>
              <w:jc w:val="both"/>
              <w:rPr>
                <w:sz w:val="22"/>
                <w:szCs w:val="22"/>
              </w:rPr>
            </w:pPr>
            <w:r w:rsidRPr="0076075D">
              <w:rPr>
                <w:sz w:val="22"/>
                <w:szCs w:val="22"/>
              </w:rPr>
              <w:t xml:space="preserve">Max: </w:t>
            </w:r>
          </w:p>
        </w:tc>
        <w:tc>
          <w:tcPr>
            <w:tcW w:w="4225" w:type="dxa"/>
          </w:tcPr>
          <w:p w14:paraId="582FAD05" w14:textId="77777777" w:rsidR="00501898" w:rsidRPr="0076075D" w:rsidRDefault="00136181">
            <w:pPr>
              <w:ind w:left="0"/>
              <w:jc w:val="both"/>
              <w:rPr>
                <w:sz w:val="22"/>
                <w:szCs w:val="22"/>
              </w:rPr>
            </w:pPr>
            <w:r w:rsidRPr="0076075D">
              <w:rPr>
                <w:sz w:val="22"/>
                <w:szCs w:val="22"/>
              </w:rPr>
              <w:t xml:space="preserve">Số dòng trên một trang </w:t>
            </w:r>
          </w:p>
        </w:tc>
      </w:tr>
      <w:tr w:rsidR="00501898" w:rsidRPr="0076075D" w14:paraId="262D35CC" w14:textId="77777777">
        <w:trPr>
          <w:trHeight w:val="806"/>
          <w:jc w:val="center"/>
        </w:trPr>
        <w:tc>
          <w:tcPr>
            <w:tcW w:w="2127" w:type="dxa"/>
          </w:tcPr>
          <w:p w14:paraId="7A47426B" w14:textId="77777777" w:rsidR="00501898" w:rsidRPr="0076075D" w:rsidRDefault="00136181">
            <w:pPr>
              <w:ind w:left="0"/>
              <w:jc w:val="both"/>
              <w:rPr>
                <w:sz w:val="22"/>
                <w:szCs w:val="22"/>
              </w:rPr>
            </w:pPr>
            <w:r w:rsidRPr="0076075D">
              <w:rPr>
                <w:sz w:val="22"/>
                <w:szCs w:val="22"/>
              </w:rPr>
              <w:t>pageNum</w:t>
            </w:r>
          </w:p>
        </w:tc>
        <w:tc>
          <w:tcPr>
            <w:tcW w:w="2614" w:type="dxa"/>
          </w:tcPr>
          <w:p w14:paraId="1ACC0A6B" w14:textId="77777777" w:rsidR="00501898" w:rsidRPr="0076075D" w:rsidRDefault="00136181">
            <w:pPr>
              <w:spacing w:before="0"/>
              <w:ind w:left="0"/>
              <w:jc w:val="both"/>
              <w:rPr>
                <w:sz w:val="22"/>
                <w:szCs w:val="22"/>
              </w:rPr>
            </w:pPr>
            <w:r w:rsidRPr="0076075D">
              <w:rPr>
                <w:sz w:val="22"/>
                <w:szCs w:val="22"/>
              </w:rPr>
              <w:t>Required : true</w:t>
            </w:r>
          </w:p>
          <w:p w14:paraId="20B874FA" w14:textId="77777777" w:rsidR="00501898" w:rsidRPr="0076075D" w:rsidRDefault="00136181">
            <w:pPr>
              <w:spacing w:before="0"/>
              <w:ind w:left="0"/>
              <w:jc w:val="both"/>
              <w:rPr>
                <w:sz w:val="22"/>
                <w:szCs w:val="22"/>
              </w:rPr>
            </w:pPr>
            <w:r w:rsidRPr="0076075D">
              <w:rPr>
                <w:sz w:val="22"/>
                <w:szCs w:val="22"/>
              </w:rPr>
              <w:t>DataType: Number</w:t>
            </w:r>
          </w:p>
          <w:p w14:paraId="5F6C66F2" w14:textId="77777777" w:rsidR="00501898" w:rsidRPr="0076075D" w:rsidRDefault="00136181">
            <w:pPr>
              <w:spacing w:before="0"/>
              <w:ind w:left="0"/>
              <w:jc w:val="both"/>
              <w:rPr>
                <w:sz w:val="22"/>
                <w:szCs w:val="22"/>
              </w:rPr>
            </w:pPr>
            <w:r w:rsidRPr="0076075D">
              <w:rPr>
                <w:sz w:val="22"/>
                <w:szCs w:val="22"/>
              </w:rPr>
              <w:t>Min : 0</w:t>
            </w:r>
          </w:p>
          <w:p w14:paraId="5CB640BB" w14:textId="77777777" w:rsidR="00501898" w:rsidRPr="0076075D" w:rsidRDefault="00136181">
            <w:pPr>
              <w:spacing w:before="0"/>
              <w:ind w:left="0"/>
              <w:jc w:val="both"/>
              <w:rPr>
                <w:sz w:val="22"/>
                <w:szCs w:val="22"/>
              </w:rPr>
            </w:pPr>
            <w:r w:rsidRPr="0076075D">
              <w:rPr>
                <w:sz w:val="22"/>
                <w:szCs w:val="22"/>
              </w:rPr>
              <w:t>Max</w:t>
            </w:r>
          </w:p>
        </w:tc>
        <w:tc>
          <w:tcPr>
            <w:tcW w:w="4225" w:type="dxa"/>
          </w:tcPr>
          <w:p w14:paraId="56DE3893" w14:textId="77777777" w:rsidR="00501898" w:rsidRPr="0076075D" w:rsidRDefault="00136181">
            <w:pPr>
              <w:ind w:left="0"/>
              <w:jc w:val="both"/>
              <w:rPr>
                <w:sz w:val="22"/>
                <w:szCs w:val="22"/>
              </w:rPr>
            </w:pPr>
            <w:r w:rsidRPr="0076075D">
              <w:rPr>
                <w:sz w:val="22"/>
                <w:szCs w:val="22"/>
              </w:rPr>
              <w:t>Chỉ số trang</w:t>
            </w:r>
          </w:p>
        </w:tc>
      </w:tr>
      <w:tr w:rsidR="00501898" w:rsidRPr="0076075D" w14:paraId="20A4C9B8" w14:textId="77777777">
        <w:trPr>
          <w:trHeight w:val="806"/>
          <w:jc w:val="center"/>
        </w:trPr>
        <w:tc>
          <w:tcPr>
            <w:tcW w:w="2127" w:type="dxa"/>
          </w:tcPr>
          <w:p w14:paraId="2F759725" w14:textId="77777777" w:rsidR="00501898" w:rsidRPr="0076075D" w:rsidRDefault="00136181">
            <w:pPr>
              <w:ind w:left="0"/>
              <w:jc w:val="both"/>
              <w:rPr>
                <w:color w:val="000000"/>
                <w:sz w:val="22"/>
                <w:szCs w:val="22"/>
              </w:rPr>
            </w:pPr>
            <w:r w:rsidRPr="0076075D">
              <w:rPr>
                <w:color w:val="000000"/>
                <w:sz w:val="22"/>
                <w:szCs w:val="22"/>
              </w:rPr>
              <w:t>buyerTaxCode</w:t>
            </w:r>
          </w:p>
        </w:tc>
        <w:tc>
          <w:tcPr>
            <w:tcW w:w="2614" w:type="dxa"/>
          </w:tcPr>
          <w:p w14:paraId="4D343D95" w14:textId="77777777" w:rsidR="00501898" w:rsidRPr="0076075D" w:rsidRDefault="00136181">
            <w:pPr>
              <w:spacing w:before="0"/>
              <w:ind w:left="0"/>
              <w:jc w:val="both"/>
              <w:rPr>
                <w:color w:val="000000"/>
                <w:sz w:val="22"/>
                <w:szCs w:val="22"/>
              </w:rPr>
            </w:pPr>
            <w:r w:rsidRPr="0076075D">
              <w:rPr>
                <w:color w:val="000000"/>
                <w:sz w:val="22"/>
                <w:szCs w:val="22"/>
              </w:rPr>
              <w:t>Required : false</w:t>
            </w:r>
          </w:p>
          <w:p w14:paraId="682B607B" w14:textId="77777777" w:rsidR="00501898" w:rsidRPr="0076075D" w:rsidRDefault="00136181">
            <w:pPr>
              <w:spacing w:before="0"/>
              <w:ind w:left="0"/>
              <w:jc w:val="both"/>
              <w:rPr>
                <w:color w:val="000000"/>
                <w:sz w:val="22"/>
                <w:szCs w:val="22"/>
              </w:rPr>
            </w:pPr>
            <w:r w:rsidRPr="0076075D">
              <w:rPr>
                <w:color w:val="000000"/>
                <w:sz w:val="22"/>
                <w:szCs w:val="22"/>
              </w:rPr>
              <w:t>DataType: String</w:t>
            </w:r>
          </w:p>
          <w:p w14:paraId="63214957" w14:textId="77777777" w:rsidR="00501898" w:rsidRPr="0076075D" w:rsidRDefault="00136181">
            <w:pPr>
              <w:spacing w:before="0"/>
              <w:ind w:left="0"/>
              <w:jc w:val="both"/>
              <w:rPr>
                <w:color w:val="000000"/>
                <w:sz w:val="22"/>
                <w:szCs w:val="22"/>
              </w:rPr>
            </w:pPr>
            <w:r w:rsidRPr="0076075D">
              <w:rPr>
                <w:color w:val="000000"/>
                <w:sz w:val="22"/>
                <w:szCs w:val="22"/>
              </w:rPr>
              <w:t xml:space="preserve">Minlength : </w:t>
            </w:r>
          </w:p>
          <w:p w14:paraId="0F0775B6" w14:textId="77777777" w:rsidR="00501898" w:rsidRPr="0076075D" w:rsidRDefault="00136181">
            <w:pPr>
              <w:spacing w:before="0"/>
              <w:ind w:left="0"/>
              <w:jc w:val="both"/>
              <w:rPr>
                <w:color w:val="000000"/>
                <w:sz w:val="22"/>
                <w:szCs w:val="22"/>
              </w:rPr>
            </w:pPr>
            <w:r w:rsidRPr="0076075D">
              <w:rPr>
                <w:color w:val="000000"/>
                <w:sz w:val="22"/>
                <w:szCs w:val="22"/>
              </w:rPr>
              <w:t>Maxlength : 20</w:t>
            </w:r>
          </w:p>
        </w:tc>
        <w:tc>
          <w:tcPr>
            <w:tcW w:w="4225" w:type="dxa"/>
          </w:tcPr>
          <w:p w14:paraId="2C3B7832" w14:textId="77777777" w:rsidR="00501898" w:rsidRPr="0076075D" w:rsidRDefault="00136181">
            <w:pPr>
              <w:ind w:left="0"/>
              <w:jc w:val="both"/>
              <w:rPr>
                <w:color w:val="000000"/>
                <w:sz w:val="22"/>
                <w:szCs w:val="22"/>
              </w:rPr>
            </w:pPr>
            <w:r w:rsidRPr="0076075D">
              <w:rPr>
                <w:color w:val="000000"/>
                <w:sz w:val="22"/>
                <w:szCs w:val="22"/>
              </w:rPr>
              <w:t>Mã số thuế của khách hàng</w:t>
            </w:r>
          </w:p>
          <w:p w14:paraId="007EEF09" w14:textId="77777777" w:rsidR="00501898" w:rsidRPr="0076075D" w:rsidRDefault="00501898">
            <w:pPr>
              <w:ind w:left="0"/>
              <w:jc w:val="both"/>
              <w:rPr>
                <w:color w:val="000000"/>
                <w:sz w:val="22"/>
                <w:szCs w:val="22"/>
              </w:rPr>
            </w:pPr>
          </w:p>
        </w:tc>
      </w:tr>
      <w:tr w:rsidR="00501898" w:rsidRPr="0076075D" w14:paraId="2881FFEF" w14:textId="77777777">
        <w:trPr>
          <w:trHeight w:val="806"/>
          <w:jc w:val="center"/>
        </w:trPr>
        <w:tc>
          <w:tcPr>
            <w:tcW w:w="2127" w:type="dxa"/>
          </w:tcPr>
          <w:p w14:paraId="6CDB5A14" w14:textId="77777777" w:rsidR="00501898" w:rsidRPr="0076075D" w:rsidRDefault="00136181">
            <w:pPr>
              <w:ind w:left="0"/>
              <w:jc w:val="both"/>
              <w:rPr>
                <w:color w:val="000000"/>
                <w:sz w:val="22"/>
                <w:szCs w:val="22"/>
              </w:rPr>
            </w:pPr>
            <w:r w:rsidRPr="0076075D">
              <w:rPr>
                <w:color w:val="000000"/>
                <w:sz w:val="22"/>
                <w:szCs w:val="22"/>
              </w:rPr>
              <w:t>buyerIdNo</w:t>
            </w:r>
          </w:p>
        </w:tc>
        <w:tc>
          <w:tcPr>
            <w:tcW w:w="2614" w:type="dxa"/>
          </w:tcPr>
          <w:p w14:paraId="361BAC7C" w14:textId="77777777" w:rsidR="00501898" w:rsidRPr="0076075D" w:rsidRDefault="00136181">
            <w:pPr>
              <w:spacing w:before="0"/>
              <w:ind w:left="0"/>
              <w:jc w:val="both"/>
              <w:rPr>
                <w:color w:val="000000"/>
                <w:sz w:val="22"/>
                <w:szCs w:val="22"/>
              </w:rPr>
            </w:pPr>
            <w:r w:rsidRPr="0076075D">
              <w:rPr>
                <w:color w:val="000000"/>
                <w:sz w:val="22"/>
                <w:szCs w:val="22"/>
              </w:rPr>
              <w:t>Required : false</w:t>
            </w:r>
          </w:p>
          <w:p w14:paraId="5EB4F2FA" w14:textId="77777777" w:rsidR="00501898" w:rsidRPr="0076075D" w:rsidRDefault="00136181">
            <w:pPr>
              <w:spacing w:before="0"/>
              <w:ind w:left="0"/>
              <w:jc w:val="both"/>
              <w:rPr>
                <w:color w:val="000000"/>
                <w:sz w:val="22"/>
                <w:szCs w:val="22"/>
              </w:rPr>
            </w:pPr>
            <w:r w:rsidRPr="0076075D">
              <w:rPr>
                <w:color w:val="000000"/>
                <w:sz w:val="22"/>
                <w:szCs w:val="22"/>
              </w:rPr>
              <w:t>DataType: String</w:t>
            </w:r>
          </w:p>
        </w:tc>
        <w:tc>
          <w:tcPr>
            <w:tcW w:w="4225" w:type="dxa"/>
          </w:tcPr>
          <w:p w14:paraId="5EDA4A2B" w14:textId="77777777" w:rsidR="00501898" w:rsidRPr="0076075D" w:rsidRDefault="00136181">
            <w:pPr>
              <w:ind w:left="0"/>
              <w:jc w:val="both"/>
              <w:rPr>
                <w:color w:val="000000"/>
                <w:sz w:val="22"/>
                <w:szCs w:val="22"/>
              </w:rPr>
            </w:pPr>
            <w:r w:rsidRPr="0076075D">
              <w:rPr>
                <w:color w:val="000000"/>
                <w:sz w:val="22"/>
                <w:szCs w:val="22"/>
              </w:rPr>
              <w:t>Số giấy tờ của khách hang</w:t>
            </w:r>
          </w:p>
          <w:p w14:paraId="775C3C4B" w14:textId="77777777" w:rsidR="00501898" w:rsidRPr="0076075D" w:rsidRDefault="00501898">
            <w:pPr>
              <w:ind w:left="0"/>
              <w:jc w:val="both"/>
              <w:rPr>
                <w:color w:val="000000"/>
                <w:sz w:val="22"/>
                <w:szCs w:val="22"/>
              </w:rPr>
            </w:pPr>
          </w:p>
        </w:tc>
      </w:tr>
      <w:tr w:rsidR="00501898" w:rsidRPr="0076075D" w14:paraId="3FB0BD6D" w14:textId="77777777">
        <w:trPr>
          <w:trHeight w:val="806"/>
          <w:jc w:val="center"/>
        </w:trPr>
        <w:tc>
          <w:tcPr>
            <w:tcW w:w="2127" w:type="dxa"/>
          </w:tcPr>
          <w:p w14:paraId="1E4442E0" w14:textId="77777777" w:rsidR="00501898" w:rsidRPr="0076075D" w:rsidRDefault="00136181">
            <w:pPr>
              <w:ind w:left="0"/>
              <w:jc w:val="both"/>
              <w:rPr>
                <w:sz w:val="22"/>
                <w:szCs w:val="22"/>
              </w:rPr>
            </w:pPr>
            <w:r w:rsidRPr="0076075D">
              <w:rPr>
                <w:sz w:val="22"/>
                <w:szCs w:val="22"/>
              </w:rPr>
              <w:t>templateCode</w:t>
            </w:r>
          </w:p>
        </w:tc>
        <w:tc>
          <w:tcPr>
            <w:tcW w:w="2614" w:type="dxa"/>
          </w:tcPr>
          <w:p w14:paraId="3BC6570E" w14:textId="77777777" w:rsidR="00501898" w:rsidRPr="0076075D" w:rsidRDefault="00136181">
            <w:pPr>
              <w:spacing w:before="0"/>
              <w:ind w:left="0"/>
              <w:jc w:val="both"/>
              <w:rPr>
                <w:sz w:val="22"/>
                <w:szCs w:val="22"/>
              </w:rPr>
            </w:pPr>
            <w:r w:rsidRPr="0076075D">
              <w:rPr>
                <w:sz w:val="22"/>
                <w:szCs w:val="22"/>
              </w:rPr>
              <w:t>Required : false</w:t>
            </w:r>
          </w:p>
          <w:p w14:paraId="43067918" w14:textId="77777777" w:rsidR="00501898" w:rsidRPr="0076075D" w:rsidRDefault="00136181">
            <w:pPr>
              <w:spacing w:before="0"/>
              <w:ind w:left="0"/>
              <w:jc w:val="both"/>
              <w:rPr>
                <w:sz w:val="22"/>
                <w:szCs w:val="22"/>
              </w:rPr>
            </w:pPr>
            <w:r w:rsidRPr="0076075D">
              <w:rPr>
                <w:sz w:val="22"/>
                <w:szCs w:val="22"/>
              </w:rPr>
              <w:t>DataType: String</w:t>
            </w:r>
          </w:p>
          <w:p w14:paraId="6A6072B8" w14:textId="77777777" w:rsidR="00501898" w:rsidRPr="0076075D" w:rsidRDefault="00136181">
            <w:pPr>
              <w:spacing w:before="0"/>
              <w:ind w:left="0"/>
              <w:jc w:val="both"/>
              <w:rPr>
                <w:sz w:val="22"/>
                <w:szCs w:val="22"/>
              </w:rPr>
            </w:pPr>
            <w:r w:rsidRPr="0076075D">
              <w:rPr>
                <w:sz w:val="22"/>
                <w:szCs w:val="22"/>
              </w:rPr>
              <w:t xml:space="preserve">Minlength : </w:t>
            </w:r>
          </w:p>
          <w:p w14:paraId="111DF75B" w14:textId="77777777" w:rsidR="00501898" w:rsidRPr="0076075D" w:rsidRDefault="00136181">
            <w:pPr>
              <w:spacing w:before="0"/>
              <w:ind w:left="0"/>
              <w:jc w:val="both"/>
              <w:rPr>
                <w:sz w:val="22"/>
                <w:szCs w:val="22"/>
              </w:rPr>
            </w:pPr>
            <w:r w:rsidRPr="0076075D">
              <w:rPr>
                <w:sz w:val="22"/>
                <w:szCs w:val="22"/>
              </w:rPr>
              <w:t xml:space="preserve">Maxlength : </w:t>
            </w:r>
          </w:p>
        </w:tc>
        <w:tc>
          <w:tcPr>
            <w:tcW w:w="4225" w:type="dxa"/>
          </w:tcPr>
          <w:p w14:paraId="45A710DC" w14:textId="77777777" w:rsidR="00501898" w:rsidRPr="0076075D" w:rsidRDefault="00136181">
            <w:pPr>
              <w:ind w:left="0"/>
              <w:jc w:val="both"/>
              <w:rPr>
                <w:sz w:val="22"/>
                <w:szCs w:val="22"/>
              </w:rPr>
            </w:pPr>
            <w:r w:rsidRPr="0076075D">
              <w:rPr>
                <w:sz w:val="22"/>
                <w:szCs w:val="22"/>
              </w:rPr>
              <w:t>Mã mẫu hóa đơn.</w:t>
            </w:r>
          </w:p>
          <w:p w14:paraId="353EA79B" w14:textId="77777777" w:rsidR="00501898" w:rsidRPr="0076075D" w:rsidRDefault="00501898">
            <w:pPr>
              <w:ind w:left="0"/>
              <w:jc w:val="both"/>
              <w:rPr>
                <w:sz w:val="22"/>
                <w:szCs w:val="22"/>
              </w:rPr>
            </w:pPr>
          </w:p>
        </w:tc>
      </w:tr>
      <w:tr w:rsidR="00501898" w:rsidRPr="0076075D" w14:paraId="7F765B9A" w14:textId="77777777">
        <w:trPr>
          <w:trHeight w:val="806"/>
          <w:jc w:val="center"/>
        </w:trPr>
        <w:tc>
          <w:tcPr>
            <w:tcW w:w="2127" w:type="dxa"/>
          </w:tcPr>
          <w:p w14:paraId="7A5FC973" w14:textId="77777777" w:rsidR="00501898" w:rsidRPr="0076075D" w:rsidRDefault="00136181">
            <w:pPr>
              <w:ind w:left="0"/>
              <w:jc w:val="both"/>
              <w:rPr>
                <w:sz w:val="22"/>
                <w:szCs w:val="22"/>
              </w:rPr>
            </w:pPr>
            <w:r w:rsidRPr="0076075D">
              <w:rPr>
                <w:sz w:val="22"/>
                <w:szCs w:val="22"/>
              </w:rPr>
              <w:t>invoiceSeri</w:t>
            </w:r>
          </w:p>
        </w:tc>
        <w:tc>
          <w:tcPr>
            <w:tcW w:w="2614" w:type="dxa"/>
          </w:tcPr>
          <w:p w14:paraId="47C02C39" w14:textId="77777777" w:rsidR="00501898" w:rsidRPr="0076075D" w:rsidRDefault="00136181">
            <w:pPr>
              <w:spacing w:before="0"/>
              <w:ind w:left="0"/>
              <w:jc w:val="both"/>
              <w:rPr>
                <w:sz w:val="22"/>
                <w:szCs w:val="22"/>
              </w:rPr>
            </w:pPr>
            <w:r w:rsidRPr="0076075D">
              <w:rPr>
                <w:sz w:val="22"/>
                <w:szCs w:val="22"/>
              </w:rPr>
              <w:t>Required : false</w:t>
            </w:r>
          </w:p>
          <w:p w14:paraId="326D72D4" w14:textId="77777777" w:rsidR="00501898" w:rsidRPr="0076075D" w:rsidRDefault="00136181">
            <w:pPr>
              <w:spacing w:before="0"/>
              <w:ind w:left="0"/>
              <w:jc w:val="both"/>
              <w:rPr>
                <w:sz w:val="22"/>
                <w:szCs w:val="22"/>
              </w:rPr>
            </w:pPr>
            <w:r w:rsidRPr="0076075D">
              <w:rPr>
                <w:sz w:val="22"/>
                <w:szCs w:val="22"/>
              </w:rPr>
              <w:t>DataType: String</w:t>
            </w:r>
          </w:p>
          <w:p w14:paraId="2BDB0CFA" w14:textId="77777777" w:rsidR="00501898" w:rsidRPr="0076075D" w:rsidRDefault="00136181">
            <w:pPr>
              <w:spacing w:before="0"/>
              <w:ind w:left="0"/>
              <w:jc w:val="both"/>
              <w:rPr>
                <w:sz w:val="22"/>
                <w:szCs w:val="22"/>
              </w:rPr>
            </w:pPr>
            <w:r w:rsidRPr="0076075D">
              <w:rPr>
                <w:sz w:val="22"/>
                <w:szCs w:val="22"/>
              </w:rPr>
              <w:t xml:space="preserve">Minlength : </w:t>
            </w:r>
          </w:p>
          <w:p w14:paraId="0D8DA41F" w14:textId="77777777" w:rsidR="00501898" w:rsidRPr="0076075D" w:rsidRDefault="00136181">
            <w:pPr>
              <w:spacing w:before="0"/>
              <w:ind w:left="0"/>
              <w:jc w:val="both"/>
              <w:rPr>
                <w:sz w:val="22"/>
                <w:szCs w:val="22"/>
              </w:rPr>
            </w:pPr>
            <w:r w:rsidRPr="0076075D">
              <w:rPr>
                <w:sz w:val="22"/>
                <w:szCs w:val="22"/>
              </w:rPr>
              <w:t>Maxlength : 25</w:t>
            </w:r>
          </w:p>
          <w:p w14:paraId="0DDDEFD0" w14:textId="77777777" w:rsidR="00501898" w:rsidRPr="0076075D" w:rsidRDefault="00136181">
            <w:pPr>
              <w:spacing w:before="0"/>
              <w:ind w:left="0"/>
              <w:jc w:val="both"/>
              <w:rPr>
                <w:color w:val="000000"/>
                <w:sz w:val="22"/>
                <w:szCs w:val="22"/>
              </w:rPr>
            </w:pPr>
            <w:r w:rsidRPr="0076075D">
              <w:rPr>
                <w:sz w:val="22"/>
                <w:szCs w:val="22"/>
              </w:rPr>
              <w:t>Format : [a-zA-Z0-9]*$</w:t>
            </w:r>
          </w:p>
        </w:tc>
        <w:tc>
          <w:tcPr>
            <w:tcW w:w="4225" w:type="dxa"/>
          </w:tcPr>
          <w:p w14:paraId="1645BB08" w14:textId="77777777" w:rsidR="00501898" w:rsidRPr="0076075D" w:rsidRDefault="00136181">
            <w:pPr>
              <w:ind w:left="0"/>
              <w:jc w:val="both"/>
              <w:rPr>
                <w:sz w:val="22"/>
                <w:szCs w:val="22"/>
              </w:rPr>
            </w:pPr>
            <w:r w:rsidRPr="0076075D">
              <w:rPr>
                <w:sz w:val="22"/>
                <w:szCs w:val="22"/>
                <w:lang w:val="vi-VN"/>
              </w:rPr>
              <w:t>Ký hiệu</w:t>
            </w:r>
            <w:r w:rsidRPr="0076075D">
              <w:rPr>
                <w:sz w:val="22"/>
                <w:szCs w:val="22"/>
              </w:rPr>
              <w:t xml:space="preserve"> hóa đơn</w:t>
            </w:r>
          </w:p>
          <w:p w14:paraId="0C24EBCA" w14:textId="77777777" w:rsidR="00501898" w:rsidRPr="0076075D" w:rsidRDefault="00501898">
            <w:pPr>
              <w:ind w:left="0"/>
              <w:jc w:val="both"/>
              <w:rPr>
                <w:sz w:val="22"/>
                <w:szCs w:val="22"/>
              </w:rPr>
            </w:pPr>
          </w:p>
        </w:tc>
      </w:tr>
      <w:tr w:rsidR="00501898" w:rsidRPr="0076075D" w14:paraId="52888B06" w14:textId="77777777">
        <w:trPr>
          <w:trHeight w:val="806"/>
          <w:jc w:val="center"/>
        </w:trPr>
        <w:tc>
          <w:tcPr>
            <w:tcW w:w="2127" w:type="dxa"/>
          </w:tcPr>
          <w:p w14:paraId="7AA51E20" w14:textId="77777777" w:rsidR="00501898" w:rsidRPr="0076075D" w:rsidRDefault="00136181">
            <w:pPr>
              <w:ind w:left="0"/>
              <w:jc w:val="both"/>
              <w:rPr>
                <w:sz w:val="22"/>
                <w:szCs w:val="22"/>
              </w:rPr>
            </w:pPr>
            <w:r w:rsidRPr="0076075D">
              <w:rPr>
                <w:sz w:val="22"/>
                <w:szCs w:val="22"/>
              </w:rPr>
              <w:t>getAll</w:t>
            </w:r>
          </w:p>
        </w:tc>
        <w:tc>
          <w:tcPr>
            <w:tcW w:w="2614" w:type="dxa"/>
          </w:tcPr>
          <w:p w14:paraId="2B81A325" w14:textId="77777777" w:rsidR="00501898" w:rsidRPr="0076075D" w:rsidRDefault="00136181">
            <w:pPr>
              <w:spacing w:before="0"/>
              <w:ind w:left="0"/>
              <w:jc w:val="both"/>
              <w:rPr>
                <w:sz w:val="22"/>
                <w:szCs w:val="22"/>
              </w:rPr>
            </w:pPr>
            <w:r w:rsidRPr="0076075D">
              <w:rPr>
                <w:sz w:val="22"/>
                <w:szCs w:val="22"/>
              </w:rPr>
              <w:t>Required : false</w:t>
            </w:r>
          </w:p>
          <w:p w14:paraId="275C7D1D" w14:textId="77777777" w:rsidR="00501898" w:rsidRPr="0076075D" w:rsidRDefault="00136181">
            <w:pPr>
              <w:spacing w:before="0"/>
              <w:ind w:left="0"/>
              <w:jc w:val="both"/>
              <w:rPr>
                <w:sz w:val="22"/>
                <w:szCs w:val="22"/>
              </w:rPr>
            </w:pPr>
            <w:r w:rsidRPr="0076075D">
              <w:rPr>
                <w:sz w:val="22"/>
                <w:szCs w:val="22"/>
              </w:rPr>
              <w:t>DataType: Boolean</w:t>
            </w:r>
          </w:p>
          <w:p w14:paraId="22387DA1" w14:textId="77777777" w:rsidR="00501898" w:rsidRPr="0076075D" w:rsidRDefault="00136181">
            <w:pPr>
              <w:spacing w:before="0"/>
              <w:ind w:left="0"/>
              <w:jc w:val="both"/>
              <w:rPr>
                <w:sz w:val="22"/>
                <w:szCs w:val="22"/>
              </w:rPr>
            </w:pPr>
            <w:r w:rsidRPr="0076075D">
              <w:rPr>
                <w:sz w:val="22"/>
                <w:szCs w:val="22"/>
              </w:rPr>
              <w:t xml:space="preserve">Minlength: </w:t>
            </w:r>
          </w:p>
          <w:p w14:paraId="6C3856E3" w14:textId="77777777" w:rsidR="00501898" w:rsidRPr="0076075D" w:rsidRDefault="00136181">
            <w:pPr>
              <w:spacing w:before="0"/>
              <w:ind w:left="0"/>
              <w:jc w:val="both"/>
              <w:rPr>
                <w:sz w:val="22"/>
                <w:szCs w:val="22"/>
              </w:rPr>
            </w:pPr>
            <w:r w:rsidRPr="0076075D">
              <w:rPr>
                <w:sz w:val="22"/>
                <w:szCs w:val="22"/>
              </w:rPr>
              <w:t xml:space="preserve">Maxlength: </w:t>
            </w:r>
          </w:p>
          <w:p w14:paraId="486A34A8" w14:textId="77777777" w:rsidR="00501898" w:rsidRPr="0076075D" w:rsidRDefault="00136181">
            <w:pPr>
              <w:spacing w:before="0"/>
              <w:ind w:left="0"/>
              <w:jc w:val="both"/>
              <w:rPr>
                <w:sz w:val="22"/>
                <w:szCs w:val="22"/>
              </w:rPr>
            </w:pPr>
            <w:r w:rsidRPr="0076075D">
              <w:rPr>
                <w:sz w:val="22"/>
                <w:szCs w:val="22"/>
              </w:rPr>
              <w:t>Format : true/false</w:t>
            </w:r>
          </w:p>
        </w:tc>
        <w:tc>
          <w:tcPr>
            <w:tcW w:w="4225" w:type="dxa"/>
          </w:tcPr>
          <w:p w14:paraId="2D72E3FA" w14:textId="77777777" w:rsidR="00501898" w:rsidRPr="0076075D" w:rsidRDefault="00136181">
            <w:pPr>
              <w:ind w:left="0"/>
              <w:jc w:val="both"/>
              <w:rPr>
                <w:sz w:val="22"/>
                <w:szCs w:val="22"/>
              </w:rPr>
            </w:pPr>
            <w:r w:rsidRPr="0076075D">
              <w:rPr>
                <w:sz w:val="22"/>
                <w:szCs w:val="22"/>
              </w:rPr>
              <w:t>Cho phép tra cứu thông tin hóa đơn của toàn doanh nghiệp đối với user của công ty mẹ.</w:t>
            </w:r>
          </w:p>
          <w:p w14:paraId="2BA0CA95" w14:textId="77777777" w:rsidR="00501898" w:rsidRPr="0076075D" w:rsidRDefault="00136181">
            <w:pPr>
              <w:ind w:left="0"/>
              <w:jc w:val="both"/>
              <w:rPr>
                <w:sz w:val="22"/>
                <w:szCs w:val="22"/>
                <w:lang w:val="fr-FR"/>
              </w:rPr>
            </w:pPr>
            <w:r w:rsidRPr="0076075D">
              <w:rPr>
                <w:sz w:val="22"/>
                <w:szCs w:val="22"/>
                <w:lang w:val="fr-FR"/>
              </w:rPr>
              <w:t>Các giá trị là true/false</w:t>
            </w:r>
          </w:p>
        </w:tc>
      </w:tr>
      <w:tr w:rsidR="00501898" w:rsidRPr="0076075D" w14:paraId="7F51CD25" w14:textId="77777777">
        <w:trPr>
          <w:trHeight w:val="806"/>
          <w:jc w:val="center"/>
        </w:trPr>
        <w:tc>
          <w:tcPr>
            <w:tcW w:w="2127" w:type="dxa"/>
          </w:tcPr>
          <w:p w14:paraId="5B4A374D" w14:textId="77777777" w:rsidR="00501898" w:rsidRPr="0076075D" w:rsidRDefault="00136181">
            <w:pPr>
              <w:ind w:left="0"/>
              <w:jc w:val="both"/>
              <w:rPr>
                <w:sz w:val="22"/>
                <w:szCs w:val="22"/>
              </w:rPr>
            </w:pPr>
            <w:r w:rsidRPr="0076075D">
              <w:rPr>
                <w:sz w:val="22"/>
                <w:szCs w:val="22"/>
              </w:rPr>
              <w:lastRenderedPageBreak/>
              <w:t>issueStartDate</w:t>
            </w:r>
          </w:p>
        </w:tc>
        <w:tc>
          <w:tcPr>
            <w:tcW w:w="2614" w:type="dxa"/>
          </w:tcPr>
          <w:p w14:paraId="493861CF" w14:textId="77777777" w:rsidR="00501898" w:rsidRPr="0076075D" w:rsidRDefault="00136181">
            <w:pPr>
              <w:spacing w:before="0"/>
              <w:ind w:left="0"/>
              <w:jc w:val="both"/>
              <w:rPr>
                <w:sz w:val="22"/>
                <w:szCs w:val="22"/>
              </w:rPr>
            </w:pPr>
            <w:r w:rsidRPr="0076075D">
              <w:rPr>
                <w:sz w:val="22"/>
                <w:szCs w:val="22"/>
              </w:rPr>
              <w:t>Required: false</w:t>
            </w:r>
          </w:p>
          <w:p w14:paraId="130D1E10" w14:textId="77777777" w:rsidR="00501898" w:rsidRPr="0076075D" w:rsidRDefault="00136181">
            <w:pPr>
              <w:spacing w:before="0"/>
              <w:ind w:left="0"/>
              <w:jc w:val="both"/>
              <w:rPr>
                <w:sz w:val="22"/>
                <w:szCs w:val="22"/>
              </w:rPr>
            </w:pPr>
            <w:r w:rsidRPr="0076075D">
              <w:rPr>
                <w:sz w:val="22"/>
                <w:szCs w:val="22"/>
              </w:rPr>
              <w:t>DataType: Date</w:t>
            </w:r>
          </w:p>
          <w:p w14:paraId="794719CF" w14:textId="77777777" w:rsidR="00501898" w:rsidRPr="0076075D" w:rsidRDefault="00136181">
            <w:pPr>
              <w:spacing w:before="0"/>
              <w:ind w:left="0"/>
              <w:jc w:val="both"/>
              <w:rPr>
                <w:sz w:val="22"/>
                <w:szCs w:val="22"/>
              </w:rPr>
            </w:pPr>
            <w:r w:rsidRPr="0076075D">
              <w:rPr>
                <w:sz w:val="22"/>
                <w:szCs w:val="22"/>
              </w:rPr>
              <w:t xml:space="preserve">Minlength: </w:t>
            </w:r>
          </w:p>
          <w:p w14:paraId="37B61DC6" w14:textId="77777777" w:rsidR="00501898" w:rsidRPr="0076075D" w:rsidRDefault="00136181">
            <w:pPr>
              <w:spacing w:before="0"/>
              <w:ind w:left="0"/>
              <w:jc w:val="both"/>
              <w:rPr>
                <w:sz w:val="22"/>
                <w:szCs w:val="22"/>
              </w:rPr>
            </w:pPr>
            <w:r w:rsidRPr="0076075D">
              <w:rPr>
                <w:sz w:val="22"/>
                <w:szCs w:val="22"/>
              </w:rPr>
              <w:t>Maxlength: 50</w:t>
            </w:r>
          </w:p>
          <w:p w14:paraId="60A10D45" w14:textId="77777777" w:rsidR="00501898" w:rsidRPr="0076075D" w:rsidRDefault="00136181">
            <w:pPr>
              <w:spacing w:before="0"/>
              <w:ind w:left="0"/>
              <w:jc w:val="both"/>
              <w:rPr>
                <w:sz w:val="22"/>
                <w:szCs w:val="22"/>
              </w:rPr>
            </w:pPr>
            <w:r w:rsidRPr="0076075D">
              <w:rPr>
                <w:sz w:val="22"/>
                <w:szCs w:val="22"/>
              </w:rPr>
              <w:t>Format:</w:t>
            </w:r>
          </w:p>
        </w:tc>
        <w:tc>
          <w:tcPr>
            <w:tcW w:w="4225" w:type="dxa"/>
          </w:tcPr>
          <w:p w14:paraId="1D86EFD4" w14:textId="77777777" w:rsidR="00501898" w:rsidRPr="0076075D" w:rsidRDefault="00136181">
            <w:pPr>
              <w:ind w:left="0"/>
              <w:jc w:val="both"/>
              <w:rPr>
                <w:sz w:val="22"/>
                <w:szCs w:val="22"/>
              </w:rPr>
            </w:pPr>
            <w:r w:rsidRPr="0076075D">
              <w:rPr>
                <w:sz w:val="22"/>
                <w:szCs w:val="22"/>
              </w:rPr>
              <w:t>Ngày phát hành từ ngày</w:t>
            </w:r>
          </w:p>
          <w:p w14:paraId="5CAB50BC" w14:textId="77777777" w:rsidR="00501898" w:rsidRPr="0076075D" w:rsidRDefault="00136181">
            <w:pPr>
              <w:ind w:left="0"/>
              <w:jc w:val="both"/>
              <w:rPr>
                <w:sz w:val="22"/>
                <w:szCs w:val="22"/>
              </w:rPr>
            </w:pPr>
            <w:r w:rsidRPr="0076075D">
              <w:rPr>
                <w:sz w:val="22"/>
                <w:szCs w:val="22"/>
              </w:rPr>
              <w:t>Định dạng "2019-05-12"</w:t>
            </w:r>
          </w:p>
          <w:p w14:paraId="33452965" w14:textId="77777777" w:rsidR="00501898" w:rsidRPr="0076075D" w:rsidRDefault="00501898">
            <w:pPr>
              <w:ind w:left="0"/>
              <w:jc w:val="both"/>
              <w:rPr>
                <w:sz w:val="22"/>
                <w:szCs w:val="22"/>
              </w:rPr>
            </w:pPr>
          </w:p>
        </w:tc>
      </w:tr>
      <w:tr w:rsidR="00501898" w:rsidRPr="0076075D" w14:paraId="11765785" w14:textId="77777777">
        <w:trPr>
          <w:trHeight w:val="806"/>
          <w:jc w:val="center"/>
        </w:trPr>
        <w:tc>
          <w:tcPr>
            <w:tcW w:w="2127" w:type="dxa"/>
          </w:tcPr>
          <w:p w14:paraId="00381342" w14:textId="77777777" w:rsidR="00501898" w:rsidRPr="0076075D" w:rsidRDefault="00136181">
            <w:pPr>
              <w:ind w:left="0"/>
              <w:jc w:val="both"/>
              <w:rPr>
                <w:sz w:val="22"/>
                <w:szCs w:val="22"/>
              </w:rPr>
            </w:pPr>
            <w:r w:rsidRPr="0076075D">
              <w:rPr>
                <w:sz w:val="22"/>
                <w:szCs w:val="22"/>
              </w:rPr>
              <w:t>issueEndDate</w:t>
            </w:r>
          </w:p>
        </w:tc>
        <w:tc>
          <w:tcPr>
            <w:tcW w:w="2614" w:type="dxa"/>
          </w:tcPr>
          <w:p w14:paraId="0247868C" w14:textId="77777777" w:rsidR="00501898" w:rsidRPr="0076075D" w:rsidRDefault="00136181">
            <w:pPr>
              <w:spacing w:before="0"/>
              <w:ind w:left="0"/>
              <w:jc w:val="both"/>
              <w:rPr>
                <w:sz w:val="22"/>
                <w:szCs w:val="22"/>
              </w:rPr>
            </w:pPr>
            <w:r w:rsidRPr="0076075D">
              <w:rPr>
                <w:sz w:val="22"/>
                <w:szCs w:val="22"/>
              </w:rPr>
              <w:t>Required: false</w:t>
            </w:r>
          </w:p>
          <w:p w14:paraId="0D016BDA" w14:textId="77777777" w:rsidR="00501898" w:rsidRPr="0076075D" w:rsidRDefault="00136181">
            <w:pPr>
              <w:spacing w:before="0"/>
              <w:ind w:left="0"/>
              <w:jc w:val="both"/>
              <w:rPr>
                <w:sz w:val="22"/>
                <w:szCs w:val="22"/>
              </w:rPr>
            </w:pPr>
            <w:r w:rsidRPr="0076075D">
              <w:rPr>
                <w:sz w:val="22"/>
                <w:szCs w:val="22"/>
              </w:rPr>
              <w:t>DataType: Date</w:t>
            </w:r>
          </w:p>
          <w:p w14:paraId="0A933486" w14:textId="77777777" w:rsidR="00501898" w:rsidRPr="0076075D" w:rsidRDefault="00136181">
            <w:pPr>
              <w:spacing w:before="0"/>
              <w:ind w:left="0"/>
              <w:jc w:val="both"/>
              <w:rPr>
                <w:sz w:val="22"/>
                <w:szCs w:val="22"/>
              </w:rPr>
            </w:pPr>
            <w:r w:rsidRPr="0076075D">
              <w:rPr>
                <w:sz w:val="22"/>
                <w:szCs w:val="22"/>
              </w:rPr>
              <w:t xml:space="preserve">Minlength: </w:t>
            </w:r>
          </w:p>
          <w:p w14:paraId="4C529DF5" w14:textId="77777777" w:rsidR="00501898" w:rsidRPr="0076075D" w:rsidRDefault="00136181">
            <w:pPr>
              <w:spacing w:before="0"/>
              <w:ind w:left="0"/>
              <w:jc w:val="both"/>
              <w:rPr>
                <w:sz w:val="22"/>
                <w:szCs w:val="22"/>
              </w:rPr>
            </w:pPr>
            <w:r w:rsidRPr="0076075D">
              <w:rPr>
                <w:sz w:val="22"/>
                <w:szCs w:val="22"/>
              </w:rPr>
              <w:t>Maxlength: 50</w:t>
            </w:r>
          </w:p>
          <w:p w14:paraId="188294B7" w14:textId="77777777" w:rsidR="00501898" w:rsidRPr="0076075D" w:rsidRDefault="00136181">
            <w:pPr>
              <w:spacing w:before="0"/>
              <w:ind w:left="0"/>
              <w:jc w:val="both"/>
              <w:rPr>
                <w:sz w:val="22"/>
                <w:szCs w:val="22"/>
              </w:rPr>
            </w:pPr>
            <w:r w:rsidRPr="0076075D">
              <w:rPr>
                <w:sz w:val="22"/>
                <w:szCs w:val="22"/>
              </w:rPr>
              <w:t>Format:</w:t>
            </w:r>
          </w:p>
        </w:tc>
        <w:tc>
          <w:tcPr>
            <w:tcW w:w="4225" w:type="dxa"/>
          </w:tcPr>
          <w:p w14:paraId="648FDE09" w14:textId="77777777" w:rsidR="00501898" w:rsidRPr="0076075D" w:rsidRDefault="00136181">
            <w:pPr>
              <w:ind w:left="0"/>
              <w:jc w:val="both"/>
              <w:rPr>
                <w:sz w:val="22"/>
                <w:szCs w:val="22"/>
              </w:rPr>
            </w:pPr>
            <w:r w:rsidRPr="0076075D">
              <w:rPr>
                <w:sz w:val="22"/>
                <w:szCs w:val="22"/>
              </w:rPr>
              <w:t>Ngày phát hành đến ngày</w:t>
            </w:r>
          </w:p>
          <w:p w14:paraId="7E45E9E4" w14:textId="77777777" w:rsidR="00501898" w:rsidRPr="0076075D" w:rsidRDefault="00136181">
            <w:pPr>
              <w:ind w:left="0"/>
              <w:jc w:val="both"/>
              <w:rPr>
                <w:sz w:val="22"/>
                <w:szCs w:val="22"/>
              </w:rPr>
            </w:pPr>
            <w:r w:rsidRPr="0076075D">
              <w:rPr>
                <w:sz w:val="22"/>
                <w:szCs w:val="22"/>
              </w:rPr>
              <w:t>Định dạng "2019-05-12"</w:t>
            </w:r>
          </w:p>
          <w:p w14:paraId="5B2ABBE0" w14:textId="77777777" w:rsidR="00501898" w:rsidRPr="0076075D" w:rsidRDefault="00501898">
            <w:pPr>
              <w:ind w:left="0"/>
              <w:jc w:val="both"/>
              <w:rPr>
                <w:sz w:val="22"/>
                <w:szCs w:val="22"/>
              </w:rPr>
            </w:pPr>
          </w:p>
        </w:tc>
      </w:tr>
      <w:tr w:rsidR="00501898" w:rsidRPr="0076075D" w14:paraId="50CBF192" w14:textId="77777777">
        <w:trPr>
          <w:trHeight w:val="806"/>
          <w:jc w:val="center"/>
        </w:trPr>
        <w:tc>
          <w:tcPr>
            <w:tcW w:w="2127" w:type="dxa"/>
          </w:tcPr>
          <w:p w14:paraId="04084650" w14:textId="77777777" w:rsidR="00501898" w:rsidRPr="0076075D" w:rsidRDefault="00136181">
            <w:pPr>
              <w:spacing w:before="0"/>
              <w:ind w:left="0"/>
              <w:jc w:val="both"/>
              <w:rPr>
                <w:sz w:val="22"/>
                <w:szCs w:val="22"/>
              </w:rPr>
            </w:pPr>
            <w:r w:rsidRPr="0076075D">
              <w:rPr>
                <w:sz w:val="22"/>
                <w:szCs w:val="22"/>
              </w:rPr>
              <w:t>adjustmentType</w:t>
            </w:r>
          </w:p>
        </w:tc>
        <w:tc>
          <w:tcPr>
            <w:tcW w:w="2614" w:type="dxa"/>
          </w:tcPr>
          <w:p w14:paraId="4C7E18FE" w14:textId="77777777" w:rsidR="00501898" w:rsidRPr="0076075D" w:rsidRDefault="00136181">
            <w:pPr>
              <w:spacing w:before="0"/>
              <w:ind w:left="0"/>
              <w:jc w:val="both"/>
              <w:rPr>
                <w:sz w:val="22"/>
                <w:szCs w:val="22"/>
              </w:rPr>
            </w:pPr>
            <w:r w:rsidRPr="0076075D">
              <w:rPr>
                <w:sz w:val="22"/>
                <w:szCs w:val="22"/>
              </w:rPr>
              <w:t>Required: false</w:t>
            </w:r>
          </w:p>
          <w:p w14:paraId="1C91AF61" w14:textId="77777777" w:rsidR="00501898" w:rsidRPr="0076075D" w:rsidRDefault="00136181">
            <w:pPr>
              <w:spacing w:before="0"/>
              <w:ind w:left="0"/>
              <w:jc w:val="both"/>
              <w:rPr>
                <w:sz w:val="22"/>
                <w:szCs w:val="22"/>
              </w:rPr>
            </w:pPr>
            <w:r w:rsidRPr="0076075D">
              <w:rPr>
                <w:sz w:val="22"/>
                <w:szCs w:val="22"/>
              </w:rPr>
              <w:t>DataType: String</w:t>
            </w:r>
          </w:p>
          <w:p w14:paraId="1C01CD52" w14:textId="77777777" w:rsidR="00501898" w:rsidRPr="0076075D" w:rsidRDefault="00136181">
            <w:pPr>
              <w:spacing w:before="0"/>
              <w:ind w:left="0"/>
              <w:jc w:val="both"/>
              <w:rPr>
                <w:sz w:val="22"/>
                <w:szCs w:val="22"/>
              </w:rPr>
            </w:pPr>
            <w:r w:rsidRPr="0076075D">
              <w:rPr>
                <w:sz w:val="22"/>
                <w:szCs w:val="22"/>
              </w:rPr>
              <w:t xml:space="preserve">Minlength: </w:t>
            </w:r>
          </w:p>
          <w:p w14:paraId="0C2E754B" w14:textId="77777777" w:rsidR="00501898" w:rsidRPr="0076075D" w:rsidRDefault="00136181">
            <w:pPr>
              <w:spacing w:before="0"/>
              <w:ind w:left="0"/>
              <w:jc w:val="both"/>
              <w:rPr>
                <w:sz w:val="22"/>
                <w:szCs w:val="22"/>
              </w:rPr>
            </w:pPr>
            <w:r w:rsidRPr="0076075D">
              <w:rPr>
                <w:sz w:val="22"/>
                <w:szCs w:val="22"/>
              </w:rPr>
              <w:t>Maxlength: 1</w:t>
            </w:r>
          </w:p>
          <w:p w14:paraId="6D56820E" w14:textId="77777777" w:rsidR="00501898" w:rsidRPr="0076075D" w:rsidRDefault="00136181">
            <w:pPr>
              <w:spacing w:before="0"/>
              <w:ind w:left="0"/>
              <w:jc w:val="both"/>
              <w:rPr>
                <w:sz w:val="22"/>
                <w:szCs w:val="22"/>
              </w:rPr>
            </w:pPr>
            <w:r w:rsidRPr="0076075D">
              <w:rPr>
                <w:sz w:val="22"/>
                <w:szCs w:val="22"/>
              </w:rPr>
              <w:t>Format:</w:t>
            </w:r>
          </w:p>
        </w:tc>
        <w:tc>
          <w:tcPr>
            <w:tcW w:w="4225" w:type="dxa"/>
          </w:tcPr>
          <w:p w14:paraId="2AC83BB0" w14:textId="77777777" w:rsidR="00501898" w:rsidRPr="0076075D" w:rsidRDefault="00136181">
            <w:pPr>
              <w:spacing w:before="0"/>
              <w:ind w:left="0"/>
              <w:jc w:val="both"/>
              <w:rPr>
                <w:sz w:val="22"/>
                <w:szCs w:val="22"/>
              </w:rPr>
            </w:pPr>
            <w:r w:rsidRPr="0076075D">
              <w:rPr>
                <w:sz w:val="22"/>
                <w:szCs w:val="22"/>
              </w:rPr>
              <w:t xml:space="preserve">Trạng thái điều chỉnh hóa đơn: </w:t>
            </w:r>
          </w:p>
          <w:p w14:paraId="5EA6984A" w14:textId="77777777" w:rsidR="00501898" w:rsidRPr="0076075D" w:rsidRDefault="00136181">
            <w:pPr>
              <w:spacing w:before="0"/>
              <w:ind w:left="0"/>
              <w:jc w:val="both"/>
              <w:rPr>
                <w:sz w:val="22"/>
                <w:szCs w:val="22"/>
                <w:lang w:val="vi-VN"/>
              </w:rPr>
            </w:pPr>
            <w:r w:rsidRPr="0076075D">
              <w:rPr>
                <w:sz w:val="22"/>
                <w:szCs w:val="22"/>
              </w:rPr>
              <w:t xml:space="preserve">1: Hóa đơn gốc </w:t>
            </w:r>
            <w:r w:rsidRPr="0076075D">
              <w:rPr>
                <w:sz w:val="22"/>
                <w:szCs w:val="22"/>
                <w:lang w:val="vi-VN"/>
              </w:rPr>
              <w:t>(hóa đơn đã phát hành, hóa đơn bị điều chỉnh, hóa đơn bị thay thế)</w:t>
            </w:r>
          </w:p>
          <w:p w14:paraId="382D486B" w14:textId="77777777" w:rsidR="00501898" w:rsidRPr="0076075D" w:rsidRDefault="00136181">
            <w:pPr>
              <w:spacing w:before="0"/>
              <w:ind w:left="0"/>
              <w:jc w:val="both"/>
              <w:rPr>
                <w:sz w:val="22"/>
                <w:szCs w:val="22"/>
                <w:lang w:val="vi-VN"/>
              </w:rPr>
            </w:pPr>
            <w:r w:rsidRPr="0076075D">
              <w:rPr>
                <w:sz w:val="22"/>
                <w:szCs w:val="22"/>
                <w:lang w:val="vi-VN"/>
              </w:rPr>
              <w:t xml:space="preserve">3: Hóa đơn thay thế </w:t>
            </w:r>
          </w:p>
          <w:p w14:paraId="3C3FFC2D" w14:textId="77777777" w:rsidR="00501898" w:rsidRPr="0076075D" w:rsidRDefault="00136181">
            <w:pPr>
              <w:spacing w:before="0"/>
              <w:ind w:left="0"/>
              <w:jc w:val="both"/>
              <w:rPr>
                <w:sz w:val="22"/>
                <w:szCs w:val="22"/>
                <w:lang w:val="vi-VN"/>
              </w:rPr>
            </w:pPr>
            <w:r w:rsidRPr="0076075D">
              <w:rPr>
                <w:sz w:val="22"/>
                <w:szCs w:val="22"/>
                <w:lang w:val="vi-VN"/>
              </w:rPr>
              <w:t>5: Hóa đơn điều chỉnh thông tin</w:t>
            </w:r>
          </w:p>
          <w:p w14:paraId="7DBA12E0" w14:textId="77777777" w:rsidR="00501898" w:rsidRPr="0076075D" w:rsidRDefault="00136181">
            <w:pPr>
              <w:spacing w:before="0"/>
              <w:ind w:left="0"/>
              <w:jc w:val="both"/>
              <w:rPr>
                <w:sz w:val="22"/>
                <w:szCs w:val="22"/>
                <w:lang w:val="vi-VN"/>
              </w:rPr>
            </w:pPr>
            <w:r w:rsidRPr="0076075D">
              <w:rPr>
                <w:sz w:val="22"/>
                <w:szCs w:val="22"/>
                <w:lang w:val="vi-VN"/>
              </w:rPr>
              <w:t>7: Hóa đơn xóa bỏ</w:t>
            </w:r>
          </w:p>
          <w:p w14:paraId="667314FB" w14:textId="77777777" w:rsidR="00501898" w:rsidRPr="0076075D" w:rsidRDefault="00136181">
            <w:pPr>
              <w:spacing w:before="0"/>
              <w:ind w:left="0"/>
              <w:jc w:val="both"/>
              <w:rPr>
                <w:sz w:val="22"/>
                <w:szCs w:val="22"/>
                <w:lang w:val="vi-VN"/>
              </w:rPr>
            </w:pPr>
            <w:r w:rsidRPr="0076075D">
              <w:rPr>
                <w:sz w:val="22"/>
                <w:szCs w:val="22"/>
                <w:lang w:val="vi-VN"/>
              </w:rPr>
              <w:t>9: Hóa đơn điều chỉnh tiền</w:t>
            </w:r>
          </w:p>
          <w:p w14:paraId="1FA12323" w14:textId="77777777" w:rsidR="002506D4" w:rsidRPr="0076075D" w:rsidRDefault="002506D4" w:rsidP="002506D4">
            <w:pPr>
              <w:spacing w:before="0"/>
              <w:ind w:left="0"/>
              <w:jc w:val="both"/>
              <w:rPr>
                <w:sz w:val="22"/>
                <w:szCs w:val="22"/>
              </w:rPr>
            </w:pPr>
            <w:r w:rsidRPr="0076075D">
              <w:rPr>
                <w:sz w:val="22"/>
                <w:szCs w:val="22"/>
                <w:highlight w:val="yellow"/>
              </w:rPr>
              <w:t>11: Hóa đơn chiết khấu thương mại</w:t>
            </w:r>
          </w:p>
          <w:p w14:paraId="67F8D9E4" w14:textId="03CDC332" w:rsidR="00501898" w:rsidRPr="0076075D" w:rsidRDefault="002506D4" w:rsidP="002506D4">
            <w:pPr>
              <w:pStyle w:val="BodyText2"/>
              <w:spacing w:before="0"/>
              <w:rPr>
                <w:sz w:val="22"/>
                <w:szCs w:val="22"/>
                <w:lang w:val="vi-VN" w:eastAsia="en-AU"/>
              </w:rPr>
            </w:pPr>
            <w:r w:rsidRPr="0076075D">
              <w:rPr>
                <w:sz w:val="22"/>
                <w:szCs w:val="22"/>
                <w:lang w:val="vi-VN"/>
              </w:rPr>
              <w:t xml:space="preserve">Không truyền sẽ </w:t>
            </w:r>
            <w:r w:rsidRPr="0076075D">
              <w:rPr>
                <w:sz w:val="22"/>
                <w:szCs w:val="22"/>
              </w:rPr>
              <w:t>trả tất cả</w:t>
            </w:r>
          </w:p>
        </w:tc>
      </w:tr>
    </w:tbl>
    <w:p w14:paraId="3AFF3D8A" w14:textId="77777777" w:rsidR="00501898" w:rsidRPr="0076075D" w:rsidRDefault="00136181">
      <w:pPr>
        <w:ind w:left="0"/>
        <w:rPr>
          <w:sz w:val="22"/>
          <w:szCs w:val="22"/>
          <w:lang w:val="vi-VN"/>
        </w:rPr>
      </w:pPr>
      <w:r w:rsidRPr="0076075D">
        <w:rPr>
          <w:sz w:val="22"/>
          <w:szCs w:val="22"/>
          <w:lang w:val="vi-VN"/>
        </w:rPr>
        <w:t>Ví dụ gửi dữ liệu với JSON:</w:t>
      </w:r>
    </w:p>
    <w:p w14:paraId="6CE8A641" w14:textId="77777777" w:rsidR="00501898" w:rsidRPr="0076075D" w:rsidRDefault="00136181">
      <w:pPr>
        <w:widowControl/>
        <w:shd w:val="clear" w:color="auto" w:fill="C6D9F1"/>
        <w:spacing w:before="0" w:line="240" w:lineRule="auto"/>
        <w:ind w:left="720"/>
        <w:jc w:val="both"/>
        <w:rPr>
          <w:snapToGrid/>
          <w:color w:val="800000"/>
          <w:sz w:val="22"/>
          <w:szCs w:val="22"/>
          <w:lang w:val="fr-FR"/>
        </w:rPr>
      </w:pPr>
      <w:r w:rsidRPr="0076075D">
        <w:rPr>
          <w:snapToGrid/>
          <w:color w:val="800000"/>
          <w:sz w:val="22"/>
          <w:szCs w:val="22"/>
          <w:lang w:val="fr-FR"/>
        </w:rPr>
        <w:t>{</w:t>
      </w:r>
    </w:p>
    <w:p w14:paraId="343F04A0" w14:textId="77777777" w:rsidR="00501898" w:rsidRPr="0076075D" w:rsidRDefault="00136181">
      <w:pPr>
        <w:widowControl/>
        <w:shd w:val="clear" w:color="auto" w:fill="C6D9F1"/>
        <w:spacing w:before="0" w:line="240" w:lineRule="auto"/>
        <w:ind w:left="720"/>
        <w:jc w:val="both"/>
        <w:rPr>
          <w:snapToGrid/>
          <w:color w:val="800000"/>
          <w:sz w:val="22"/>
          <w:szCs w:val="22"/>
          <w:lang w:val="fr-FR"/>
        </w:rPr>
      </w:pPr>
      <w:r w:rsidRPr="0076075D">
        <w:rPr>
          <w:snapToGrid/>
          <w:color w:val="800000"/>
          <w:sz w:val="22"/>
          <w:szCs w:val="22"/>
          <w:lang w:val="fr-FR"/>
        </w:rPr>
        <w:t>    "supplierTaxCode": "0200572621",</w:t>
      </w:r>
    </w:p>
    <w:p w14:paraId="70A12F16" w14:textId="77777777" w:rsidR="00501898" w:rsidRPr="0076075D" w:rsidRDefault="00136181">
      <w:pPr>
        <w:widowControl/>
        <w:shd w:val="clear" w:color="auto" w:fill="C6D9F1"/>
        <w:spacing w:before="0" w:line="240" w:lineRule="auto"/>
        <w:ind w:left="720"/>
        <w:jc w:val="both"/>
        <w:rPr>
          <w:snapToGrid/>
          <w:color w:val="800000"/>
          <w:sz w:val="22"/>
          <w:szCs w:val="22"/>
          <w:lang w:val="fr-FR"/>
        </w:rPr>
      </w:pPr>
      <w:r w:rsidRPr="0076075D">
        <w:rPr>
          <w:snapToGrid/>
          <w:color w:val="800000"/>
          <w:sz w:val="22"/>
          <w:szCs w:val="22"/>
          <w:lang w:val="fr-FR"/>
        </w:rPr>
        <w:t>    "startDate": "2023-10-20",</w:t>
      </w:r>
    </w:p>
    <w:p w14:paraId="72984B56" w14:textId="77777777" w:rsidR="00501898" w:rsidRPr="0076075D" w:rsidRDefault="00136181">
      <w:pPr>
        <w:widowControl/>
        <w:shd w:val="clear" w:color="auto" w:fill="C6D9F1"/>
        <w:spacing w:before="0" w:line="240" w:lineRule="auto"/>
        <w:ind w:left="720"/>
        <w:jc w:val="both"/>
        <w:rPr>
          <w:snapToGrid/>
          <w:color w:val="800000"/>
          <w:sz w:val="22"/>
          <w:szCs w:val="22"/>
          <w:lang w:val="fr-FR"/>
        </w:rPr>
      </w:pPr>
      <w:r w:rsidRPr="0076075D">
        <w:rPr>
          <w:snapToGrid/>
          <w:color w:val="800000"/>
          <w:sz w:val="22"/>
          <w:szCs w:val="22"/>
          <w:lang w:val="fr-FR"/>
        </w:rPr>
        <w:t>    "endDate": "2023-12-24",</w:t>
      </w:r>
    </w:p>
    <w:p w14:paraId="578F1542" w14:textId="77777777" w:rsidR="00501898" w:rsidRPr="0076075D" w:rsidRDefault="00136181">
      <w:pPr>
        <w:widowControl/>
        <w:shd w:val="clear" w:color="auto" w:fill="C6D9F1"/>
        <w:spacing w:before="0" w:line="240" w:lineRule="auto"/>
        <w:ind w:left="720"/>
        <w:jc w:val="both"/>
        <w:rPr>
          <w:snapToGrid/>
          <w:color w:val="800000"/>
          <w:sz w:val="22"/>
          <w:szCs w:val="22"/>
          <w:lang w:val="fr-FR"/>
        </w:rPr>
      </w:pPr>
      <w:r w:rsidRPr="0076075D">
        <w:rPr>
          <w:snapToGrid/>
          <w:color w:val="800000"/>
          <w:sz w:val="22"/>
          <w:szCs w:val="22"/>
          <w:lang w:val="fr-FR"/>
        </w:rPr>
        <w:t>    "rowPerPage": 1,</w:t>
      </w:r>
    </w:p>
    <w:p w14:paraId="272F57ED" w14:textId="77777777" w:rsidR="00501898" w:rsidRPr="0076075D" w:rsidRDefault="00136181">
      <w:pPr>
        <w:widowControl/>
        <w:shd w:val="clear" w:color="auto" w:fill="C6D9F1"/>
        <w:spacing w:before="0" w:line="240" w:lineRule="auto"/>
        <w:ind w:left="720"/>
        <w:jc w:val="both"/>
        <w:rPr>
          <w:snapToGrid/>
          <w:color w:val="800000"/>
          <w:sz w:val="22"/>
          <w:szCs w:val="22"/>
          <w:lang w:val="fr-FR"/>
        </w:rPr>
      </w:pPr>
      <w:r w:rsidRPr="0076075D">
        <w:rPr>
          <w:snapToGrid/>
          <w:color w:val="800000"/>
          <w:sz w:val="22"/>
          <w:szCs w:val="22"/>
          <w:lang w:val="fr-FR"/>
        </w:rPr>
        <w:t>    "pageNum": 1</w:t>
      </w:r>
    </w:p>
    <w:p w14:paraId="5E4CD57E" w14:textId="77777777" w:rsidR="00501898" w:rsidRPr="0076075D" w:rsidRDefault="00136181">
      <w:pPr>
        <w:widowControl/>
        <w:shd w:val="clear" w:color="auto" w:fill="C6D9F1"/>
        <w:spacing w:before="0" w:line="240" w:lineRule="auto"/>
        <w:ind w:left="720"/>
        <w:jc w:val="both"/>
        <w:rPr>
          <w:snapToGrid/>
          <w:color w:val="800000"/>
          <w:sz w:val="22"/>
          <w:szCs w:val="22"/>
        </w:rPr>
      </w:pPr>
      <w:r w:rsidRPr="0076075D">
        <w:rPr>
          <w:snapToGrid/>
          <w:color w:val="800000"/>
          <w:sz w:val="22"/>
          <w:szCs w:val="22"/>
        </w:rPr>
        <w:t>}</w:t>
      </w:r>
    </w:p>
    <w:p w14:paraId="44A73E08" w14:textId="77777777" w:rsidR="00501898" w:rsidRPr="0076075D" w:rsidRDefault="00136181">
      <w:pPr>
        <w:ind w:left="0"/>
        <w:rPr>
          <w:b/>
          <w:sz w:val="22"/>
          <w:szCs w:val="22"/>
        </w:rPr>
      </w:pPr>
      <w:r w:rsidRPr="0076075D">
        <w:rPr>
          <w:b/>
          <w:sz w:val="22"/>
          <w:szCs w:val="22"/>
        </w:rPr>
        <w:t>Output:</w:t>
      </w:r>
    </w:p>
    <w:p w14:paraId="5F038B07" w14:textId="77777777" w:rsidR="00501898" w:rsidRPr="0076075D" w:rsidRDefault="00136181">
      <w:pPr>
        <w:shd w:val="clear" w:color="auto" w:fill="DEEAF6"/>
        <w:spacing w:line="240" w:lineRule="auto"/>
        <w:ind w:left="904"/>
        <w:jc w:val="both"/>
        <w:rPr>
          <w:sz w:val="22"/>
          <w:szCs w:val="22"/>
        </w:rPr>
      </w:pPr>
      <w:r w:rsidRPr="0076075D">
        <w:rPr>
          <w:sz w:val="22"/>
          <w:szCs w:val="22"/>
        </w:rPr>
        <w:t>{</w:t>
      </w:r>
    </w:p>
    <w:p w14:paraId="25F96862" w14:textId="77777777" w:rsidR="00501898" w:rsidRPr="0076075D" w:rsidRDefault="00136181">
      <w:pPr>
        <w:shd w:val="clear" w:color="auto" w:fill="DEEAF6"/>
        <w:spacing w:line="240" w:lineRule="auto"/>
        <w:ind w:left="904"/>
        <w:jc w:val="both"/>
        <w:rPr>
          <w:sz w:val="22"/>
          <w:szCs w:val="22"/>
        </w:rPr>
      </w:pPr>
      <w:r w:rsidRPr="0076075D">
        <w:rPr>
          <w:sz w:val="22"/>
          <w:szCs w:val="22"/>
        </w:rPr>
        <w:t>    "errorCode": </w:t>
      </w:r>
      <w:r w:rsidRPr="0076075D">
        <w:rPr>
          <w:b/>
          <w:bCs/>
          <w:sz w:val="22"/>
          <w:szCs w:val="22"/>
        </w:rPr>
        <w:t>null</w:t>
      </w:r>
      <w:r w:rsidRPr="0076075D">
        <w:rPr>
          <w:sz w:val="22"/>
          <w:szCs w:val="22"/>
        </w:rPr>
        <w:t>,</w:t>
      </w:r>
    </w:p>
    <w:p w14:paraId="6C262D19" w14:textId="77777777" w:rsidR="00501898" w:rsidRPr="0076075D" w:rsidRDefault="00136181">
      <w:pPr>
        <w:shd w:val="clear" w:color="auto" w:fill="DEEAF6"/>
        <w:spacing w:line="240" w:lineRule="auto"/>
        <w:ind w:left="904"/>
        <w:jc w:val="both"/>
        <w:rPr>
          <w:sz w:val="22"/>
          <w:szCs w:val="22"/>
        </w:rPr>
      </w:pPr>
      <w:r w:rsidRPr="0076075D">
        <w:rPr>
          <w:sz w:val="22"/>
          <w:szCs w:val="22"/>
        </w:rPr>
        <w:t>    "description": </w:t>
      </w:r>
      <w:r w:rsidRPr="0076075D">
        <w:rPr>
          <w:b/>
          <w:bCs/>
          <w:sz w:val="22"/>
          <w:szCs w:val="22"/>
        </w:rPr>
        <w:t>null</w:t>
      </w:r>
      <w:r w:rsidRPr="0076075D">
        <w:rPr>
          <w:sz w:val="22"/>
          <w:szCs w:val="22"/>
        </w:rPr>
        <w:t>,</w:t>
      </w:r>
    </w:p>
    <w:p w14:paraId="0F9D0C73" w14:textId="77777777" w:rsidR="00501898" w:rsidRPr="0076075D" w:rsidRDefault="00136181">
      <w:pPr>
        <w:shd w:val="clear" w:color="auto" w:fill="DEEAF6"/>
        <w:spacing w:line="240" w:lineRule="auto"/>
        <w:ind w:left="904"/>
        <w:jc w:val="both"/>
        <w:rPr>
          <w:sz w:val="22"/>
          <w:szCs w:val="22"/>
        </w:rPr>
      </w:pPr>
      <w:r w:rsidRPr="0076075D">
        <w:rPr>
          <w:sz w:val="22"/>
          <w:szCs w:val="22"/>
        </w:rPr>
        <w:t>    "totalRows": 1,</w:t>
      </w:r>
    </w:p>
    <w:p w14:paraId="16F34EB4" w14:textId="77777777" w:rsidR="00501898" w:rsidRPr="0076075D" w:rsidRDefault="00136181">
      <w:pPr>
        <w:shd w:val="clear" w:color="auto" w:fill="DEEAF6"/>
        <w:spacing w:line="240" w:lineRule="auto"/>
        <w:ind w:left="904"/>
        <w:jc w:val="both"/>
        <w:rPr>
          <w:sz w:val="22"/>
          <w:szCs w:val="22"/>
        </w:rPr>
      </w:pPr>
      <w:r w:rsidRPr="0076075D">
        <w:rPr>
          <w:sz w:val="22"/>
          <w:szCs w:val="22"/>
        </w:rPr>
        <w:t>    "invoices": [</w:t>
      </w:r>
    </w:p>
    <w:p w14:paraId="0F1F0857" w14:textId="77777777" w:rsidR="00501898" w:rsidRPr="0076075D" w:rsidRDefault="00136181">
      <w:pPr>
        <w:shd w:val="clear" w:color="auto" w:fill="DEEAF6"/>
        <w:spacing w:line="240" w:lineRule="auto"/>
        <w:ind w:left="904"/>
        <w:jc w:val="both"/>
        <w:rPr>
          <w:sz w:val="22"/>
          <w:szCs w:val="22"/>
        </w:rPr>
      </w:pPr>
      <w:r w:rsidRPr="0076075D">
        <w:rPr>
          <w:sz w:val="22"/>
          <w:szCs w:val="22"/>
        </w:rPr>
        <w:t>        {</w:t>
      </w:r>
    </w:p>
    <w:p w14:paraId="348FA6E1" w14:textId="77777777" w:rsidR="00501898" w:rsidRPr="0076075D" w:rsidRDefault="00136181">
      <w:pPr>
        <w:shd w:val="clear" w:color="auto" w:fill="DEEAF6"/>
        <w:spacing w:line="240" w:lineRule="auto"/>
        <w:ind w:left="904"/>
        <w:jc w:val="both"/>
        <w:rPr>
          <w:sz w:val="22"/>
          <w:szCs w:val="22"/>
        </w:rPr>
      </w:pPr>
      <w:r w:rsidRPr="0076075D">
        <w:rPr>
          <w:sz w:val="22"/>
          <w:szCs w:val="22"/>
        </w:rPr>
        <w:t>            "invoiceId": 64959023,</w:t>
      </w:r>
    </w:p>
    <w:p w14:paraId="0601E533" w14:textId="77777777" w:rsidR="00501898" w:rsidRPr="0076075D" w:rsidRDefault="00136181">
      <w:pPr>
        <w:shd w:val="clear" w:color="auto" w:fill="DEEAF6"/>
        <w:spacing w:line="240" w:lineRule="auto"/>
        <w:ind w:left="904"/>
        <w:jc w:val="both"/>
        <w:rPr>
          <w:sz w:val="22"/>
          <w:szCs w:val="22"/>
        </w:rPr>
      </w:pPr>
      <w:r w:rsidRPr="0076075D">
        <w:rPr>
          <w:sz w:val="22"/>
          <w:szCs w:val="22"/>
        </w:rPr>
        <w:t>            "invoiceType": "5",</w:t>
      </w:r>
    </w:p>
    <w:p w14:paraId="11C298BE" w14:textId="77777777" w:rsidR="00501898" w:rsidRPr="0076075D" w:rsidRDefault="00136181">
      <w:pPr>
        <w:shd w:val="clear" w:color="auto" w:fill="DEEAF6"/>
        <w:spacing w:line="240" w:lineRule="auto"/>
        <w:ind w:left="904"/>
        <w:jc w:val="both"/>
        <w:rPr>
          <w:sz w:val="22"/>
          <w:szCs w:val="22"/>
        </w:rPr>
      </w:pPr>
      <w:r w:rsidRPr="0076075D">
        <w:rPr>
          <w:sz w:val="22"/>
          <w:szCs w:val="22"/>
        </w:rPr>
        <w:t>            "adjustmentType": "1",</w:t>
      </w:r>
    </w:p>
    <w:p w14:paraId="716A61E0" w14:textId="77777777" w:rsidR="00501898" w:rsidRPr="0076075D" w:rsidRDefault="00136181">
      <w:pPr>
        <w:shd w:val="clear" w:color="auto" w:fill="DEEAF6"/>
        <w:spacing w:line="240" w:lineRule="auto"/>
        <w:ind w:left="904"/>
        <w:jc w:val="both"/>
        <w:rPr>
          <w:sz w:val="22"/>
          <w:szCs w:val="22"/>
        </w:rPr>
      </w:pPr>
      <w:r w:rsidRPr="0076075D">
        <w:rPr>
          <w:sz w:val="22"/>
          <w:szCs w:val="22"/>
        </w:rPr>
        <w:t>            "templateCode": "5/010",</w:t>
      </w:r>
    </w:p>
    <w:p w14:paraId="1939B8B3" w14:textId="77777777" w:rsidR="00501898" w:rsidRPr="0076075D" w:rsidRDefault="00136181">
      <w:pPr>
        <w:shd w:val="clear" w:color="auto" w:fill="DEEAF6"/>
        <w:spacing w:line="240" w:lineRule="auto"/>
        <w:ind w:left="904"/>
        <w:jc w:val="both"/>
        <w:rPr>
          <w:sz w:val="22"/>
          <w:szCs w:val="22"/>
        </w:rPr>
      </w:pPr>
      <w:r w:rsidRPr="0076075D">
        <w:rPr>
          <w:sz w:val="22"/>
          <w:szCs w:val="22"/>
        </w:rPr>
        <w:t>            "invoiceSeri": "K24GHY",</w:t>
      </w:r>
    </w:p>
    <w:p w14:paraId="566F7B46" w14:textId="77777777" w:rsidR="00501898" w:rsidRPr="0076075D" w:rsidRDefault="00136181">
      <w:pPr>
        <w:shd w:val="clear" w:color="auto" w:fill="DEEAF6"/>
        <w:spacing w:line="240" w:lineRule="auto"/>
        <w:ind w:left="904"/>
        <w:jc w:val="both"/>
        <w:rPr>
          <w:sz w:val="22"/>
          <w:szCs w:val="22"/>
        </w:rPr>
      </w:pPr>
      <w:r w:rsidRPr="0076075D">
        <w:rPr>
          <w:sz w:val="22"/>
          <w:szCs w:val="22"/>
        </w:rPr>
        <w:lastRenderedPageBreak/>
        <w:t>            "invoiceNumber": "0000001",</w:t>
      </w:r>
    </w:p>
    <w:p w14:paraId="0DD91AE1" w14:textId="77777777" w:rsidR="00501898" w:rsidRPr="0076075D" w:rsidRDefault="00136181">
      <w:pPr>
        <w:shd w:val="clear" w:color="auto" w:fill="DEEAF6"/>
        <w:spacing w:line="240" w:lineRule="auto"/>
        <w:ind w:left="904"/>
        <w:jc w:val="both"/>
        <w:rPr>
          <w:sz w:val="22"/>
          <w:szCs w:val="22"/>
        </w:rPr>
      </w:pPr>
      <w:r w:rsidRPr="0076075D">
        <w:rPr>
          <w:sz w:val="22"/>
          <w:szCs w:val="22"/>
        </w:rPr>
        <w:t>            "invoiceNo": "K24GHY1",</w:t>
      </w:r>
    </w:p>
    <w:p w14:paraId="5CE8D32C" w14:textId="77777777" w:rsidR="00501898" w:rsidRPr="0076075D" w:rsidRDefault="00136181">
      <w:pPr>
        <w:shd w:val="clear" w:color="auto" w:fill="DEEAF6"/>
        <w:spacing w:line="240" w:lineRule="auto"/>
        <w:ind w:left="904"/>
        <w:jc w:val="both"/>
        <w:rPr>
          <w:sz w:val="22"/>
          <w:szCs w:val="22"/>
        </w:rPr>
      </w:pPr>
      <w:r w:rsidRPr="0076075D">
        <w:rPr>
          <w:sz w:val="22"/>
          <w:szCs w:val="22"/>
        </w:rPr>
        <w:t>            "currency": "VND",</w:t>
      </w:r>
    </w:p>
    <w:p w14:paraId="6AFA29FB" w14:textId="77777777" w:rsidR="00501898" w:rsidRPr="0076075D" w:rsidRDefault="00136181">
      <w:pPr>
        <w:shd w:val="clear" w:color="auto" w:fill="DEEAF6"/>
        <w:spacing w:line="240" w:lineRule="auto"/>
        <w:ind w:left="904"/>
        <w:jc w:val="both"/>
        <w:rPr>
          <w:sz w:val="22"/>
          <w:szCs w:val="22"/>
        </w:rPr>
      </w:pPr>
      <w:r w:rsidRPr="0076075D">
        <w:rPr>
          <w:sz w:val="22"/>
          <w:szCs w:val="22"/>
        </w:rPr>
        <w:t>            "total": 60500000.000000000,</w:t>
      </w:r>
    </w:p>
    <w:p w14:paraId="1A296AB6" w14:textId="77777777" w:rsidR="00501898" w:rsidRPr="0076075D" w:rsidRDefault="00136181">
      <w:pPr>
        <w:shd w:val="clear" w:color="auto" w:fill="DEEAF6"/>
        <w:spacing w:line="240" w:lineRule="auto"/>
        <w:ind w:left="904"/>
        <w:jc w:val="both"/>
        <w:rPr>
          <w:sz w:val="22"/>
          <w:szCs w:val="22"/>
        </w:rPr>
      </w:pPr>
      <w:r w:rsidRPr="0076075D">
        <w:rPr>
          <w:sz w:val="22"/>
          <w:szCs w:val="22"/>
        </w:rPr>
        <w:t>            "issueDate": </w:t>
      </w:r>
      <w:r w:rsidRPr="0076075D">
        <w:rPr>
          <w:b/>
          <w:bCs/>
          <w:sz w:val="22"/>
          <w:szCs w:val="22"/>
        </w:rPr>
        <w:t>null</w:t>
      </w:r>
      <w:r w:rsidRPr="0076075D">
        <w:rPr>
          <w:sz w:val="22"/>
          <w:szCs w:val="22"/>
        </w:rPr>
        <w:t>,</w:t>
      </w:r>
    </w:p>
    <w:p w14:paraId="41EF8A94" w14:textId="77777777" w:rsidR="00501898" w:rsidRPr="0076075D" w:rsidRDefault="00136181">
      <w:pPr>
        <w:shd w:val="clear" w:color="auto" w:fill="DEEAF6"/>
        <w:spacing w:line="240" w:lineRule="auto"/>
        <w:ind w:left="904"/>
        <w:jc w:val="both"/>
        <w:rPr>
          <w:sz w:val="22"/>
          <w:szCs w:val="22"/>
        </w:rPr>
      </w:pPr>
      <w:r w:rsidRPr="0076075D">
        <w:rPr>
          <w:sz w:val="22"/>
          <w:szCs w:val="22"/>
        </w:rPr>
        <w:t>            "issueDateStr": "2024-03-14T03:17:59Z",</w:t>
      </w:r>
    </w:p>
    <w:p w14:paraId="1DA42E07" w14:textId="77777777" w:rsidR="00501898" w:rsidRPr="0076075D" w:rsidRDefault="00136181">
      <w:pPr>
        <w:shd w:val="clear" w:color="auto" w:fill="DEEAF6"/>
        <w:spacing w:line="240" w:lineRule="auto"/>
        <w:ind w:left="904"/>
        <w:jc w:val="both"/>
        <w:rPr>
          <w:sz w:val="22"/>
          <w:szCs w:val="22"/>
        </w:rPr>
      </w:pPr>
      <w:r w:rsidRPr="0076075D">
        <w:rPr>
          <w:sz w:val="22"/>
          <w:szCs w:val="22"/>
        </w:rPr>
        <w:t>            "state": 1,</w:t>
      </w:r>
    </w:p>
    <w:p w14:paraId="3E86895A" w14:textId="77777777" w:rsidR="00501898" w:rsidRPr="0076075D" w:rsidRDefault="00136181">
      <w:pPr>
        <w:shd w:val="clear" w:color="auto" w:fill="DEEAF6"/>
        <w:spacing w:line="240" w:lineRule="auto"/>
        <w:ind w:left="904"/>
        <w:jc w:val="both"/>
        <w:rPr>
          <w:sz w:val="22"/>
          <w:szCs w:val="22"/>
        </w:rPr>
      </w:pPr>
      <w:r w:rsidRPr="0076075D">
        <w:rPr>
          <w:sz w:val="22"/>
          <w:szCs w:val="22"/>
        </w:rPr>
        <w:t>            "requestDate": </w:t>
      </w:r>
      <w:r w:rsidRPr="0076075D">
        <w:rPr>
          <w:b/>
          <w:bCs/>
          <w:sz w:val="22"/>
          <w:szCs w:val="22"/>
        </w:rPr>
        <w:t>null</w:t>
      </w:r>
      <w:r w:rsidRPr="0076075D">
        <w:rPr>
          <w:sz w:val="22"/>
          <w:szCs w:val="22"/>
        </w:rPr>
        <w:t>,</w:t>
      </w:r>
    </w:p>
    <w:p w14:paraId="4A500E1F" w14:textId="77777777" w:rsidR="00501898" w:rsidRPr="0076075D" w:rsidRDefault="00136181">
      <w:pPr>
        <w:shd w:val="clear" w:color="auto" w:fill="DEEAF6"/>
        <w:spacing w:line="240" w:lineRule="auto"/>
        <w:ind w:left="904"/>
        <w:jc w:val="both"/>
        <w:rPr>
          <w:sz w:val="22"/>
          <w:szCs w:val="22"/>
        </w:rPr>
      </w:pPr>
      <w:r w:rsidRPr="0076075D">
        <w:rPr>
          <w:sz w:val="22"/>
          <w:szCs w:val="22"/>
        </w:rPr>
        <w:t>            "description": </w:t>
      </w:r>
      <w:r w:rsidRPr="0076075D">
        <w:rPr>
          <w:b/>
          <w:bCs/>
          <w:sz w:val="22"/>
          <w:szCs w:val="22"/>
        </w:rPr>
        <w:t>null</w:t>
      </w:r>
      <w:r w:rsidRPr="0076075D">
        <w:rPr>
          <w:sz w:val="22"/>
          <w:szCs w:val="22"/>
        </w:rPr>
        <w:t>,</w:t>
      </w:r>
    </w:p>
    <w:p w14:paraId="7C3A9F96" w14:textId="77777777" w:rsidR="00501898" w:rsidRPr="0076075D" w:rsidRDefault="00136181">
      <w:pPr>
        <w:shd w:val="clear" w:color="auto" w:fill="DEEAF6"/>
        <w:spacing w:line="240" w:lineRule="auto"/>
        <w:ind w:left="904"/>
        <w:jc w:val="both"/>
        <w:rPr>
          <w:sz w:val="22"/>
          <w:szCs w:val="22"/>
        </w:rPr>
      </w:pPr>
      <w:r w:rsidRPr="0076075D">
        <w:rPr>
          <w:sz w:val="22"/>
          <w:szCs w:val="22"/>
        </w:rPr>
        <w:t>            "buyerIdNo": "123",</w:t>
      </w:r>
    </w:p>
    <w:p w14:paraId="70094602" w14:textId="77777777" w:rsidR="00501898" w:rsidRPr="0076075D" w:rsidRDefault="00136181">
      <w:pPr>
        <w:shd w:val="clear" w:color="auto" w:fill="DEEAF6"/>
        <w:spacing w:line="240" w:lineRule="auto"/>
        <w:ind w:left="904"/>
        <w:jc w:val="both"/>
        <w:rPr>
          <w:sz w:val="22"/>
          <w:szCs w:val="22"/>
        </w:rPr>
      </w:pPr>
      <w:r w:rsidRPr="0076075D">
        <w:rPr>
          <w:sz w:val="22"/>
          <w:szCs w:val="22"/>
        </w:rPr>
        <w:t>            "stateCode": 1,</w:t>
      </w:r>
    </w:p>
    <w:p w14:paraId="2ECFB922" w14:textId="77777777" w:rsidR="00501898" w:rsidRPr="0076075D" w:rsidRDefault="00136181">
      <w:pPr>
        <w:shd w:val="clear" w:color="auto" w:fill="DEEAF6"/>
        <w:spacing w:line="240" w:lineRule="auto"/>
        <w:ind w:left="904"/>
        <w:jc w:val="both"/>
        <w:rPr>
          <w:sz w:val="22"/>
          <w:szCs w:val="22"/>
        </w:rPr>
      </w:pPr>
      <w:r w:rsidRPr="0076075D">
        <w:rPr>
          <w:sz w:val="22"/>
          <w:szCs w:val="22"/>
        </w:rPr>
        <w:t>            "subscriberNumber": </w:t>
      </w:r>
      <w:r w:rsidRPr="0076075D">
        <w:rPr>
          <w:b/>
          <w:bCs/>
          <w:sz w:val="22"/>
          <w:szCs w:val="22"/>
        </w:rPr>
        <w:t>null</w:t>
      </w:r>
      <w:r w:rsidRPr="0076075D">
        <w:rPr>
          <w:sz w:val="22"/>
          <w:szCs w:val="22"/>
        </w:rPr>
        <w:t>,</w:t>
      </w:r>
    </w:p>
    <w:p w14:paraId="71FE114F" w14:textId="77777777" w:rsidR="00501898" w:rsidRPr="0076075D" w:rsidRDefault="00136181">
      <w:pPr>
        <w:shd w:val="clear" w:color="auto" w:fill="DEEAF6"/>
        <w:spacing w:line="240" w:lineRule="auto"/>
        <w:ind w:left="904"/>
        <w:jc w:val="both"/>
        <w:rPr>
          <w:sz w:val="22"/>
          <w:szCs w:val="22"/>
        </w:rPr>
      </w:pPr>
      <w:r w:rsidRPr="0076075D">
        <w:rPr>
          <w:sz w:val="22"/>
          <w:szCs w:val="22"/>
        </w:rPr>
        <w:t>            "paymentStatus": 1,</w:t>
      </w:r>
    </w:p>
    <w:p w14:paraId="3AEAFA3D" w14:textId="77777777" w:rsidR="00501898" w:rsidRPr="0076075D" w:rsidRDefault="00136181">
      <w:pPr>
        <w:shd w:val="clear" w:color="auto" w:fill="DEEAF6"/>
        <w:spacing w:line="240" w:lineRule="auto"/>
        <w:ind w:left="904"/>
        <w:jc w:val="both"/>
        <w:rPr>
          <w:sz w:val="22"/>
          <w:szCs w:val="22"/>
        </w:rPr>
      </w:pPr>
      <w:r w:rsidRPr="0076075D">
        <w:rPr>
          <w:sz w:val="22"/>
          <w:szCs w:val="22"/>
        </w:rPr>
        <w:t>            "viewStatus": </w:t>
      </w:r>
      <w:r w:rsidRPr="0076075D">
        <w:rPr>
          <w:b/>
          <w:bCs/>
          <w:sz w:val="22"/>
          <w:szCs w:val="22"/>
        </w:rPr>
        <w:t>null</w:t>
      </w:r>
      <w:r w:rsidRPr="0076075D">
        <w:rPr>
          <w:sz w:val="22"/>
          <w:szCs w:val="22"/>
        </w:rPr>
        <w:t>,</w:t>
      </w:r>
    </w:p>
    <w:p w14:paraId="638EB76C" w14:textId="77777777" w:rsidR="00501898" w:rsidRPr="0076075D" w:rsidRDefault="00136181">
      <w:pPr>
        <w:shd w:val="clear" w:color="auto" w:fill="DEEAF6"/>
        <w:spacing w:line="240" w:lineRule="auto"/>
        <w:ind w:left="904"/>
        <w:jc w:val="both"/>
        <w:rPr>
          <w:sz w:val="22"/>
          <w:szCs w:val="22"/>
        </w:rPr>
      </w:pPr>
      <w:r w:rsidRPr="0076075D">
        <w:rPr>
          <w:sz w:val="22"/>
          <w:szCs w:val="22"/>
        </w:rPr>
        <w:t>            "downloadStatus": </w:t>
      </w:r>
      <w:r w:rsidRPr="0076075D">
        <w:rPr>
          <w:b/>
          <w:bCs/>
          <w:sz w:val="22"/>
          <w:szCs w:val="22"/>
        </w:rPr>
        <w:t>null</w:t>
      </w:r>
      <w:r w:rsidRPr="0076075D">
        <w:rPr>
          <w:sz w:val="22"/>
          <w:szCs w:val="22"/>
        </w:rPr>
        <w:t>,</w:t>
      </w:r>
    </w:p>
    <w:p w14:paraId="751F8C16" w14:textId="77777777" w:rsidR="00501898" w:rsidRPr="0076075D" w:rsidRDefault="00136181">
      <w:pPr>
        <w:shd w:val="clear" w:color="auto" w:fill="DEEAF6"/>
        <w:spacing w:line="240" w:lineRule="auto"/>
        <w:ind w:left="904"/>
        <w:jc w:val="both"/>
        <w:rPr>
          <w:sz w:val="22"/>
          <w:szCs w:val="22"/>
        </w:rPr>
      </w:pPr>
      <w:r w:rsidRPr="0076075D">
        <w:rPr>
          <w:sz w:val="22"/>
          <w:szCs w:val="22"/>
        </w:rPr>
        <w:t>            "exchangeStatus": 0,</w:t>
      </w:r>
    </w:p>
    <w:p w14:paraId="564E30BC" w14:textId="77777777" w:rsidR="00501898" w:rsidRPr="0076075D" w:rsidRDefault="00136181">
      <w:pPr>
        <w:shd w:val="clear" w:color="auto" w:fill="DEEAF6"/>
        <w:spacing w:line="240" w:lineRule="auto"/>
        <w:ind w:left="904"/>
        <w:jc w:val="both"/>
        <w:rPr>
          <w:sz w:val="22"/>
          <w:szCs w:val="22"/>
        </w:rPr>
      </w:pPr>
      <w:r w:rsidRPr="0076075D">
        <w:rPr>
          <w:sz w:val="22"/>
          <w:szCs w:val="22"/>
        </w:rPr>
        <w:t>            "numOfExchange": </w:t>
      </w:r>
      <w:r w:rsidRPr="0076075D">
        <w:rPr>
          <w:b/>
          <w:bCs/>
          <w:sz w:val="22"/>
          <w:szCs w:val="22"/>
        </w:rPr>
        <w:t>null</w:t>
      </w:r>
      <w:r w:rsidRPr="0076075D">
        <w:rPr>
          <w:sz w:val="22"/>
          <w:szCs w:val="22"/>
        </w:rPr>
        <w:t>,</w:t>
      </w:r>
    </w:p>
    <w:p w14:paraId="10B0892C" w14:textId="77777777" w:rsidR="00501898" w:rsidRPr="0076075D" w:rsidRDefault="00136181">
      <w:pPr>
        <w:shd w:val="clear" w:color="auto" w:fill="DEEAF6"/>
        <w:spacing w:line="240" w:lineRule="auto"/>
        <w:ind w:left="904"/>
        <w:jc w:val="both"/>
        <w:rPr>
          <w:sz w:val="22"/>
          <w:szCs w:val="22"/>
        </w:rPr>
      </w:pPr>
      <w:r w:rsidRPr="0076075D">
        <w:rPr>
          <w:sz w:val="22"/>
          <w:szCs w:val="22"/>
        </w:rPr>
        <w:t>            "createTime": </w:t>
      </w:r>
      <w:r w:rsidRPr="0076075D">
        <w:rPr>
          <w:b/>
          <w:bCs/>
          <w:sz w:val="22"/>
          <w:szCs w:val="22"/>
        </w:rPr>
        <w:t>null</w:t>
      </w:r>
      <w:r w:rsidRPr="0076075D">
        <w:rPr>
          <w:sz w:val="22"/>
          <w:szCs w:val="22"/>
        </w:rPr>
        <w:t>,</w:t>
      </w:r>
    </w:p>
    <w:p w14:paraId="5F8B0D89" w14:textId="77777777" w:rsidR="00501898" w:rsidRPr="0076075D" w:rsidRDefault="00136181">
      <w:pPr>
        <w:shd w:val="clear" w:color="auto" w:fill="DEEAF6"/>
        <w:spacing w:line="240" w:lineRule="auto"/>
        <w:ind w:left="904"/>
        <w:jc w:val="both"/>
        <w:rPr>
          <w:sz w:val="22"/>
          <w:szCs w:val="22"/>
        </w:rPr>
      </w:pPr>
      <w:r w:rsidRPr="0076075D">
        <w:rPr>
          <w:sz w:val="22"/>
          <w:szCs w:val="22"/>
        </w:rPr>
        <w:t>            "contractId": </w:t>
      </w:r>
      <w:r w:rsidRPr="0076075D">
        <w:rPr>
          <w:b/>
          <w:bCs/>
          <w:sz w:val="22"/>
          <w:szCs w:val="22"/>
        </w:rPr>
        <w:t>null</w:t>
      </w:r>
      <w:r w:rsidRPr="0076075D">
        <w:rPr>
          <w:sz w:val="22"/>
          <w:szCs w:val="22"/>
        </w:rPr>
        <w:t>,</w:t>
      </w:r>
    </w:p>
    <w:p w14:paraId="74933594" w14:textId="77777777" w:rsidR="00501898" w:rsidRPr="0076075D" w:rsidRDefault="00136181">
      <w:pPr>
        <w:shd w:val="clear" w:color="auto" w:fill="DEEAF6"/>
        <w:spacing w:line="240" w:lineRule="auto"/>
        <w:ind w:left="904"/>
        <w:jc w:val="both"/>
        <w:rPr>
          <w:sz w:val="22"/>
          <w:szCs w:val="22"/>
        </w:rPr>
      </w:pPr>
      <w:r w:rsidRPr="0076075D">
        <w:rPr>
          <w:sz w:val="22"/>
          <w:szCs w:val="22"/>
        </w:rPr>
        <w:t>            "contractNo": "0123",</w:t>
      </w:r>
    </w:p>
    <w:p w14:paraId="4E7B75C9" w14:textId="77777777" w:rsidR="00501898" w:rsidRPr="0076075D" w:rsidRDefault="00136181">
      <w:pPr>
        <w:shd w:val="clear" w:color="auto" w:fill="DEEAF6"/>
        <w:spacing w:line="240" w:lineRule="auto"/>
        <w:ind w:left="904"/>
        <w:jc w:val="both"/>
        <w:rPr>
          <w:sz w:val="22"/>
          <w:szCs w:val="22"/>
        </w:rPr>
      </w:pPr>
      <w:r w:rsidRPr="0076075D">
        <w:rPr>
          <w:sz w:val="22"/>
          <w:szCs w:val="22"/>
        </w:rPr>
        <w:t>            "supplierTaxCode": "0100109106-990",</w:t>
      </w:r>
    </w:p>
    <w:p w14:paraId="71628625" w14:textId="77777777" w:rsidR="00501898" w:rsidRPr="0076075D" w:rsidRDefault="00136181">
      <w:pPr>
        <w:shd w:val="clear" w:color="auto" w:fill="DEEAF6"/>
        <w:spacing w:line="240" w:lineRule="auto"/>
        <w:ind w:left="904"/>
        <w:jc w:val="both"/>
        <w:rPr>
          <w:sz w:val="22"/>
          <w:szCs w:val="22"/>
        </w:rPr>
      </w:pPr>
      <w:r w:rsidRPr="0076075D">
        <w:rPr>
          <w:sz w:val="22"/>
          <w:szCs w:val="22"/>
        </w:rPr>
        <w:t>            "buyerTaxCode": "0100109106",</w:t>
      </w:r>
    </w:p>
    <w:p w14:paraId="6BC12962" w14:textId="77777777" w:rsidR="00501898" w:rsidRPr="0076075D" w:rsidRDefault="00136181">
      <w:pPr>
        <w:shd w:val="clear" w:color="auto" w:fill="DEEAF6"/>
        <w:spacing w:line="240" w:lineRule="auto"/>
        <w:ind w:left="904"/>
        <w:jc w:val="both"/>
        <w:rPr>
          <w:sz w:val="22"/>
          <w:szCs w:val="22"/>
        </w:rPr>
      </w:pPr>
      <w:r w:rsidRPr="0076075D">
        <w:rPr>
          <w:sz w:val="22"/>
          <w:szCs w:val="22"/>
        </w:rPr>
        <w:t>            "totalBeforeTax": 55000000.000000000,</w:t>
      </w:r>
    </w:p>
    <w:p w14:paraId="6C5D7CD3" w14:textId="77777777" w:rsidR="00501898" w:rsidRPr="0076075D" w:rsidRDefault="00136181">
      <w:pPr>
        <w:shd w:val="clear" w:color="auto" w:fill="DEEAF6"/>
        <w:spacing w:line="240" w:lineRule="auto"/>
        <w:ind w:left="904"/>
        <w:jc w:val="both"/>
        <w:rPr>
          <w:sz w:val="22"/>
          <w:szCs w:val="22"/>
        </w:rPr>
      </w:pPr>
      <w:r w:rsidRPr="0076075D">
        <w:rPr>
          <w:sz w:val="22"/>
          <w:szCs w:val="22"/>
        </w:rPr>
        <w:t>            "taxAmount": 5500000.000000000,</w:t>
      </w:r>
    </w:p>
    <w:p w14:paraId="598A9DF7" w14:textId="77777777" w:rsidR="00501898" w:rsidRPr="0076075D" w:rsidRDefault="00136181">
      <w:pPr>
        <w:shd w:val="clear" w:color="auto" w:fill="DEEAF6"/>
        <w:spacing w:line="240" w:lineRule="auto"/>
        <w:ind w:left="904"/>
        <w:jc w:val="both"/>
        <w:rPr>
          <w:sz w:val="22"/>
          <w:szCs w:val="22"/>
        </w:rPr>
      </w:pPr>
      <w:r w:rsidRPr="0076075D">
        <w:rPr>
          <w:sz w:val="22"/>
          <w:szCs w:val="22"/>
        </w:rPr>
        <w:t>            "taxRate": </w:t>
      </w:r>
      <w:r w:rsidRPr="0076075D">
        <w:rPr>
          <w:b/>
          <w:bCs/>
          <w:sz w:val="22"/>
          <w:szCs w:val="22"/>
        </w:rPr>
        <w:t>null</w:t>
      </w:r>
      <w:r w:rsidRPr="0076075D">
        <w:rPr>
          <w:sz w:val="22"/>
          <w:szCs w:val="22"/>
        </w:rPr>
        <w:t>,</w:t>
      </w:r>
    </w:p>
    <w:p w14:paraId="35DAFB8D" w14:textId="77777777" w:rsidR="00501898" w:rsidRPr="0076075D" w:rsidRDefault="00136181">
      <w:pPr>
        <w:shd w:val="clear" w:color="auto" w:fill="DEEAF6"/>
        <w:spacing w:line="240" w:lineRule="auto"/>
        <w:ind w:left="904"/>
        <w:jc w:val="both"/>
        <w:rPr>
          <w:sz w:val="22"/>
          <w:szCs w:val="22"/>
        </w:rPr>
      </w:pPr>
      <w:r w:rsidRPr="0076075D">
        <w:rPr>
          <w:sz w:val="22"/>
          <w:szCs w:val="22"/>
        </w:rPr>
        <w:t>            "paymentMethod": "3",</w:t>
      </w:r>
    </w:p>
    <w:p w14:paraId="2CF11C80" w14:textId="77777777" w:rsidR="00501898" w:rsidRPr="0076075D" w:rsidRDefault="00136181">
      <w:pPr>
        <w:shd w:val="clear" w:color="auto" w:fill="DEEAF6"/>
        <w:spacing w:line="240" w:lineRule="auto"/>
        <w:ind w:left="904"/>
        <w:jc w:val="both"/>
        <w:rPr>
          <w:sz w:val="22"/>
          <w:szCs w:val="22"/>
        </w:rPr>
      </w:pPr>
      <w:r w:rsidRPr="0076075D">
        <w:rPr>
          <w:sz w:val="22"/>
          <w:szCs w:val="22"/>
        </w:rPr>
        <w:t>            "paymentTime": </w:t>
      </w:r>
      <w:r w:rsidRPr="0076075D">
        <w:rPr>
          <w:b/>
          <w:bCs/>
          <w:sz w:val="22"/>
          <w:szCs w:val="22"/>
        </w:rPr>
        <w:t>null</w:t>
      </w:r>
      <w:r w:rsidRPr="0076075D">
        <w:rPr>
          <w:sz w:val="22"/>
          <w:szCs w:val="22"/>
        </w:rPr>
        <w:t>,</w:t>
      </w:r>
    </w:p>
    <w:p w14:paraId="38DF30E5" w14:textId="77777777" w:rsidR="00501898" w:rsidRPr="0076075D" w:rsidRDefault="00136181">
      <w:pPr>
        <w:shd w:val="clear" w:color="auto" w:fill="DEEAF6"/>
        <w:spacing w:line="240" w:lineRule="auto"/>
        <w:ind w:left="904"/>
        <w:jc w:val="both"/>
        <w:rPr>
          <w:sz w:val="22"/>
          <w:szCs w:val="22"/>
        </w:rPr>
      </w:pPr>
      <w:r w:rsidRPr="0076075D">
        <w:rPr>
          <w:sz w:val="22"/>
          <w:szCs w:val="22"/>
        </w:rPr>
        <w:t>            "customerId": </w:t>
      </w:r>
      <w:r w:rsidRPr="0076075D">
        <w:rPr>
          <w:b/>
          <w:bCs/>
          <w:sz w:val="22"/>
          <w:szCs w:val="22"/>
        </w:rPr>
        <w:t>null</w:t>
      </w:r>
      <w:r w:rsidRPr="0076075D">
        <w:rPr>
          <w:sz w:val="22"/>
          <w:szCs w:val="22"/>
        </w:rPr>
        <w:t>,</w:t>
      </w:r>
    </w:p>
    <w:p w14:paraId="65638539" w14:textId="77777777" w:rsidR="00501898" w:rsidRPr="0076075D" w:rsidRDefault="00136181">
      <w:pPr>
        <w:shd w:val="clear" w:color="auto" w:fill="DEEAF6"/>
        <w:spacing w:line="240" w:lineRule="auto"/>
        <w:ind w:left="904"/>
        <w:jc w:val="both"/>
        <w:rPr>
          <w:sz w:val="22"/>
          <w:szCs w:val="22"/>
        </w:rPr>
      </w:pPr>
      <w:r w:rsidRPr="0076075D">
        <w:rPr>
          <w:sz w:val="22"/>
          <w:szCs w:val="22"/>
        </w:rPr>
        <w:t>            "no": </w:t>
      </w:r>
      <w:r w:rsidRPr="0076075D">
        <w:rPr>
          <w:b/>
          <w:bCs/>
          <w:sz w:val="22"/>
          <w:szCs w:val="22"/>
        </w:rPr>
        <w:t>null</w:t>
      </w:r>
      <w:r w:rsidRPr="0076075D">
        <w:rPr>
          <w:sz w:val="22"/>
          <w:szCs w:val="22"/>
        </w:rPr>
        <w:t>,</w:t>
      </w:r>
    </w:p>
    <w:p w14:paraId="35FAD936" w14:textId="77777777" w:rsidR="00501898" w:rsidRPr="0076075D" w:rsidRDefault="00136181">
      <w:pPr>
        <w:shd w:val="clear" w:color="auto" w:fill="DEEAF6"/>
        <w:spacing w:line="240" w:lineRule="auto"/>
        <w:ind w:left="904"/>
        <w:jc w:val="both"/>
        <w:rPr>
          <w:sz w:val="22"/>
          <w:szCs w:val="22"/>
        </w:rPr>
      </w:pPr>
      <w:r w:rsidRPr="0076075D">
        <w:rPr>
          <w:sz w:val="22"/>
          <w:szCs w:val="22"/>
        </w:rPr>
        <w:t>            "paymentStatusName": "Đã thanh toán",</w:t>
      </w:r>
    </w:p>
    <w:p w14:paraId="736BCFF8" w14:textId="77777777" w:rsidR="00501898" w:rsidRPr="0076075D" w:rsidRDefault="00136181">
      <w:pPr>
        <w:shd w:val="clear" w:color="auto" w:fill="DEEAF6"/>
        <w:spacing w:line="240" w:lineRule="auto"/>
        <w:ind w:left="904"/>
        <w:jc w:val="both"/>
        <w:rPr>
          <w:sz w:val="22"/>
          <w:szCs w:val="22"/>
        </w:rPr>
      </w:pPr>
      <w:r w:rsidRPr="0076075D">
        <w:rPr>
          <w:sz w:val="22"/>
          <w:szCs w:val="22"/>
        </w:rPr>
        <w:t>            "buyerName": "Khánh Linh",</w:t>
      </w:r>
    </w:p>
    <w:p w14:paraId="0A1657C1" w14:textId="77777777" w:rsidR="00501898" w:rsidRPr="0076075D" w:rsidRDefault="00136181">
      <w:pPr>
        <w:shd w:val="clear" w:color="auto" w:fill="DEEAF6"/>
        <w:spacing w:line="240" w:lineRule="auto"/>
        <w:ind w:left="904"/>
        <w:jc w:val="both"/>
        <w:rPr>
          <w:sz w:val="22"/>
          <w:szCs w:val="22"/>
        </w:rPr>
      </w:pPr>
      <w:r w:rsidRPr="0076075D">
        <w:rPr>
          <w:sz w:val="22"/>
          <w:szCs w:val="22"/>
        </w:rPr>
        <w:t>            "transactionUuid": </w:t>
      </w:r>
      <w:r w:rsidRPr="0076075D">
        <w:rPr>
          <w:b/>
          <w:bCs/>
          <w:sz w:val="22"/>
          <w:szCs w:val="22"/>
        </w:rPr>
        <w:t>null</w:t>
      </w:r>
      <w:r w:rsidRPr="0076075D">
        <w:rPr>
          <w:sz w:val="22"/>
          <w:szCs w:val="22"/>
        </w:rPr>
        <w:t>,</w:t>
      </w:r>
    </w:p>
    <w:p w14:paraId="163147EE" w14:textId="77777777" w:rsidR="00501898" w:rsidRPr="0076075D" w:rsidRDefault="00136181">
      <w:pPr>
        <w:shd w:val="clear" w:color="auto" w:fill="DEEAF6"/>
        <w:spacing w:line="240" w:lineRule="auto"/>
        <w:ind w:left="904"/>
        <w:jc w:val="both"/>
        <w:rPr>
          <w:snapToGrid/>
          <w:color w:val="0451A5"/>
          <w:sz w:val="22"/>
          <w:szCs w:val="22"/>
        </w:rPr>
      </w:pPr>
      <w:r w:rsidRPr="0076075D">
        <w:rPr>
          <w:snapToGrid/>
          <w:color w:val="A31515"/>
          <w:sz w:val="22"/>
          <w:szCs w:val="22"/>
        </w:rPr>
        <w:t xml:space="preserve">            "originalInvoiceId"</w:t>
      </w:r>
      <w:r w:rsidRPr="0076075D">
        <w:rPr>
          <w:snapToGrid/>
          <w:color w:val="000000"/>
          <w:sz w:val="22"/>
          <w:szCs w:val="22"/>
        </w:rPr>
        <w:t>: </w:t>
      </w:r>
      <w:r w:rsidRPr="0076075D">
        <w:rPr>
          <w:snapToGrid/>
          <w:color w:val="0451A5"/>
          <w:sz w:val="22"/>
          <w:szCs w:val="22"/>
        </w:rPr>
        <w:t>"K22THY32",</w:t>
      </w:r>
    </w:p>
    <w:p w14:paraId="7BA12D81" w14:textId="77777777" w:rsidR="00501898" w:rsidRPr="0076075D" w:rsidRDefault="00136181">
      <w:pPr>
        <w:shd w:val="clear" w:color="auto" w:fill="DEEAF6"/>
        <w:spacing w:line="240" w:lineRule="auto"/>
        <w:ind w:left="904"/>
        <w:jc w:val="both"/>
        <w:rPr>
          <w:snapToGrid/>
          <w:color w:val="0451A5"/>
          <w:sz w:val="22"/>
          <w:szCs w:val="22"/>
          <w:highlight w:val="yellow"/>
        </w:rPr>
      </w:pPr>
      <w:r w:rsidRPr="0076075D">
        <w:rPr>
          <w:snapToGrid/>
          <w:color w:val="A31515"/>
          <w:sz w:val="22"/>
          <w:szCs w:val="22"/>
        </w:rPr>
        <w:t xml:space="preserve">             </w:t>
      </w:r>
      <w:r w:rsidRPr="0076075D">
        <w:rPr>
          <w:snapToGrid/>
          <w:color w:val="A31515"/>
          <w:sz w:val="22"/>
          <w:szCs w:val="22"/>
          <w:highlight w:val="yellow"/>
        </w:rPr>
        <w:t>"errorCode"</w:t>
      </w:r>
      <w:r w:rsidRPr="0076075D">
        <w:rPr>
          <w:snapToGrid/>
          <w:color w:val="000000"/>
          <w:sz w:val="22"/>
          <w:szCs w:val="22"/>
          <w:highlight w:val="yellow"/>
        </w:rPr>
        <w:t>: </w:t>
      </w:r>
      <w:r w:rsidRPr="0076075D">
        <w:rPr>
          <w:snapToGrid/>
          <w:color w:val="0451A5"/>
          <w:sz w:val="22"/>
          <w:szCs w:val="22"/>
          <w:highlight w:val="yellow"/>
        </w:rPr>
        <w:t>"INVOICE_HAS_CODE_APPROVED",</w:t>
      </w:r>
    </w:p>
    <w:p w14:paraId="715BA8F8" w14:textId="77777777" w:rsidR="00501898" w:rsidRPr="0076075D" w:rsidRDefault="00136181">
      <w:pPr>
        <w:shd w:val="clear" w:color="auto" w:fill="DEEAF6"/>
        <w:spacing w:line="240" w:lineRule="auto"/>
        <w:ind w:left="904" w:firstLine="536"/>
        <w:jc w:val="both"/>
        <w:rPr>
          <w:snapToGrid/>
          <w:color w:val="0451A5"/>
          <w:sz w:val="22"/>
          <w:szCs w:val="22"/>
        </w:rPr>
      </w:pPr>
      <w:r w:rsidRPr="0076075D">
        <w:rPr>
          <w:snapToGrid/>
          <w:color w:val="A31515"/>
          <w:sz w:val="22"/>
          <w:szCs w:val="22"/>
          <w:highlight w:val="yellow"/>
        </w:rPr>
        <w:t xml:space="preserve">    "errorDescription"</w:t>
      </w:r>
      <w:r w:rsidRPr="0076075D">
        <w:rPr>
          <w:snapToGrid/>
          <w:color w:val="000000"/>
          <w:sz w:val="22"/>
          <w:szCs w:val="22"/>
          <w:highlight w:val="yellow"/>
        </w:rPr>
        <w:t>: </w:t>
      </w:r>
      <w:r w:rsidRPr="0076075D">
        <w:rPr>
          <w:b/>
          <w:bCs/>
          <w:sz w:val="22"/>
          <w:szCs w:val="22"/>
          <w:highlight w:val="yellow"/>
        </w:rPr>
        <w:t>null</w:t>
      </w:r>
      <w:r w:rsidRPr="0076075D">
        <w:rPr>
          <w:snapToGrid/>
          <w:color w:val="0451A5"/>
          <w:sz w:val="22"/>
          <w:szCs w:val="22"/>
          <w:highlight w:val="yellow"/>
        </w:rPr>
        <w:t>,</w:t>
      </w:r>
    </w:p>
    <w:p w14:paraId="646E1CB7" w14:textId="77777777" w:rsidR="00501898" w:rsidRPr="0076075D" w:rsidRDefault="00501898">
      <w:pPr>
        <w:shd w:val="clear" w:color="auto" w:fill="DEEAF6"/>
        <w:spacing w:line="240" w:lineRule="auto"/>
        <w:ind w:left="904"/>
        <w:jc w:val="both"/>
        <w:rPr>
          <w:sz w:val="22"/>
          <w:szCs w:val="22"/>
        </w:rPr>
      </w:pPr>
    </w:p>
    <w:p w14:paraId="6F508499" w14:textId="77777777" w:rsidR="00501898" w:rsidRPr="0076075D" w:rsidRDefault="00136181">
      <w:pPr>
        <w:shd w:val="clear" w:color="auto" w:fill="DEEAF6"/>
        <w:spacing w:line="240" w:lineRule="auto"/>
        <w:ind w:left="904"/>
        <w:jc w:val="both"/>
        <w:rPr>
          <w:sz w:val="22"/>
          <w:szCs w:val="22"/>
        </w:rPr>
      </w:pPr>
      <w:r w:rsidRPr="0076075D">
        <w:rPr>
          <w:sz w:val="22"/>
          <w:szCs w:val="22"/>
        </w:rPr>
        <w:t>            "listProduct": "{\"itemInfo\":[{\"selection\":1,\"lineNumber\":1,\"itemCode\":\"02\",\"itemName\":\"Tên hàng hóa\",\"unitCode\":null,\"unitName\":\"chiếc\",\"unitPrice\":55000000,\"quantity\":1,</w:t>
      </w:r>
      <w:r w:rsidRPr="0076075D">
        <w:rPr>
          <w:sz w:val="22"/>
          <w:szCs w:val="22"/>
        </w:rPr>
        <w:lastRenderedPageBreak/>
        <w:t>\"itemTotalAmountWithoutVat\":55000000.000000,\"itemTotalAmountWithVat\":60500000.00,\"itemTotalAmountAfterDiscount\":55000000.000000,\"itemServiceChargePercentage\":null,\"itemServiceChargeAmount\":0.00000,\"itemExciseTaxPercentage\":null,\"itemExciseTaxAmount\":0.00000,\"vatPercentage\":10,\"vatAmount\":5500000.00000,\"discount\":null,\"discount2\":null,\"itemDiscount\":null,\"itemNote\":null,\"batchNo\":null,\"expDate\":null,\"isIncreaseItem\":null,\"adjustRatio\":null}],\"invoiceTaxBreakdowns\":[{\"vatPercentage\":10,\"vatTaxableAmount\":55000000.000000,\"vatTaxAmount\":5500000.00000,\"isIncreaseItem\":null}]}",</w:t>
      </w:r>
    </w:p>
    <w:p w14:paraId="7EFBE5E7" w14:textId="77777777" w:rsidR="00501898" w:rsidRPr="0076075D" w:rsidRDefault="00136181">
      <w:pPr>
        <w:shd w:val="clear" w:color="auto" w:fill="DEEAF6"/>
        <w:spacing w:line="240" w:lineRule="auto"/>
        <w:ind w:left="904"/>
        <w:jc w:val="both"/>
        <w:rPr>
          <w:sz w:val="22"/>
          <w:szCs w:val="22"/>
        </w:rPr>
      </w:pPr>
      <w:r w:rsidRPr="0076075D">
        <w:rPr>
          <w:sz w:val="22"/>
          <w:szCs w:val="22"/>
        </w:rPr>
        <w:t>            "fileName": </w:t>
      </w:r>
      <w:r w:rsidRPr="0076075D">
        <w:rPr>
          <w:b/>
          <w:bCs/>
          <w:sz w:val="22"/>
          <w:szCs w:val="22"/>
        </w:rPr>
        <w:t>null</w:t>
      </w:r>
      <w:r w:rsidRPr="0076075D">
        <w:rPr>
          <w:sz w:val="22"/>
          <w:szCs w:val="22"/>
        </w:rPr>
        <w:t>,</w:t>
      </w:r>
    </w:p>
    <w:p w14:paraId="20AFC6BB" w14:textId="77777777" w:rsidR="00501898" w:rsidRPr="0076075D" w:rsidRDefault="00136181">
      <w:pPr>
        <w:shd w:val="clear" w:color="auto" w:fill="DEEAF6"/>
        <w:spacing w:line="240" w:lineRule="auto"/>
        <w:ind w:left="904"/>
        <w:jc w:val="both"/>
        <w:rPr>
          <w:sz w:val="22"/>
          <w:szCs w:val="22"/>
        </w:rPr>
      </w:pPr>
      <w:r w:rsidRPr="0076075D">
        <w:rPr>
          <w:sz w:val="22"/>
          <w:szCs w:val="22"/>
        </w:rPr>
        <w:t>            "buyerUnitName": "Công ty VTT",</w:t>
      </w:r>
    </w:p>
    <w:p w14:paraId="1267B87F" w14:textId="77777777" w:rsidR="00501898" w:rsidRPr="0076075D" w:rsidRDefault="00136181">
      <w:pPr>
        <w:shd w:val="clear" w:color="auto" w:fill="DEEAF6"/>
        <w:spacing w:line="240" w:lineRule="auto"/>
        <w:ind w:left="904"/>
        <w:jc w:val="both"/>
        <w:rPr>
          <w:sz w:val="22"/>
          <w:szCs w:val="22"/>
        </w:rPr>
      </w:pPr>
      <w:r w:rsidRPr="0076075D">
        <w:rPr>
          <w:sz w:val="22"/>
          <w:szCs w:val="22"/>
        </w:rPr>
        <w:t>            "buyerCode": </w:t>
      </w:r>
      <w:r w:rsidRPr="0076075D">
        <w:rPr>
          <w:b/>
          <w:bCs/>
          <w:sz w:val="22"/>
          <w:szCs w:val="22"/>
        </w:rPr>
        <w:t>null</w:t>
      </w:r>
      <w:r w:rsidRPr="0076075D">
        <w:rPr>
          <w:sz w:val="22"/>
          <w:szCs w:val="22"/>
        </w:rPr>
        <w:t>,</w:t>
      </w:r>
    </w:p>
    <w:p w14:paraId="301D9B55" w14:textId="77777777" w:rsidR="00501898" w:rsidRPr="0076075D" w:rsidRDefault="00136181">
      <w:pPr>
        <w:shd w:val="clear" w:color="auto" w:fill="DEEAF6"/>
        <w:spacing w:line="240" w:lineRule="auto"/>
        <w:ind w:left="904"/>
        <w:jc w:val="both"/>
        <w:rPr>
          <w:sz w:val="22"/>
          <w:szCs w:val="22"/>
        </w:rPr>
      </w:pPr>
      <w:r w:rsidRPr="0076075D">
        <w:rPr>
          <w:sz w:val="22"/>
          <w:szCs w:val="22"/>
        </w:rPr>
        <w:t>            "buyerAddress": "Hà Nội",</w:t>
      </w:r>
    </w:p>
    <w:p w14:paraId="7ADCD262" w14:textId="77777777" w:rsidR="00501898" w:rsidRPr="0076075D" w:rsidRDefault="00136181">
      <w:pPr>
        <w:shd w:val="clear" w:color="auto" w:fill="DEEAF6"/>
        <w:spacing w:line="240" w:lineRule="auto"/>
        <w:ind w:left="904"/>
        <w:jc w:val="both"/>
        <w:rPr>
          <w:sz w:val="22"/>
          <w:szCs w:val="22"/>
        </w:rPr>
      </w:pPr>
      <w:r w:rsidRPr="0076075D">
        <w:rPr>
          <w:sz w:val="22"/>
          <w:szCs w:val="22"/>
        </w:rPr>
        <w:t>            "exchangeRate": 1.00,</w:t>
      </w:r>
    </w:p>
    <w:p w14:paraId="047FF6E3" w14:textId="77777777" w:rsidR="00501898" w:rsidRPr="0076075D" w:rsidRDefault="00136181">
      <w:pPr>
        <w:shd w:val="clear" w:color="auto" w:fill="DEEAF6"/>
        <w:spacing w:line="240" w:lineRule="auto"/>
        <w:ind w:left="904"/>
        <w:jc w:val="both"/>
        <w:rPr>
          <w:sz w:val="22"/>
          <w:szCs w:val="22"/>
        </w:rPr>
      </w:pPr>
      <w:r w:rsidRPr="0076075D">
        <w:rPr>
          <w:sz w:val="22"/>
          <w:szCs w:val="22"/>
        </w:rPr>
        <w:t>            "listInfoUpdate": "[{\"invoiceCustomFieldId\":0,\"keyTag\":\"gioitinh\",\"keyLabel\":\"Giới tính\",\"dateValue\":null,\"stringValue\":\"Giới tính\",\"numberValue\":null,\"valueType\":\"1\",\"isRequired\":false,\"isSeller\":false,\"required\":false,\"seller\":false},{\"invoiceCustomFieldId\":0,\"keyTag\":\"ngaysinh\",\"keyLabel\":\"Ngày sinh\",\"dateValue\":\"2024-03-07T17:00:00.000Z\",\"stringValue\":null,\"numberValue\":null,\"valueType\":\"3\",\"isRequired\":false,\"isSeller\":false,\"required\":false,\"seller\":false},{\"invoiceCustomFieldId\":0,\"keyTag\":\"maqg\",\"keyLabel\":\"Mã quốc gia\",\"dateValue\":null,\"stringValue\":\"Mã quốc gia\",\"numberValue\":null,\"valueType\":\"1\",\"isRequired\":false,\"isSeller\":false,\"required\":false,\"seller\":false},{\"invoiceCustomFieldId\":0,\"keyTag\":\"sodkpt\",\"keyLabel\":\"Số đăng ký phương tiện\",\"dateValue\":null,\"stringValue\":\"Số đăng ký phương tiện\",\"numberValue\":null,\"valueType\":\"1\",\"isRequired\":false,\"isSeller\":false,\"required\":false,\"seller\":false},{\"invoiceCustomFieldId\":0,\"keyTag\":\"soghe\",\"keyLabel\":\"Số ghế\",\"dateValue\":null,\"stringValue\":\"Số ghế\",\"numberValue\":null,\"valueType\":\"1\",\"isRequired\":false,\"isSeller\":false,\"required\":false,\"seller\":false},{\"invoiceCustomFieldId\":0,\"keyTag\":\"giotc\",\"keyLabel\":\"Giờ tàu chạy\",\"dateValue\":null,\"stringValue\":\"Giờ tàu chạy\",\"numberValue\":null,\"valueType\":\"1\",\"isRequired\":false,\"isSeller\":false,\"required\":false,\"seller\":false},{\"invoiceCustomFieldId\":0,\"keyTag\":\"ngaydi\",\"keyLabel\":\"Ngày đi\",\"dateValue\":\"2024-03-07T17:00:00.000Z\",\"stringValue\":null,\"numberValue\":null,\"valueType\":\"3\",\"isRequired\":false,\"isSeller\":false,\"required\":false,\"seller\":false}]"</w:t>
      </w:r>
    </w:p>
    <w:p w14:paraId="3C2F0A8D" w14:textId="77777777" w:rsidR="00501898" w:rsidRPr="0076075D" w:rsidRDefault="00136181">
      <w:pPr>
        <w:shd w:val="clear" w:color="auto" w:fill="DEEAF6"/>
        <w:spacing w:line="240" w:lineRule="auto"/>
        <w:ind w:left="904"/>
        <w:jc w:val="both"/>
        <w:rPr>
          <w:sz w:val="22"/>
          <w:szCs w:val="22"/>
        </w:rPr>
      </w:pPr>
      <w:r w:rsidRPr="0076075D">
        <w:rPr>
          <w:sz w:val="22"/>
          <w:szCs w:val="22"/>
        </w:rPr>
        <w:t>        }</w:t>
      </w:r>
    </w:p>
    <w:p w14:paraId="73B4A3E1" w14:textId="77777777" w:rsidR="00501898" w:rsidRPr="0076075D" w:rsidRDefault="00136181">
      <w:pPr>
        <w:shd w:val="clear" w:color="auto" w:fill="DEEAF6"/>
        <w:spacing w:line="240" w:lineRule="auto"/>
        <w:ind w:left="904"/>
        <w:jc w:val="both"/>
        <w:rPr>
          <w:sz w:val="22"/>
          <w:szCs w:val="22"/>
        </w:rPr>
      </w:pPr>
      <w:r w:rsidRPr="0076075D">
        <w:rPr>
          <w:sz w:val="22"/>
          <w:szCs w:val="22"/>
        </w:rPr>
        <w:t>    ]</w:t>
      </w:r>
    </w:p>
    <w:p w14:paraId="73FFD4B6" w14:textId="77777777" w:rsidR="00501898" w:rsidRPr="0076075D" w:rsidRDefault="00136181">
      <w:pPr>
        <w:shd w:val="clear" w:color="auto" w:fill="DEEAF6"/>
        <w:spacing w:line="240" w:lineRule="auto"/>
        <w:ind w:left="904"/>
        <w:jc w:val="both"/>
        <w:rPr>
          <w:sz w:val="22"/>
          <w:szCs w:val="22"/>
        </w:rPr>
      </w:pPr>
      <w:r w:rsidRPr="0076075D">
        <w:rPr>
          <w:sz w:val="22"/>
          <w:szCs w:val="22"/>
        </w:rPr>
        <w:t>}</w:t>
      </w:r>
    </w:p>
    <w:p w14:paraId="38905290" w14:textId="77777777" w:rsidR="00501898" w:rsidRPr="0076075D" w:rsidRDefault="00501898">
      <w:pPr>
        <w:shd w:val="clear" w:color="auto" w:fill="DEEAF6"/>
        <w:spacing w:line="240" w:lineRule="auto"/>
        <w:ind w:left="904"/>
        <w:jc w:val="both"/>
        <w:rPr>
          <w:sz w:val="22"/>
          <w:szCs w:val="22"/>
        </w:rPr>
      </w:pPr>
    </w:p>
    <w:p w14:paraId="13BC2F50" w14:textId="77777777" w:rsidR="00501898" w:rsidRPr="0076075D" w:rsidRDefault="00136181">
      <w:pPr>
        <w:ind w:left="904"/>
        <w:jc w:val="both"/>
        <w:rPr>
          <w:sz w:val="22"/>
          <w:szCs w:val="22"/>
        </w:rPr>
      </w:pPr>
      <w:r w:rsidRPr="0076075D">
        <w:rPr>
          <w:sz w:val="22"/>
          <w:szCs w:val="22"/>
        </w:rPr>
        <w:t>Đối tượng Response với HTTPStatus và output Entity.</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251"/>
      </w:tblGrid>
      <w:tr w:rsidR="00501898" w:rsidRPr="0076075D" w14:paraId="5BB0D46F" w14:textId="77777777">
        <w:trPr>
          <w:jc w:val="center"/>
        </w:trPr>
        <w:tc>
          <w:tcPr>
            <w:tcW w:w="2533" w:type="dxa"/>
            <w:shd w:val="clear" w:color="auto" w:fill="D9D9D9"/>
          </w:tcPr>
          <w:p w14:paraId="356FD11A" w14:textId="77777777" w:rsidR="00501898" w:rsidRPr="0076075D" w:rsidRDefault="00136181">
            <w:pPr>
              <w:ind w:left="0"/>
              <w:jc w:val="center"/>
              <w:rPr>
                <w:b/>
                <w:bCs/>
                <w:color w:val="000000"/>
                <w:sz w:val="22"/>
                <w:szCs w:val="22"/>
              </w:rPr>
            </w:pPr>
            <w:r w:rsidRPr="0076075D">
              <w:rPr>
                <w:b/>
                <w:bCs/>
                <w:color w:val="000000"/>
                <w:sz w:val="22"/>
                <w:szCs w:val="22"/>
              </w:rPr>
              <w:t>Tên trường</w:t>
            </w:r>
          </w:p>
        </w:tc>
        <w:tc>
          <w:tcPr>
            <w:tcW w:w="6251" w:type="dxa"/>
            <w:shd w:val="clear" w:color="auto" w:fill="D9D9D9"/>
          </w:tcPr>
          <w:p w14:paraId="1DB59F66" w14:textId="77777777" w:rsidR="00501898" w:rsidRPr="0076075D" w:rsidRDefault="00136181">
            <w:pPr>
              <w:ind w:left="0"/>
              <w:jc w:val="center"/>
              <w:rPr>
                <w:b/>
                <w:bCs/>
                <w:color w:val="000000"/>
                <w:sz w:val="22"/>
                <w:szCs w:val="22"/>
              </w:rPr>
            </w:pPr>
            <w:r w:rsidRPr="0076075D">
              <w:rPr>
                <w:b/>
                <w:bCs/>
                <w:color w:val="000000"/>
                <w:sz w:val="22"/>
                <w:szCs w:val="22"/>
              </w:rPr>
              <w:t>Mô tả</w:t>
            </w:r>
          </w:p>
        </w:tc>
      </w:tr>
      <w:tr w:rsidR="00501898" w:rsidRPr="0076075D" w14:paraId="0B86A1D5" w14:textId="77777777">
        <w:trPr>
          <w:jc w:val="center"/>
        </w:trPr>
        <w:tc>
          <w:tcPr>
            <w:tcW w:w="2533" w:type="dxa"/>
          </w:tcPr>
          <w:p w14:paraId="29D291FF" w14:textId="77777777" w:rsidR="00501898" w:rsidRPr="0076075D" w:rsidRDefault="00136181">
            <w:pPr>
              <w:spacing w:before="0"/>
              <w:ind w:left="0"/>
              <w:jc w:val="both"/>
              <w:rPr>
                <w:sz w:val="22"/>
                <w:szCs w:val="22"/>
              </w:rPr>
            </w:pPr>
            <w:r w:rsidRPr="0076075D">
              <w:rPr>
                <w:sz w:val="22"/>
                <w:szCs w:val="22"/>
              </w:rPr>
              <w:t>errorCode</w:t>
            </w:r>
          </w:p>
        </w:tc>
        <w:tc>
          <w:tcPr>
            <w:tcW w:w="6251" w:type="dxa"/>
          </w:tcPr>
          <w:p w14:paraId="0E37BE27" w14:textId="77777777" w:rsidR="00501898" w:rsidRPr="0076075D" w:rsidRDefault="00136181">
            <w:pPr>
              <w:spacing w:before="0"/>
              <w:ind w:left="0"/>
              <w:jc w:val="both"/>
              <w:rPr>
                <w:sz w:val="22"/>
                <w:szCs w:val="22"/>
              </w:rPr>
            </w:pPr>
            <w:r w:rsidRPr="0076075D">
              <w:rPr>
                <w:sz w:val="22"/>
                <w:szCs w:val="22"/>
              </w:rPr>
              <w:t>Mã lỗi (giá trị là null lấy hóa đơn thành công)</w:t>
            </w:r>
          </w:p>
        </w:tc>
      </w:tr>
      <w:tr w:rsidR="00501898" w:rsidRPr="0076075D" w14:paraId="40F9A79F" w14:textId="77777777">
        <w:trPr>
          <w:jc w:val="center"/>
        </w:trPr>
        <w:tc>
          <w:tcPr>
            <w:tcW w:w="2533" w:type="dxa"/>
          </w:tcPr>
          <w:p w14:paraId="46FB1CAE" w14:textId="77777777" w:rsidR="00501898" w:rsidRPr="0076075D" w:rsidRDefault="00136181">
            <w:pPr>
              <w:spacing w:before="0"/>
              <w:ind w:left="0"/>
              <w:jc w:val="both"/>
              <w:rPr>
                <w:sz w:val="22"/>
                <w:szCs w:val="22"/>
              </w:rPr>
            </w:pPr>
            <w:r w:rsidRPr="0076075D">
              <w:rPr>
                <w:sz w:val="22"/>
                <w:szCs w:val="22"/>
              </w:rPr>
              <w:t>description</w:t>
            </w:r>
          </w:p>
        </w:tc>
        <w:tc>
          <w:tcPr>
            <w:tcW w:w="6251" w:type="dxa"/>
          </w:tcPr>
          <w:p w14:paraId="2A8810CF" w14:textId="77777777" w:rsidR="00501898" w:rsidRPr="0076075D" w:rsidRDefault="00136181">
            <w:pPr>
              <w:spacing w:before="0"/>
              <w:ind w:left="0"/>
              <w:jc w:val="both"/>
              <w:rPr>
                <w:sz w:val="22"/>
                <w:szCs w:val="22"/>
              </w:rPr>
            </w:pPr>
            <w:r w:rsidRPr="0076075D">
              <w:rPr>
                <w:sz w:val="22"/>
                <w:szCs w:val="22"/>
              </w:rPr>
              <w:t>Mô tả lỗi (giá trị là null lấy hóa đơn thành công)</w:t>
            </w:r>
          </w:p>
        </w:tc>
      </w:tr>
      <w:tr w:rsidR="00501898" w:rsidRPr="0076075D" w14:paraId="228872B9" w14:textId="77777777">
        <w:trPr>
          <w:jc w:val="center"/>
        </w:trPr>
        <w:tc>
          <w:tcPr>
            <w:tcW w:w="2533" w:type="dxa"/>
          </w:tcPr>
          <w:p w14:paraId="44A0511C" w14:textId="77777777" w:rsidR="00501898" w:rsidRPr="0076075D" w:rsidRDefault="00136181">
            <w:pPr>
              <w:spacing w:before="0"/>
              <w:ind w:left="0"/>
              <w:jc w:val="both"/>
              <w:rPr>
                <w:sz w:val="22"/>
                <w:szCs w:val="22"/>
              </w:rPr>
            </w:pPr>
            <w:r w:rsidRPr="0076075D">
              <w:rPr>
                <w:sz w:val="22"/>
                <w:szCs w:val="22"/>
              </w:rPr>
              <w:t>List&lt;InvoiceBean&gt;</w:t>
            </w:r>
          </w:p>
        </w:tc>
        <w:tc>
          <w:tcPr>
            <w:tcW w:w="6251" w:type="dxa"/>
          </w:tcPr>
          <w:p w14:paraId="55546A8C" w14:textId="77777777" w:rsidR="00501898" w:rsidRPr="0076075D" w:rsidRDefault="00136181">
            <w:pPr>
              <w:spacing w:before="0"/>
              <w:ind w:left="0"/>
              <w:jc w:val="both"/>
              <w:rPr>
                <w:sz w:val="22"/>
                <w:szCs w:val="22"/>
              </w:rPr>
            </w:pPr>
            <w:r w:rsidRPr="0076075D">
              <w:rPr>
                <w:sz w:val="22"/>
                <w:szCs w:val="22"/>
              </w:rPr>
              <w:t xml:space="preserve">Danh sách các bản ghi hóa đơn thỏa mãn điều kiện  </w:t>
            </w:r>
          </w:p>
        </w:tc>
      </w:tr>
    </w:tbl>
    <w:p w14:paraId="67A5F254" w14:textId="77777777" w:rsidR="00501898" w:rsidRPr="0076075D" w:rsidRDefault="00501898">
      <w:pPr>
        <w:rPr>
          <w:sz w:val="22"/>
          <w:szCs w:val="22"/>
        </w:rPr>
      </w:pPr>
    </w:p>
    <w:p w14:paraId="644E7986" w14:textId="77777777" w:rsidR="00501898" w:rsidRPr="0076075D" w:rsidRDefault="00501898">
      <w:pPr>
        <w:rPr>
          <w:sz w:val="22"/>
          <w:szCs w:val="22"/>
        </w:rPr>
      </w:pPr>
    </w:p>
    <w:p w14:paraId="3198F0EF" w14:textId="77777777" w:rsidR="00501898" w:rsidRPr="0076075D" w:rsidRDefault="00501898">
      <w:pPr>
        <w:rPr>
          <w:sz w:val="22"/>
          <w:szCs w:val="22"/>
        </w:rPr>
        <w:sectPr w:rsidR="00501898" w:rsidRPr="0076075D">
          <w:pgSz w:w="11909" w:h="16834"/>
          <w:pgMar w:top="1138" w:right="850" w:bottom="1138" w:left="1138" w:header="432" w:footer="432" w:gutter="0"/>
          <w:pgNumType w:start="1"/>
          <w:cols w:space="720"/>
          <w:titlePg/>
          <w:docGrid w:linePitch="326"/>
        </w:sectPr>
      </w:pPr>
    </w:p>
    <w:p w14:paraId="535FBFD7" w14:textId="77777777" w:rsidR="00501898" w:rsidRPr="0076075D" w:rsidRDefault="00501898">
      <w:pPr>
        <w:tabs>
          <w:tab w:val="left" w:pos="945"/>
        </w:tabs>
        <w:ind w:left="0"/>
        <w:rPr>
          <w:sz w:val="22"/>
          <w:szCs w:val="22"/>
        </w:rPr>
      </w:pPr>
    </w:p>
    <w:p w14:paraId="1B4F6BBB" w14:textId="77777777" w:rsidR="00501898" w:rsidRPr="0076075D" w:rsidRDefault="00136181">
      <w:pPr>
        <w:pStyle w:val="StyleHeading1Heading1ReportOnlyChapterHeading1ReportOnl"/>
        <w:numPr>
          <w:ilvl w:val="0"/>
          <w:numId w:val="34"/>
        </w:numPr>
        <w:rPr>
          <w:sz w:val="22"/>
          <w:szCs w:val="22"/>
        </w:rPr>
      </w:pPr>
      <w:bookmarkStart w:id="68" w:name="_Toc115266209"/>
      <w:r w:rsidRPr="0076075D">
        <w:rPr>
          <w:sz w:val="22"/>
          <w:szCs w:val="22"/>
        </w:rPr>
        <w:t>Danh sách lỗi trả về của hệ thống</w:t>
      </w:r>
      <w:bookmarkEnd w:id="68"/>
      <w:r w:rsidRPr="0076075D">
        <w:rPr>
          <w:sz w:val="22"/>
          <w:szCs w:val="22"/>
        </w:rPr>
        <w:t xml:space="preserve"> </w:t>
      </w:r>
    </w:p>
    <w:p w14:paraId="50E4A97E" w14:textId="77777777" w:rsidR="00501898" w:rsidRPr="0076075D" w:rsidRDefault="00136181">
      <w:pPr>
        <w:snapToGrid w:val="0"/>
        <w:ind w:left="360"/>
        <w:jc w:val="both"/>
        <w:rPr>
          <w:color w:val="000000"/>
          <w:sz w:val="22"/>
          <w:szCs w:val="22"/>
        </w:rPr>
      </w:pPr>
      <w:r w:rsidRPr="0076075D">
        <w:rPr>
          <w:color w:val="000000"/>
          <w:sz w:val="22"/>
          <w:szCs w:val="22"/>
        </w:rPr>
        <w:t xml:space="preserve">Đối tượng Response mô tả trạng thái lỗi Webservice trả về và đối tượng dữ liệu Webservice trả về. Bao gồm mã lỗi và mô tả lỗi. </w:t>
      </w:r>
    </w:p>
    <w:p w14:paraId="6F472854" w14:textId="77777777" w:rsidR="00501898" w:rsidRPr="0076075D" w:rsidRDefault="00136181">
      <w:pPr>
        <w:snapToGrid w:val="0"/>
        <w:ind w:left="360"/>
        <w:jc w:val="both"/>
        <w:rPr>
          <w:color w:val="000000"/>
          <w:sz w:val="22"/>
          <w:szCs w:val="22"/>
        </w:rPr>
      </w:pPr>
      <w:r w:rsidRPr="0076075D">
        <w:rPr>
          <w:b/>
          <w:color w:val="000000"/>
          <w:sz w:val="22"/>
          <w:szCs w:val="22"/>
        </w:rPr>
        <w:t>Note:</w:t>
      </w:r>
      <w:r w:rsidRPr="0076075D">
        <w:rPr>
          <w:color w:val="000000"/>
          <w:sz w:val="22"/>
          <w:szCs w:val="22"/>
        </w:rPr>
        <w:t xml:space="preserve"> Khi phát sinh lỗi việc đầu tiên kiểm tra mã lỗi trong danh sách lỗi để nắm được tại sao lỗi và cách khắc phục.</w:t>
      </w:r>
    </w:p>
    <w:p w14:paraId="17E30B64" w14:textId="77777777" w:rsidR="00501898" w:rsidRPr="0076075D" w:rsidRDefault="00136181">
      <w:pPr>
        <w:snapToGrid w:val="0"/>
        <w:ind w:left="360"/>
        <w:jc w:val="both"/>
        <w:rPr>
          <w:b/>
          <w:color w:val="000000"/>
          <w:sz w:val="22"/>
          <w:szCs w:val="22"/>
          <w:lang w:val="vi-VN"/>
        </w:rPr>
      </w:pPr>
      <w:r w:rsidRPr="0076075D">
        <w:rPr>
          <w:b/>
          <w:color w:val="000000"/>
          <w:sz w:val="22"/>
          <w:szCs w:val="22"/>
          <w:lang w:val="vi-VN"/>
        </w:rPr>
        <w:t>Bộ mã lỗi hay gặp:</w:t>
      </w:r>
    </w:p>
    <w:tbl>
      <w:tblPr>
        <w:tblW w:w="14323" w:type="dxa"/>
        <w:tblInd w:w="113" w:type="dxa"/>
        <w:tblLook w:val="04A0" w:firstRow="1" w:lastRow="0" w:firstColumn="1" w:lastColumn="0" w:noHBand="0" w:noVBand="1"/>
      </w:tblPr>
      <w:tblGrid>
        <w:gridCol w:w="632"/>
        <w:gridCol w:w="1781"/>
        <w:gridCol w:w="3724"/>
        <w:gridCol w:w="3655"/>
        <w:gridCol w:w="4608"/>
      </w:tblGrid>
      <w:tr w:rsidR="00501898" w:rsidRPr="0076075D" w14:paraId="5D0B2345" w14:textId="77777777">
        <w:trPr>
          <w:trHeight w:val="300"/>
        </w:trPr>
        <w:tc>
          <w:tcPr>
            <w:tcW w:w="632" w:type="dxa"/>
            <w:tcBorders>
              <w:top w:val="single" w:sz="4" w:space="0" w:color="auto"/>
              <w:left w:val="single" w:sz="4" w:space="0" w:color="auto"/>
              <w:bottom w:val="single" w:sz="4" w:space="0" w:color="auto"/>
              <w:right w:val="single" w:sz="4" w:space="0" w:color="auto"/>
            </w:tcBorders>
            <w:shd w:val="clear" w:color="A2C4C9" w:fill="D9D9D9"/>
            <w:noWrap/>
            <w:vAlign w:val="center"/>
          </w:tcPr>
          <w:p w14:paraId="7C38ABF4" w14:textId="77777777" w:rsidR="00501898" w:rsidRPr="0076075D" w:rsidRDefault="00136181">
            <w:pPr>
              <w:widowControl/>
              <w:spacing w:before="0" w:line="240" w:lineRule="auto"/>
              <w:ind w:left="0"/>
              <w:jc w:val="center"/>
              <w:rPr>
                <w:b/>
                <w:bCs/>
                <w:snapToGrid/>
                <w:color w:val="000000"/>
                <w:sz w:val="22"/>
                <w:szCs w:val="22"/>
              </w:rPr>
            </w:pPr>
            <w:r w:rsidRPr="0076075D">
              <w:rPr>
                <w:b/>
                <w:bCs/>
                <w:snapToGrid/>
                <w:color w:val="000000"/>
                <w:sz w:val="22"/>
                <w:szCs w:val="22"/>
              </w:rPr>
              <w:t>STT</w:t>
            </w:r>
          </w:p>
        </w:tc>
        <w:tc>
          <w:tcPr>
            <w:tcW w:w="1781" w:type="dxa"/>
            <w:tcBorders>
              <w:top w:val="single" w:sz="4" w:space="0" w:color="auto"/>
              <w:left w:val="nil"/>
              <w:bottom w:val="single" w:sz="4" w:space="0" w:color="auto"/>
              <w:right w:val="single" w:sz="4" w:space="0" w:color="auto"/>
            </w:tcBorders>
            <w:shd w:val="clear" w:color="A2C4C9" w:fill="D9D9D9"/>
            <w:noWrap/>
            <w:vAlign w:val="center"/>
          </w:tcPr>
          <w:p w14:paraId="2529AB6D" w14:textId="77777777" w:rsidR="00501898" w:rsidRPr="0076075D" w:rsidRDefault="00136181">
            <w:pPr>
              <w:widowControl/>
              <w:spacing w:before="0" w:line="240" w:lineRule="auto"/>
              <w:ind w:left="0"/>
              <w:jc w:val="center"/>
              <w:rPr>
                <w:b/>
                <w:bCs/>
                <w:snapToGrid/>
                <w:color w:val="000000"/>
                <w:sz w:val="22"/>
                <w:szCs w:val="22"/>
              </w:rPr>
            </w:pPr>
            <w:r w:rsidRPr="0076075D">
              <w:rPr>
                <w:b/>
                <w:bCs/>
                <w:snapToGrid/>
                <w:color w:val="000000"/>
                <w:sz w:val="22"/>
                <w:szCs w:val="22"/>
              </w:rPr>
              <w:t>MÃ LỖI</w:t>
            </w:r>
          </w:p>
        </w:tc>
        <w:tc>
          <w:tcPr>
            <w:tcW w:w="3647" w:type="dxa"/>
            <w:tcBorders>
              <w:top w:val="single" w:sz="4" w:space="0" w:color="auto"/>
              <w:left w:val="nil"/>
              <w:bottom w:val="single" w:sz="4" w:space="0" w:color="auto"/>
              <w:right w:val="single" w:sz="4" w:space="0" w:color="auto"/>
            </w:tcBorders>
            <w:shd w:val="clear" w:color="A2C4C9" w:fill="D9D9D9"/>
            <w:noWrap/>
            <w:vAlign w:val="center"/>
          </w:tcPr>
          <w:p w14:paraId="4AA22AC5" w14:textId="77777777" w:rsidR="00501898" w:rsidRPr="0076075D" w:rsidRDefault="00136181">
            <w:pPr>
              <w:widowControl/>
              <w:spacing w:before="0" w:line="240" w:lineRule="auto"/>
              <w:ind w:left="0" w:right="-75"/>
              <w:jc w:val="center"/>
              <w:rPr>
                <w:b/>
                <w:bCs/>
                <w:snapToGrid/>
                <w:color w:val="000000"/>
                <w:sz w:val="22"/>
                <w:szCs w:val="22"/>
              </w:rPr>
            </w:pPr>
            <w:r w:rsidRPr="0076075D">
              <w:rPr>
                <w:b/>
                <w:bCs/>
                <w:snapToGrid/>
                <w:color w:val="000000"/>
                <w:sz w:val="22"/>
                <w:szCs w:val="22"/>
              </w:rPr>
              <w:t>NỘI DUNG LỖI</w:t>
            </w:r>
          </w:p>
        </w:tc>
        <w:tc>
          <w:tcPr>
            <w:tcW w:w="3655" w:type="dxa"/>
            <w:tcBorders>
              <w:top w:val="single" w:sz="4" w:space="0" w:color="auto"/>
              <w:left w:val="nil"/>
              <w:bottom w:val="single" w:sz="4" w:space="0" w:color="auto"/>
              <w:right w:val="single" w:sz="4" w:space="0" w:color="auto"/>
            </w:tcBorders>
            <w:shd w:val="clear" w:color="A2C4C9" w:fill="D9D9D9"/>
            <w:noWrap/>
            <w:vAlign w:val="center"/>
          </w:tcPr>
          <w:p w14:paraId="4A4FADEB" w14:textId="77777777" w:rsidR="00501898" w:rsidRPr="0076075D" w:rsidRDefault="00136181">
            <w:pPr>
              <w:widowControl/>
              <w:spacing w:before="0" w:line="240" w:lineRule="auto"/>
              <w:ind w:left="0" w:right="-105"/>
              <w:jc w:val="center"/>
              <w:rPr>
                <w:b/>
                <w:bCs/>
                <w:snapToGrid/>
                <w:color w:val="000000"/>
                <w:sz w:val="22"/>
                <w:szCs w:val="22"/>
              </w:rPr>
            </w:pPr>
            <w:r w:rsidRPr="0076075D">
              <w:rPr>
                <w:b/>
                <w:bCs/>
                <w:snapToGrid/>
                <w:color w:val="000000"/>
                <w:sz w:val="22"/>
                <w:szCs w:val="22"/>
              </w:rPr>
              <w:t>DATA</w:t>
            </w:r>
          </w:p>
        </w:tc>
        <w:tc>
          <w:tcPr>
            <w:tcW w:w="4608" w:type="dxa"/>
            <w:tcBorders>
              <w:top w:val="single" w:sz="4" w:space="0" w:color="auto"/>
              <w:left w:val="nil"/>
              <w:bottom w:val="single" w:sz="4" w:space="0" w:color="auto"/>
              <w:right w:val="single" w:sz="4" w:space="0" w:color="auto"/>
            </w:tcBorders>
            <w:shd w:val="clear" w:color="A2C4C9" w:fill="D9D9D9"/>
            <w:noWrap/>
            <w:vAlign w:val="center"/>
          </w:tcPr>
          <w:p w14:paraId="6DCFEEDA" w14:textId="77777777" w:rsidR="00501898" w:rsidRPr="0076075D" w:rsidRDefault="00136181">
            <w:pPr>
              <w:widowControl/>
              <w:spacing w:before="0" w:line="240" w:lineRule="auto"/>
              <w:ind w:left="0"/>
              <w:jc w:val="center"/>
              <w:rPr>
                <w:b/>
                <w:bCs/>
                <w:snapToGrid/>
                <w:color w:val="000000"/>
                <w:sz w:val="22"/>
                <w:szCs w:val="22"/>
              </w:rPr>
            </w:pPr>
            <w:r w:rsidRPr="0076075D">
              <w:rPr>
                <w:b/>
                <w:bCs/>
                <w:snapToGrid/>
                <w:color w:val="000000"/>
                <w:sz w:val="22"/>
                <w:szCs w:val="22"/>
              </w:rPr>
              <w:t>Hướng dẫn xử lý</w:t>
            </w:r>
          </w:p>
        </w:tc>
      </w:tr>
      <w:tr w:rsidR="00501898" w:rsidRPr="0076075D" w14:paraId="7410EF11" w14:textId="77777777">
        <w:trPr>
          <w:trHeight w:val="600"/>
        </w:trPr>
        <w:tc>
          <w:tcPr>
            <w:tcW w:w="632" w:type="dxa"/>
            <w:tcBorders>
              <w:top w:val="nil"/>
              <w:left w:val="single" w:sz="4" w:space="0" w:color="auto"/>
              <w:bottom w:val="single" w:sz="4" w:space="0" w:color="auto"/>
              <w:right w:val="single" w:sz="4" w:space="0" w:color="auto"/>
            </w:tcBorders>
            <w:noWrap/>
            <w:vAlign w:val="bottom"/>
          </w:tcPr>
          <w:p w14:paraId="0F54F47F"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1</w:t>
            </w:r>
          </w:p>
        </w:tc>
        <w:tc>
          <w:tcPr>
            <w:tcW w:w="1781" w:type="dxa"/>
            <w:tcBorders>
              <w:top w:val="nil"/>
              <w:left w:val="nil"/>
              <w:bottom w:val="single" w:sz="4" w:space="0" w:color="auto"/>
              <w:right w:val="single" w:sz="4" w:space="0" w:color="auto"/>
            </w:tcBorders>
            <w:noWrap/>
            <w:vAlign w:val="bottom"/>
          </w:tcPr>
          <w:p w14:paraId="49346B3A"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647" w:type="dxa"/>
            <w:tcBorders>
              <w:top w:val="nil"/>
              <w:left w:val="nil"/>
              <w:bottom w:val="single" w:sz="4" w:space="0" w:color="auto"/>
              <w:right w:val="single" w:sz="4" w:space="0" w:color="auto"/>
            </w:tcBorders>
            <w:noWrap/>
            <w:vAlign w:val="bottom"/>
          </w:tcPr>
          <w:p w14:paraId="7B0267A9"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VAT_AMOUNT_INVALID</w:t>
            </w:r>
          </w:p>
        </w:tc>
        <w:tc>
          <w:tcPr>
            <w:tcW w:w="3655" w:type="dxa"/>
            <w:tcBorders>
              <w:top w:val="nil"/>
              <w:left w:val="nil"/>
              <w:bottom w:val="single" w:sz="4" w:space="0" w:color="auto"/>
              <w:right w:val="single" w:sz="4" w:space="0" w:color="auto"/>
            </w:tcBorders>
            <w:noWrap/>
            <w:vAlign w:val="bottom"/>
          </w:tcPr>
          <w:p w14:paraId="264FA533"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Tiền thuế không hợp lệ</w:t>
            </w:r>
          </w:p>
        </w:tc>
        <w:tc>
          <w:tcPr>
            <w:tcW w:w="4608" w:type="dxa"/>
            <w:tcBorders>
              <w:top w:val="nil"/>
              <w:left w:val="nil"/>
              <w:bottom w:val="single" w:sz="4" w:space="0" w:color="auto"/>
              <w:right w:val="single" w:sz="4" w:space="0" w:color="auto"/>
            </w:tcBorders>
            <w:vAlign w:val="bottom"/>
          </w:tcPr>
          <w:p w14:paraId="58815118"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Kiểm tra lại tiền thuế, tiền thuế chỉ được lệch 1đ so với tiền thuế hệ thống tính</w:t>
            </w:r>
          </w:p>
        </w:tc>
      </w:tr>
      <w:tr w:rsidR="00501898" w:rsidRPr="0076075D" w14:paraId="5CD0448D" w14:textId="77777777">
        <w:trPr>
          <w:trHeight w:val="300"/>
        </w:trPr>
        <w:tc>
          <w:tcPr>
            <w:tcW w:w="632" w:type="dxa"/>
            <w:tcBorders>
              <w:top w:val="nil"/>
              <w:left w:val="single" w:sz="4" w:space="0" w:color="auto"/>
              <w:bottom w:val="single" w:sz="4" w:space="0" w:color="auto"/>
              <w:right w:val="single" w:sz="4" w:space="0" w:color="auto"/>
            </w:tcBorders>
            <w:noWrap/>
            <w:vAlign w:val="bottom"/>
          </w:tcPr>
          <w:p w14:paraId="48B047DA"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2</w:t>
            </w:r>
          </w:p>
        </w:tc>
        <w:tc>
          <w:tcPr>
            <w:tcW w:w="1781" w:type="dxa"/>
            <w:tcBorders>
              <w:top w:val="nil"/>
              <w:left w:val="nil"/>
              <w:bottom w:val="single" w:sz="4" w:space="0" w:color="auto"/>
              <w:right w:val="single" w:sz="4" w:space="0" w:color="auto"/>
            </w:tcBorders>
            <w:noWrap/>
            <w:vAlign w:val="bottom"/>
          </w:tcPr>
          <w:p w14:paraId="2DC14698"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647" w:type="dxa"/>
            <w:tcBorders>
              <w:top w:val="nil"/>
              <w:left w:val="nil"/>
              <w:bottom w:val="single" w:sz="4" w:space="0" w:color="auto"/>
              <w:right w:val="single" w:sz="4" w:space="0" w:color="auto"/>
            </w:tcBorders>
            <w:noWrap/>
            <w:vAlign w:val="bottom"/>
          </w:tcPr>
          <w:p w14:paraId="6ABE0B3C"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VAT_TAX_AMOUNT_NEGATE</w:t>
            </w:r>
          </w:p>
        </w:tc>
        <w:tc>
          <w:tcPr>
            <w:tcW w:w="3655" w:type="dxa"/>
            <w:tcBorders>
              <w:top w:val="nil"/>
              <w:left w:val="nil"/>
              <w:bottom w:val="single" w:sz="4" w:space="0" w:color="auto"/>
              <w:right w:val="single" w:sz="4" w:space="0" w:color="auto"/>
            </w:tcBorders>
            <w:noWrap/>
            <w:vAlign w:val="bottom"/>
          </w:tcPr>
          <w:p w14:paraId="17C1EAB8"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Tiền thuế không được nhập giá trị âm</w:t>
            </w:r>
          </w:p>
        </w:tc>
        <w:tc>
          <w:tcPr>
            <w:tcW w:w="4608" w:type="dxa"/>
            <w:tcBorders>
              <w:top w:val="nil"/>
              <w:left w:val="nil"/>
              <w:bottom w:val="single" w:sz="4" w:space="0" w:color="auto"/>
              <w:right w:val="single" w:sz="4" w:space="0" w:color="auto"/>
            </w:tcBorders>
            <w:vAlign w:val="bottom"/>
          </w:tcPr>
          <w:p w14:paraId="05565A3B"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Mọi giá trị đều phải là số dương</w:t>
            </w:r>
          </w:p>
        </w:tc>
      </w:tr>
      <w:tr w:rsidR="00501898" w:rsidRPr="0076075D" w14:paraId="48F7DAC1" w14:textId="77777777">
        <w:trPr>
          <w:trHeight w:val="300"/>
        </w:trPr>
        <w:tc>
          <w:tcPr>
            <w:tcW w:w="632" w:type="dxa"/>
            <w:tcBorders>
              <w:top w:val="nil"/>
              <w:left w:val="single" w:sz="4" w:space="0" w:color="auto"/>
              <w:bottom w:val="single" w:sz="4" w:space="0" w:color="auto"/>
              <w:right w:val="single" w:sz="4" w:space="0" w:color="auto"/>
            </w:tcBorders>
            <w:noWrap/>
            <w:vAlign w:val="bottom"/>
          </w:tcPr>
          <w:p w14:paraId="3CE2BB20"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3</w:t>
            </w:r>
          </w:p>
        </w:tc>
        <w:tc>
          <w:tcPr>
            <w:tcW w:w="1781" w:type="dxa"/>
            <w:tcBorders>
              <w:top w:val="nil"/>
              <w:left w:val="nil"/>
              <w:bottom w:val="single" w:sz="4" w:space="0" w:color="auto"/>
              <w:right w:val="single" w:sz="4" w:space="0" w:color="auto"/>
            </w:tcBorders>
            <w:noWrap/>
            <w:vAlign w:val="bottom"/>
          </w:tcPr>
          <w:p w14:paraId="613195A9"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647" w:type="dxa"/>
            <w:tcBorders>
              <w:top w:val="nil"/>
              <w:left w:val="nil"/>
              <w:bottom w:val="single" w:sz="4" w:space="0" w:color="auto"/>
              <w:right w:val="single" w:sz="4" w:space="0" w:color="auto"/>
            </w:tcBorders>
            <w:noWrap/>
            <w:vAlign w:val="bottom"/>
          </w:tcPr>
          <w:p w14:paraId="464768D5"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VAT_PERCENTAGE_INVALID</w:t>
            </w:r>
          </w:p>
        </w:tc>
        <w:tc>
          <w:tcPr>
            <w:tcW w:w="3655" w:type="dxa"/>
            <w:tcBorders>
              <w:top w:val="nil"/>
              <w:left w:val="nil"/>
              <w:bottom w:val="single" w:sz="4" w:space="0" w:color="auto"/>
              <w:right w:val="single" w:sz="4" w:space="0" w:color="auto"/>
            </w:tcBorders>
            <w:noWrap/>
            <w:vAlign w:val="bottom"/>
          </w:tcPr>
          <w:p w14:paraId="3C8D978F"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Thuế GTGT( %) không hợp lệ</w:t>
            </w:r>
          </w:p>
        </w:tc>
        <w:tc>
          <w:tcPr>
            <w:tcW w:w="4608" w:type="dxa"/>
            <w:tcBorders>
              <w:top w:val="nil"/>
              <w:left w:val="nil"/>
              <w:bottom w:val="single" w:sz="4" w:space="0" w:color="auto"/>
              <w:right w:val="single" w:sz="4" w:space="0" w:color="auto"/>
            </w:tcBorders>
            <w:vAlign w:val="bottom"/>
          </w:tcPr>
          <w:p w14:paraId="1EFC1D2C"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 xml:space="preserve">Kiểm tra xem thuộc các giá trị: -2, -1, 0, 5, </w:t>
            </w:r>
            <w:r w:rsidRPr="0076075D">
              <w:rPr>
                <w:snapToGrid/>
                <w:color w:val="000000"/>
                <w:sz w:val="22"/>
                <w:szCs w:val="22"/>
                <w:lang w:val="vi-VN"/>
              </w:rPr>
              <w:t xml:space="preserve">8, </w:t>
            </w:r>
            <w:r w:rsidRPr="0076075D">
              <w:rPr>
                <w:snapToGrid/>
                <w:color w:val="000000"/>
                <w:sz w:val="22"/>
                <w:szCs w:val="22"/>
              </w:rPr>
              <w:t>10</w:t>
            </w:r>
          </w:p>
        </w:tc>
      </w:tr>
      <w:tr w:rsidR="00501898" w:rsidRPr="0076075D" w14:paraId="74C3B4E4" w14:textId="77777777">
        <w:trPr>
          <w:trHeight w:val="600"/>
        </w:trPr>
        <w:tc>
          <w:tcPr>
            <w:tcW w:w="632" w:type="dxa"/>
            <w:tcBorders>
              <w:top w:val="nil"/>
              <w:left w:val="single" w:sz="4" w:space="0" w:color="auto"/>
              <w:bottom w:val="single" w:sz="4" w:space="0" w:color="auto"/>
              <w:right w:val="single" w:sz="4" w:space="0" w:color="auto"/>
            </w:tcBorders>
            <w:noWrap/>
            <w:vAlign w:val="bottom"/>
          </w:tcPr>
          <w:p w14:paraId="678FF9AC"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4</w:t>
            </w:r>
          </w:p>
        </w:tc>
        <w:tc>
          <w:tcPr>
            <w:tcW w:w="1781" w:type="dxa"/>
            <w:tcBorders>
              <w:top w:val="nil"/>
              <w:left w:val="nil"/>
              <w:bottom w:val="single" w:sz="4" w:space="0" w:color="auto"/>
              <w:right w:val="single" w:sz="4" w:space="0" w:color="auto"/>
            </w:tcBorders>
            <w:noWrap/>
            <w:vAlign w:val="bottom"/>
          </w:tcPr>
          <w:p w14:paraId="196A3A57"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647" w:type="dxa"/>
            <w:tcBorders>
              <w:top w:val="nil"/>
              <w:left w:val="nil"/>
              <w:bottom w:val="single" w:sz="4" w:space="0" w:color="auto"/>
              <w:right w:val="single" w:sz="4" w:space="0" w:color="auto"/>
            </w:tcBorders>
            <w:noWrap/>
            <w:vAlign w:val="bottom"/>
          </w:tcPr>
          <w:p w14:paraId="1B4CE2F1"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INVOICE_SERIAL_NOT_FOUND</w:t>
            </w:r>
          </w:p>
        </w:tc>
        <w:tc>
          <w:tcPr>
            <w:tcW w:w="3655" w:type="dxa"/>
            <w:tcBorders>
              <w:top w:val="nil"/>
              <w:left w:val="nil"/>
              <w:bottom w:val="single" w:sz="4" w:space="0" w:color="auto"/>
              <w:right w:val="single" w:sz="4" w:space="0" w:color="auto"/>
            </w:tcBorders>
            <w:noWrap/>
            <w:vAlign w:val="bottom"/>
          </w:tcPr>
          <w:p w14:paraId="6FAAE807"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Ký hiệu hóa đơn không tồn tại</w:t>
            </w:r>
          </w:p>
        </w:tc>
        <w:tc>
          <w:tcPr>
            <w:tcW w:w="4608" w:type="dxa"/>
            <w:tcBorders>
              <w:top w:val="nil"/>
              <w:left w:val="nil"/>
              <w:bottom w:val="single" w:sz="4" w:space="0" w:color="auto"/>
              <w:right w:val="single" w:sz="4" w:space="0" w:color="auto"/>
            </w:tcBorders>
            <w:vAlign w:val="bottom"/>
          </w:tcPr>
          <w:p w14:paraId="0A944264"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Kiểm tra lại mã mẫu và ký hiệu có ở trạng thái hoạt động không</w:t>
            </w:r>
          </w:p>
        </w:tc>
      </w:tr>
      <w:tr w:rsidR="00501898" w:rsidRPr="0076075D" w14:paraId="1F1F3609" w14:textId="77777777">
        <w:trPr>
          <w:trHeight w:val="571"/>
        </w:trPr>
        <w:tc>
          <w:tcPr>
            <w:tcW w:w="632" w:type="dxa"/>
            <w:tcBorders>
              <w:top w:val="nil"/>
              <w:left w:val="single" w:sz="4" w:space="0" w:color="auto"/>
              <w:bottom w:val="single" w:sz="4" w:space="0" w:color="auto"/>
              <w:right w:val="single" w:sz="4" w:space="0" w:color="auto"/>
            </w:tcBorders>
            <w:noWrap/>
            <w:vAlign w:val="bottom"/>
          </w:tcPr>
          <w:p w14:paraId="12FF825F"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5</w:t>
            </w:r>
          </w:p>
        </w:tc>
        <w:tc>
          <w:tcPr>
            <w:tcW w:w="1781" w:type="dxa"/>
            <w:tcBorders>
              <w:top w:val="nil"/>
              <w:left w:val="nil"/>
              <w:bottom w:val="single" w:sz="4" w:space="0" w:color="auto"/>
              <w:right w:val="single" w:sz="4" w:space="0" w:color="auto"/>
            </w:tcBorders>
            <w:noWrap/>
            <w:vAlign w:val="bottom"/>
          </w:tcPr>
          <w:p w14:paraId="6F392D95"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647" w:type="dxa"/>
            <w:tcBorders>
              <w:top w:val="nil"/>
              <w:left w:val="nil"/>
              <w:bottom w:val="single" w:sz="4" w:space="0" w:color="auto"/>
              <w:right w:val="single" w:sz="4" w:space="0" w:color="auto"/>
            </w:tcBorders>
            <w:vAlign w:val="bottom"/>
          </w:tcPr>
          <w:p w14:paraId="7F969A5F"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IVI_TOTAL_A_WITHOUT_TAX_</w:t>
            </w:r>
          </w:p>
          <w:p w14:paraId="4FAD286B"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AND_UP_QUAN_NOT_COMPARED</w:t>
            </w:r>
          </w:p>
        </w:tc>
        <w:tc>
          <w:tcPr>
            <w:tcW w:w="3655" w:type="dxa"/>
            <w:tcBorders>
              <w:top w:val="nil"/>
              <w:left w:val="nil"/>
              <w:bottom w:val="single" w:sz="4" w:space="0" w:color="auto"/>
              <w:right w:val="single" w:sz="4" w:space="0" w:color="auto"/>
            </w:tcBorders>
            <w:noWrap/>
            <w:vAlign w:val="bottom"/>
          </w:tcPr>
          <w:p w14:paraId="40F47F17"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Đơn giá nhân thành tiền không so khớp</w:t>
            </w:r>
          </w:p>
        </w:tc>
        <w:tc>
          <w:tcPr>
            <w:tcW w:w="4608" w:type="dxa"/>
            <w:tcBorders>
              <w:top w:val="nil"/>
              <w:left w:val="nil"/>
              <w:bottom w:val="single" w:sz="4" w:space="0" w:color="auto"/>
              <w:right w:val="single" w:sz="4" w:space="0" w:color="auto"/>
            </w:tcBorders>
            <w:vAlign w:val="bottom"/>
          </w:tcPr>
          <w:p w14:paraId="7EBC769C"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Kiểm tra lại xem thành tiền đã khớp với đơn giá nhân số lượng chưa</w:t>
            </w:r>
          </w:p>
        </w:tc>
      </w:tr>
      <w:tr w:rsidR="00501898" w:rsidRPr="0076075D" w14:paraId="502BDCCD" w14:textId="77777777">
        <w:trPr>
          <w:trHeight w:val="300"/>
        </w:trPr>
        <w:tc>
          <w:tcPr>
            <w:tcW w:w="632" w:type="dxa"/>
            <w:tcBorders>
              <w:top w:val="nil"/>
              <w:left w:val="single" w:sz="4" w:space="0" w:color="auto"/>
              <w:bottom w:val="single" w:sz="4" w:space="0" w:color="auto"/>
              <w:right w:val="single" w:sz="4" w:space="0" w:color="auto"/>
            </w:tcBorders>
            <w:noWrap/>
            <w:vAlign w:val="bottom"/>
          </w:tcPr>
          <w:p w14:paraId="0B68B863"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6</w:t>
            </w:r>
          </w:p>
        </w:tc>
        <w:tc>
          <w:tcPr>
            <w:tcW w:w="1781" w:type="dxa"/>
            <w:tcBorders>
              <w:top w:val="nil"/>
              <w:left w:val="nil"/>
              <w:bottom w:val="single" w:sz="4" w:space="0" w:color="auto"/>
              <w:right w:val="single" w:sz="4" w:space="0" w:color="auto"/>
            </w:tcBorders>
            <w:noWrap/>
            <w:vAlign w:val="bottom"/>
          </w:tcPr>
          <w:p w14:paraId="4B765B85"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w:t>
            </w:r>
          </w:p>
        </w:tc>
        <w:tc>
          <w:tcPr>
            <w:tcW w:w="3647" w:type="dxa"/>
            <w:tcBorders>
              <w:top w:val="nil"/>
              <w:left w:val="nil"/>
              <w:bottom w:val="single" w:sz="4" w:space="0" w:color="auto"/>
              <w:right w:val="single" w:sz="4" w:space="0" w:color="auto"/>
            </w:tcBorders>
            <w:vAlign w:val="bottom"/>
          </w:tcPr>
          <w:p w14:paraId="16A1E7F1"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JSON_PARSE_ERROR</w:t>
            </w:r>
          </w:p>
        </w:tc>
        <w:tc>
          <w:tcPr>
            <w:tcW w:w="3655" w:type="dxa"/>
            <w:tcBorders>
              <w:top w:val="nil"/>
              <w:left w:val="nil"/>
              <w:bottom w:val="single" w:sz="4" w:space="0" w:color="auto"/>
              <w:right w:val="single" w:sz="4" w:space="0" w:color="auto"/>
            </w:tcBorders>
            <w:noWrap/>
            <w:vAlign w:val="bottom"/>
          </w:tcPr>
          <w:p w14:paraId="5C4BCE3C"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Lỗi định dạng dữ liệu truyền vào</w:t>
            </w:r>
          </w:p>
        </w:tc>
        <w:tc>
          <w:tcPr>
            <w:tcW w:w="4608" w:type="dxa"/>
            <w:tcBorders>
              <w:top w:val="nil"/>
              <w:left w:val="nil"/>
              <w:bottom w:val="single" w:sz="4" w:space="0" w:color="auto"/>
              <w:right w:val="single" w:sz="4" w:space="0" w:color="auto"/>
            </w:tcBorders>
            <w:vAlign w:val="bottom"/>
          </w:tcPr>
          <w:p w14:paraId="6333AAC9"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Kiểm tra lại xem đúng định dạng json chưa</w:t>
            </w:r>
          </w:p>
        </w:tc>
      </w:tr>
      <w:tr w:rsidR="00501898" w:rsidRPr="0076075D" w14:paraId="66D00575" w14:textId="77777777">
        <w:trPr>
          <w:trHeight w:val="1200"/>
        </w:trPr>
        <w:tc>
          <w:tcPr>
            <w:tcW w:w="632" w:type="dxa"/>
            <w:tcBorders>
              <w:top w:val="nil"/>
              <w:left w:val="single" w:sz="4" w:space="0" w:color="auto"/>
              <w:bottom w:val="single" w:sz="4" w:space="0" w:color="auto"/>
              <w:right w:val="single" w:sz="4" w:space="0" w:color="auto"/>
            </w:tcBorders>
            <w:noWrap/>
            <w:vAlign w:val="bottom"/>
          </w:tcPr>
          <w:p w14:paraId="3DC28102"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7</w:t>
            </w:r>
          </w:p>
        </w:tc>
        <w:tc>
          <w:tcPr>
            <w:tcW w:w="1781" w:type="dxa"/>
            <w:tcBorders>
              <w:top w:val="nil"/>
              <w:left w:val="nil"/>
              <w:bottom w:val="single" w:sz="4" w:space="0" w:color="auto"/>
              <w:right w:val="single" w:sz="4" w:space="0" w:color="auto"/>
            </w:tcBorders>
            <w:vAlign w:val="bottom"/>
          </w:tcPr>
          <w:p w14:paraId="69DC1014"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500</w:t>
            </w:r>
          </w:p>
        </w:tc>
        <w:tc>
          <w:tcPr>
            <w:tcW w:w="3647" w:type="dxa"/>
            <w:tcBorders>
              <w:top w:val="nil"/>
              <w:left w:val="nil"/>
              <w:bottom w:val="single" w:sz="4" w:space="0" w:color="auto"/>
              <w:right w:val="single" w:sz="4" w:space="0" w:color="auto"/>
            </w:tcBorders>
            <w:vAlign w:val="bottom"/>
          </w:tcPr>
          <w:p w14:paraId="3A61ADC0"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"error": "Internal Server Error",</w:t>
            </w:r>
            <w:r w:rsidRPr="0076075D">
              <w:rPr>
                <w:snapToGrid/>
                <w:color w:val="000000"/>
                <w:sz w:val="22"/>
                <w:szCs w:val="22"/>
              </w:rPr>
              <w:br/>
              <w:t xml:space="preserve">"message": "Request processing failed; </w:t>
            </w:r>
          </w:p>
          <w:p w14:paraId="50537A76"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nested exception is java.lang.</w:t>
            </w:r>
          </w:p>
          <w:p w14:paraId="2D8DE74C"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NullPointerException",</w:t>
            </w:r>
          </w:p>
        </w:tc>
        <w:tc>
          <w:tcPr>
            <w:tcW w:w="3655" w:type="dxa"/>
            <w:tcBorders>
              <w:top w:val="nil"/>
              <w:left w:val="nil"/>
              <w:bottom w:val="single" w:sz="4" w:space="0" w:color="auto"/>
              <w:right w:val="single" w:sz="4" w:space="0" w:color="auto"/>
            </w:tcBorders>
            <w:vAlign w:val="bottom"/>
          </w:tcPr>
          <w:p w14:paraId="37EF0DB3"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 xml:space="preserve">Request processing failed; </w:t>
            </w:r>
          </w:p>
          <w:p w14:paraId="68ED639E"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nested exception is java.lang.NullPointerException</w:t>
            </w:r>
          </w:p>
        </w:tc>
        <w:tc>
          <w:tcPr>
            <w:tcW w:w="4608" w:type="dxa"/>
            <w:tcBorders>
              <w:top w:val="nil"/>
              <w:left w:val="nil"/>
              <w:bottom w:val="single" w:sz="4" w:space="0" w:color="auto"/>
              <w:right w:val="single" w:sz="4" w:space="0" w:color="auto"/>
            </w:tcBorders>
            <w:vAlign w:val="bottom"/>
          </w:tcPr>
          <w:p w14:paraId="76138B32"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Kiểm tra lại mã mẫu, ký hiệu đã truyền đúng với thông báo phát hành chưa và thông báo phát hành đấy đã ở trạng thái đang hoạt động chưa, nếu rồi thì kiểm tra lại mẫu có ở trạng thái đang hoạt động không</w:t>
            </w:r>
          </w:p>
        </w:tc>
      </w:tr>
      <w:tr w:rsidR="00501898" w:rsidRPr="0076075D" w14:paraId="766EF24F" w14:textId="77777777">
        <w:trPr>
          <w:trHeight w:val="600"/>
        </w:trPr>
        <w:tc>
          <w:tcPr>
            <w:tcW w:w="632" w:type="dxa"/>
            <w:tcBorders>
              <w:top w:val="nil"/>
              <w:left w:val="single" w:sz="4" w:space="0" w:color="auto"/>
              <w:bottom w:val="single" w:sz="4" w:space="0" w:color="auto"/>
              <w:right w:val="single" w:sz="4" w:space="0" w:color="auto"/>
            </w:tcBorders>
            <w:noWrap/>
            <w:vAlign w:val="bottom"/>
          </w:tcPr>
          <w:p w14:paraId="556E42ED"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8</w:t>
            </w:r>
          </w:p>
        </w:tc>
        <w:tc>
          <w:tcPr>
            <w:tcW w:w="1781" w:type="dxa"/>
            <w:tcBorders>
              <w:top w:val="nil"/>
              <w:left w:val="nil"/>
              <w:bottom w:val="single" w:sz="4" w:space="0" w:color="auto"/>
              <w:right w:val="single" w:sz="4" w:space="0" w:color="auto"/>
            </w:tcBorders>
            <w:vAlign w:val="bottom"/>
          </w:tcPr>
          <w:p w14:paraId="020A6DBF"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500</w:t>
            </w:r>
          </w:p>
        </w:tc>
        <w:tc>
          <w:tcPr>
            <w:tcW w:w="3647" w:type="dxa"/>
            <w:tcBorders>
              <w:top w:val="nil"/>
              <w:left w:val="nil"/>
              <w:bottom w:val="single" w:sz="4" w:space="0" w:color="auto"/>
              <w:right w:val="single" w:sz="4" w:space="0" w:color="auto"/>
            </w:tcBorders>
            <w:vAlign w:val="bottom"/>
          </w:tcPr>
          <w:p w14:paraId="6520DE39"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"error": "Internal Server Error",</w:t>
            </w:r>
            <w:r w:rsidRPr="0076075D">
              <w:rPr>
                <w:snapToGrid/>
                <w:color w:val="000000"/>
                <w:sz w:val="22"/>
                <w:szCs w:val="22"/>
              </w:rPr>
              <w:br/>
              <w:t xml:space="preserve">    "message": "GENERAL"</w:t>
            </w:r>
          </w:p>
        </w:tc>
        <w:tc>
          <w:tcPr>
            <w:tcW w:w="3655" w:type="dxa"/>
            <w:tcBorders>
              <w:top w:val="nil"/>
              <w:left w:val="nil"/>
              <w:bottom w:val="single" w:sz="4" w:space="0" w:color="auto"/>
              <w:right w:val="single" w:sz="4" w:space="0" w:color="auto"/>
            </w:tcBorders>
            <w:vAlign w:val="bottom"/>
          </w:tcPr>
          <w:p w14:paraId="38FA267F"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Token hết hạn</w:t>
            </w:r>
          </w:p>
        </w:tc>
        <w:tc>
          <w:tcPr>
            <w:tcW w:w="4608" w:type="dxa"/>
            <w:tcBorders>
              <w:top w:val="nil"/>
              <w:left w:val="nil"/>
              <w:bottom w:val="single" w:sz="4" w:space="0" w:color="auto"/>
              <w:right w:val="single" w:sz="4" w:space="0" w:color="auto"/>
            </w:tcBorders>
            <w:vAlign w:val="bottom"/>
          </w:tcPr>
          <w:p w14:paraId="6FA3B54B"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Lấy lại token mới</w:t>
            </w:r>
          </w:p>
        </w:tc>
      </w:tr>
      <w:tr w:rsidR="00501898" w:rsidRPr="0076075D" w14:paraId="7BEB0887" w14:textId="77777777">
        <w:trPr>
          <w:trHeight w:val="600"/>
        </w:trPr>
        <w:tc>
          <w:tcPr>
            <w:tcW w:w="632" w:type="dxa"/>
            <w:tcBorders>
              <w:top w:val="nil"/>
              <w:left w:val="single" w:sz="4" w:space="0" w:color="auto"/>
              <w:bottom w:val="single" w:sz="4" w:space="0" w:color="auto"/>
              <w:right w:val="single" w:sz="4" w:space="0" w:color="auto"/>
            </w:tcBorders>
            <w:noWrap/>
            <w:vAlign w:val="bottom"/>
          </w:tcPr>
          <w:p w14:paraId="1952A87A"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9</w:t>
            </w:r>
          </w:p>
        </w:tc>
        <w:tc>
          <w:tcPr>
            <w:tcW w:w="1781" w:type="dxa"/>
            <w:tcBorders>
              <w:top w:val="nil"/>
              <w:left w:val="nil"/>
              <w:bottom w:val="single" w:sz="4" w:space="0" w:color="auto"/>
              <w:right w:val="single" w:sz="4" w:space="0" w:color="auto"/>
            </w:tcBorders>
            <w:vAlign w:val="center"/>
          </w:tcPr>
          <w:p w14:paraId="131619D4" w14:textId="77777777" w:rsidR="00501898" w:rsidRPr="0076075D" w:rsidRDefault="00501898">
            <w:pPr>
              <w:widowControl/>
              <w:spacing w:before="0" w:line="240" w:lineRule="auto"/>
              <w:ind w:left="0"/>
              <w:rPr>
                <w:snapToGrid/>
                <w:color w:val="000000"/>
                <w:sz w:val="22"/>
                <w:szCs w:val="22"/>
              </w:rPr>
            </w:pPr>
          </w:p>
          <w:p w14:paraId="51E994C2"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400</w:t>
            </w:r>
          </w:p>
        </w:tc>
        <w:tc>
          <w:tcPr>
            <w:tcW w:w="3647" w:type="dxa"/>
            <w:tcBorders>
              <w:top w:val="nil"/>
              <w:left w:val="nil"/>
              <w:bottom w:val="single" w:sz="4" w:space="0" w:color="auto"/>
              <w:right w:val="single" w:sz="4" w:space="0" w:color="auto"/>
            </w:tcBorders>
            <w:vAlign w:val="center"/>
          </w:tcPr>
          <w:p w14:paraId="08FCBFE8"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BAD_REQUEST_INVOICE_NOT</w:t>
            </w:r>
          </w:p>
          <w:p w14:paraId="635ACA32"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_USE_OTHER_FEE</w:t>
            </w:r>
          </w:p>
        </w:tc>
        <w:tc>
          <w:tcPr>
            <w:tcW w:w="3655" w:type="dxa"/>
            <w:tcBorders>
              <w:top w:val="nil"/>
              <w:left w:val="nil"/>
              <w:bottom w:val="single" w:sz="4" w:space="0" w:color="auto"/>
              <w:right w:val="single" w:sz="4" w:space="0" w:color="auto"/>
            </w:tcBorders>
            <w:vAlign w:val="center"/>
          </w:tcPr>
          <w:p w14:paraId="2D0BD2BB"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BAD_REQUEST_INVOICE_NOT_</w:t>
            </w:r>
          </w:p>
          <w:p w14:paraId="39A01F5C"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USE_OTHER_FEE</w:t>
            </w:r>
          </w:p>
        </w:tc>
        <w:tc>
          <w:tcPr>
            <w:tcW w:w="4608" w:type="dxa"/>
            <w:tcBorders>
              <w:top w:val="nil"/>
              <w:left w:val="nil"/>
              <w:bottom w:val="single" w:sz="4" w:space="0" w:color="auto"/>
              <w:right w:val="single" w:sz="4" w:space="0" w:color="auto"/>
            </w:tcBorders>
            <w:vAlign w:val="bottom"/>
          </w:tcPr>
          <w:p w14:paraId="4EDFD494"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Cài đặt cấu hình phí khác xem đủ dữ liệu chưa</w:t>
            </w:r>
          </w:p>
        </w:tc>
      </w:tr>
      <w:tr w:rsidR="00501898" w:rsidRPr="0076075D" w14:paraId="03A111A2" w14:textId="77777777">
        <w:trPr>
          <w:trHeight w:val="600"/>
        </w:trPr>
        <w:tc>
          <w:tcPr>
            <w:tcW w:w="632" w:type="dxa"/>
            <w:tcBorders>
              <w:top w:val="nil"/>
              <w:left w:val="single" w:sz="4" w:space="0" w:color="auto"/>
              <w:bottom w:val="single" w:sz="4" w:space="0" w:color="auto"/>
              <w:right w:val="single" w:sz="4" w:space="0" w:color="auto"/>
            </w:tcBorders>
            <w:noWrap/>
            <w:vAlign w:val="bottom"/>
          </w:tcPr>
          <w:p w14:paraId="02B33049"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10</w:t>
            </w:r>
          </w:p>
        </w:tc>
        <w:tc>
          <w:tcPr>
            <w:tcW w:w="1781" w:type="dxa"/>
            <w:tcBorders>
              <w:top w:val="nil"/>
              <w:left w:val="nil"/>
              <w:bottom w:val="single" w:sz="4" w:space="0" w:color="auto"/>
              <w:right w:val="single" w:sz="4" w:space="0" w:color="auto"/>
            </w:tcBorders>
            <w:vAlign w:val="center"/>
          </w:tcPr>
          <w:p w14:paraId="2F502322" w14:textId="77777777" w:rsidR="00501898" w:rsidRPr="0076075D" w:rsidRDefault="00501898">
            <w:pPr>
              <w:widowControl/>
              <w:spacing w:before="0" w:line="240" w:lineRule="auto"/>
              <w:ind w:left="0"/>
              <w:rPr>
                <w:snapToGrid/>
                <w:color w:val="000000"/>
                <w:sz w:val="22"/>
                <w:szCs w:val="22"/>
              </w:rPr>
            </w:pPr>
          </w:p>
          <w:p w14:paraId="30609530"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400</w:t>
            </w:r>
          </w:p>
        </w:tc>
        <w:tc>
          <w:tcPr>
            <w:tcW w:w="3647" w:type="dxa"/>
            <w:tcBorders>
              <w:top w:val="nil"/>
              <w:left w:val="nil"/>
              <w:bottom w:val="single" w:sz="4" w:space="0" w:color="auto"/>
              <w:right w:val="single" w:sz="4" w:space="0" w:color="auto"/>
            </w:tcBorders>
            <w:vAlign w:val="bottom"/>
          </w:tcPr>
          <w:p w14:paraId="04482802"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BAD_REQUEST_INVALID_</w:t>
            </w:r>
          </w:p>
          <w:p w14:paraId="5F3398D6"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DECIMAL_POINT_QUANTUM</w:t>
            </w:r>
          </w:p>
        </w:tc>
        <w:tc>
          <w:tcPr>
            <w:tcW w:w="3655" w:type="dxa"/>
            <w:tcBorders>
              <w:top w:val="nil"/>
              <w:left w:val="nil"/>
              <w:bottom w:val="single" w:sz="4" w:space="0" w:color="auto"/>
              <w:right w:val="single" w:sz="4" w:space="0" w:color="auto"/>
            </w:tcBorders>
            <w:vAlign w:val="bottom"/>
          </w:tcPr>
          <w:p w14:paraId="597B27DA"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Cấu hình số thập phân</w:t>
            </w:r>
          </w:p>
        </w:tc>
        <w:tc>
          <w:tcPr>
            <w:tcW w:w="4608" w:type="dxa"/>
            <w:tcBorders>
              <w:top w:val="nil"/>
              <w:left w:val="nil"/>
              <w:bottom w:val="single" w:sz="4" w:space="0" w:color="auto"/>
              <w:right w:val="single" w:sz="4" w:space="0" w:color="auto"/>
            </w:tcBorders>
            <w:vAlign w:val="bottom"/>
          </w:tcPr>
          <w:p w14:paraId="64B4B56D"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Kiểm tra lại cấu hình số thập phân</w:t>
            </w:r>
          </w:p>
        </w:tc>
      </w:tr>
      <w:tr w:rsidR="00501898" w:rsidRPr="0076075D" w14:paraId="50D22360" w14:textId="77777777">
        <w:trPr>
          <w:trHeight w:val="600"/>
        </w:trPr>
        <w:tc>
          <w:tcPr>
            <w:tcW w:w="632" w:type="dxa"/>
            <w:tcBorders>
              <w:top w:val="nil"/>
              <w:left w:val="single" w:sz="4" w:space="0" w:color="auto"/>
              <w:bottom w:val="single" w:sz="4" w:space="0" w:color="auto"/>
              <w:right w:val="single" w:sz="4" w:space="0" w:color="auto"/>
            </w:tcBorders>
            <w:noWrap/>
            <w:vAlign w:val="bottom"/>
          </w:tcPr>
          <w:p w14:paraId="552E3111" w14:textId="77777777" w:rsidR="00501898" w:rsidRPr="0076075D" w:rsidRDefault="00136181">
            <w:pPr>
              <w:widowControl/>
              <w:spacing w:before="0" w:line="240" w:lineRule="auto"/>
              <w:ind w:left="0"/>
              <w:jc w:val="center"/>
              <w:rPr>
                <w:snapToGrid/>
                <w:color w:val="000000"/>
                <w:sz w:val="22"/>
                <w:szCs w:val="22"/>
              </w:rPr>
            </w:pPr>
            <w:r w:rsidRPr="0076075D">
              <w:rPr>
                <w:snapToGrid/>
                <w:color w:val="000000"/>
                <w:sz w:val="22"/>
                <w:szCs w:val="22"/>
              </w:rPr>
              <w:t>11</w:t>
            </w:r>
          </w:p>
        </w:tc>
        <w:tc>
          <w:tcPr>
            <w:tcW w:w="1781" w:type="dxa"/>
            <w:tcBorders>
              <w:top w:val="nil"/>
              <w:left w:val="nil"/>
              <w:bottom w:val="single" w:sz="4" w:space="0" w:color="auto"/>
              <w:right w:val="single" w:sz="4" w:space="0" w:color="auto"/>
            </w:tcBorders>
            <w:vAlign w:val="center"/>
          </w:tcPr>
          <w:p w14:paraId="681D425F" w14:textId="77777777" w:rsidR="00501898" w:rsidRPr="0076075D" w:rsidRDefault="00501898">
            <w:pPr>
              <w:widowControl/>
              <w:spacing w:before="0" w:line="240" w:lineRule="auto"/>
              <w:ind w:left="0"/>
              <w:rPr>
                <w:snapToGrid/>
                <w:color w:val="000000"/>
                <w:sz w:val="22"/>
                <w:szCs w:val="22"/>
              </w:rPr>
            </w:pPr>
          </w:p>
          <w:p w14:paraId="4588379D"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400</w:t>
            </w:r>
          </w:p>
        </w:tc>
        <w:tc>
          <w:tcPr>
            <w:tcW w:w="3647" w:type="dxa"/>
            <w:tcBorders>
              <w:top w:val="nil"/>
              <w:left w:val="nil"/>
              <w:bottom w:val="single" w:sz="4" w:space="0" w:color="auto"/>
              <w:right w:val="single" w:sz="4" w:space="0" w:color="auto"/>
            </w:tcBorders>
            <w:vAlign w:val="bottom"/>
          </w:tcPr>
          <w:p w14:paraId="15CA5A9A"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BAD_REQUEST_EXISTS_OTHER</w:t>
            </w:r>
          </w:p>
          <w:p w14:paraId="0F029440" w14:textId="77777777" w:rsidR="00501898" w:rsidRPr="0076075D" w:rsidRDefault="00136181">
            <w:pPr>
              <w:widowControl/>
              <w:spacing w:before="0" w:line="240" w:lineRule="auto"/>
              <w:ind w:left="0" w:right="-2265"/>
              <w:rPr>
                <w:snapToGrid/>
                <w:color w:val="000000"/>
                <w:sz w:val="22"/>
                <w:szCs w:val="22"/>
              </w:rPr>
            </w:pPr>
            <w:r w:rsidRPr="0076075D">
              <w:rPr>
                <w:snapToGrid/>
                <w:color w:val="000000"/>
                <w:sz w:val="22"/>
                <w:szCs w:val="22"/>
              </w:rPr>
              <w:t>_USB_SIGN_PROCESSING</w:t>
            </w:r>
          </w:p>
        </w:tc>
        <w:tc>
          <w:tcPr>
            <w:tcW w:w="3655" w:type="dxa"/>
            <w:tcBorders>
              <w:top w:val="nil"/>
              <w:left w:val="nil"/>
              <w:bottom w:val="single" w:sz="4" w:space="0" w:color="auto"/>
              <w:right w:val="single" w:sz="4" w:space="0" w:color="auto"/>
            </w:tcBorders>
            <w:vAlign w:val="bottom"/>
          </w:tcPr>
          <w:p w14:paraId="70FE079B"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Có hóa đơn đang xử lý chưa được ký</w:t>
            </w:r>
          </w:p>
        </w:tc>
        <w:tc>
          <w:tcPr>
            <w:tcW w:w="4608" w:type="dxa"/>
            <w:tcBorders>
              <w:top w:val="nil"/>
              <w:left w:val="nil"/>
              <w:bottom w:val="single" w:sz="4" w:space="0" w:color="auto"/>
              <w:right w:val="single" w:sz="4" w:space="0" w:color="auto"/>
            </w:tcBorders>
            <w:noWrap/>
            <w:vAlign w:val="bottom"/>
          </w:tcPr>
          <w:p w14:paraId="5C76B387" w14:textId="77777777" w:rsidR="00501898" w:rsidRPr="0076075D" w:rsidRDefault="00136181">
            <w:pPr>
              <w:widowControl/>
              <w:spacing w:before="0" w:line="240" w:lineRule="auto"/>
              <w:ind w:left="0"/>
              <w:rPr>
                <w:snapToGrid/>
                <w:color w:val="000000"/>
                <w:sz w:val="22"/>
                <w:szCs w:val="22"/>
              </w:rPr>
            </w:pPr>
            <w:r w:rsidRPr="0076075D">
              <w:rPr>
                <w:snapToGrid/>
                <w:color w:val="000000"/>
                <w:sz w:val="22"/>
                <w:szCs w:val="22"/>
              </w:rPr>
              <w:t>Xóa hết nháp đã tạo r lấy chuỗi hash</w:t>
            </w:r>
          </w:p>
        </w:tc>
      </w:tr>
    </w:tbl>
    <w:p w14:paraId="28A3F1D8" w14:textId="77777777" w:rsidR="00501898" w:rsidRPr="0076075D" w:rsidRDefault="00501898">
      <w:pPr>
        <w:snapToGrid w:val="0"/>
        <w:ind w:left="0"/>
        <w:jc w:val="both"/>
        <w:rPr>
          <w:color w:val="000000"/>
          <w:sz w:val="22"/>
          <w:szCs w:val="22"/>
          <w:lang w:val="vi-VN"/>
        </w:rPr>
        <w:sectPr w:rsidR="00501898" w:rsidRPr="0076075D">
          <w:pgSz w:w="16834" w:h="11909" w:orient="landscape"/>
          <w:pgMar w:top="1138" w:right="1138" w:bottom="850" w:left="1138" w:header="432" w:footer="432" w:gutter="0"/>
          <w:pgNumType w:start="1"/>
          <w:cols w:space="720"/>
          <w:titlePg/>
          <w:docGrid w:linePitch="326"/>
        </w:sectPr>
      </w:pPr>
    </w:p>
    <w:p w14:paraId="3481A863" w14:textId="77777777" w:rsidR="00501898" w:rsidRPr="0076075D" w:rsidRDefault="00136181">
      <w:pPr>
        <w:pStyle w:val="StyleHeading1Heading1ReportOnlyChapterHeading1ReportOnl"/>
        <w:numPr>
          <w:ilvl w:val="0"/>
          <w:numId w:val="34"/>
        </w:numPr>
        <w:rPr>
          <w:sz w:val="22"/>
          <w:szCs w:val="22"/>
          <w:lang w:val="vi-VN"/>
        </w:rPr>
      </w:pPr>
      <w:bookmarkStart w:id="69" w:name="_Toc115266210"/>
      <w:r w:rsidRPr="0076075D">
        <w:rPr>
          <w:sz w:val="22"/>
          <w:szCs w:val="22"/>
          <w:lang w:val="vi-VN"/>
        </w:rPr>
        <w:lastRenderedPageBreak/>
        <w:t>Mapping giữa các trường thông tin và mẫu hóa đơn</w:t>
      </w:r>
      <w:bookmarkEnd w:id="69"/>
    </w:p>
    <w:p w14:paraId="6D25AB4A" w14:textId="77777777" w:rsidR="00501898" w:rsidRPr="0076075D" w:rsidRDefault="00136181">
      <w:pPr>
        <w:snapToGrid w:val="0"/>
        <w:ind w:left="360"/>
        <w:jc w:val="both"/>
        <w:rPr>
          <w:sz w:val="22"/>
          <w:szCs w:val="22"/>
          <w:lang w:val="vi-VN"/>
        </w:rPr>
      </w:pPr>
      <w:r w:rsidRPr="0076075D">
        <w:rPr>
          <w:sz w:val="22"/>
          <w:szCs w:val="22"/>
          <w:lang w:val="vi-VN"/>
        </w:rPr>
        <w:t>Các trường thông tin sẽ được mapping lên mẫu hóa đơn phụ thuộc vào thiết kế chi tiết của mẫu hóa đơn đó. Về cơ bản sẽ các mẫu hóa đơn sẽ được mapping các trường như sau:</w:t>
      </w:r>
    </w:p>
    <w:p w14:paraId="5929211B" w14:textId="77777777" w:rsidR="00501898" w:rsidRPr="0076075D" w:rsidRDefault="00136181">
      <w:pPr>
        <w:snapToGrid w:val="0"/>
        <w:ind w:left="360"/>
        <w:jc w:val="both"/>
        <w:rPr>
          <w:sz w:val="22"/>
          <w:szCs w:val="22"/>
          <w:lang w:val="vi-VN"/>
        </w:rPr>
      </w:pPr>
      <w:r w:rsidRPr="0076075D">
        <w:rPr>
          <w:b/>
          <w:sz w:val="22"/>
          <w:szCs w:val="22"/>
          <w:lang w:val="vi-VN"/>
        </w:rPr>
        <w:t>Lưu ý:</w:t>
      </w:r>
      <w:r w:rsidRPr="0076075D">
        <w:rPr>
          <w:sz w:val="22"/>
          <w:szCs w:val="22"/>
          <w:lang w:val="vi-VN"/>
        </w:rPr>
        <w:t xml:space="preserve"> trong trường hợp trường thông tin không hiển thị đúng, nguyên nhân có thể do dữ liệu gửi sang chưa đúng hoặc mẫu hóa đơn thiết kế không hiển thị đúng thông tin. Kiểm tra dữ liệu trong file hóa đơn gốc (xml) tải về xem đúng chưa.</w:t>
      </w:r>
    </w:p>
    <w:p w14:paraId="19E7DFF4" w14:textId="77777777" w:rsidR="00501898" w:rsidRPr="0076075D" w:rsidRDefault="00136181">
      <w:pPr>
        <w:snapToGrid w:val="0"/>
        <w:ind w:left="360"/>
        <w:jc w:val="both"/>
        <w:rPr>
          <w:sz w:val="22"/>
          <w:szCs w:val="22"/>
        </w:rPr>
      </w:pPr>
      <w:r w:rsidRPr="0076075D">
        <w:rPr>
          <w:noProof/>
          <w:snapToGrid/>
          <w:sz w:val="22"/>
          <w:szCs w:val="22"/>
        </w:rPr>
        <w:drawing>
          <wp:inline distT="0" distB="0" distL="114300" distR="114300" wp14:anchorId="225EDACA" wp14:editId="2BFC4370">
            <wp:extent cx="6304280" cy="5732145"/>
            <wp:effectExtent l="0" t="0" r="1270" b="190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pic:cNvPicPr>
                  </pic:nvPicPr>
                  <pic:blipFill>
                    <a:blip r:embed="rId105"/>
                    <a:stretch>
                      <a:fillRect/>
                    </a:stretch>
                  </pic:blipFill>
                  <pic:spPr>
                    <a:xfrm>
                      <a:off x="0" y="0"/>
                      <a:ext cx="6304280" cy="5732145"/>
                    </a:xfrm>
                    <a:prstGeom prst="rect">
                      <a:avLst/>
                    </a:prstGeom>
                    <a:noFill/>
                    <a:ln>
                      <a:noFill/>
                    </a:ln>
                  </pic:spPr>
                </pic:pic>
              </a:graphicData>
            </a:graphic>
          </wp:inline>
        </w:drawing>
      </w:r>
      <w:r w:rsidRPr="0076075D">
        <w:rPr>
          <w:sz w:val="22"/>
          <w:szCs w:val="22"/>
        </w:rPr>
        <w:t xml:space="preserve"> </w:t>
      </w:r>
    </w:p>
    <w:p w14:paraId="6F8750A1" w14:textId="77777777" w:rsidR="00501898" w:rsidRPr="0076075D" w:rsidRDefault="00501898">
      <w:pPr>
        <w:snapToGrid w:val="0"/>
        <w:ind w:left="360"/>
        <w:jc w:val="both"/>
        <w:rPr>
          <w:sz w:val="22"/>
          <w:szCs w:val="22"/>
        </w:rPr>
      </w:pPr>
    </w:p>
    <w:p w14:paraId="352D2B26" w14:textId="77777777" w:rsidR="00501898" w:rsidRPr="0076075D" w:rsidRDefault="00501898">
      <w:pPr>
        <w:snapToGrid w:val="0"/>
        <w:ind w:left="360"/>
        <w:jc w:val="both"/>
        <w:rPr>
          <w:sz w:val="22"/>
          <w:szCs w:val="22"/>
        </w:rPr>
      </w:pPr>
    </w:p>
    <w:p w14:paraId="20DD119F" w14:textId="77777777" w:rsidR="00501898" w:rsidRPr="0076075D" w:rsidRDefault="00501898">
      <w:pPr>
        <w:snapToGrid w:val="0"/>
        <w:ind w:left="360"/>
        <w:jc w:val="both"/>
        <w:rPr>
          <w:sz w:val="22"/>
          <w:szCs w:val="22"/>
        </w:rPr>
      </w:pPr>
    </w:p>
    <w:p w14:paraId="5BF9B8CF" w14:textId="77777777" w:rsidR="00501898" w:rsidRPr="0076075D" w:rsidRDefault="00501898">
      <w:pPr>
        <w:snapToGrid w:val="0"/>
        <w:ind w:left="360"/>
        <w:jc w:val="both"/>
        <w:rPr>
          <w:sz w:val="22"/>
          <w:szCs w:val="22"/>
        </w:rPr>
      </w:pPr>
    </w:p>
    <w:p w14:paraId="1633B1F2" w14:textId="77777777" w:rsidR="00501898" w:rsidRPr="0076075D" w:rsidRDefault="00136181">
      <w:pPr>
        <w:pStyle w:val="StyleHeading1Heading1ReportOnlyChapterHeading1ReportOnl"/>
        <w:numPr>
          <w:ilvl w:val="0"/>
          <w:numId w:val="34"/>
        </w:numPr>
        <w:rPr>
          <w:sz w:val="22"/>
          <w:szCs w:val="22"/>
        </w:rPr>
      </w:pPr>
      <w:bookmarkStart w:id="70" w:name="_Toc115266211"/>
      <w:r w:rsidRPr="0076075D">
        <w:rPr>
          <w:sz w:val="22"/>
          <w:szCs w:val="22"/>
        </w:rPr>
        <w:lastRenderedPageBreak/>
        <w:t>Kiểm tra API bằng POSTMAN</w:t>
      </w:r>
      <w:bookmarkEnd w:id="70"/>
    </w:p>
    <w:p w14:paraId="583E5519" w14:textId="77777777" w:rsidR="00501898" w:rsidRPr="0076075D" w:rsidRDefault="00136181">
      <w:pPr>
        <w:snapToGrid w:val="0"/>
        <w:ind w:left="360"/>
        <w:jc w:val="both"/>
        <w:rPr>
          <w:sz w:val="22"/>
          <w:szCs w:val="22"/>
        </w:rPr>
      </w:pPr>
      <w:r w:rsidRPr="0076075D">
        <w:rPr>
          <w:sz w:val="22"/>
          <w:szCs w:val="22"/>
        </w:rPr>
        <w:t>Trước khi lập trình, các phần mềm tích hợp nên kiểm tra trước các API bằng POSTMAN để hiểu các dữ liệu cần phải truyền vào/trả về của hệ thống. Sau khi chạy thử xong, việc code sẽ nhanh hơn.</w:t>
      </w:r>
    </w:p>
    <w:p w14:paraId="6A538528" w14:textId="77777777" w:rsidR="00501898" w:rsidRPr="0076075D" w:rsidRDefault="00136181">
      <w:pPr>
        <w:snapToGrid w:val="0"/>
        <w:ind w:left="360"/>
        <w:jc w:val="both"/>
        <w:rPr>
          <w:sz w:val="22"/>
          <w:szCs w:val="22"/>
          <w:lang w:val="fr-FR"/>
        </w:rPr>
      </w:pPr>
      <w:r w:rsidRPr="0076075D">
        <w:rPr>
          <w:sz w:val="22"/>
          <w:szCs w:val="22"/>
          <w:lang w:val="fr-FR"/>
        </w:rPr>
        <w:t>Chi tiết xem ở:</w:t>
      </w:r>
    </w:p>
    <w:p w14:paraId="21285102" w14:textId="77777777" w:rsidR="00501898" w:rsidRPr="0076075D" w:rsidRDefault="007C1895">
      <w:pPr>
        <w:snapToGrid w:val="0"/>
        <w:ind w:left="360"/>
        <w:jc w:val="both"/>
        <w:rPr>
          <w:sz w:val="22"/>
          <w:szCs w:val="22"/>
          <w:lang w:val="fr-FR"/>
        </w:rPr>
      </w:pPr>
      <w:hyperlink r:id="rId106" w:history="1">
        <w:r w:rsidR="00136181" w:rsidRPr="0076075D">
          <w:rPr>
            <w:rStyle w:val="Hyperlink"/>
            <w:sz w:val="22"/>
            <w:szCs w:val="22"/>
            <w:lang w:val="fr-FR"/>
          </w:rPr>
          <w:t>https://sinvoice.viettel.vn/ho-tro/huong-dan-su-dung/35-huong-dan-su-dung-postman-goi-api-webservice-hoa-don-dien-tu</w:t>
        </w:r>
      </w:hyperlink>
      <w:r w:rsidR="00136181" w:rsidRPr="0076075D">
        <w:rPr>
          <w:sz w:val="22"/>
          <w:szCs w:val="22"/>
          <w:lang w:val="fr-FR"/>
        </w:rPr>
        <w:t xml:space="preserve"> </w:t>
      </w:r>
    </w:p>
    <w:sectPr w:rsidR="00501898" w:rsidRPr="0076075D">
      <w:pgSz w:w="11909" w:h="16834"/>
      <w:pgMar w:top="1138" w:right="850" w:bottom="1138" w:left="1138" w:header="432" w:footer="43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7B285B" w14:textId="77777777" w:rsidR="007C1895" w:rsidRDefault="007C1895">
      <w:pPr>
        <w:spacing w:line="240" w:lineRule="auto"/>
      </w:pPr>
      <w:r>
        <w:separator/>
      </w:r>
    </w:p>
  </w:endnote>
  <w:endnote w:type="continuationSeparator" w:id="0">
    <w:p w14:paraId="200356A2" w14:textId="77777777" w:rsidR="007C1895" w:rsidRDefault="007C18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VnArial">
    <w:altName w:val="Calibri"/>
    <w:charset w:val="00"/>
    <w:family w:val="swiss"/>
    <w:pitch w:val="variable"/>
    <w:sig w:usb0="00000007" w:usb1="00000000" w:usb2="00000000" w:usb3="00000000" w:csb0="00000011" w:csb1="00000000"/>
  </w:font>
  <w:font w:name=".VnHelvetIns">
    <w:altName w:val="Times New Roman"/>
    <w:charset w:val="00"/>
    <w:family w:val="swiss"/>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default"/>
    <w:sig w:usb0="00000001" w:usb1="00000000" w:usb2="00000000" w:usb3="00000000" w:csb0="00000013" w:csb1="00000000"/>
  </w:font>
  <w:font w:name=".VnArialH">
    <w:altName w:val="Calibri"/>
    <w:charset w:val="00"/>
    <w:family w:val="swiss"/>
    <w:pitch w:val="default"/>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Droid Sans Fallback">
    <w:altName w:val="Malgun Gothic Semilight"/>
    <w:charset w:val="86"/>
    <w:family w:val="auto"/>
    <w:pitch w:val="default"/>
    <w:sig w:usb0="910002FF" w:usb1="2BDFFCFB" w:usb2="00000036" w:usb3="00000000" w:csb0="203F01FF" w:csb1="D7FF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47C936" w14:textId="77777777" w:rsidR="002126DC" w:rsidRDefault="002126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FEFCC1" w14:textId="77777777" w:rsidR="002126DC" w:rsidRDefault="002126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E2E8E" w14:textId="77777777" w:rsidR="002126DC" w:rsidRDefault="007C1895">
    <w:pPr>
      <w:pStyle w:val="Header"/>
      <w:pBdr>
        <w:bottom w:val="single" w:sz="4" w:space="0" w:color="auto"/>
      </w:pBdr>
      <w:tabs>
        <w:tab w:val="clear" w:pos="4320"/>
        <w:tab w:val="clear" w:pos="8640"/>
        <w:tab w:val="center" w:pos="4905"/>
      </w:tabs>
      <w:rPr>
        <w:szCs w:val="24"/>
      </w:rPr>
    </w:pPr>
    <w:r>
      <w:rPr>
        <w:sz w:val="22"/>
        <w:szCs w:val="22"/>
      </w:rPr>
      <w:pict w14:anchorId="2796B2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2" type="#_x0000_t136" style="position:absolute;margin-left:0;margin-top:0;width:750pt;height:60pt;rotation:315;z-index:-251655168;mso-position-horizontal:center;mso-position-horizontal-relative:margin;mso-position-vertical:center;mso-position-vertical-relative:margin;mso-width-relative:page;mso-height-relative:page" o:allowincell="f" fillcolor="silver" stroked="f">
          <v:fill opacity=".5"/>
          <v:textpath style="font-family:&quot;.VNTIME&quot;;font-size:54pt" fitpath="t" string="VIETTELSOFT CONFIDENTIAL"/>
          <w10:wrap anchorx="margin" anchory="margin"/>
        </v:shape>
      </w:pict>
    </w:r>
    <w:r w:rsidR="002126DC">
      <w:rPr>
        <w:szCs w:val="24"/>
      </w:rPr>
      <w:tab/>
    </w:r>
  </w:p>
  <w:p w14:paraId="4B2CC4FE" w14:textId="76506F9E" w:rsidR="002126DC" w:rsidRDefault="002126DC">
    <w:pPr>
      <w:pStyle w:val="Footer"/>
      <w:tabs>
        <w:tab w:val="clear" w:pos="8640"/>
        <w:tab w:val="right" w:pos="9214"/>
      </w:tabs>
      <w:ind w:right="360"/>
      <w:rPr>
        <w:sz w:val="22"/>
        <w:szCs w:val="22"/>
      </w:rPr>
    </w:pPr>
    <w:r>
      <w:rPr>
        <w:sz w:val="22"/>
        <w:szCs w:val="22"/>
      </w:rPr>
      <w:t xml:space="preserve">V2.0 Sinvoice: </w:t>
    </w:r>
    <w:r>
      <w:rPr>
        <w:szCs w:val="24"/>
      </w:rPr>
      <w:t>Tài liệu mô tả webservice</w:t>
    </w:r>
    <w:r>
      <w:rPr>
        <w:sz w:val="22"/>
        <w:szCs w:val="22"/>
      </w:rPr>
      <w:t xml:space="preserve">       </w:t>
    </w:r>
    <w:r>
      <w:rPr>
        <w:sz w:val="22"/>
        <w:szCs w:val="22"/>
      </w:rPr>
      <w:tab/>
    </w:r>
    <w:r>
      <w:rPr>
        <w:sz w:val="22"/>
        <w:szCs w:val="22"/>
      </w:rPr>
      <w:tab/>
    </w:r>
    <w:r>
      <w:rPr>
        <w:rStyle w:val="PageNumber"/>
      </w:rPr>
      <w:fldChar w:fldCharType="begin"/>
    </w:r>
    <w:r>
      <w:rPr>
        <w:rStyle w:val="PageNumber"/>
      </w:rPr>
      <w:instrText xml:space="preserve"> PAGE </w:instrText>
    </w:r>
    <w:r>
      <w:rPr>
        <w:rStyle w:val="PageNumber"/>
      </w:rPr>
      <w:fldChar w:fldCharType="separate"/>
    </w:r>
    <w:r w:rsidR="00C3492E">
      <w:rPr>
        <w:rStyle w:val="PageNumber"/>
        <w:noProof/>
      </w:rPr>
      <w:t>21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C3492E">
      <w:rPr>
        <w:rStyle w:val="PageNumber"/>
        <w:noProof/>
      </w:rPr>
      <w:t>168</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ECFBE4" w14:textId="77777777" w:rsidR="002126DC" w:rsidRDefault="002126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885156" w14:textId="77777777" w:rsidR="002126DC" w:rsidRDefault="002126DC">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6E09B6" w14:textId="77777777" w:rsidR="002126DC" w:rsidRDefault="002126DC">
    <w:pPr>
      <w:pStyle w:val="Header"/>
      <w:pBdr>
        <w:bottom w:val="single" w:sz="4" w:space="0" w:color="auto"/>
      </w:pBdr>
      <w:tabs>
        <w:tab w:val="clear" w:pos="4320"/>
        <w:tab w:val="clear" w:pos="8640"/>
        <w:tab w:val="center" w:pos="4905"/>
      </w:tabs>
      <w:rPr>
        <w:szCs w:val="24"/>
      </w:rPr>
    </w:pPr>
    <w:r>
      <w:rPr>
        <w:noProof/>
        <w:sz w:val="22"/>
        <w:szCs w:val="22"/>
      </w:rPr>
      <mc:AlternateContent>
        <mc:Choice Requires="wps">
          <w:drawing>
            <wp:anchor distT="0" distB="0" distL="114300" distR="114300" simplePos="0" relativeHeight="251667456" behindDoc="1" locked="0" layoutInCell="0" allowOverlap="1" wp14:anchorId="3DD5A4E2" wp14:editId="4823395C">
              <wp:simplePos x="0" y="0"/>
              <wp:positionH relativeFrom="margin">
                <wp:align>center</wp:align>
              </wp:positionH>
              <wp:positionV relativeFrom="margin">
                <wp:align>center</wp:align>
              </wp:positionV>
              <wp:extent cx="9525000" cy="762000"/>
              <wp:effectExtent l="0" t="3038475" r="0" b="3009900"/>
              <wp:wrapNone/>
              <wp:docPr id="36"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9525000" cy="762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D610A3C" w14:textId="77777777" w:rsidR="002126DC" w:rsidRDefault="002126DC" w:rsidP="00A35725">
                          <w:pPr>
                            <w:pStyle w:val="NormalWeb"/>
                            <w:spacing w:before="0" w:beforeAutospacing="0" w:after="0" w:afterAutospacing="0"/>
                            <w:jc w:val="center"/>
                          </w:pPr>
                          <w:r>
                            <w:rPr>
                              <w:rFonts w:ascii=".VnTime" w:hAnsi=".VnTime"/>
                              <w:color w:val="C0C0C0"/>
                              <w:sz w:val="108"/>
                              <w:szCs w:val="108"/>
                              <w14:textFill>
                                <w14:solidFill>
                                  <w14:srgbClr w14:val="C0C0C0">
                                    <w14:alpha w14:val="50000"/>
                                  </w14:srgbClr>
                                </w14:solidFill>
                              </w14:textFill>
                            </w:rPr>
                            <w:t>VIETTELSOFT 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DD5A4E2" id="_x0000_t202" coordsize="21600,21600" o:spt="202" path="m,l,21600r21600,l21600,xe">
              <v:stroke joinstyle="miter"/>
              <v:path gradientshapeok="t" o:connecttype="rect"/>
            </v:shapetype>
            <v:shape id="WordArt 10" o:spid="_x0000_s1028" type="#_x0000_t202" style="position:absolute;margin-left:0;margin-top:0;width:750pt;height:60pt;rotation:-45;z-index:-2516490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" o:allowincell="f" filled="f" stroked="f">
              <v:stroke joinstyle="round"/>
              <o:lock v:ext="edit" shapetype="t"/>
              <v:textbox style="mso-fit-shape-to-text:t">
                <w:txbxContent>
                  <w:p w14:paraId="7D610A3C" w14:textId="77777777" w:rsidR="002126DC" w:rsidRDefault="002126DC" w:rsidP="00A35725">
                    <w:pPr>
                      <w:pStyle w:val="NormalWeb"/>
                      <w:spacing w:before="0" w:beforeAutospacing="0" w:after="0" w:afterAutospacing="0"/>
                      <w:jc w:val="center"/>
                    </w:pPr>
                    <w:r>
                      <w:rPr>
                        <w:rFonts w:ascii=".VnTime" w:hAnsi=".VnTime"/>
                        <w:color w:val="C0C0C0"/>
                        <w:sz w:val="108"/>
                        <w:szCs w:val="108"/>
                        <w14:textFill>
                          <w14:solidFill>
                            <w14:srgbClr w14:val="C0C0C0">
                              <w14:alpha w14:val="50000"/>
                            </w14:srgbClr>
                          </w14:solidFill>
                        </w14:textFill>
                      </w:rPr>
                      <w:t>VIETTELSOFT CONFIDENTIAL</w:t>
                    </w:r>
                  </w:p>
                </w:txbxContent>
              </v:textbox>
              <w10:wrap anchorx="margin" anchory="margin"/>
            </v:shape>
          </w:pict>
        </mc:Fallback>
      </mc:AlternateContent>
    </w:r>
    <w:r>
      <w:rPr>
        <w:szCs w:val="24"/>
      </w:rPr>
      <w:tab/>
    </w:r>
  </w:p>
  <w:p w14:paraId="5C775020" w14:textId="2472E758" w:rsidR="002126DC" w:rsidRDefault="002126DC">
    <w:pPr>
      <w:pStyle w:val="Footer"/>
      <w:tabs>
        <w:tab w:val="clear" w:pos="8640"/>
        <w:tab w:val="right" w:pos="9214"/>
      </w:tabs>
      <w:ind w:right="360"/>
      <w:rPr>
        <w:sz w:val="22"/>
        <w:szCs w:val="22"/>
      </w:rPr>
    </w:pPr>
    <w:r>
      <w:rPr>
        <w:sz w:val="22"/>
        <w:szCs w:val="22"/>
      </w:rPr>
      <w:t xml:space="preserve">V2.0 Sinvoice: </w:t>
    </w:r>
    <w:r>
      <w:rPr>
        <w:szCs w:val="24"/>
      </w:rPr>
      <w:t>Tài liệu mô tả webservice</w:t>
    </w:r>
    <w:r>
      <w:rPr>
        <w:sz w:val="22"/>
        <w:szCs w:val="22"/>
      </w:rPr>
      <w:t xml:space="preserve">       </w:t>
    </w:r>
    <w:r>
      <w:rPr>
        <w:sz w:val="22"/>
        <w:szCs w:val="22"/>
      </w:rPr>
      <w:tab/>
    </w:r>
    <w:r>
      <w:rPr>
        <w:sz w:val="22"/>
        <w:szCs w:val="22"/>
      </w:rPr>
      <w:tab/>
    </w:r>
    <w:r>
      <w:rPr>
        <w:rStyle w:val="PageNumber"/>
      </w:rPr>
      <w:fldChar w:fldCharType="begin"/>
    </w:r>
    <w:r>
      <w:rPr>
        <w:rStyle w:val="PageNumber"/>
      </w:rPr>
      <w:instrText xml:space="preserve"> PAGE </w:instrText>
    </w:r>
    <w:r>
      <w:rPr>
        <w:rStyle w:val="PageNumber"/>
      </w:rPr>
      <w:fldChar w:fldCharType="separate"/>
    </w:r>
    <w:r w:rsidR="004E3C34">
      <w:rPr>
        <w:rStyle w:val="PageNumber"/>
        <w:noProof/>
      </w:rPr>
      <w:t>2</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4E3C34">
      <w:rPr>
        <w:rStyle w:val="PageNumber"/>
        <w:noProof/>
      </w:rPr>
      <w:t>167</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D01D04" w14:textId="77777777" w:rsidR="002126DC" w:rsidRDefault="002126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2F5E84A" w14:textId="77777777" w:rsidR="002126DC" w:rsidRDefault="002126DC">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BF91F4" w14:textId="77777777" w:rsidR="002126DC" w:rsidRDefault="002126DC">
    <w:pPr>
      <w:pStyle w:val="Header"/>
      <w:pBdr>
        <w:bottom w:val="single" w:sz="4" w:space="0" w:color="auto"/>
      </w:pBdr>
      <w:tabs>
        <w:tab w:val="clear" w:pos="4320"/>
        <w:tab w:val="clear" w:pos="8640"/>
        <w:tab w:val="center" w:pos="4905"/>
      </w:tabs>
      <w:rPr>
        <w:szCs w:val="24"/>
      </w:rPr>
    </w:pPr>
    <w:r>
      <w:rPr>
        <w:noProof/>
        <w:sz w:val="22"/>
        <w:szCs w:val="22"/>
      </w:rPr>
      <mc:AlternateContent>
        <mc:Choice Requires="wps">
          <w:drawing>
            <wp:anchor distT="0" distB="0" distL="114300" distR="114300" simplePos="0" relativeHeight="251664384" behindDoc="1" locked="0" layoutInCell="0" allowOverlap="1" wp14:anchorId="3D8B6E52" wp14:editId="29141C7A">
              <wp:simplePos x="0" y="0"/>
              <wp:positionH relativeFrom="margin">
                <wp:align>center</wp:align>
              </wp:positionH>
              <wp:positionV relativeFrom="margin">
                <wp:align>center</wp:align>
              </wp:positionV>
              <wp:extent cx="9525000" cy="762000"/>
              <wp:effectExtent l="0" t="3038475" r="0" b="3009900"/>
              <wp:wrapNone/>
              <wp:docPr id="33"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9525000" cy="762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75F0611" w14:textId="77777777" w:rsidR="002126DC" w:rsidRDefault="002126DC" w:rsidP="00A35725">
                          <w:pPr>
                            <w:pStyle w:val="NormalWeb"/>
                            <w:spacing w:before="0" w:beforeAutospacing="0" w:after="0" w:afterAutospacing="0"/>
                            <w:jc w:val="center"/>
                          </w:pPr>
                          <w:r>
                            <w:rPr>
                              <w:rFonts w:ascii=".VnTime" w:hAnsi=".VnTime"/>
                              <w:color w:val="C0C0C0"/>
                              <w:sz w:val="108"/>
                              <w:szCs w:val="108"/>
                              <w14:textFill>
                                <w14:solidFill>
                                  <w14:srgbClr w14:val="C0C0C0">
                                    <w14:alpha w14:val="50000"/>
                                  </w14:srgbClr>
                                </w14:solidFill>
                              </w14:textFill>
                            </w:rPr>
                            <w:t>VIETTELSOFT 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D8B6E52" id="_x0000_t202" coordsize="21600,21600" o:spt="202" path="m,l,21600r21600,l21600,xe">
              <v:stroke joinstyle="miter"/>
              <v:path gradientshapeok="t" o:connecttype="rect"/>
            </v:shapetype>
            <v:shape id="WordArt 7" o:spid="_x0000_s1031" type="#_x0000_t202" style="position:absolute;margin-left:0;margin-top:0;width:750pt;height:60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" o:allowincell="f" filled="f" stroked="f">
              <v:stroke joinstyle="round"/>
              <o:lock v:ext="edit" shapetype="t"/>
              <v:textbox style="mso-fit-shape-to-text:t">
                <w:txbxContent>
                  <w:p w14:paraId="275F0611" w14:textId="77777777" w:rsidR="002126DC" w:rsidRDefault="002126DC" w:rsidP="00A35725">
                    <w:pPr>
                      <w:pStyle w:val="NormalWeb"/>
                      <w:spacing w:before="0" w:beforeAutospacing="0" w:after="0" w:afterAutospacing="0"/>
                      <w:jc w:val="center"/>
                    </w:pPr>
                    <w:r>
                      <w:rPr>
                        <w:rFonts w:ascii=".VnTime" w:hAnsi=".VnTime"/>
                        <w:color w:val="C0C0C0"/>
                        <w:sz w:val="108"/>
                        <w:szCs w:val="108"/>
                        <w14:textFill>
                          <w14:solidFill>
                            <w14:srgbClr w14:val="C0C0C0">
                              <w14:alpha w14:val="50000"/>
                            </w14:srgbClr>
                          </w14:solidFill>
                        </w14:textFill>
                      </w:rPr>
                      <w:t>VIETTELSOFT CONFIDENTIAL</w:t>
                    </w:r>
                  </w:p>
                </w:txbxContent>
              </v:textbox>
              <w10:wrap anchorx="margin" anchory="margin"/>
            </v:shape>
          </w:pict>
        </mc:Fallback>
      </mc:AlternateContent>
    </w:r>
    <w:r>
      <w:rPr>
        <w:szCs w:val="24"/>
      </w:rPr>
      <w:tab/>
    </w:r>
  </w:p>
  <w:p w14:paraId="174F31EF" w14:textId="4F11BD9A" w:rsidR="002126DC" w:rsidRDefault="002126DC">
    <w:pPr>
      <w:pStyle w:val="Footer"/>
      <w:tabs>
        <w:tab w:val="clear" w:pos="8640"/>
        <w:tab w:val="right" w:pos="9214"/>
      </w:tabs>
      <w:ind w:right="360"/>
      <w:rPr>
        <w:sz w:val="22"/>
        <w:szCs w:val="22"/>
      </w:rPr>
    </w:pPr>
    <w:r>
      <w:rPr>
        <w:sz w:val="22"/>
        <w:szCs w:val="22"/>
      </w:rPr>
      <w:t xml:space="preserve">V2.0 Sinvoice: </w:t>
    </w:r>
    <w:r>
      <w:rPr>
        <w:szCs w:val="24"/>
      </w:rPr>
      <w:t>Tài liệu mô tả webservice</w:t>
    </w:r>
    <w:r>
      <w:rPr>
        <w:sz w:val="22"/>
        <w:szCs w:val="22"/>
      </w:rPr>
      <w:t xml:space="preserve">       </w:t>
    </w:r>
    <w:r>
      <w:rPr>
        <w:sz w:val="22"/>
        <w:szCs w:val="22"/>
      </w:rPr>
      <w:tab/>
    </w:r>
    <w:r>
      <w:rPr>
        <w:sz w:val="22"/>
        <w:szCs w:val="22"/>
      </w:rPr>
      <w:tab/>
    </w:r>
    <w:r>
      <w:rPr>
        <w:rStyle w:val="PageNumber"/>
      </w:rPr>
      <w:fldChar w:fldCharType="begin"/>
    </w:r>
    <w:r>
      <w:rPr>
        <w:rStyle w:val="PageNumber"/>
      </w:rPr>
      <w:instrText xml:space="preserve"> PAGE </w:instrText>
    </w:r>
    <w:r>
      <w:rPr>
        <w:rStyle w:val="PageNumber"/>
      </w:rPr>
      <w:fldChar w:fldCharType="separate"/>
    </w:r>
    <w:r w:rsidR="004E3C34">
      <w:rPr>
        <w:rStyle w:val="PageNumber"/>
        <w:noProof/>
      </w:rPr>
      <w:t>2</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4E3C34">
      <w:rPr>
        <w:rStyle w:val="PageNumber"/>
        <w:noProof/>
      </w:rPr>
      <w:t>168</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BD5894" w14:textId="77777777" w:rsidR="007C1895" w:rsidRDefault="007C1895">
      <w:pPr>
        <w:spacing w:before="0"/>
      </w:pPr>
      <w:r>
        <w:separator/>
      </w:r>
    </w:p>
  </w:footnote>
  <w:footnote w:type="continuationSeparator" w:id="0">
    <w:p w14:paraId="5FAEB647" w14:textId="77777777" w:rsidR="007C1895" w:rsidRDefault="007C189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3DE08" w14:textId="77777777" w:rsidR="002126DC" w:rsidRDefault="007C1895">
    <w:pPr>
      <w:pStyle w:val="Header"/>
    </w:pPr>
    <w:r>
      <w:pict w14:anchorId="0C6F5E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750pt;height:60pt;rotation:315;z-index:-251656192;mso-position-horizontal:center;mso-position-horizontal-relative:margin;mso-position-vertical:center;mso-position-vertical-relative:margin;mso-width-relative:page;mso-height-relative:page" o:allowincell="f" fillcolor="silver" stroked="f">
          <v:fill opacity=".5"/>
          <v:textpath style="font-family:&quot;.VNTIME&quot;;font-size:54pt" fitpath="t" string="VIETTELSOFT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BE695A" w14:textId="77777777" w:rsidR="002126DC" w:rsidRDefault="007C1895">
    <w:pPr>
      <w:pStyle w:val="Header"/>
    </w:pPr>
    <w:r>
      <w:pict w14:anchorId="5B3A7D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750pt;height:60pt;rotation:315;z-index:-251657216;mso-position-horizontal:center;mso-position-horizontal-relative:margin;mso-position-vertical:center;mso-position-vertical-relative:margin;mso-width-relative:page;mso-height-relative:page" o:allowincell="f" fillcolor="silver" stroked="f">
          <v:fill opacity=".5"/>
          <v:textpath style="font-family:&quot;.VNTIME&quot;;font-size:54pt" fitpath="t" string="VIETTELSOFT 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2E14EB" w14:textId="77777777" w:rsidR="002126DC" w:rsidRDefault="002126DC">
    <w:pPr>
      <w:pStyle w:val="Header"/>
    </w:pPr>
    <w:r>
      <w:rPr>
        <w:noProof/>
      </w:rPr>
      <mc:AlternateContent>
        <mc:Choice Requires="wps">
          <w:drawing>
            <wp:anchor distT="0" distB="0" distL="114300" distR="114300" simplePos="0" relativeHeight="251666432" behindDoc="1" locked="0" layoutInCell="0" allowOverlap="1" wp14:anchorId="6DF85DA9" wp14:editId="6C2E0DD5">
              <wp:simplePos x="0" y="0"/>
              <wp:positionH relativeFrom="margin">
                <wp:align>center</wp:align>
              </wp:positionH>
              <wp:positionV relativeFrom="margin">
                <wp:align>center</wp:align>
              </wp:positionV>
              <wp:extent cx="9525000" cy="762000"/>
              <wp:effectExtent l="0" t="3038475" r="0" b="3009900"/>
              <wp:wrapNone/>
              <wp:docPr id="37"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9525000" cy="762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1A2F95D" w14:textId="77777777" w:rsidR="002126DC" w:rsidRDefault="002126DC" w:rsidP="00A35725">
                          <w:pPr>
                            <w:pStyle w:val="NormalWeb"/>
                            <w:spacing w:before="0" w:beforeAutospacing="0" w:after="0" w:afterAutospacing="0"/>
                            <w:jc w:val="center"/>
                          </w:pPr>
                          <w:r>
                            <w:rPr>
                              <w:rFonts w:ascii=".VnTime" w:hAnsi=".VnTime"/>
                              <w:color w:val="C0C0C0"/>
                              <w:sz w:val="108"/>
                              <w:szCs w:val="108"/>
                              <w14:textFill>
                                <w14:solidFill>
                                  <w14:srgbClr w14:val="C0C0C0">
                                    <w14:alpha w14:val="50000"/>
                                  </w14:srgbClr>
                                </w14:solidFill>
                              </w14:textFill>
                            </w:rPr>
                            <w:t>VIETTELSOFT 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DF85DA9" id="_x0000_t202" coordsize="21600,21600" o:spt="202" path="m,l,21600r21600,l21600,xe">
              <v:stroke joinstyle="miter"/>
              <v:path gradientshapeok="t" o:connecttype="rect"/>
            </v:shapetype>
            <v:shape id="WordArt 9" o:spid="_x0000_s1027" type="#_x0000_t202" style="position:absolute;margin-left:0;margin-top:0;width:750pt;height:60pt;rotation:-45;z-index:-2516500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" o:allowincell="f" filled="f" stroked="f">
              <v:stroke joinstyle="round"/>
              <o:lock v:ext="edit" shapetype="t"/>
              <v:textbox style="mso-fit-shape-to-text:t">
                <w:txbxContent>
                  <w:p w14:paraId="31A2F95D" w14:textId="77777777" w:rsidR="002126DC" w:rsidRDefault="002126DC" w:rsidP="00A35725">
                    <w:pPr>
                      <w:pStyle w:val="NormalWeb"/>
                      <w:spacing w:before="0" w:beforeAutospacing="0" w:after="0" w:afterAutospacing="0"/>
                      <w:jc w:val="center"/>
                    </w:pPr>
                    <w:r>
                      <w:rPr>
                        <w:rFonts w:ascii=".VnTime" w:hAnsi=".VnTime"/>
                        <w:color w:val="C0C0C0"/>
                        <w:sz w:val="108"/>
                        <w:szCs w:val="108"/>
                        <w14:textFill>
                          <w14:solidFill>
                            <w14:srgbClr w14:val="C0C0C0">
                              <w14:alpha w14:val="50000"/>
                            </w14:srgbClr>
                          </w14:solidFill>
                        </w14:textFill>
                      </w:rPr>
                      <w:t>VIETTELSOFT CONFIDENTIAL</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6FB4A1" w14:textId="77777777" w:rsidR="002126DC" w:rsidRDefault="002126DC">
    <w:pPr>
      <w:pStyle w:val="Header"/>
    </w:pPr>
    <w:r>
      <w:rPr>
        <w:noProof/>
      </w:rPr>
      <mc:AlternateContent>
        <mc:Choice Requires="wps">
          <w:drawing>
            <wp:anchor distT="0" distB="0" distL="114300" distR="114300" simplePos="0" relativeHeight="251665408" behindDoc="1" locked="0" layoutInCell="0" allowOverlap="1" wp14:anchorId="0A5C4E4D" wp14:editId="12348537">
              <wp:simplePos x="0" y="0"/>
              <wp:positionH relativeFrom="margin">
                <wp:align>center</wp:align>
              </wp:positionH>
              <wp:positionV relativeFrom="margin">
                <wp:align>center</wp:align>
              </wp:positionV>
              <wp:extent cx="9525000" cy="762000"/>
              <wp:effectExtent l="0" t="3035935" r="0" b="3012440"/>
              <wp:wrapNone/>
              <wp:docPr id="35"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9525000" cy="762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2FD3E67" w14:textId="77777777" w:rsidR="002126DC" w:rsidRDefault="002126DC" w:rsidP="00A35725">
                          <w:pPr>
                            <w:pStyle w:val="NormalWeb"/>
                            <w:spacing w:before="0" w:beforeAutospacing="0" w:after="0" w:afterAutospacing="0"/>
                            <w:jc w:val="center"/>
                          </w:pPr>
                          <w:r>
                            <w:rPr>
                              <w:rFonts w:ascii=".VnTime" w:hAnsi=".VnTime"/>
                              <w:color w:val="C0C0C0"/>
                              <w:sz w:val="108"/>
                              <w:szCs w:val="108"/>
                              <w14:textFill>
                                <w14:solidFill>
                                  <w14:srgbClr w14:val="C0C0C0">
                                    <w14:alpha w14:val="50000"/>
                                  </w14:srgbClr>
                                </w14:solidFill>
                              </w14:textFill>
                            </w:rPr>
                            <w:t>VIETTELSOFT 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A5C4E4D" id="_x0000_t202" coordsize="21600,21600" o:spt="202" path="m,l,21600r21600,l21600,xe">
              <v:stroke joinstyle="miter"/>
              <v:path gradientshapeok="t" o:connecttype="rect"/>
            </v:shapetype>
            <v:shape id="WordArt 8" o:spid="_x0000_s1029" type="#_x0000_t202" style="position:absolute;margin-left:0;margin-top:0;width:750pt;height:60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" o:allowincell="f" filled="f" stroked="f">
              <v:stroke joinstyle="round"/>
              <o:lock v:ext="edit" shapetype="t"/>
              <v:textbox style="mso-fit-shape-to-text:t">
                <w:txbxContent>
                  <w:p w14:paraId="42FD3E67" w14:textId="77777777" w:rsidR="002126DC" w:rsidRDefault="002126DC" w:rsidP="00A35725">
                    <w:pPr>
                      <w:pStyle w:val="NormalWeb"/>
                      <w:spacing w:before="0" w:beforeAutospacing="0" w:after="0" w:afterAutospacing="0"/>
                      <w:jc w:val="center"/>
                    </w:pPr>
                    <w:r>
                      <w:rPr>
                        <w:rFonts w:ascii=".VnTime" w:hAnsi=".VnTime"/>
                        <w:color w:val="C0C0C0"/>
                        <w:sz w:val="108"/>
                        <w:szCs w:val="108"/>
                        <w14:textFill>
                          <w14:solidFill>
                            <w14:srgbClr w14:val="C0C0C0">
                              <w14:alpha w14:val="50000"/>
                            </w14:srgbClr>
                          </w14:solidFill>
                        </w14:textFill>
                      </w:rPr>
                      <w:t>VIETTELSOFT CONFIDENTIAL</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26D4A" w14:textId="77777777" w:rsidR="002126DC" w:rsidRDefault="002126DC">
    <w:pPr>
      <w:pStyle w:val="Header"/>
    </w:pPr>
    <w:r>
      <w:rPr>
        <w:noProof/>
      </w:rPr>
      <mc:AlternateContent>
        <mc:Choice Requires="wps">
          <w:drawing>
            <wp:anchor distT="0" distB="0" distL="114300" distR="114300" simplePos="0" relativeHeight="251663360" behindDoc="1" locked="0" layoutInCell="0" allowOverlap="1" wp14:anchorId="03E74D06" wp14:editId="5B82A1F0">
              <wp:simplePos x="0" y="0"/>
              <wp:positionH relativeFrom="margin">
                <wp:align>center</wp:align>
              </wp:positionH>
              <wp:positionV relativeFrom="margin">
                <wp:align>center</wp:align>
              </wp:positionV>
              <wp:extent cx="9525000" cy="762000"/>
              <wp:effectExtent l="0" t="3038475" r="0" b="3009900"/>
              <wp:wrapNone/>
              <wp:docPr id="34"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9525000" cy="762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8B509CF" w14:textId="77777777" w:rsidR="002126DC" w:rsidRDefault="002126DC" w:rsidP="00A35725">
                          <w:pPr>
                            <w:pStyle w:val="NormalWeb"/>
                            <w:spacing w:before="0" w:beforeAutospacing="0" w:after="0" w:afterAutospacing="0"/>
                            <w:jc w:val="center"/>
                          </w:pPr>
                          <w:r>
                            <w:rPr>
                              <w:rFonts w:ascii=".VnTime" w:hAnsi=".VnTime"/>
                              <w:color w:val="C0C0C0"/>
                              <w:sz w:val="108"/>
                              <w:szCs w:val="108"/>
                              <w14:textFill>
                                <w14:solidFill>
                                  <w14:srgbClr w14:val="C0C0C0">
                                    <w14:alpha w14:val="50000"/>
                                  </w14:srgbClr>
                                </w14:solidFill>
                              </w14:textFill>
                            </w:rPr>
                            <w:t>VIETTELSOFT 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E74D06" id="_x0000_t202" coordsize="21600,21600" o:spt="202" path="m,l,21600r21600,l21600,xe">
              <v:stroke joinstyle="miter"/>
              <v:path gradientshapeok="t" o:connecttype="rect"/>
            </v:shapetype>
            <v:shape id="WordArt 6" o:spid="_x0000_s1030" type="#_x0000_t202" style="position:absolute;margin-left:0;margin-top:0;width:750pt;height:60pt;rotation:-45;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" o:allowincell="f" filled="f" stroked="f">
              <v:stroke joinstyle="round"/>
              <o:lock v:ext="edit" shapetype="t"/>
              <v:textbox style="mso-fit-shape-to-text:t">
                <w:txbxContent>
                  <w:p w14:paraId="78B509CF" w14:textId="77777777" w:rsidR="002126DC" w:rsidRDefault="002126DC" w:rsidP="00A35725">
                    <w:pPr>
                      <w:pStyle w:val="NormalWeb"/>
                      <w:spacing w:before="0" w:beforeAutospacing="0" w:after="0" w:afterAutospacing="0"/>
                      <w:jc w:val="center"/>
                    </w:pPr>
                    <w:r>
                      <w:rPr>
                        <w:rFonts w:ascii=".VnTime" w:hAnsi=".VnTime"/>
                        <w:color w:val="C0C0C0"/>
                        <w:sz w:val="108"/>
                        <w:szCs w:val="108"/>
                        <w14:textFill>
                          <w14:solidFill>
                            <w14:srgbClr w14:val="C0C0C0">
                              <w14:alpha w14:val="50000"/>
                            </w14:srgbClr>
                          </w14:solidFill>
                        </w14:textFill>
                      </w:rPr>
                      <w:t>VIETTELSOFT CONFIDENTIAL</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20CEDB" w14:textId="77777777" w:rsidR="002126DC" w:rsidRDefault="002126DC">
    <w:pPr>
      <w:pStyle w:val="Header"/>
    </w:pPr>
    <w:r>
      <w:rPr>
        <w:noProof/>
      </w:rPr>
      <mc:AlternateContent>
        <mc:Choice Requires="wps">
          <w:drawing>
            <wp:anchor distT="0" distB="0" distL="114300" distR="114300" simplePos="0" relativeHeight="251662336" behindDoc="1" locked="0" layoutInCell="0" allowOverlap="1" wp14:anchorId="03954240" wp14:editId="101B4122">
              <wp:simplePos x="0" y="0"/>
              <wp:positionH relativeFrom="margin">
                <wp:align>center</wp:align>
              </wp:positionH>
              <wp:positionV relativeFrom="margin">
                <wp:align>center</wp:align>
              </wp:positionV>
              <wp:extent cx="9525000" cy="762000"/>
              <wp:effectExtent l="0" t="3035935" r="0" b="3012440"/>
              <wp:wrapNone/>
              <wp:docPr id="3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9525000" cy="762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B6F2F3" w14:textId="77777777" w:rsidR="002126DC" w:rsidRDefault="002126DC" w:rsidP="00A35725">
                          <w:pPr>
                            <w:pStyle w:val="NormalWeb"/>
                            <w:spacing w:before="0" w:beforeAutospacing="0" w:after="0" w:afterAutospacing="0"/>
                            <w:jc w:val="center"/>
                          </w:pPr>
                          <w:r>
                            <w:rPr>
                              <w:rFonts w:ascii=".VnTime" w:hAnsi=".VnTime"/>
                              <w:color w:val="C0C0C0"/>
                              <w:sz w:val="108"/>
                              <w:szCs w:val="108"/>
                              <w14:textFill>
                                <w14:solidFill>
                                  <w14:srgbClr w14:val="C0C0C0">
                                    <w14:alpha w14:val="50000"/>
                                  </w14:srgbClr>
                                </w14:solidFill>
                              </w14:textFill>
                            </w:rPr>
                            <w:t>VIETTELSOFT 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954240" id="_x0000_t202" coordsize="21600,21600" o:spt="202" path="m,l,21600r21600,l21600,xe">
              <v:stroke joinstyle="miter"/>
              <v:path gradientshapeok="t" o:connecttype="rect"/>
            </v:shapetype>
            <v:shape id="WordArt 5" o:spid="_x0000_s1032" type="#_x0000_t202" style="position:absolute;margin-left:0;margin-top:0;width:750pt;height:60pt;rotation:-45;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" o:allowincell="f" filled="f" stroked="f">
              <v:stroke joinstyle="round"/>
              <o:lock v:ext="edit" shapetype="t"/>
              <v:textbox style="mso-fit-shape-to-text:t">
                <w:txbxContent>
                  <w:p w14:paraId="40B6F2F3" w14:textId="77777777" w:rsidR="002126DC" w:rsidRDefault="002126DC" w:rsidP="00A35725">
                    <w:pPr>
                      <w:pStyle w:val="NormalWeb"/>
                      <w:spacing w:before="0" w:beforeAutospacing="0" w:after="0" w:afterAutospacing="0"/>
                      <w:jc w:val="center"/>
                    </w:pPr>
                    <w:r>
                      <w:rPr>
                        <w:rFonts w:ascii=".VnTime" w:hAnsi=".VnTime"/>
                        <w:color w:val="C0C0C0"/>
                        <w:sz w:val="108"/>
                        <w:szCs w:val="108"/>
                        <w14:textFill>
                          <w14:solidFill>
                            <w14:srgbClr w14:val="C0C0C0">
                              <w14:alpha w14:val="50000"/>
                            </w14:srgbClr>
                          </w14:solidFill>
                        </w14:textFill>
                      </w:rPr>
                      <w:t>VIETTELSOFT CONFIDENTIAL</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15F00"/>
    <w:multiLevelType w:val="multilevel"/>
    <w:tmpl w:val="00A15F00"/>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B575C6"/>
    <w:multiLevelType w:val="multilevel"/>
    <w:tmpl w:val="06B575C6"/>
    <w:lvl w:ilvl="0">
      <w:start w:val="1"/>
      <w:numFmt w:val="decimal"/>
      <w:lvlText w:val="%1."/>
      <w:lvlJc w:val="left"/>
      <w:pPr>
        <w:ind w:left="720" w:hanging="360"/>
      </w:pPr>
      <w:rPr>
        <w:rFonts w:ascii="Times New Roman" w:hAnsi="Times New Roman"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F87D1D"/>
    <w:multiLevelType w:val="multilevel"/>
    <w:tmpl w:val="06F87D1D"/>
    <w:lvl w:ilvl="0">
      <w:start w:val="1"/>
      <w:numFmt w:val="decimal"/>
      <w:lvlText w:val="%1."/>
      <w:lvlJc w:val="left"/>
      <w:pPr>
        <w:ind w:left="720" w:hanging="360"/>
      </w:pPr>
      <w:rPr>
        <w:rFonts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E923A8"/>
    <w:multiLevelType w:val="multilevel"/>
    <w:tmpl w:val="07E923A8"/>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785443"/>
    <w:multiLevelType w:val="hybridMultilevel"/>
    <w:tmpl w:val="CD92E93E"/>
    <w:lvl w:ilvl="0" w:tplc="D09ED4C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B4EB6"/>
    <w:multiLevelType w:val="multilevel"/>
    <w:tmpl w:val="11CB4EB6"/>
    <w:lvl w:ilvl="0">
      <w:start w:val="1"/>
      <w:numFmt w:val="bullet"/>
      <w:lvlText w:val="-"/>
      <w:lvlJc w:val="left"/>
      <w:pPr>
        <w:ind w:left="900" w:hanging="360"/>
      </w:pPr>
      <w:rPr>
        <w:rFonts w:ascii="Times New Roman" w:eastAsia="Times New Roman" w:hAnsi="Times New Roman" w:cs="Times New Roman" w:hint="default"/>
      </w:rPr>
    </w:lvl>
    <w:lvl w:ilvl="1">
      <w:start w:val="1"/>
      <w:numFmt w:val="bullet"/>
      <w:lvlText w:val="o"/>
      <w:lvlJc w:val="left"/>
      <w:pPr>
        <w:ind w:left="1684" w:hanging="360"/>
      </w:pPr>
      <w:rPr>
        <w:rFonts w:ascii="Courier New" w:hAnsi="Courier New" w:cs="Courier New" w:hint="default"/>
      </w:rPr>
    </w:lvl>
    <w:lvl w:ilvl="2">
      <w:start w:val="1"/>
      <w:numFmt w:val="bullet"/>
      <w:lvlText w:val=""/>
      <w:lvlJc w:val="left"/>
      <w:pPr>
        <w:ind w:left="2404" w:hanging="360"/>
      </w:pPr>
      <w:rPr>
        <w:rFonts w:ascii="Wingdings" w:hAnsi="Wingdings" w:hint="default"/>
      </w:rPr>
    </w:lvl>
    <w:lvl w:ilvl="3">
      <w:start w:val="1"/>
      <w:numFmt w:val="bullet"/>
      <w:lvlText w:val=""/>
      <w:lvlJc w:val="left"/>
      <w:pPr>
        <w:ind w:left="3124" w:hanging="360"/>
      </w:pPr>
      <w:rPr>
        <w:rFonts w:ascii="Symbol" w:hAnsi="Symbol" w:hint="default"/>
      </w:rPr>
    </w:lvl>
    <w:lvl w:ilvl="4">
      <w:start w:val="1"/>
      <w:numFmt w:val="bullet"/>
      <w:lvlText w:val="o"/>
      <w:lvlJc w:val="left"/>
      <w:pPr>
        <w:ind w:left="3844" w:hanging="360"/>
      </w:pPr>
      <w:rPr>
        <w:rFonts w:ascii="Courier New" w:hAnsi="Courier New" w:cs="Courier New" w:hint="default"/>
      </w:rPr>
    </w:lvl>
    <w:lvl w:ilvl="5">
      <w:start w:val="1"/>
      <w:numFmt w:val="bullet"/>
      <w:lvlText w:val=""/>
      <w:lvlJc w:val="left"/>
      <w:pPr>
        <w:ind w:left="4564" w:hanging="360"/>
      </w:pPr>
      <w:rPr>
        <w:rFonts w:ascii="Wingdings" w:hAnsi="Wingdings" w:hint="default"/>
      </w:rPr>
    </w:lvl>
    <w:lvl w:ilvl="6">
      <w:start w:val="1"/>
      <w:numFmt w:val="bullet"/>
      <w:lvlText w:val=""/>
      <w:lvlJc w:val="left"/>
      <w:pPr>
        <w:ind w:left="5284" w:hanging="360"/>
      </w:pPr>
      <w:rPr>
        <w:rFonts w:ascii="Symbol" w:hAnsi="Symbol" w:hint="default"/>
      </w:rPr>
    </w:lvl>
    <w:lvl w:ilvl="7">
      <w:start w:val="1"/>
      <w:numFmt w:val="bullet"/>
      <w:lvlText w:val="o"/>
      <w:lvlJc w:val="left"/>
      <w:pPr>
        <w:ind w:left="6004" w:hanging="360"/>
      </w:pPr>
      <w:rPr>
        <w:rFonts w:ascii="Courier New" w:hAnsi="Courier New" w:cs="Courier New" w:hint="default"/>
      </w:rPr>
    </w:lvl>
    <w:lvl w:ilvl="8">
      <w:start w:val="1"/>
      <w:numFmt w:val="bullet"/>
      <w:lvlText w:val=""/>
      <w:lvlJc w:val="left"/>
      <w:pPr>
        <w:ind w:left="6724" w:hanging="360"/>
      </w:pPr>
      <w:rPr>
        <w:rFonts w:ascii="Wingdings" w:hAnsi="Wingdings" w:hint="default"/>
      </w:rPr>
    </w:lvl>
  </w:abstractNum>
  <w:abstractNum w:abstractNumId="6" w15:restartNumberingAfterBreak="0">
    <w:nsid w:val="1ADD432B"/>
    <w:multiLevelType w:val="multilevel"/>
    <w:tmpl w:val="1ADD432B"/>
    <w:lvl w:ilvl="0">
      <w:start w:val="7"/>
      <w:numFmt w:val="decimal"/>
      <w:lvlText w:val="%1"/>
      <w:lvlJc w:val="left"/>
      <w:pPr>
        <w:ind w:left="420" w:hanging="420"/>
      </w:pPr>
      <w:rPr>
        <w:rFonts w:hint="default"/>
      </w:rPr>
    </w:lvl>
    <w:lvl w:ilvl="1">
      <w:start w:val="31"/>
      <w:numFmt w:val="decimal"/>
      <w:lvlText w:val="%1.%2"/>
      <w:lvlJc w:val="left"/>
      <w:pPr>
        <w:ind w:left="590" w:hanging="420"/>
      </w:pPr>
      <w:rPr>
        <w:rFonts w:hint="default"/>
      </w:rPr>
    </w:lvl>
    <w:lvl w:ilvl="2">
      <w:start w:val="1"/>
      <w:numFmt w:val="decimal"/>
      <w:lvlText w:val="%1.%2.%3"/>
      <w:lvlJc w:val="left"/>
      <w:pPr>
        <w:ind w:left="1060" w:hanging="720"/>
      </w:pPr>
      <w:rPr>
        <w:rFonts w:hint="default"/>
      </w:rPr>
    </w:lvl>
    <w:lvl w:ilvl="3">
      <w:start w:val="1"/>
      <w:numFmt w:val="decimal"/>
      <w:lvlText w:val="%1.%2.%3.%4"/>
      <w:lvlJc w:val="left"/>
      <w:pPr>
        <w:ind w:left="1230" w:hanging="72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1930" w:hanging="108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630" w:hanging="1440"/>
      </w:pPr>
      <w:rPr>
        <w:rFonts w:hint="default"/>
      </w:rPr>
    </w:lvl>
    <w:lvl w:ilvl="8">
      <w:start w:val="1"/>
      <w:numFmt w:val="decimal"/>
      <w:lvlText w:val="%1.%2.%3.%4.%5.%6.%7.%8.%9"/>
      <w:lvlJc w:val="left"/>
      <w:pPr>
        <w:ind w:left="2800" w:hanging="1440"/>
      </w:pPr>
      <w:rPr>
        <w:rFonts w:hint="default"/>
      </w:rPr>
    </w:lvl>
  </w:abstractNum>
  <w:abstractNum w:abstractNumId="7" w15:restartNumberingAfterBreak="0">
    <w:nsid w:val="1B6C3271"/>
    <w:multiLevelType w:val="multilevel"/>
    <w:tmpl w:val="1B6C3271"/>
    <w:lvl w:ilvl="0">
      <w:start w:val="1"/>
      <w:numFmt w:val="decimal"/>
      <w:pStyle w:val="Heading1"/>
      <w:lvlText w:val="%1."/>
      <w:lvlJc w:val="left"/>
      <w:pPr>
        <w:tabs>
          <w:tab w:val="left" w:pos="432"/>
        </w:tabs>
        <w:ind w:left="432" w:hanging="432"/>
      </w:pPr>
      <w:rPr>
        <w:rFonts w:ascii="Times New Roman" w:eastAsia="Times New Roman" w:hAnsi="Times New Roman" w:cs="Times New Roman" w:hint="default"/>
      </w:rPr>
    </w:lvl>
    <w:lvl w:ilvl="1">
      <w:start w:val="1"/>
      <w:numFmt w:val="decimal"/>
      <w:pStyle w:val="Heading2"/>
      <w:lvlText w:val="%1.%2"/>
      <w:lvlJc w:val="left"/>
      <w:pPr>
        <w:tabs>
          <w:tab w:val="left" w:pos="2278"/>
        </w:tabs>
        <w:ind w:left="2278" w:hanging="576"/>
      </w:pPr>
      <w:rPr>
        <w:rFonts w:hint="default"/>
      </w:rPr>
    </w:lvl>
    <w:lvl w:ilvl="2">
      <w:start w:val="1"/>
      <w:numFmt w:val="decimal"/>
      <w:pStyle w:val="Heading3"/>
      <w:lvlText w:val="5.2.%3"/>
      <w:lvlJc w:val="left"/>
      <w:pPr>
        <w:tabs>
          <w:tab w:val="left" w:pos="720"/>
        </w:tabs>
        <w:ind w:left="720" w:hanging="720"/>
      </w:pPr>
      <w:rPr>
        <w:rFonts w:hint="default"/>
        <w:b/>
      </w:rPr>
    </w:lvl>
    <w:lvl w:ilvl="3">
      <w:start w:val="1"/>
      <w:numFmt w:val="decimal"/>
      <w:pStyle w:val="Heading4"/>
      <w:lvlText w:val="5.2.%4"/>
      <w:lvlJc w:val="left"/>
      <w:pPr>
        <w:tabs>
          <w:tab w:val="left" w:pos="864"/>
        </w:tabs>
        <w:ind w:left="864" w:hanging="864"/>
      </w:pPr>
      <w:rPr>
        <w:rFonts w:ascii="Times New Roman" w:hAnsi="Times New Roman" w:cs="Times New Roman" w:hint="default"/>
      </w:rPr>
    </w:lvl>
    <w:lvl w:ilvl="4">
      <w:start w:val="1"/>
      <w:numFmt w:val="decimal"/>
      <w:pStyle w:val="Heading5"/>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8" w15:restartNumberingAfterBreak="0">
    <w:nsid w:val="1DFB5EAC"/>
    <w:multiLevelType w:val="multilevel"/>
    <w:tmpl w:val="1DFB5EAC"/>
    <w:lvl w:ilvl="0">
      <w:start w:val="1"/>
      <w:numFmt w:val="bullet"/>
      <w:pStyle w:val="Bullet1"/>
      <w:lvlText w:val=""/>
      <w:lvlJc w:val="left"/>
      <w:pPr>
        <w:tabs>
          <w:tab w:val="left" w:pos="1440"/>
        </w:tabs>
        <w:ind w:left="1440" w:hanging="360"/>
      </w:pPr>
      <w:rPr>
        <w:rFonts w:ascii="Symbol" w:hAnsi="Symbol" w:hint="default"/>
      </w:rPr>
    </w:lvl>
    <w:lvl w:ilvl="1">
      <w:start w:val="1"/>
      <w:numFmt w:val="bullet"/>
      <w:lvlText w:val="o"/>
      <w:lvlJc w:val="left"/>
      <w:pPr>
        <w:tabs>
          <w:tab w:val="left" w:pos="2160"/>
        </w:tabs>
        <w:ind w:left="2160" w:hanging="360"/>
      </w:pPr>
      <w:rPr>
        <w:rFonts w:ascii="Courier New" w:hAnsi="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9" w15:restartNumberingAfterBreak="0">
    <w:nsid w:val="1EE20DE3"/>
    <w:multiLevelType w:val="multilevel"/>
    <w:tmpl w:val="1EE20DE3"/>
    <w:lvl w:ilvl="0">
      <w:start w:val="1"/>
      <w:numFmt w:val="bullet"/>
      <w:lvlText w:val=""/>
      <w:lvlJc w:val="left"/>
      <w:pPr>
        <w:ind w:left="904" w:hanging="360"/>
      </w:pPr>
      <w:rPr>
        <w:rFonts w:ascii="Symbol" w:eastAsia="Times New Roman" w:hAnsi="Symbol" w:cs="Times New Roman" w:hint="default"/>
      </w:rPr>
    </w:lvl>
    <w:lvl w:ilvl="1">
      <w:start w:val="1"/>
      <w:numFmt w:val="bullet"/>
      <w:lvlText w:val="o"/>
      <w:lvlJc w:val="left"/>
      <w:pPr>
        <w:ind w:left="1624" w:hanging="360"/>
      </w:pPr>
      <w:rPr>
        <w:rFonts w:ascii="Courier New" w:hAnsi="Courier New" w:cs="Courier New" w:hint="default"/>
      </w:rPr>
    </w:lvl>
    <w:lvl w:ilvl="2">
      <w:start w:val="1"/>
      <w:numFmt w:val="bullet"/>
      <w:lvlText w:val=""/>
      <w:lvlJc w:val="left"/>
      <w:pPr>
        <w:ind w:left="2344" w:hanging="360"/>
      </w:pPr>
      <w:rPr>
        <w:rFonts w:ascii="Wingdings" w:hAnsi="Wingdings" w:hint="default"/>
      </w:rPr>
    </w:lvl>
    <w:lvl w:ilvl="3">
      <w:start w:val="1"/>
      <w:numFmt w:val="bullet"/>
      <w:lvlText w:val=""/>
      <w:lvlJc w:val="left"/>
      <w:pPr>
        <w:ind w:left="3064" w:hanging="360"/>
      </w:pPr>
      <w:rPr>
        <w:rFonts w:ascii="Symbol" w:hAnsi="Symbol" w:hint="default"/>
      </w:rPr>
    </w:lvl>
    <w:lvl w:ilvl="4">
      <w:start w:val="1"/>
      <w:numFmt w:val="bullet"/>
      <w:lvlText w:val="o"/>
      <w:lvlJc w:val="left"/>
      <w:pPr>
        <w:ind w:left="3784" w:hanging="360"/>
      </w:pPr>
      <w:rPr>
        <w:rFonts w:ascii="Courier New" w:hAnsi="Courier New" w:cs="Courier New" w:hint="default"/>
      </w:rPr>
    </w:lvl>
    <w:lvl w:ilvl="5">
      <w:start w:val="1"/>
      <w:numFmt w:val="bullet"/>
      <w:lvlText w:val=""/>
      <w:lvlJc w:val="left"/>
      <w:pPr>
        <w:ind w:left="4504" w:hanging="360"/>
      </w:pPr>
      <w:rPr>
        <w:rFonts w:ascii="Wingdings" w:hAnsi="Wingdings" w:hint="default"/>
      </w:rPr>
    </w:lvl>
    <w:lvl w:ilvl="6">
      <w:start w:val="1"/>
      <w:numFmt w:val="bullet"/>
      <w:lvlText w:val=""/>
      <w:lvlJc w:val="left"/>
      <w:pPr>
        <w:ind w:left="5224" w:hanging="360"/>
      </w:pPr>
      <w:rPr>
        <w:rFonts w:ascii="Symbol" w:hAnsi="Symbol" w:hint="default"/>
      </w:rPr>
    </w:lvl>
    <w:lvl w:ilvl="7">
      <w:start w:val="1"/>
      <w:numFmt w:val="bullet"/>
      <w:lvlText w:val="o"/>
      <w:lvlJc w:val="left"/>
      <w:pPr>
        <w:ind w:left="5944" w:hanging="360"/>
      </w:pPr>
      <w:rPr>
        <w:rFonts w:ascii="Courier New" w:hAnsi="Courier New" w:cs="Courier New" w:hint="default"/>
      </w:rPr>
    </w:lvl>
    <w:lvl w:ilvl="8">
      <w:start w:val="1"/>
      <w:numFmt w:val="bullet"/>
      <w:lvlText w:val=""/>
      <w:lvlJc w:val="left"/>
      <w:pPr>
        <w:ind w:left="6664" w:hanging="360"/>
      </w:pPr>
      <w:rPr>
        <w:rFonts w:ascii="Wingdings" w:hAnsi="Wingdings" w:hint="default"/>
      </w:rPr>
    </w:lvl>
  </w:abstractNum>
  <w:abstractNum w:abstractNumId="10" w15:restartNumberingAfterBreak="0">
    <w:nsid w:val="1FD26F47"/>
    <w:multiLevelType w:val="multilevel"/>
    <w:tmpl w:val="1FD26F47"/>
    <w:lvl w:ilvl="0">
      <w:start w:val="1"/>
      <w:numFmt w:val="decimal"/>
      <w:lvlText w:val="%1."/>
      <w:lvlJc w:val="left"/>
      <w:pPr>
        <w:ind w:left="720" w:hanging="360"/>
      </w:pPr>
      <w:rPr>
        <w:rFonts w:ascii="Times New Roman" w:hAnsi="Times New Roman"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2A84906"/>
    <w:multiLevelType w:val="multilevel"/>
    <w:tmpl w:val="22A84906"/>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54A4F5E"/>
    <w:multiLevelType w:val="singleLevel"/>
    <w:tmpl w:val="254A4F5E"/>
    <w:lvl w:ilvl="0">
      <w:numFmt w:val="bullet"/>
      <w:pStyle w:val="Point"/>
      <w:lvlText w:val="-"/>
      <w:lvlJc w:val="left"/>
      <w:pPr>
        <w:tabs>
          <w:tab w:val="left" w:pos="795"/>
        </w:tabs>
        <w:ind w:left="795" w:hanging="360"/>
      </w:pPr>
      <w:rPr>
        <w:rFonts w:hint="default"/>
      </w:rPr>
    </w:lvl>
  </w:abstractNum>
  <w:abstractNum w:abstractNumId="13" w15:restartNumberingAfterBreak="0">
    <w:nsid w:val="28EC175C"/>
    <w:multiLevelType w:val="multilevel"/>
    <w:tmpl w:val="28EC175C"/>
    <w:lvl w:ilvl="0">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5467A38"/>
    <w:multiLevelType w:val="multilevel"/>
    <w:tmpl w:val="35467A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69834A3"/>
    <w:multiLevelType w:val="multilevel"/>
    <w:tmpl w:val="369834A3"/>
    <w:lvl w:ilvl="0">
      <w:start w:val="2"/>
      <w:numFmt w:val="bullet"/>
      <w:suff w:val="space"/>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375D3A6F"/>
    <w:multiLevelType w:val="multilevel"/>
    <w:tmpl w:val="375D3A6F"/>
    <w:lvl w:ilvl="0">
      <w:start w:val="1"/>
      <w:numFmt w:val="decimal"/>
      <w:pStyle w:val="TableNumber"/>
      <w:suff w:val="space"/>
      <w:lvlText w:val="%1."/>
      <w:lvlJc w:val="left"/>
      <w:pPr>
        <w:ind w:left="284" w:hanging="284"/>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suff w:val="space"/>
      <w:lvlText w:val="%2."/>
      <w:lvlJc w:val="left"/>
      <w:pPr>
        <w:ind w:left="567" w:hanging="283"/>
      </w:pPr>
      <w:rPr>
        <w:rFonts w:hint="default"/>
      </w:rPr>
    </w:lvl>
    <w:lvl w:ilvl="2">
      <w:start w:val="1"/>
      <w:numFmt w:val="lowerRoman"/>
      <w:suff w:val="space"/>
      <w:lvlText w:val="%3."/>
      <w:lvlJc w:val="left"/>
      <w:pPr>
        <w:ind w:left="851" w:hanging="284"/>
      </w:pPr>
      <w:rPr>
        <w:rFonts w:hint="default"/>
      </w:rPr>
    </w:lvl>
    <w:lvl w:ilvl="3">
      <w:start w:val="1"/>
      <w:numFmt w:val="decimal"/>
      <w:lvlText w:val="%4."/>
      <w:lvlJc w:val="left"/>
      <w:pPr>
        <w:tabs>
          <w:tab w:val="left" w:pos="2880"/>
        </w:tabs>
        <w:ind w:left="2880" w:hanging="360"/>
      </w:pPr>
      <w:rPr>
        <w:rFonts w:hint="default"/>
      </w:rPr>
    </w:lvl>
    <w:lvl w:ilvl="4">
      <w:start w:val="1"/>
      <w:numFmt w:val="lowerLetter"/>
      <w:lvlText w:val="%5."/>
      <w:lvlJc w:val="left"/>
      <w:pPr>
        <w:tabs>
          <w:tab w:val="left" w:pos="3600"/>
        </w:tabs>
        <w:ind w:left="3600" w:hanging="360"/>
      </w:pPr>
      <w:rPr>
        <w:rFonts w:hint="default"/>
      </w:rPr>
    </w:lvl>
    <w:lvl w:ilvl="5">
      <w:start w:val="1"/>
      <w:numFmt w:val="lowerRoman"/>
      <w:lvlText w:val="%6."/>
      <w:lvlJc w:val="right"/>
      <w:pPr>
        <w:tabs>
          <w:tab w:val="left" w:pos="4320"/>
        </w:tabs>
        <w:ind w:left="4320" w:hanging="180"/>
      </w:pPr>
      <w:rPr>
        <w:rFonts w:hint="default"/>
      </w:rPr>
    </w:lvl>
    <w:lvl w:ilvl="6">
      <w:start w:val="1"/>
      <w:numFmt w:val="decimal"/>
      <w:lvlText w:val="%7."/>
      <w:lvlJc w:val="left"/>
      <w:pPr>
        <w:tabs>
          <w:tab w:val="left" w:pos="5040"/>
        </w:tabs>
        <w:ind w:left="5040" w:hanging="360"/>
      </w:pPr>
      <w:rPr>
        <w:rFonts w:hint="default"/>
      </w:rPr>
    </w:lvl>
    <w:lvl w:ilvl="7">
      <w:start w:val="1"/>
      <w:numFmt w:val="lowerLetter"/>
      <w:lvlText w:val="%8."/>
      <w:lvlJc w:val="left"/>
      <w:pPr>
        <w:tabs>
          <w:tab w:val="left" w:pos="5760"/>
        </w:tabs>
        <w:ind w:left="5760" w:hanging="360"/>
      </w:pPr>
      <w:rPr>
        <w:rFonts w:hint="default"/>
      </w:rPr>
    </w:lvl>
    <w:lvl w:ilvl="8">
      <w:start w:val="1"/>
      <w:numFmt w:val="lowerRoman"/>
      <w:lvlText w:val="%9."/>
      <w:lvlJc w:val="right"/>
      <w:pPr>
        <w:tabs>
          <w:tab w:val="left" w:pos="6480"/>
        </w:tabs>
        <w:ind w:left="6480" w:hanging="180"/>
      </w:pPr>
      <w:rPr>
        <w:rFonts w:hint="default"/>
      </w:rPr>
    </w:lvl>
  </w:abstractNum>
  <w:abstractNum w:abstractNumId="17" w15:restartNumberingAfterBreak="0">
    <w:nsid w:val="3CD922D9"/>
    <w:multiLevelType w:val="singleLevel"/>
    <w:tmpl w:val="3CD922D9"/>
    <w:lvl w:ilvl="0">
      <w:start w:val="1"/>
      <w:numFmt w:val="bullet"/>
      <w:pStyle w:val="Mucvidu"/>
      <w:lvlText w:val=""/>
      <w:lvlJc w:val="left"/>
      <w:pPr>
        <w:tabs>
          <w:tab w:val="left" w:pos="360"/>
        </w:tabs>
        <w:ind w:left="360" w:hanging="360"/>
      </w:pPr>
      <w:rPr>
        <w:rFonts w:ascii="Wingdings" w:hAnsi="Wingdings" w:hint="default"/>
      </w:rPr>
    </w:lvl>
  </w:abstractNum>
  <w:abstractNum w:abstractNumId="18" w15:restartNumberingAfterBreak="0">
    <w:nsid w:val="3F4C76AB"/>
    <w:multiLevelType w:val="multilevel"/>
    <w:tmpl w:val="3F4C76AB"/>
    <w:lvl w:ilvl="0">
      <w:start w:val="1"/>
      <w:numFmt w:val="decimal"/>
      <w:lvlText w:val="%1."/>
      <w:lvlJc w:val="left"/>
      <w:pPr>
        <w:ind w:left="720" w:hanging="360"/>
      </w:pPr>
      <w:rPr>
        <w:rFonts w:ascii="Times New Roman" w:hAnsi="Times New Roman"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F65D06"/>
    <w:multiLevelType w:val="multilevel"/>
    <w:tmpl w:val="40F65D06"/>
    <w:lvl w:ilvl="0">
      <w:start w:val="2"/>
      <w:numFmt w:val="bullet"/>
      <w:lvlText w:val=""/>
      <w:lvlJc w:val="left"/>
      <w:pPr>
        <w:ind w:left="720" w:hanging="360"/>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64E5DDB"/>
    <w:multiLevelType w:val="multilevel"/>
    <w:tmpl w:val="464E5DDB"/>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BE3161D"/>
    <w:multiLevelType w:val="multilevel"/>
    <w:tmpl w:val="67048BFE"/>
    <w:lvl w:ilvl="0">
      <w:start w:val="1"/>
      <w:numFmt w:val="decimal"/>
      <w:lvlText w:val="%1."/>
      <w:lvlJc w:val="left"/>
      <w:pPr>
        <w:ind w:left="720" w:hanging="360"/>
      </w:pPr>
      <w:rPr>
        <w:rFonts w:ascii="Times New Roman" w:hAnsi="Times New Roman" w:hint="default"/>
        <w:sz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533737A9"/>
    <w:multiLevelType w:val="multilevel"/>
    <w:tmpl w:val="533737A9"/>
    <w:lvl w:ilvl="0">
      <w:start w:val="1"/>
      <w:numFmt w:val="bullet"/>
      <w:pStyle w:val="Bullet2"/>
      <w:lvlText w:val="o"/>
      <w:lvlJc w:val="left"/>
      <w:pPr>
        <w:tabs>
          <w:tab w:val="left" w:pos="1440"/>
        </w:tabs>
        <w:ind w:left="1440" w:hanging="360"/>
      </w:pPr>
      <w:rPr>
        <w:rFonts w:ascii="Courier New" w:hAnsi="Courier New" w:hint="default"/>
      </w:rPr>
    </w:lvl>
    <w:lvl w:ilvl="1">
      <w:start w:val="1"/>
      <w:numFmt w:val="bullet"/>
      <w:lvlText w:val="o"/>
      <w:lvlJc w:val="left"/>
      <w:pPr>
        <w:tabs>
          <w:tab w:val="left" w:pos="2160"/>
        </w:tabs>
        <w:ind w:left="2160" w:hanging="360"/>
      </w:pPr>
      <w:rPr>
        <w:rFonts w:ascii="Courier New" w:hAnsi="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23" w15:restartNumberingAfterBreak="0">
    <w:nsid w:val="5E7A44CB"/>
    <w:multiLevelType w:val="singleLevel"/>
    <w:tmpl w:val="5E7A44CB"/>
    <w:lvl w:ilvl="0">
      <w:start w:val="1"/>
      <w:numFmt w:val="decimal"/>
      <w:pStyle w:val="Tailieu"/>
      <w:lvlText w:val="%1."/>
      <w:lvlJc w:val="left"/>
      <w:pPr>
        <w:tabs>
          <w:tab w:val="left" w:pos="360"/>
        </w:tabs>
        <w:ind w:left="360" w:hanging="360"/>
      </w:pPr>
    </w:lvl>
  </w:abstractNum>
  <w:abstractNum w:abstractNumId="24" w15:restartNumberingAfterBreak="0">
    <w:nsid w:val="5F3E1C8F"/>
    <w:multiLevelType w:val="multilevel"/>
    <w:tmpl w:val="5F3E1C8F"/>
    <w:lvl w:ilvl="0">
      <w:start w:val="1"/>
      <w:numFmt w:val="bullet"/>
      <w:lvlText w:val="-"/>
      <w:lvlJc w:val="left"/>
      <w:pPr>
        <w:ind w:left="360" w:hanging="360"/>
      </w:pPr>
      <w:rPr>
        <w:rFonts w:ascii="Times New Roman" w:hAnsi="Times New Roman" w:cs="Times New Roman" w:hint="default"/>
        <w:b w:val="0"/>
        <w:i w:val="0"/>
        <w:sz w:val="26"/>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5F4F366A"/>
    <w:multiLevelType w:val="singleLevel"/>
    <w:tmpl w:val="5F4F366A"/>
    <w:lvl w:ilvl="0">
      <w:start w:val="1"/>
      <w:numFmt w:val="decimal"/>
      <w:pStyle w:val="Table"/>
      <w:lvlText w:val="B¶ng %1:"/>
      <w:lvlJc w:val="left"/>
      <w:pPr>
        <w:tabs>
          <w:tab w:val="left" w:pos="1080"/>
        </w:tabs>
        <w:ind w:left="0" w:firstLine="0"/>
      </w:pPr>
      <w:rPr>
        <w:rFonts w:ascii=".VnTime" w:hAnsi=".VnTime" w:hint="default"/>
        <w:sz w:val="24"/>
      </w:rPr>
    </w:lvl>
  </w:abstractNum>
  <w:abstractNum w:abstractNumId="26" w15:restartNumberingAfterBreak="0">
    <w:nsid w:val="60810734"/>
    <w:multiLevelType w:val="multilevel"/>
    <w:tmpl w:val="60810734"/>
    <w:lvl w:ilvl="0">
      <w:start w:val="1"/>
      <w:numFmt w:val="decimal"/>
      <w:lvlText w:val="%1."/>
      <w:lvlJc w:val="left"/>
      <w:pPr>
        <w:ind w:left="720" w:hanging="360"/>
      </w:pPr>
      <w:rPr>
        <w:rFonts w:ascii="Times New Roman" w:hAnsi="Times New Roman"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1682739"/>
    <w:multiLevelType w:val="multilevel"/>
    <w:tmpl w:val="61682739"/>
    <w:lvl w:ilvl="0">
      <w:numFmt w:val="bullet"/>
      <w:lvlText w:val=""/>
      <w:lvlJc w:val="left"/>
      <w:pPr>
        <w:ind w:left="720" w:hanging="360"/>
      </w:pPr>
      <w:rPr>
        <w:rFonts w:ascii="Wingdings" w:eastAsia="Calibri" w:hAnsi="Wingdings" w:cs="Times New Roman" w:hint="default"/>
        <w:b w:val="0"/>
        <w:color w:val="0000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A191A3F"/>
    <w:multiLevelType w:val="multilevel"/>
    <w:tmpl w:val="6A191A3F"/>
    <w:lvl w:ilvl="0">
      <w:start w:val="1"/>
      <w:numFmt w:val="decimal"/>
      <w:lvlText w:val="%1."/>
      <w:lvlJc w:val="left"/>
      <w:pPr>
        <w:ind w:left="401" w:hanging="360"/>
      </w:pPr>
      <w:rPr>
        <w:rFonts w:hint="default"/>
      </w:rPr>
    </w:lvl>
    <w:lvl w:ilvl="1">
      <w:start w:val="1"/>
      <w:numFmt w:val="lowerLetter"/>
      <w:lvlText w:val="%2."/>
      <w:lvlJc w:val="left"/>
      <w:pPr>
        <w:ind w:left="1121" w:hanging="360"/>
      </w:pPr>
    </w:lvl>
    <w:lvl w:ilvl="2">
      <w:start w:val="1"/>
      <w:numFmt w:val="lowerRoman"/>
      <w:lvlText w:val="%3."/>
      <w:lvlJc w:val="right"/>
      <w:pPr>
        <w:ind w:left="1841" w:hanging="180"/>
      </w:pPr>
    </w:lvl>
    <w:lvl w:ilvl="3">
      <w:start w:val="1"/>
      <w:numFmt w:val="decimal"/>
      <w:lvlText w:val="%4."/>
      <w:lvlJc w:val="left"/>
      <w:pPr>
        <w:ind w:left="2561" w:hanging="360"/>
      </w:pPr>
    </w:lvl>
    <w:lvl w:ilvl="4">
      <w:start w:val="1"/>
      <w:numFmt w:val="lowerLetter"/>
      <w:lvlText w:val="%5."/>
      <w:lvlJc w:val="left"/>
      <w:pPr>
        <w:ind w:left="3281" w:hanging="360"/>
      </w:pPr>
    </w:lvl>
    <w:lvl w:ilvl="5">
      <w:start w:val="1"/>
      <w:numFmt w:val="lowerRoman"/>
      <w:lvlText w:val="%6."/>
      <w:lvlJc w:val="right"/>
      <w:pPr>
        <w:ind w:left="4001" w:hanging="180"/>
      </w:pPr>
    </w:lvl>
    <w:lvl w:ilvl="6">
      <w:start w:val="1"/>
      <w:numFmt w:val="decimal"/>
      <w:lvlText w:val="%7."/>
      <w:lvlJc w:val="left"/>
      <w:pPr>
        <w:ind w:left="4721" w:hanging="360"/>
      </w:pPr>
    </w:lvl>
    <w:lvl w:ilvl="7">
      <w:start w:val="1"/>
      <w:numFmt w:val="lowerLetter"/>
      <w:lvlText w:val="%8."/>
      <w:lvlJc w:val="left"/>
      <w:pPr>
        <w:ind w:left="5441" w:hanging="360"/>
      </w:pPr>
    </w:lvl>
    <w:lvl w:ilvl="8">
      <w:start w:val="1"/>
      <w:numFmt w:val="lowerRoman"/>
      <w:lvlText w:val="%9."/>
      <w:lvlJc w:val="right"/>
      <w:pPr>
        <w:ind w:left="6161" w:hanging="180"/>
      </w:pPr>
    </w:lvl>
  </w:abstractNum>
  <w:abstractNum w:abstractNumId="29" w15:restartNumberingAfterBreak="0">
    <w:nsid w:val="6A256929"/>
    <w:multiLevelType w:val="multilevel"/>
    <w:tmpl w:val="6A256929"/>
    <w:lvl w:ilvl="0">
      <w:start w:val="5"/>
      <w:numFmt w:val="bullet"/>
      <w:lvlText w:val=""/>
      <w:lvlJc w:val="left"/>
      <w:pPr>
        <w:ind w:left="1080" w:hanging="360"/>
      </w:pPr>
      <w:rPr>
        <w:rFonts w:ascii="Wingdings" w:eastAsia="Times New Roman" w:hAnsi="Wingdings"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6B933E00"/>
    <w:multiLevelType w:val="multilevel"/>
    <w:tmpl w:val="6B933E00"/>
    <w:lvl w:ilvl="0">
      <w:start w:val="1"/>
      <w:numFmt w:val="bullet"/>
      <w:lvlText w:val=""/>
      <w:lvlJc w:val="left"/>
      <w:pPr>
        <w:ind w:left="1264" w:hanging="360"/>
      </w:pPr>
      <w:rPr>
        <w:rFonts w:ascii="Wingdings" w:hAnsi="Wingdings" w:hint="default"/>
      </w:rPr>
    </w:lvl>
    <w:lvl w:ilvl="1">
      <w:start w:val="1"/>
      <w:numFmt w:val="bullet"/>
      <w:lvlText w:val="o"/>
      <w:lvlJc w:val="left"/>
      <w:pPr>
        <w:ind w:left="1984" w:hanging="360"/>
      </w:pPr>
      <w:rPr>
        <w:rFonts w:ascii="Courier New" w:hAnsi="Courier New" w:cs="Courier New" w:hint="default"/>
      </w:rPr>
    </w:lvl>
    <w:lvl w:ilvl="2">
      <w:start w:val="1"/>
      <w:numFmt w:val="bullet"/>
      <w:lvlText w:val=""/>
      <w:lvlJc w:val="left"/>
      <w:pPr>
        <w:ind w:left="2704" w:hanging="360"/>
      </w:pPr>
      <w:rPr>
        <w:rFonts w:ascii="Wingdings" w:hAnsi="Wingdings" w:hint="default"/>
      </w:rPr>
    </w:lvl>
    <w:lvl w:ilvl="3">
      <w:start w:val="1"/>
      <w:numFmt w:val="bullet"/>
      <w:lvlText w:val=""/>
      <w:lvlJc w:val="left"/>
      <w:pPr>
        <w:ind w:left="3424" w:hanging="360"/>
      </w:pPr>
      <w:rPr>
        <w:rFonts w:ascii="Symbol" w:hAnsi="Symbol" w:hint="default"/>
      </w:rPr>
    </w:lvl>
    <w:lvl w:ilvl="4">
      <w:start w:val="1"/>
      <w:numFmt w:val="bullet"/>
      <w:lvlText w:val="o"/>
      <w:lvlJc w:val="left"/>
      <w:pPr>
        <w:ind w:left="4144" w:hanging="360"/>
      </w:pPr>
      <w:rPr>
        <w:rFonts w:ascii="Courier New" w:hAnsi="Courier New" w:cs="Courier New" w:hint="default"/>
      </w:rPr>
    </w:lvl>
    <w:lvl w:ilvl="5">
      <w:start w:val="1"/>
      <w:numFmt w:val="bullet"/>
      <w:lvlText w:val=""/>
      <w:lvlJc w:val="left"/>
      <w:pPr>
        <w:ind w:left="4864" w:hanging="360"/>
      </w:pPr>
      <w:rPr>
        <w:rFonts w:ascii="Wingdings" w:hAnsi="Wingdings" w:hint="default"/>
      </w:rPr>
    </w:lvl>
    <w:lvl w:ilvl="6">
      <w:start w:val="1"/>
      <w:numFmt w:val="bullet"/>
      <w:lvlText w:val=""/>
      <w:lvlJc w:val="left"/>
      <w:pPr>
        <w:ind w:left="5584" w:hanging="360"/>
      </w:pPr>
      <w:rPr>
        <w:rFonts w:ascii="Symbol" w:hAnsi="Symbol" w:hint="default"/>
      </w:rPr>
    </w:lvl>
    <w:lvl w:ilvl="7">
      <w:start w:val="1"/>
      <w:numFmt w:val="bullet"/>
      <w:lvlText w:val="o"/>
      <w:lvlJc w:val="left"/>
      <w:pPr>
        <w:ind w:left="6304" w:hanging="360"/>
      </w:pPr>
      <w:rPr>
        <w:rFonts w:ascii="Courier New" w:hAnsi="Courier New" w:cs="Courier New" w:hint="default"/>
      </w:rPr>
    </w:lvl>
    <w:lvl w:ilvl="8">
      <w:start w:val="1"/>
      <w:numFmt w:val="bullet"/>
      <w:lvlText w:val=""/>
      <w:lvlJc w:val="left"/>
      <w:pPr>
        <w:ind w:left="7024" w:hanging="360"/>
      </w:pPr>
      <w:rPr>
        <w:rFonts w:ascii="Wingdings" w:hAnsi="Wingdings" w:hint="default"/>
      </w:rPr>
    </w:lvl>
  </w:abstractNum>
  <w:abstractNum w:abstractNumId="31" w15:restartNumberingAfterBreak="0">
    <w:nsid w:val="71BB7563"/>
    <w:multiLevelType w:val="singleLevel"/>
    <w:tmpl w:val="71BB7563"/>
    <w:lvl w:ilvl="0">
      <w:start w:val="1"/>
      <w:numFmt w:val="decimal"/>
      <w:pStyle w:val="TableTitle"/>
      <w:lvlText w:val="B¶ng %1:"/>
      <w:lvlJc w:val="left"/>
      <w:pPr>
        <w:tabs>
          <w:tab w:val="left" w:pos="1080"/>
        </w:tabs>
      </w:pPr>
    </w:lvl>
  </w:abstractNum>
  <w:abstractNum w:abstractNumId="32" w15:restartNumberingAfterBreak="0">
    <w:nsid w:val="74C20FB6"/>
    <w:multiLevelType w:val="hybridMultilevel"/>
    <w:tmpl w:val="00620F0A"/>
    <w:lvl w:ilvl="0" w:tplc="63E6CAEA">
      <w:numFmt w:val="bullet"/>
      <w:lvlText w:val="-"/>
      <w:lvlJc w:val="left"/>
      <w:pPr>
        <w:ind w:left="904" w:hanging="360"/>
      </w:pPr>
      <w:rPr>
        <w:rFonts w:ascii="Symbol" w:eastAsia="Symbol" w:hAnsi="Symbol" w:cs="Symbol" w:hint="default"/>
      </w:rPr>
    </w:lvl>
    <w:lvl w:ilvl="1" w:tplc="04090003">
      <w:start w:val="1"/>
      <w:numFmt w:val="bullet"/>
      <w:lvlText w:val="o"/>
      <w:lvlJc w:val="left"/>
      <w:pPr>
        <w:ind w:left="1624" w:hanging="360"/>
      </w:pPr>
      <w:rPr>
        <w:rFonts w:ascii="SimSun" w:hAnsi="SimSun" w:cs="SimSun" w:hint="default"/>
      </w:rPr>
    </w:lvl>
    <w:lvl w:ilvl="2" w:tplc="3A9CDFF6">
      <w:start w:val="1"/>
      <w:numFmt w:val="bullet"/>
      <w:lvlText w:val=""/>
      <w:lvlJc w:val="left"/>
      <w:pPr>
        <w:ind w:left="2344" w:hanging="360"/>
      </w:pPr>
      <w:rPr>
        <w:rFonts w:ascii="Wingdings" w:hAnsi="Wingdings" w:hint="default"/>
      </w:rPr>
    </w:lvl>
    <w:lvl w:ilvl="3" w:tplc="04090001">
      <w:start w:val="1"/>
      <w:numFmt w:val="bullet"/>
      <w:lvlText w:val=""/>
      <w:lvlJc w:val="left"/>
      <w:pPr>
        <w:ind w:left="3064" w:hanging="360"/>
      </w:pPr>
      <w:rPr>
        <w:rFonts w:ascii=".VnArial" w:hAnsi=".VnArial" w:hint="default"/>
      </w:rPr>
    </w:lvl>
    <w:lvl w:ilvl="4" w:tplc="04090003" w:tentative="1">
      <w:start w:val="1"/>
      <w:numFmt w:val="bullet"/>
      <w:lvlText w:val="o"/>
      <w:lvlJc w:val="left"/>
      <w:pPr>
        <w:ind w:left="3784" w:hanging="360"/>
      </w:pPr>
      <w:rPr>
        <w:rFonts w:ascii="SimSun" w:hAnsi="SimSun" w:cs="SimSun" w:hint="default"/>
      </w:rPr>
    </w:lvl>
    <w:lvl w:ilvl="5" w:tplc="04090005" w:tentative="1">
      <w:start w:val="1"/>
      <w:numFmt w:val="bullet"/>
      <w:lvlText w:val=""/>
      <w:lvlJc w:val="left"/>
      <w:pPr>
        <w:ind w:left="4504" w:hanging="360"/>
      </w:pPr>
      <w:rPr>
        <w:rFonts w:ascii=".VnHelvetIns" w:hAnsi=".VnHelvetIns" w:hint="default"/>
      </w:rPr>
    </w:lvl>
    <w:lvl w:ilvl="6" w:tplc="04090001" w:tentative="1">
      <w:start w:val="1"/>
      <w:numFmt w:val="bullet"/>
      <w:lvlText w:val=""/>
      <w:lvlJc w:val="left"/>
      <w:pPr>
        <w:ind w:left="5224" w:hanging="360"/>
      </w:pPr>
      <w:rPr>
        <w:rFonts w:ascii=".VnArial" w:hAnsi=".VnArial" w:hint="default"/>
      </w:rPr>
    </w:lvl>
    <w:lvl w:ilvl="7" w:tplc="04090003" w:tentative="1">
      <w:start w:val="1"/>
      <w:numFmt w:val="bullet"/>
      <w:lvlText w:val="o"/>
      <w:lvlJc w:val="left"/>
      <w:pPr>
        <w:ind w:left="5944" w:hanging="360"/>
      </w:pPr>
      <w:rPr>
        <w:rFonts w:ascii="SimSun" w:hAnsi="SimSun" w:cs="SimSun" w:hint="default"/>
      </w:rPr>
    </w:lvl>
    <w:lvl w:ilvl="8" w:tplc="04090005" w:tentative="1">
      <w:start w:val="1"/>
      <w:numFmt w:val="bullet"/>
      <w:lvlText w:val=""/>
      <w:lvlJc w:val="left"/>
      <w:pPr>
        <w:ind w:left="6664" w:hanging="360"/>
      </w:pPr>
      <w:rPr>
        <w:rFonts w:ascii=".VnHelvetIns" w:hAnsi=".VnHelvetIns" w:hint="default"/>
      </w:rPr>
    </w:lvl>
  </w:abstractNum>
  <w:abstractNum w:abstractNumId="33" w15:restartNumberingAfterBreak="0">
    <w:nsid w:val="7B6770A8"/>
    <w:multiLevelType w:val="multilevel"/>
    <w:tmpl w:val="7B6770A8"/>
    <w:lvl w:ilvl="0">
      <w:start w:val="1"/>
      <w:numFmt w:val="decimal"/>
      <w:lvlText w:val="%1."/>
      <w:lvlJc w:val="left"/>
      <w:pPr>
        <w:ind w:left="720" w:hanging="360"/>
      </w:pPr>
      <w:rPr>
        <w:rFonts w:ascii="Times New Roman" w:hAnsi="Times New Roman"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C1920B2"/>
    <w:multiLevelType w:val="singleLevel"/>
    <w:tmpl w:val="7C1920B2"/>
    <w:lvl w:ilvl="0">
      <w:start w:val="1"/>
      <w:numFmt w:val="bullet"/>
      <w:pStyle w:val="Vidu"/>
      <w:lvlText w:val=""/>
      <w:lvlJc w:val="left"/>
      <w:pPr>
        <w:tabs>
          <w:tab w:val="left" w:pos="360"/>
        </w:tabs>
        <w:ind w:left="360" w:hanging="360"/>
      </w:pPr>
      <w:rPr>
        <w:rFonts w:ascii="Symbol" w:hAnsi="Symbol" w:hint="default"/>
      </w:rPr>
    </w:lvl>
  </w:abstractNum>
  <w:abstractNum w:abstractNumId="35" w15:restartNumberingAfterBreak="0">
    <w:nsid w:val="7C6C7FE2"/>
    <w:multiLevelType w:val="multilevel"/>
    <w:tmpl w:val="7C6C7FE2"/>
    <w:lvl w:ilvl="0">
      <w:start w:val="7"/>
      <w:numFmt w:val="decimal"/>
      <w:lvlText w:val="%1"/>
      <w:lvlJc w:val="left"/>
      <w:pPr>
        <w:ind w:left="420" w:hanging="420"/>
      </w:pPr>
      <w:rPr>
        <w:rFonts w:hint="default"/>
      </w:rPr>
    </w:lvl>
    <w:lvl w:ilvl="1">
      <w:start w:val="30"/>
      <w:numFmt w:val="decimal"/>
      <w:lvlText w:val="%1.%2"/>
      <w:lvlJc w:val="left"/>
      <w:pPr>
        <w:ind w:left="590" w:hanging="420"/>
      </w:pPr>
      <w:rPr>
        <w:rFonts w:hint="default"/>
      </w:rPr>
    </w:lvl>
    <w:lvl w:ilvl="2">
      <w:start w:val="1"/>
      <w:numFmt w:val="decimal"/>
      <w:lvlText w:val="%1.%2.%3"/>
      <w:lvlJc w:val="left"/>
      <w:pPr>
        <w:ind w:left="1060" w:hanging="720"/>
      </w:pPr>
      <w:rPr>
        <w:rFonts w:hint="default"/>
      </w:rPr>
    </w:lvl>
    <w:lvl w:ilvl="3">
      <w:start w:val="1"/>
      <w:numFmt w:val="decimal"/>
      <w:lvlText w:val="%1.%2.%3.%4"/>
      <w:lvlJc w:val="left"/>
      <w:pPr>
        <w:ind w:left="1230" w:hanging="72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1930" w:hanging="108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630" w:hanging="1440"/>
      </w:pPr>
      <w:rPr>
        <w:rFonts w:hint="default"/>
      </w:rPr>
    </w:lvl>
    <w:lvl w:ilvl="8">
      <w:start w:val="1"/>
      <w:numFmt w:val="decimal"/>
      <w:lvlText w:val="%1.%2.%3.%4.%5.%6.%7.%8.%9"/>
      <w:lvlJc w:val="left"/>
      <w:pPr>
        <w:ind w:left="2800" w:hanging="1440"/>
      </w:pPr>
      <w:rPr>
        <w:rFonts w:hint="default"/>
      </w:rPr>
    </w:lvl>
  </w:abstractNum>
  <w:abstractNum w:abstractNumId="36" w15:restartNumberingAfterBreak="0">
    <w:nsid w:val="7E6D7EFE"/>
    <w:multiLevelType w:val="multilevel"/>
    <w:tmpl w:val="7E6D7EFE"/>
    <w:lvl w:ilvl="0">
      <w:numFmt w:val="bullet"/>
      <w:lvlText w:val="-"/>
      <w:lvlJc w:val="left"/>
      <w:pPr>
        <w:ind w:left="792" w:hanging="360"/>
      </w:pPr>
      <w:rPr>
        <w:rFonts w:ascii="Times New Roman" w:eastAsia="Times New Roman" w:hAnsi="Times New Roman" w:cs="Times New Roman" w:hint="default"/>
      </w:rPr>
    </w:lvl>
    <w:lvl w:ilvl="1">
      <w:start w:val="1"/>
      <w:numFmt w:val="bullet"/>
      <w:lvlText w:val="o"/>
      <w:lvlJc w:val="left"/>
      <w:pPr>
        <w:ind w:left="1512" w:hanging="360"/>
      </w:pPr>
      <w:rPr>
        <w:rFonts w:ascii="Courier New" w:hAnsi="Courier New" w:cs="Courier New" w:hint="default"/>
      </w:rPr>
    </w:lvl>
    <w:lvl w:ilvl="2">
      <w:start w:val="1"/>
      <w:numFmt w:val="bullet"/>
      <w:lvlText w:val=""/>
      <w:lvlJc w:val="left"/>
      <w:pPr>
        <w:ind w:left="2232" w:hanging="360"/>
      </w:pPr>
      <w:rPr>
        <w:rFonts w:ascii="Wingdings" w:hAnsi="Wingdings" w:hint="default"/>
      </w:rPr>
    </w:lvl>
    <w:lvl w:ilvl="3">
      <w:start w:val="1"/>
      <w:numFmt w:val="bullet"/>
      <w:lvlText w:val=""/>
      <w:lvlJc w:val="left"/>
      <w:pPr>
        <w:ind w:left="2952" w:hanging="360"/>
      </w:pPr>
      <w:rPr>
        <w:rFonts w:ascii="Symbol" w:hAnsi="Symbol" w:hint="default"/>
      </w:rPr>
    </w:lvl>
    <w:lvl w:ilvl="4">
      <w:start w:val="1"/>
      <w:numFmt w:val="bullet"/>
      <w:lvlText w:val="o"/>
      <w:lvlJc w:val="left"/>
      <w:pPr>
        <w:ind w:left="3672" w:hanging="360"/>
      </w:pPr>
      <w:rPr>
        <w:rFonts w:ascii="Courier New" w:hAnsi="Courier New" w:cs="Courier New" w:hint="default"/>
      </w:rPr>
    </w:lvl>
    <w:lvl w:ilvl="5">
      <w:start w:val="1"/>
      <w:numFmt w:val="bullet"/>
      <w:lvlText w:val=""/>
      <w:lvlJc w:val="left"/>
      <w:pPr>
        <w:ind w:left="4392" w:hanging="360"/>
      </w:pPr>
      <w:rPr>
        <w:rFonts w:ascii="Wingdings" w:hAnsi="Wingdings" w:hint="default"/>
      </w:rPr>
    </w:lvl>
    <w:lvl w:ilvl="6">
      <w:start w:val="1"/>
      <w:numFmt w:val="bullet"/>
      <w:lvlText w:val=""/>
      <w:lvlJc w:val="left"/>
      <w:pPr>
        <w:ind w:left="5112" w:hanging="360"/>
      </w:pPr>
      <w:rPr>
        <w:rFonts w:ascii="Symbol" w:hAnsi="Symbol" w:hint="default"/>
      </w:rPr>
    </w:lvl>
    <w:lvl w:ilvl="7">
      <w:start w:val="1"/>
      <w:numFmt w:val="bullet"/>
      <w:lvlText w:val="o"/>
      <w:lvlJc w:val="left"/>
      <w:pPr>
        <w:ind w:left="5832" w:hanging="360"/>
      </w:pPr>
      <w:rPr>
        <w:rFonts w:ascii="Courier New" w:hAnsi="Courier New" w:cs="Courier New" w:hint="default"/>
      </w:rPr>
    </w:lvl>
    <w:lvl w:ilvl="8">
      <w:start w:val="1"/>
      <w:numFmt w:val="bullet"/>
      <w:lvlText w:val=""/>
      <w:lvlJc w:val="left"/>
      <w:pPr>
        <w:ind w:left="6552" w:hanging="360"/>
      </w:pPr>
      <w:rPr>
        <w:rFonts w:ascii="Wingdings" w:hAnsi="Wingdings" w:hint="default"/>
      </w:rPr>
    </w:lvl>
  </w:abstractNum>
  <w:num w:numId="1">
    <w:abstractNumId w:val="7"/>
  </w:num>
  <w:num w:numId="2">
    <w:abstractNumId w:val="34"/>
  </w:num>
  <w:num w:numId="3">
    <w:abstractNumId w:val="17"/>
  </w:num>
  <w:num w:numId="4">
    <w:abstractNumId w:val="23"/>
  </w:num>
  <w:num w:numId="5">
    <w:abstractNumId w:val="12"/>
  </w:num>
  <w:num w:numId="6">
    <w:abstractNumId w:val="31"/>
  </w:num>
  <w:num w:numId="7">
    <w:abstractNumId w:val="25"/>
  </w:num>
  <w:num w:numId="8">
    <w:abstractNumId w:val="8"/>
  </w:num>
  <w:num w:numId="9">
    <w:abstractNumId w:val="22"/>
  </w:num>
  <w:num w:numId="10">
    <w:abstractNumId w:val="16"/>
  </w:num>
  <w:num w:numId="11">
    <w:abstractNumId w:val="15"/>
  </w:num>
  <w:num w:numId="12">
    <w:abstractNumId w:val="19"/>
  </w:num>
  <w:num w:numId="13">
    <w:abstractNumId w:val="11"/>
  </w:num>
  <w:num w:numId="14">
    <w:abstractNumId w:val="0"/>
  </w:num>
  <w:num w:numId="15">
    <w:abstractNumId w:val="36"/>
  </w:num>
  <w:num w:numId="16">
    <w:abstractNumId w:val="9"/>
  </w:num>
  <w:num w:numId="17">
    <w:abstractNumId w:val="3"/>
  </w:num>
  <w:num w:numId="18">
    <w:abstractNumId w:val="2"/>
  </w:num>
  <w:num w:numId="19">
    <w:abstractNumId w:val="28"/>
  </w:num>
  <w:num w:numId="20">
    <w:abstractNumId w:val="5"/>
  </w:num>
  <w:num w:numId="21">
    <w:abstractNumId w:val="30"/>
  </w:num>
  <w:num w:numId="22">
    <w:abstractNumId w:val="33"/>
  </w:num>
  <w:num w:numId="23">
    <w:abstractNumId w:val="29"/>
  </w:num>
  <w:num w:numId="24">
    <w:abstractNumId w:val="14"/>
  </w:num>
  <w:num w:numId="25">
    <w:abstractNumId w:val="27"/>
  </w:num>
  <w:num w:numId="26">
    <w:abstractNumId w:val="24"/>
  </w:num>
  <w:num w:numId="27">
    <w:abstractNumId w:val="13"/>
  </w:num>
  <w:num w:numId="28">
    <w:abstractNumId w:val="10"/>
  </w:num>
  <w:num w:numId="29">
    <w:abstractNumId w:val="18"/>
  </w:num>
  <w:num w:numId="30">
    <w:abstractNumId w:val="7"/>
    <w:lvlOverride w:ilvl="0">
      <w:startOverride w:val="7"/>
    </w:lvlOverride>
    <w:lvlOverride w:ilvl="1">
      <w:startOverride w:val="23"/>
    </w:lvlOverride>
  </w:num>
  <w:num w:numId="31">
    <w:abstractNumId w:val="26"/>
  </w:num>
  <w:num w:numId="32">
    <w:abstractNumId w:val="1"/>
  </w:num>
  <w:num w:numId="33">
    <w:abstractNumId w:val="35"/>
  </w:num>
  <w:num w:numId="34">
    <w:abstractNumId w:val="6"/>
  </w:num>
  <w:num w:numId="35">
    <w:abstractNumId w:val="20"/>
  </w:num>
  <w:num w:numId="36">
    <w:abstractNumId w:val="32"/>
  </w:num>
  <w:num w:numId="37">
    <w:abstractNumId w:val="21"/>
  </w:num>
  <w:num w:numId="3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ntt_linhntk">
    <w15:presenceInfo w15:providerId="None" w15:userId="cntt_linhntk"/>
  </w15:person>
  <w15:person w15:author="os">
    <w15:presenceInfo w15:providerId="None" w15:userId="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hideSpellingErrors/>
  <w:activeWritingStyle w:appName="MSWord" w:lang="fr-FR" w:vendorID="64" w:dllVersion="6" w:nlCheck="1" w:checkStyle="0"/>
  <w:activeWritingStyle w:appName="MSWord" w:lang="en-US" w:vendorID="64" w:dllVersion="6" w:nlCheck="1" w:checkStyle="1"/>
  <w:activeWritingStyle w:appName="MSWord" w:lang="en-AU"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fr-FR" w:vendorID="64" w:dllVersion="4096" w:nlCheck="1" w:checkStyle="0"/>
  <w:activeWritingStyle w:appName="MSWord" w:lang="en-US" w:vendorID="64" w:dllVersion="131078" w:nlCheck="1" w:checkStyle="1"/>
  <w:activeWritingStyle w:appName="MSWord" w:lang="en-AU" w:vendorID="64" w:dllVersion="131078" w:nlCheck="1" w:checkStyle="1"/>
  <w:activeWritingStyle w:appName="MSWord" w:lang="fr-FR" w:vendorID="64" w:dllVersion="131078"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E8D"/>
    <w:rsid w:val="0000036C"/>
    <w:rsid w:val="000008B2"/>
    <w:rsid w:val="00000C48"/>
    <w:rsid w:val="00000F75"/>
    <w:rsid w:val="00000FDB"/>
    <w:rsid w:val="00001E7A"/>
    <w:rsid w:val="000020F4"/>
    <w:rsid w:val="000022EB"/>
    <w:rsid w:val="00002E6B"/>
    <w:rsid w:val="00003218"/>
    <w:rsid w:val="00003B48"/>
    <w:rsid w:val="00003CC1"/>
    <w:rsid w:val="00003D3B"/>
    <w:rsid w:val="00004370"/>
    <w:rsid w:val="00004814"/>
    <w:rsid w:val="00004B11"/>
    <w:rsid w:val="00005171"/>
    <w:rsid w:val="0000540E"/>
    <w:rsid w:val="00005A5E"/>
    <w:rsid w:val="00005AFD"/>
    <w:rsid w:val="00005C80"/>
    <w:rsid w:val="000061D4"/>
    <w:rsid w:val="000066C7"/>
    <w:rsid w:val="00006987"/>
    <w:rsid w:val="00006F76"/>
    <w:rsid w:val="00007031"/>
    <w:rsid w:val="0000708B"/>
    <w:rsid w:val="00007946"/>
    <w:rsid w:val="00007B4F"/>
    <w:rsid w:val="00007F7F"/>
    <w:rsid w:val="0001026A"/>
    <w:rsid w:val="00010628"/>
    <w:rsid w:val="0001089B"/>
    <w:rsid w:val="00010E9F"/>
    <w:rsid w:val="00010FD3"/>
    <w:rsid w:val="000111DC"/>
    <w:rsid w:val="000112CD"/>
    <w:rsid w:val="00011A7D"/>
    <w:rsid w:val="00011AAB"/>
    <w:rsid w:val="00011D93"/>
    <w:rsid w:val="00012167"/>
    <w:rsid w:val="000123F1"/>
    <w:rsid w:val="00012514"/>
    <w:rsid w:val="00012DC0"/>
    <w:rsid w:val="00013E48"/>
    <w:rsid w:val="00013EA9"/>
    <w:rsid w:val="00014167"/>
    <w:rsid w:val="0001418D"/>
    <w:rsid w:val="00014403"/>
    <w:rsid w:val="0001473B"/>
    <w:rsid w:val="0001493B"/>
    <w:rsid w:val="00014DCB"/>
    <w:rsid w:val="00016303"/>
    <w:rsid w:val="000165EA"/>
    <w:rsid w:val="000166EF"/>
    <w:rsid w:val="00016B4B"/>
    <w:rsid w:val="00016CD9"/>
    <w:rsid w:val="00016F1F"/>
    <w:rsid w:val="00017742"/>
    <w:rsid w:val="0001785E"/>
    <w:rsid w:val="00017DD3"/>
    <w:rsid w:val="0002029D"/>
    <w:rsid w:val="000206DE"/>
    <w:rsid w:val="000208FC"/>
    <w:rsid w:val="0002096C"/>
    <w:rsid w:val="00020BCC"/>
    <w:rsid w:val="000210E0"/>
    <w:rsid w:val="0002126E"/>
    <w:rsid w:val="000213D0"/>
    <w:rsid w:val="000213F9"/>
    <w:rsid w:val="00021449"/>
    <w:rsid w:val="00021FFC"/>
    <w:rsid w:val="000220D1"/>
    <w:rsid w:val="000222E6"/>
    <w:rsid w:val="00022336"/>
    <w:rsid w:val="000228B0"/>
    <w:rsid w:val="00022A5F"/>
    <w:rsid w:val="00022FAC"/>
    <w:rsid w:val="0002309D"/>
    <w:rsid w:val="00023541"/>
    <w:rsid w:val="00023695"/>
    <w:rsid w:val="00024102"/>
    <w:rsid w:val="000241EC"/>
    <w:rsid w:val="000242A4"/>
    <w:rsid w:val="00024921"/>
    <w:rsid w:val="00024A26"/>
    <w:rsid w:val="00024CC6"/>
    <w:rsid w:val="00024DE5"/>
    <w:rsid w:val="00024EB5"/>
    <w:rsid w:val="000254FB"/>
    <w:rsid w:val="000258A5"/>
    <w:rsid w:val="000258B0"/>
    <w:rsid w:val="00025C22"/>
    <w:rsid w:val="00025D94"/>
    <w:rsid w:val="00026420"/>
    <w:rsid w:val="0002748F"/>
    <w:rsid w:val="000275EB"/>
    <w:rsid w:val="00027815"/>
    <w:rsid w:val="00027857"/>
    <w:rsid w:val="00027AE9"/>
    <w:rsid w:val="00027EA5"/>
    <w:rsid w:val="0003001F"/>
    <w:rsid w:val="000302A2"/>
    <w:rsid w:val="00030338"/>
    <w:rsid w:val="000305B0"/>
    <w:rsid w:val="00030A5D"/>
    <w:rsid w:val="00030C3A"/>
    <w:rsid w:val="00030C6E"/>
    <w:rsid w:val="00030E9A"/>
    <w:rsid w:val="00030E9B"/>
    <w:rsid w:val="000310E0"/>
    <w:rsid w:val="0003146C"/>
    <w:rsid w:val="00031C5F"/>
    <w:rsid w:val="00031FF2"/>
    <w:rsid w:val="000320BC"/>
    <w:rsid w:val="000320C1"/>
    <w:rsid w:val="0003259A"/>
    <w:rsid w:val="00032A14"/>
    <w:rsid w:val="00032C89"/>
    <w:rsid w:val="0003323F"/>
    <w:rsid w:val="0003333B"/>
    <w:rsid w:val="00033986"/>
    <w:rsid w:val="00033A35"/>
    <w:rsid w:val="00033C6C"/>
    <w:rsid w:val="00033EB2"/>
    <w:rsid w:val="000341D4"/>
    <w:rsid w:val="00034416"/>
    <w:rsid w:val="000344A9"/>
    <w:rsid w:val="00034598"/>
    <w:rsid w:val="00034CBF"/>
    <w:rsid w:val="00034F74"/>
    <w:rsid w:val="00035548"/>
    <w:rsid w:val="000355BE"/>
    <w:rsid w:val="00035790"/>
    <w:rsid w:val="000359A5"/>
    <w:rsid w:val="00035A41"/>
    <w:rsid w:val="00035CC9"/>
    <w:rsid w:val="00035CCD"/>
    <w:rsid w:val="000361C2"/>
    <w:rsid w:val="000361CE"/>
    <w:rsid w:val="000361FF"/>
    <w:rsid w:val="0003639F"/>
    <w:rsid w:val="0003653D"/>
    <w:rsid w:val="00036C4D"/>
    <w:rsid w:val="00036F1C"/>
    <w:rsid w:val="000375D6"/>
    <w:rsid w:val="0003791E"/>
    <w:rsid w:val="000379F1"/>
    <w:rsid w:val="00037C41"/>
    <w:rsid w:val="00037E42"/>
    <w:rsid w:val="000405C0"/>
    <w:rsid w:val="0004096B"/>
    <w:rsid w:val="00040C89"/>
    <w:rsid w:val="000412FC"/>
    <w:rsid w:val="00041322"/>
    <w:rsid w:val="0004154B"/>
    <w:rsid w:val="0004179E"/>
    <w:rsid w:val="000418EF"/>
    <w:rsid w:val="00042958"/>
    <w:rsid w:val="0004318E"/>
    <w:rsid w:val="00043663"/>
    <w:rsid w:val="00043CF1"/>
    <w:rsid w:val="00043D50"/>
    <w:rsid w:val="00043E43"/>
    <w:rsid w:val="000442CD"/>
    <w:rsid w:val="000442ED"/>
    <w:rsid w:val="000446CC"/>
    <w:rsid w:val="00044BC8"/>
    <w:rsid w:val="00044FC1"/>
    <w:rsid w:val="0004508E"/>
    <w:rsid w:val="000453EC"/>
    <w:rsid w:val="00045D02"/>
    <w:rsid w:val="00045E50"/>
    <w:rsid w:val="00046098"/>
    <w:rsid w:val="00046205"/>
    <w:rsid w:val="000473DF"/>
    <w:rsid w:val="00047495"/>
    <w:rsid w:val="00047E39"/>
    <w:rsid w:val="00047EF3"/>
    <w:rsid w:val="00047F52"/>
    <w:rsid w:val="00047F61"/>
    <w:rsid w:val="00051823"/>
    <w:rsid w:val="000520F4"/>
    <w:rsid w:val="000522B8"/>
    <w:rsid w:val="0005238F"/>
    <w:rsid w:val="00052DB4"/>
    <w:rsid w:val="00052DDC"/>
    <w:rsid w:val="0005362D"/>
    <w:rsid w:val="0005394D"/>
    <w:rsid w:val="00053A32"/>
    <w:rsid w:val="00053BAE"/>
    <w:rsid w:val="0005404B"/>
    <w:rsid w:val="000541EA"/>
    <w:rsid w:val="00054222"/>
    <w:rsid w:val="0005448F"/>
    <w:rsid w:val="00054650"/>
    <w:rsid w:val="000547E0"/>
    <w:rsid w:val="00054D3F"/>
    <w:rsid w:val="00055018"/>
    <w:rsid w:val="00055161"/>
    <w:rsid w:val="00055242"/>
    <w:rsid w:val="000553A0"/>
    <w:rsid w:val="0005586A"/>
    <w:rsid w:val="000559B9"/>
    <w:rsid w:val="00055FA5"/>
    <w:rsid w:val="00056007"/>
    <w:rsid w:val="00056510"/>
    <w:rsid w:val="000566E0"/>
    <w:rsid w:val="00056A4E"/>
    <w:rsid w:val="00056B04"/>
    <w:rsid w:val="00056BF1"/>
    <w:rsid w:val="00056EA9"/>
    <w:rsid w:val="00056FA1"/>
    <w:rsid w:val="00057309"/>
    <w:rsid w:val="000573A1"/>
    <w:rsid w:val="00057601"/>
    <w:rsid w:val="0005760D"/>
    <w:rsid w:val="00057697"/>
    <w:rsid w:val="000602A9"/>
    <w:rsid w:val="000609BA"/>
    <w:rsid w:val="00060B39"/>
    <w:rsid w:val="00060C42"/>
    <w:rsid w:val="00060CCA"/>
    <w:rsid w:val="00061500"/>
    <w:rsid w:val="00061845"/>
    <w:rsid w:val="000618C1"/>
    <w:rsid w:val="000619DA"/>
    <w:rsid w:val="00061C63"/>
    <w:rsid w:val="00061DD0"/>
    <w:rsid w:val="00061F7F"/>
    <w:rsid w:val="00062134"/>
    <w:rsid w:val="000628DD"/>
    <w:rsid w:val="00062DAF"/>
    <w:rsid w:val="00063389"/>
    <w:rsid w:val="000637DD"/>
    <w:rsid w:val="00063885"/>
    <w:rsid w:val="00063D41"/>
    <w:rsid w:val="00063ED6"/>
    <w:rsid w:val="00063FE9"/>
    <w:rsid w:val="00064223"/>
    <w:rsid w:val="00064948"/>
    <w:rsid w:val="0006494D"/>
    <w:rsid w:val="00064A8C"/>
    <w:rsid w:val="00064DE1"/>
    <w:rsid w:val="00064EBC"/>
    <w:rsid w:val="00065223"/>
    <w:rsid w:val="00065363"/>
    <w:rsid w:val="00065A95"/>
    <w:rsid w:val="00065F1F"/>
    <w:rsid w:val="000667AF"/>
    <w:rsid w:val="00066804"/>
    <w:rsid w:val="00066FA2"/>
    <w:rsid w:val="00067134"/>
    <w:rsid w:val="0006723A"/>
    <w:rsid w:val="000677D6"/>
    <w:rsid w:val="000679D6"/>
    <w:rsid w:val="00067E9C"/>
    <w:rsid w:val="000706E8"/>
    <w:rsid w:val="00070CFB"/>
    <w:rsid w:val="00071454"/>
    <w:rsid w:val="000715D4"/>
    <w:rsid w:val="000716B9"/>
    <w:rsid w:val="000717E4"/>
    <w:rsid w:val="00071E4F"/>
    <w:rsid w:val="00071E8A"/>
    <w:rsid w:val="000720F3"/>
    <w:rsid w:val="00072283"/>
    <w:rsid w:val="00072368"/>
    <w:rsid w:val="000726A2"/>
    <w:rsid w:val="000729C2"/>
    <w:rsid w:val="0007348E"/>
    <w:rsid w:val="000734DB"/>
    <w:rsid w:val="00073819"/>
    <w:rsid w:val="000738DC"/>
    <w:rsid w:val="00073A40"/>
    <w:rsid w:val="00073ABD"/>
    <w:rsid w:val="00074307"/>
    <w:rsid w:val="00074479"/>
    <w:rsid w:val="000745E3"/>
    <w:rsid w:val="00074798"/>
    <w:rsid w:val="00074E2C"/>
    <w:rsid w:val="00074E6B"/>
    <w:rsid w:val="00076126"/>
    <w:rsid w:val="0007636A"/>
    <w:rsid w:val="00076574"/>
    <w:rsid w:val="000766D6"/>
    <w:rsid w:val="00076D6F"/>
    <w:rsid w:val="00076E7C"/>
    <w:rsid w:val="00076EC6"/>
    <w:rsid w:val="000770E0"/>
    <w:rsid w:val="000775B0"/>
    <w:rsid w:val="00077923"/>
    <w:rsid w:val="00077CE2"/>
    <w:rsid w:val="00077E4E"/>
    <w:rsid w:val="0008009A"/>
    <w:rsid w:val="0008015E"/>
    <w:rsid w:val="0008061A"/>
    <w:rsid w:val="000807D2"/>
    <w:rsid w:val="0008088F"/>
    <w:rsid w:val="00080AB3"/>
    <w:rsid w:val="00080E9F"/>
    <w:rsid w:val="00081814"/>
    <w:rsid w:val="000818F0"/>
    <w:rsid w:val="00082283"/>
    <w:rsid w:val="000823C8"/>
    <w:rsid w:val="000827B3"/>
    <w:rsid w:val="00082853"/>
    <w:rsid w:val="00082EBF"/>
    <w:rsid w:val="00082F27"/>
    <w:rsid w:val="000830EE"/>
    <w:rsid w:val="000837EA"/>
    <w:rsid w:val="000840DF"/>
    <w:rsid w:val="00084646"/>
    <w:rsid w:val="0008465D"/>
    <w:rsid w:val="000849E8"/>
    <w:rsid w:val="00084DE1"/>
    <w:rsid w:val="00085503"/>
    <w:rsid w:val="00085848"/>
    <w:rsid w:val="00085C4A"/>
    <w:rsid w:val="00085E17"/>
    <w:rsid w:val="00085E64"/>
    <w:rsid w:val="00085F40"/>
    <w:rsid w:val="00086319"/>
    <w:rsid w:val="00086771"/>
    <w:rsid w:val="0008729A"/>
    <w:rsid w:val="00087603"/>
    <w:rsid w:val="0008785F"/>
    <w:rsid w:val="00087B5E"/>
    <w:rsid w:val="00087F7B"/>
    <w:rsid w:val="000909CC"/>
    <w:rsid w:val="00090BE9"/>
    <w:rsid w:val="00090CC1"/>
    <w:rsid w:val="00090D07"/>
    <w:rsid w:val="0009120F"/>
    <w:rsid w:val="00091FF6"/>
    <w:rsid w:val="0009240D"/>
    <w:rsid w:val="00092BB6"/>
    <w:rsid w:val="00092D99"/>
    <w:rsid w:val="0009300B"/>
    <w:rsid w:val="000938AD"/>
    <w:rsid w:val="00093E5A"/>
    <w:rsid w:val="000945C4"/>
    <w:rsid w:val="0009481C"/>
    <w:rsid w:val="00094CEE"/>
    <w:rsid w:val="00094E49"/>
    <w:rsid w:val="000958A2"/>
    <w:rsid w:val="000958B9"/>
    <w:rsid w:val="00095DD8"/>
    <w:rsid w:val="00096163"/>
    <w:rsid w:val="000961F0"/>
    <w:rsid w:val="00096624"/>
    <w:rsid w:val="00096961"/>
    <w:rsid w:val="00096F1C"/>
    <w:rsid w:val="000972CB"/>
    <w:rsid w:val="000973CD"/>
    <w:rsid w:val="00097532"/>
    <w:rsid w:val="00097B38"/>
    <w:rsid w:val="00097DDF"/>
    <w:rsid w:val="00097FB7"/>
    <w:rsid w:val="000A0255"/>
    <w:rsid w:val="000A0415"/>
    <w:rsid w:val="000A0F54"/>
    <w:rsid w:val="000A0FBE"/>
    <w:rsid w:val="000A1123"/>
    <w:rsid w:val="000A1638"/>
    <w:rsid w:val="000A226B"/>
    <w:rsid w:val="000A22A1"/>
    <w:rsid w:val="000A28A1"/>
    <w:rsid w:val="000A2A3B"/>
    <w:rsid w:val="000A33D8"/>
    <w:rsid w:val="000A38A8"/>
    <w:rsid w:val="000A3A54"/>
    <w:rsid w:val="000A4124"/>
    <w:rsid w:val="000A422E"/>
    <w:rsid w:val="000A4C72"/>
    <w:rsid w:val="000A53C5"/>
    <w:rsid w:val="000A561F"/>
    <w:rsid w:val="000A5871"/>
    <w:rsid w:val="000A591F"/>
    <w:rsid w:val="000A5C85"/>
    <w:rsid w:val="000A5D2B"/>
    <w:rsid w:val="000A5F1A"/>
    <w:rsid w:val="000A60C4"/>
    <w:rsid w:val="000A6107"/>
    <w:rsid w:val="000A610B"/>
    <w:rsid w:val="000A640A"/>
    <w:rsid w:val="000A6485"/>
    <w:rsid w:val="000A6498"/>
    <w:rsid w:val="000A64F9"/>
    <w:rsid w:val="000A6930"/>
    <w:rsid w:val="000A740B"/>
    <w:rsid w:val="000A7571"/>
    <w:rsid w:val="000A79EC"/>
    <w:rsid w:val="000A7DD0"/>
    <w:rsid w:val="000A7FE5"/>
    <w:rsid w:val="000B0237"/>
    <w:rsid w:val="000B04B1"/>
    <w:rsid w:val="000B0AF2"/>
    <w:rsid w:val="000B0BB2"/>
    <w:rsid w:val="000B10D7"/>
    <w:rsid w:val="000B1358"/>
    <w:rsid w:val="000B1BF5"/>
    <w:rsid w:val="000B2080"/>
    <w:rsid w:val="000B282D"/>
    <w:rsid w:val="000B28C6"/>
    <w:rsid w:val="000B2CAD"/>
    <w:rsid w:val="000B31BA"/>
    <w:rsid w:val="000B3A08"/>
    <w:rsid w:val="000B3A9B"/>
    <w:rsid w:val="000B43B5"/>
    <w:rsid w:val="000B483A"/>
    <w:rsid w:val="000B4949"/>
    <w:rsid w:val="000B49F5"/>
    <w:rsid w:val="000B4C5F"/>
    <w:rsid w:val="000B4CA7"/>
    <w:rsid w:val="000B4F49"/>
    <w:rsid w:val="000B5D83"/>
    <w:rsid w:val="000B609C"/>
    <w:rsid w:val="000B6567"/>
    <w:rsid w:val="000B6604"/>
    <w:rsid w:val="000B71BC"/>
    <w:rsid w:val="000B749B"/>
    <w:rsid w:val="000B752E"/>
    <w:rsid w:val="000B7535"/>
    <w:rsid w:val="000B79C7"/>
    <w:rsid w:val="000B7C13"/>
    <w:rsid w:val="000B7C62"/>
    <w:rsid w:val="000B7EC4"/>
    <w:rsid w:val="000B7F12"/>
    <w:rsid w:val="000C0002"/>
    <w:rsid w:val="000C0165"/>
    <w:rsid w:val="000C03C8"/>
    <w:rsid w:val="000C08F0"/>
    <w:rsid w:val="000C0A66"/>
    <w:rsid w:val="000C0C9B"/>
    <w:rsid w:val="000C1494"/>
    <w:rsid w:val="000C1C0F"/>
    <w:rsid w:val="000C2744"/>
    <w:rsid w:val="000C27DF"/>
    <w:rsid w:val="000C2A03"/>
    <w:rsid w:val="000C2A8E"/>
    <w:rsid w:val="000C313D"/>
    <w:rsid w:val="000C31AE"/>
    <w:rsid w:val="000C35D3"/>
    <w:rsid w:val="000C3635"/>
    <w:rsid w:val="000C36EB"/>
    <w:rsid w:val="000C3743"/>
    <w:rsid w:val="000C3AA3"/>
    <w:rsid w:val="000C3BC9"/>
    <w:rsid w:val="000C3D73"/>
    <w:rsid w:val="000C3FAE"/>
    <w:rsid w:val="000C43D6"/>
    <w:rsid w:val="000C4557"/>
    <w:rsid w:val="000C4589"/>
    <w:rsid w:val="000C46A1"/>
    <w:rsid w:val="000C4D3E"/>
    <w:rsid w:val="000C4D8E"/>
    <w:rsid w:val="000C51B8"/>
    <w:rsid w:val="000C51D5"/>
    <w:rsid w:val="000C5474"/>
    <w:rsid w:val="000C5E2A"/>
    <w:rsid w:val="000C614D"/>
    <w:rsid w:val="000C615C"/>
    <w:rsid w:val="000C653F"/>
    <w:rsid w:val="000C68B5"/>
    <w:rsid w:val="000C7004"/>
    <w:rsid w:val="000C7388"/>
    <w:rsid w:val="000D01DB"/>
    <w:rsid w:val="000D042C"/>
    <w:rsid w:val="000D1155"/>
    <w:rsid w:val="000D15D8"/>
    <w:rsid w:val="000D17BD"/>
    <w:rsid w:val="000D18AB"/>
    <w:rsid w:val="000D1A3D"/>
    <w:rsid w:val="000D1A9E"/>
    <w:rsid w:val="000D2046"/>
    <w:rsid w:val="000D2257"/>
    <w:rsid w:val="000D2864"/>
    <w:rsid w:val="000D28FD"/>
    <w:rsid w:val="000D2ECE"/>
    <w:rsid w:val="000D32BF"/>
    <w:rsid w:val="000D38BE"/>
    <w:rsid w:val="000D41FC"/>
    <w:rsid w:val="000D44DC"/>
    <w:rsid w:val="000D4537"/>
    <w:rsid w:val="000D4B2B"/>
    <w:rsid w:val="000D4B4C"/>
    <w:rsid w:val="000D4D59"/>
    <w:rsid w:val="000D4F7F"/>
    <w:rsid w:val="000D5254"/>
    <w:rsid w:val="000D595B"/>
    <w:rsid w:val="000D599C"/>
    <w:rsid w:val="000D63C7"/>
    <w:rsid w:val="000D6516"/>
    <w:rsid w:val="000D6745"/>
    <w:rsid w:val="000D67DC"/>
    <w:rsid w:val="000D6A4F"/>
    <w:rsid w:val="000D705D"/>
    <w:rsid w:val="000D769D"/>
    <w:rsid w:val="000D788F"/>
    <w:rsid w:val="000D7BAA"/>
    <w:rsid w:val="000E01E0"/>
    <w:rsid w:val="000E03F1"/>
    <w:rsid w:val="000E063C"/>
    <w:rsid w:val="000E1088"/>
    <w:rsid w:val="000E1B29"/>
    <w:rsid w:val="000E1BC4"/>
    <w:rsid w:val="000E32E3"/>
    <w:rsid w:val="000E3CCC"/>
    <w:rsid w:val="000E41CE"/>
    <w:rsid w:val="000E422A"/>
    <w:rsid w:val="000E457B"/>
    <w:rsid w:val="000E45BF"/>
    <w:rsid w:val="000E497D"/>
    <w:rsid w:val="000E4CBC"/>
    <w:rsid w:val="000E4DB4"/>
    <w:rsid w:val="000E4DDF"/>
    <w:rsid w:val="000E4F1A"/>
    <w:rsid w:val="000E4F50"/>
    <w:rsid w:val="000E4F81"/>
    <w:rsid w:val="000E5057"/>
    <w:rsid w:val="000E50BD"/>
    <w:rsid w:val="000E55B6"/>
    <w:rsid w:val="000E5669"/>
    <w:rsid w:val="000E6576"/>
    <w:rsid w:val="000E7012"/>
    <w:rsid w:val="000E7150"/>
    <w:rsid w:val="000E7612"/>
    <w:rsid w:val="000E767A"/>
    <w:rsid w:val="000E7795"/>
    <w:rsid w:val="000E790D"/>
    <w:rsid w:val="000E791D"/>
    <w:rsid w:val="000E7930"/>
    <w:rsid w:val="000E7C14"/>
    <w:rsid w:val="000E7F5B"/>
    <w:rsid w:val="000E7F8A"/>
    <w:rsid w:val="000F016E"/>
    <w:rsid w:val="000F0807"/>
    <w:rsid w:val="000F099C"/>
    <w:rsid w:val="000F0AE3"/>
    <w:rsid w:val="000F0F2B"/>
    <w:rsid w:val="000F16FF"/>
    <w:rsid w:val="000F1836"/>
    <w:rsid w:val="000F2223"/>
    <w:rsid w:val="000F227B"/>
    <w:rsid w:val="000F2436"/>
    <w:rsid w:val="000F2480"/>
    <w:rsid w:val="000F2606"/>
    <w:rsid w:val="000F293A"/>
    <w:rsid w:val="000F2CC5"/>
    <w:rsid w:val="000F2CD9"/>
    <w:rsid w:val="000F3085"/>
    <w:rsid w:val="000F3892"/>
    <w:rsid w:val="000F3EFC"/>
    <w:rsid w:val="000F4199"/>
    <w:rsid w:val="000F4E61"/>
    <w:rsid w:val="000F5007"/>
    <w:rsid w:val="000F50CE"/>
    <w:rsid w:val="000F55F6"/>
    <w:rsid w:val="000F58D7"/>
    <w:rsid w:val="000F5B3F"/>
    <w:rsid w:val="000F5EB2"/>
    <w:rsid w:val="000F5ED1"/>
    <w:rsid w:val="000F6261"/>
    <w:rsid w:val="000F6699"/>
    <w:rsid w:val="000F7570"/>
    <w:rsid w:val="000F764B"/>
    <w:rsid w:val="000F797C"/>
    <w:rsid w:val="000F79C7"/>
    <w:rsid w:val="000F7AE2"/>
    <w:rsid w:val="000F7C43"/>
    <w:rsid w:val="000F7E81"/>
    <w:rsid w:val="00100319"/>
    <w:rsid w:val="001004AE"/>
    <w:rsid w:val="00100829"/>
    <w:rsid w:val="001014A8"/>
    <w:rsid w:val="001016AB"/>
    <w:rsid w:val="001019D3"/>
    <w:rsid w:val="00101DDE"/>
    <w:rsid w:val="00102AD6"/>
    <w:rsid w:val="00102AEB"/>
    <w:rsid w:val="00102AF3"/>
    <w:rsid w:val="00102EB2"/>
    <w:rsid w:val="00102F0D"/>
    <w:rsid w:val="00102FD4"/>
    <w:rsid w:val="001030CE"/>
    <w:rsid w:val="0010362C"/>
    <w:rsid w:val="00103CB5"/>
    <w:rsid w:val="00103E9C"/>
    <w:rsid w:val="00104085"/>
    <w:rsid w:val="001040C6"/>
    <w:rsid w:val="001041B9"/>
    <w:rsid w:val="00104357"/>
    <w:rsid w:val="00104625"/>
    <w:rsid w:val="001048BE"/>
    <w:rsid w:val="00104ACF"/>
    <w:rsid w:val="00104C3F"/>
    <w:rsid w:val="00104F48"/>
    <w:rsid w:val="00105401"/>
    <w:rsid w:val="00105538"/>
    <w:rsid w:val="00105C36"/>
    <w:rsid w:val="00105F9D"/>
    <w:rsid w:val="00106127"/>
    <w:rsid w:val="001066A4"/>
    <w:rsid w:val="001070FB"/>
    <w:rsid w:val="00107110"/>
    <w:rsid w:val="0010747B"/>
    <w:rsid w:val="00107691"/>
    <w:rsid w:val="00107A8A"/>
    <w:rsid w:val="00107EDB"/>
    <w:rsid w:val="0011022C"/>
    <w:rsid w:val="001102AB"/>
    <w:rsid w:val="00110629"/>
    <w:rsid w:val="00110B72"/>
    <w:rsid w:val="00110C6C"/>
    <w:rsid w:val="00110E10"/>
    <w:rsid w:val="00110E15"/>
    <w:rsid w:val="00111BAD"/>
    <w:rsid w:val="00111EB7"/>
    <w:rsid w:val="00112169"/>
    <w:rsid w:val="00112185"/>
    <w:rsid w:val="00112218"/>
    <w:rsid w:val="001125C7"/>
    <w:rsid w:val="00112981"/>
    <w:rsid w:val="00112BC2"/>
    <w:rsid w:val="00112C05"/>
    <w:rsid w:val="00112C3D"/>
    <w:rsid w:val="00112CDC"/>
    <w:rsid w:val="00112D6F"/>
    <w:rsid w:val="00112DBA"/>
    <w:rsid w:val="00113757"/>
    <w:rsid w:val="00113D42"/>
    <w:rsid w:val="00113F65"/>
    <w:rsid w:val="00115044"/>
    <w:rsid w:val="00115407"/>
    <w:rsid w:val="00115E5C"/>
    <w:rsid w:val="00115ED4"/>
    <w:rsid w:val="00115FE8"/>
    <w:rsid w:val="00116076"/>
    <w:rsid w:val="001161B7"/>
    <w:rsid w:val="00116210"/>
    <w:rsid w:val="00116383"/>
    <w:rsid w:val="00116525"/>
    <w:rsid w:val="001168DB"/>
    <w:rsid w:val="00116A1E"/>
    <w:rsid w:val="00116B92"/>
    <w:rsid w:val="00116C3F"/>
    <w:rsid w:val="00116DC7"/>
    <w:rsid w:val="00117390"/>
    <w:rsid w:val="00117707"/>
    <w:rsid w:val="001200CB"/>
    <w:rsid w:val="00120B5A"/>
    <w:rsid w:val="0012135A"/>
    <w:rsid w:val="0012145A"/>
    <w:rsid w:val="00121999"/>
    <w:rsid w:val="00121ABB"/>
    <w:rsid w:val="00121BAD"/>
    <w:rsid w:val="001225B6"/>
    <w:rsid w:val="001225ED"/>
    <w:rsid w:val="001227C4"/>
    <w:rsid w:val="00122F05"/>
    <w:rsid w:val="001230FA"/>
    <w:rsid w:val="00123846"/>
    <w:rsid w:val="0012469B"/>
    <w:rsid w:val="001248A2"/>
    <w:rsid w:val="001249C0"/>
    <w:rsid w:val="00124E71"/>
    <w:rsid w:val="001250B9"/>
    <w:rsid w:val="00125529"/>
    <w:rsid w:val="00125A44"/>
    <w:rsid w:val="00125F8C"/>
    <w:rsid w:val="0012607B"/>
    <w:rsid w:val="0012609C"/>
    <w:rsid w:val="00126373"/>
    <w:rsid w:val="00126855"/>
    <w:rsid w:val="00126E51"/>
    <w:rsid w:val="001271E4"/>
    <w:rsid w:val="0012774F"/>
    <w:rsid w:val="00127D9C"/>
    <w:rsid w:val="00130401"/>
    <w:rsid w:val="00130B42"/>
    <w:rsid w:val="00130C70"/>
    <w:rsid w:val="00130CAF"/>
    <w:rsid w:val="0013124B"/>
    <w:rsid w:val="00131793"/>
    <w:rsid w:val="001319BE"/>
    <w:rsid w:val="00131EBC"/>
    <w:rsid w:val="0013208B"/>
    <w:rsid w:val="001322F7"/>
    <w:rsid w:val="001323EF"/>
    <w:rsid w:val="001324C0"/>
    <w:rsid w:val="001328A0"/>
    <w:rsid w:val="00132BBA"/>
    <w:rsid w:val="00132D27"/>
    <w:rsid w:val="00132E15"/>
    <w:rsid w:val="00133626"/>
    <w:rsid w:val="0013384E"/>
    <w:rsid w:val="00133F14"/>
    <w:rsid w:val="00134320"/>
    <w:rsid w:val="00134416"/>
    <w:rsid w:val="00134447"/>
    <w:rsid w:val="0013468A"/>
    <w:rsid w:val="00134828"/>
    <w:rsid w:val="00134A8B"/>
    <w:rsid w:val="00135105"/>
    <w:rsid w:val="0013568B"/>
    <w:rsid w:val="001356CF"/>
    <w:rsid w:val="00135EEE"/>
    <w:rsid w:val="00136181"/>
    <w:rsid w:val="00136512"/>
    <w:rsid w:val="001365DB"/>
    <w:rsid w:val="00137056"/>
    <w:rsid w:val="0013706B"/>
    <w:rsid w:val="00137214"/>
    <w:rsid w:val="00137680"/>
    <w:rsid w:val="0013792B"/>
    <w:rsid w:val="00137F9C"/>
    <w:rsid w:val="00140F93"/>
    <w:rsid w:val="00141178"/>
    <w:rsid w:val="00141350"/>
    <w:rsid w:val="0014166E"/>
    <w:rsid w:val="00141A6E"/>
    <w:rsid w:val="00141AF4"/>
    <w:rsid w:val="0014238F"/>
    <w:rsid w:val="00142476"/>
    <w:rsid w:val="00142997"/>
    <w:rsid w:val="00142D81"/>
    <w:rsid w:val="00143334"/>
    <w:rsid w:val="0014357F"/>
    <w:rsid w:val="001435CB"/>
    <w:rsid w:val="00143665"/>
    <w:rsid w:val="0014369D"/>
    <w:rsid w:val="00143756"/>
    <w:rsid w:val="00143915"/>
    <w:rsid w:val="00143B9E"/>
    <w:rsid w:val="00143C61"/>
    <w:rsid w:val="001441E0"/>
    <w:rsid w:val="00144347"/>
    <w:rsid w:val="001443AA"/>
    <w:rsid w:val="001448A2"/>
    <w:rsid w:val="00144F5E"/>
    <w:rsid w:val="001450F0"/>
    <w:rsid w:val="001452BD"/>
    <w:rsid w:val="0014565A"/>
    <w:rsid w:val="001458E3"/>
    <w:rsid w:val="001459D3"/>
    <w:rsid w:val="00145BBC"/>
    <w:rsid w:val="00145DE9"/>
    <w:rsid w:val="00146783"/>
    <w:rsid w:val="001473F1"/>
    <w:rsid w:val="001474E3"/>
    <w:rsid w:val="00147732"/>
    <w:rsid w:val="00147907"/>
    <w:rsid w:val="0015016C"/>
    <w:rsid w:val="001507DE"/>
    <w:rsid w:val="00150950"/>
    <w:rsid w:val="001510CC"/>
    <w:rsid w:val="001518C4"/>
    <w:rsid w:val="00151E0C"/>
    <w:rsid w:val="00151F2A"/>
    <w:rsid w:val="00152124"/>
    <w:rsid w:val="00152630"/>
    <w:rsid w:val="00152788"/>
    <w:rsid w:val="00152D9F"/>
    <w:rsid w:val="001537E9"/>
    <w:rsid w:val="00153B54"/>
    <w:rsid w:val="00153BED"/>
    <w:rsid w:val="00154360"/>
    <w:rsid w:val="001544C7"/>
    <w:rsid w:val="00154723"/>
    <w:rsid w:val="001551D8"/>
    <w:rsid w:val="001554CB"/>
    <w:rsid w:val="001556E1"/>
    <w:rsid w:val="001559F5"/>
    <w:rsid w:val="00155C97"/>
    <w:rsid w:val="00156389"/>
    <w:rsid w:val="00156AC5"/>
    <w:rsid w:val="00156D3F"/>
    <w:rsid w:val="00157125"/>
    <w:rsid w:val="001572B4"/>
    <w:rsid w:val="001572C4"/>
    <w:rsid w:val="0015734E"/>
    <w:rsid w:val="00157407"/>
    <w:rsid w:val="00157B08"/>
    <w:rsid w:val="00157E07"/>
    <w:rsid w:val="001601FE"/>
    <w:rsid w:val="001603C1"/>
    <w:rsid w:val="0016079A"/>
    <w:rsid w:val="001609CE"/>
    <w:rsid w:val="00160A07"/>
    <w:rsid w:val="00160E9E"/>
    <w:rsid w:val="00161060"/>
    <w:rsid w:val="001612B8"/>
    <w:rsid w:val="00161531"/>
    <w:rsid w:val="001615FD"/>
    <w:rsid w:val="0016175F"/>
    <w:rsid w:val="0016177F"/>
    <w:rsid w:val="00161984"/>
    <w:rsid w:val="00161A9D"/>
    <w:rsid w:val="00161F1F"/>
    <w:rsid w:val="0016223D"/>
    <w:rsid w:val="001622C9"/>
    <w:rsid w:val="00162786"/>
    <w:rsid w:val="001627B2"/>
    <w:rsid w:val="0016293C"/>
    <w:rsid w:val="00162AF7"/>
    <w:rsid w:val="0016316A"/>
    <w:rsid w:val="00163644"/>
    <w:rsid w:val="001638F0"/>
    <w:rsid w:val="00163971"/>
    <w:rsid w:val="00163D73"/>
    <w:rsid w:val="0016402D"/>
    <w:rsid w:val="001640B1"/>
    <w:rsid w:val="00164471"/>
    <w:rsid w:val="001647E5"/>
    <w:rsid w:val="001647EA"/>
    <w:rsid w:val="0016485E"/>
    <w:rsid w:val="00164CCE"/>
    <w:rsid w:val="00164D5A"/>
    <w:rsid w:val="00164DF2"/>
    <w:rsid w:val="00164F77"/>
    <w:rsid w:val="00165031"/>
    <w:rsid w:val="0016551E"/>
    <w:rsid w:val="00165782"/>
    <w:rsid w:val="00165DA3"/>
    <w:rsid w:val="001663C7"/>
    <w:rsid w:val="001666FB"/>
    <w:rsid w:val="001668E0"/>
    <w:rsid w:val="00166906"/>
    <w:rsid w:val="00166CBB"/>
    <w:rsid w:val="00166CC5"/>
    <w:rsid w:val="00166EB5"/>
    <w:rsid w:val="00167525"/>
    <w:rsid w:val="001676AA"/>
    <w:rsid w:val="001677FE"/>
    <w:rsid w:val="00167887"/>
    <w:rsid w:val="00167C0B"/>
    <w:rsid w:val="00167D66"/>
    <w:rsid w:val="00167FDF"/>
    <w:rsid w:val="00170482"/>
    <w:rsid w:val="00170518"/>
    <w:rsid w:val="001710E9"/>
    <w:rsid w:val="00171255"/>
    <w:rsid w:val="00171729"/>
    <w:rsid w:val="00171D39"/>
    <w:rsid w:val="00171F45"/>
    <w:rsid w:val="001720AA"/>
    <w:rsid w:val="0017230F"/>
    <w:rsid w:val="0017233E"/>
    <w:rsid w:val="00172454"/>
    <w:rsid w:val="0017260B"/>
    <w:rsid w:val="00172E9B"/>
    <w:rsid w:val="00172F0B"/>
    <w:rsid w:val="001736B3"/>
    <w:rsid w:val="001736CE"/>
    <w:rsid w:val="00173840"/>
    <w:rsid w:val="00173B58"/>
    <w:rsid w:val="00173F4A"/>
    <w:rsid w:val="001747B4"/>
    <w:rsid w:val="00174813"/>
    <w:rsid w:val="0017527C"/>
    <w:rsid w:val="001755FD"/>
    <w:rsid w:val="001757B4"/>
    <w:rsid w:val="001758F5"/>
    <w:rsid w:val="00175A83"/>
    <w:rsid w:val="00175EEC"/>
    <w:rsid w:val="0017613C"/>
    <w:rsid w:val="00176640"/>
    <w:rsid w:val="00176949"/>
    <w:rsid w:val="00176A0D"/>
    <w:rsid w:val="00176DD7"/>
    <w:rsid w:val="00176F9D"/>
    <w:rsid w:val="00177426"/>
    <w:rsid w:val="0017752F"/>
    <w:rsid w:val="00177A3E"/>
    <w:rsid w:val="001807ED"/>
    <w:rsid w:val="001818C2"/>
    <w:rsid w:val="001818FB"/>
    <w:rsid w:val="00181D9A"/>
    <w:rsid w:val="00182075"/>
    <w:rsid w:val="0018214C"/>
    <w:rsid w:val="001827D1"/>
    <w:rsid w:val="00182816"/>
    <w:rsid w:val="00182E17"/>
    <w:rsid w:val="001831AD"/>
    <w:rsid w:val="00183360"/>
    <w:rsid w:val="00183704"/>
    <w:rsid w:val="00183799"/>
    <w:rsid w:val="0018390C"/>
    <w:rsid w:val="00183C96"/>
    <w:rsid w:val="00183EFE"/>
    <w:rsid w:val="00184213"/>
    <w:rsid w:val="00184483"/>
    <w:rsid w:val="001845B6"/>
    <w:rsid w:val="00184A42"/>
    <w:rsid w:val="00184DB4"/>
    <w:rsid w:val="001850E3"/>
    <w:rsid w:val="00185259"/>
    <w:rsid w:val="001857CE"/>
    <w:rsid w:val="00185F7D"/>
    <w:rsid w:val="0018601A"/>
    <w:rsid w:val="00186398"/>
    <w:rsid w:val="0018665C"/>
    <w:rsid w:val="001867CD"/>
    <w:rsid w:val="00186D22"/>
    <w:rsid w:val="0018749D"/>
    <w:rsid w:val="001900AD"/>
    <w:rsid w:val="001900ED"/>
    <w:rsid w:val="001901BD"/>
    <w:rsid w:val="001908A1"/>
    <w:rsid w:val="00190D53"/>
    <w:rsid w:val="00190FF3"/>
    <w:rsid w:val="00191378"/>
    <w:rsid w:val="00191421"/>
    <w:rsid w:val="00191447"/>
    <w:rsid w:val="00191B57"/>
    <w:rsid w:val="001926CA"/>
    <w:rsid w:val="001927F8"/>
    <w:rsid w:val="001928AA"/>
    <w:rsid w:val="00192C45"/>
    <w:rsid w:val="00192E15"/>
    <w:rsid w:val="00193213"/>
    <w:rsid w:val="00193669"/>
    <w:rsid w:val="00193BC2"/>
    <w:rsid w:val="00193D3B"/>
    <w:rsid w:val="00193F99"/>
    <w:rsid w:val="00194A3F"/>
    <w:rsid w:val="00194D3F"/>
    <w:rsid w:val="00194E78"/>
    <w:rsid w:val="001950A5"/>
    <w:rsid w:val="00195105"/>
    <w:rsid w:val="0019513C"/>
    <w:rsid w:val="00195946"/>
    <w:rsid w:val="00195A17"/>
    <w:rsid w:val="0019615A"/>
    <w:rsid w:val="001961B4"/>
    <w:rsid w:val="0019637C"/>
    <w:rsid w:val="00196521"/>
    <w:rsid w:val="001968BD"/>
    <w:rsid w:val="00196B66"/>
    <w:rsid w:val="00196D3A"/>
    <w:rsid w:val="001974AE"/>
    <w:rsid w:val="00197734"/>
    <w:rsid w:val="00197CE7"/>
    <w:rsid w:val="00197D52"/>
    <w:rsid w:val="001A0C4E"/>
    <w:rsid w:val="001A0FEF"/>
    <w:rsid w:val="001A0FFF"/>
    <w:rsid w:val="001A179E"/>
    <w:rsid w:val="001A1A1A"/>
    <w:rsid w:val="001A1AB8"/>
    <w:rsid w:val="001A2001"/>
    <w:rsid w:val="001A21E6"/>
    <w:rsid w:val="001A26E6"/>
    <w:rsid w:val="001A2981"/>
    <w:rsid w:val="001A2AE6"/>
    <w:rsid w:val="001A2B36"/>
    <w:rsid w:val="001A33E0"/>
    <w:rsid w:val="001A3693"/>
    <w:rsid w:val="001A3E6F"/>
    <w:rsid w:val="001A40C5"/>
    <w:rsid w:val="001A40ED"/>
    <w:rsid w:val="001A497A"/>
    <w:rsid w:val="001A4A75"/>
    <w:rsid w:val="001A4ECC"/>
    <w:rsid w:val="001A53B9"/>
    <w:rsid w:val="001A5671"/>
    <w:rsid w:val="001A574D"/>
    <w:rsid w:val="001A62AA"/>
    <w:rsid w:val="001A641B"/>
    <w:rsid w:val="001A6427"/>
    <w:rsid w:val="001A68C5"/>
    <w:rsid w:val="001A6AEB"/>
    <w:rsid w:val="001A70C9"/>
    <w:rsid w:val="001A7139"/>
    <w:rsid w:val="001A765B"/>
    <w:rsid w:val="001A76FA"/>
    <w:rsid w:val="001A774A"/>
    <w:rsid w:val="001A78EE"/>
    <w:rsid w:val="001A79CE"/>
    <w:rsid w:val="001A7C16"/>
    <w:rsid w:val="001A7CE0"/>
    <w:rsid w:val="001B055E"/>
    <w:rsid w:val="001B0FAE"/>
    <w:rsid w:val="001B10CC"/>
    <w:rsid w:val="001B122A"/>
    <w:rsid w:val="001B13AF"/>
    <w:rsid w:val="001B1947"/>
    <w:rsid w:val="001B1F26"/>
    <w:rsid w:val="001B2679"/>
    <w:rsid w:val="001B2851"/>
    <w:rsid w:val="001B2FDF"/>
    <w:rsid w:val="001B31DC"/>
    <w:rsid w:val="001B3A37"/>
    <w:rsid w:val="001B3DC5"/>
    <w:rsid w:val="001B3E7E"/>
    <w:rsid w:val="001B3ED1"/>
    <w:rsid w:val="001B495C"/>
    <w:rsid w:val="001B4F2D"/>
    <w:rsid w:val="001B52B6"/>
    <w:rsid w:val="001B5974"/>
    <w:rsid w:val="001B5C0E"/>
    <w:rsid w:val="001B6004"/>
    <w:rsid w:val="001B62C8"/>
    <w:rsid w:val="001B673B"/>
    <w:rsid w:val="001B6CB7"/>
    <w:rsid w:val="001B6CBA"/>
    <w:rsid w:val="001B6CE8"/>
    <w:rsid w:val="001B703A"/>
    <w:rsid w:val="001B7278"/>
    <w:rsid w:val="001B72A6"/>
    <w:rsid w:val="001B7583"/>
    <w:rsid w:val="001B768D"/>
    <w:rsid w:val="001B7C80"/>
    <w:rsid w:val="001C0430"/>
    <w:rsid w:val="001C058B"/>
    <w:rsid w:val="001C05F6"/>
    <w:rsid w:val="001C093A"/>
    <w:rsid w:val="001C12A3"/>
    <w:rsid w:val="001C12B3"/>
    <w:rsid w:val="001C1518"/>
    <w:rsid w:val="001C1DBE"/>
    <w:rsid w:val="001C1E15"/>
    <w:rsid w:val="001C2002"/>
    <w:rsid w:val="001C2560"/>
    <w:rsid w:val="001C28B0"/>
    <w:rsid w:val="001C28CC"/>
    <w:rsid w:val="001C2C7E"/>
    <w:rsid w:val="001C3018"/>
    <w:rsid w:val="001C31BB"/>
    <w:rsid w:val="001C340D"/>
    <w:rsid w:val="001C3BD6"/>
    <w:rsid w:val="001C3D42"/>
    <w:rsid w:val="001C3E20"/>
    <w:rsid w:val="001C3EC8"/>
    <w:rsid w:val="001C40CE"/>
    <w:rsid w:val="001C45EF"/>
    <w:rsid w:val="001C5025"/>
    <w:rsid w:val="001C5092"/>
    <w:rsid w:val="001C5500"/>
    <w:rsid w:val="001C5507"/>
    <w:rsid w:val="001C5594"/>
    <w:rsid w:val="001C5709"/>
    <w:rsid w:val="001C594E"/>
    <w:rsid w:val="001C5B3F"/>
    <w:rsid w:val="001C60E7"/>
    <w:rsid w:val="001C625F"/>
    <w:rsid w:val="001C62E0"/>
    <w:rsid w:val="001C64C5"/>
    <w:rsid w:val="001C6921"/>
    <w:rsid w:val="001C6BA5"/>
    <w:rsid w:val="001C73DA"/>
    <w:rsid w:val="001C744C"/>
    <w:rsid w:val="001C75D7"/>
    <w:rsid w:val="001C76E7"/>
    <w:rsid w:val="001C7A2F"/>
    <w:rsid w:val="001C7D06"/>
    <w:rsid w:val="001D081E"/>
    <w:rsid w:val="001D0E67"/>
    <w:rsid w:val="001D160B"/>
    <w:rsid w:val="001D1845"/>
    <w:rsid w:val="001D1CE8"/>
    <w:rsid w:val="001D1DFF"/>
    <w:rsid w:val="001D21A1"/>
    <w:rsid w:val="001D2784"/>
    <w:rsid w:val="001D36A9"/>
    <w:rsid w:val="001D380C"/>
    <w:rsid w:val="001D421D"/>
    <w:rsid w:val="001D4F48"/>
    <w:rsid w:val="001D500F"/>
    <w:rsid w:val="001D5243"/>
    <w:rsid w:val="001D57C7"/>
    <w:rsid w:val="001D597C"/>
    <w:rsid w:val="001D5A6B"/>
    <w:rsid w:val="001D5D27"/>
    <w:rsid w:val="001D644D"/>
    <w:rsid w:val="001D677A"/>
    <w:rsid w:val="001D6AA5"/>
    <w:rsid w:val="001D6B59"/>
    <w:rsid w:val="001D7A25"/>
    <w:rsid w:val="001D7C9D"/>
    <w:rsid w:val="001E06D6"/>
    <w:rsid w:val="001E0CA9"/>
    <w:rsid w:val="001E10F5"/>
    <w:rsid w:val="001E121F"/>
    <w:rsid w:val="001E127C"/>
    <w:rsid w:val="001E1324"/>
    <w:rsid w:val="001E147B"/>
    <w:rsid w:val="001E1564"/>
    <w:rsid w:val="001E1A38"/>
    <w:rsid w:val="001E1ACC"/>
    <w:rsid w:val="001E1B23"/>
    <w:rsid w:val="001E1B63"/>
    <w:rsid w:val="001E1C2C"/>
    <w:rsid w:val="001E24B4"/>
    <w:rsid w:val="001E258A"/>
    <w:rsid w:val="001E27B0"/>
    <w:rsid w:val="001E2B62"/>
    <w:rsid w:val="001E2BC5"/>
    <w:rsid w:val="001E3350"/>
    <w:rsid w:val="001E3B8B"/>
    <w:rsid w:val="001E3F66"/>
    <w:rsid w:val="001E428B"/>
    <w:rsid w:val="001E4586"/>
    <w:rsid w:val="001E45BB"/>
    <w:rsid w:val="001E4CA3"/>
    <w:rsid w:val="001E60F4"/>
    <w:rsid w:val="001E6109"/>
    <w:rsid w:val="001E632E"/>
    <w:rsid w:val="001E675D"/>
    <w:rsid w:val="001E6C8E"/>
    <w:rsid w:val="001E6F6D"/>
    <w:rsid w:val="001E6FCE"/>
    <w:rsid w:val="001E7107"/>
    <w:rsid w:val="001E7610"/>
    <w:rsid w:val="001E7BA3"/>
    <w:rsid w:val="001E7DB4"/>
    <w:rsid w:val="001E7F8A"/>
    <w:rsid w:val="001F0065"/>
    <w:rsid w:val="001F036E"/>
    <w:rsid w:val="001F0577"/>
    <w:rsid w:val="001F06B4"/>
    <w:rsid w:val="001F0782"/>
    <w:rsid w:val="001F095D"/>
    <w:rsid w:val="001F0A42"/>
    <w:rsid w:val="001F10D0"/>
    <w:rsid w:val="001F1171"/>
    <w:rsid w:val="001F1E94"/>
    <w:rsid w:val="001F24A2"/>
    <w:rsid w:val="001F2C01"/>
    <w:rsid w:val="001F3081"/>
    <w:rsid w:val="001F3114"/>
    <w:rsid w:val="001F339F"/>
    <w:rsid w:val="001F3749"/>
    <w:rsid w:val="001F3F7A"/>
    <w:rsid w:val="001F40F3"/>
    <w:rsid w:val="001F43EA"/>
    <w:rsid w:val="001F4561"/>
    <w:rsid w:val="001F4732"/>
    <w:rsid w:val="001F4746"/>
    <w:rsid w:val="001F4C5C"/>
    <w:rsid w:val="001F4C5F"/>
    <w:rsid w:val="001F56FE"/>
    <w:rsid w:val="001F57C7"/>
    <w:rsid w:val="001F582C"/>
    <w:rsid w:val="001F5BC7"/>
    <w:rsid w:val="001F5F00"/>
    <w:rsid w:val="001F5F83"/>
    <w:rsid w:val="001F62F8"/>
    <w:rsid w:val="001F6614"/>
    <w:rsid w:val="001F6618"/>
    <w:rsid w:val="001F71EF"/>
    <w:rsid w:val="001F741A"/>
    <w:rsid w:val="001F7441"/>
    <w:rsid w:val="001F760E"/>
    <w:rsid w:val="001F7A2C"/>
    <w:rsid w:val="00200044"/>
    <w:rsid w:val="00200620"/>
    <w:rsid w:val="00200CD6"/>
    <w:rsid w:val="00200E03"/>
    <w:rsid w:val="00201367"/>
    <w:rsid w:val="00201527"/>
    <w:rsid w:val="0020168E"/>
    <w:rsid w:val="00201707"/>
    <w:rsid w:val="002017FC"/>
    <w:rsid w:val="00201EEF"/>
    <w:rsid w:val="00203320"/>
    <w:rsid w:val="002033F4"/>
    <w:rsid w:val="00203442"/>
    <w:rsid w:val="0020371B"/>
    <w:rsid w:val="002038E7"/>
    <w:rsid w:val="0020393B"/>
    <w:rsid w:val="00203971"/>
    <w:rsid w:val="00203C5C"/>
    <w:rsid w:val="00203C77"/>
    <w:rsid w:val="00204A15"/>
    <w:rsid w:val="00204A2E"/>
    <w:rsid w:val="00204B7C"/>
    <w:rsid w:val="00204BAE"/>
    <w:rsid w:val="00204E19"/>
    <w:rsid w:val="00205126"/>
    <w:rsid w:val="0020541F"/>
    <w:rsid w:val="002057B6"/>
    <w:rsid w:val="00205C5B"/>
    <w:rsid w:val="00205D14"/>
    <w:rsid w:val="00205D85"/>
    <w:rsid w:val="0020647D"/>
    <w:rsid w:val="00206B73"/>
    <w:rsid w:val="00207816"/>
    <w:rsid w:val="00207935"/>
    <w:rsid w:val="002079CA"/>
    <w:rsid w:val="00207D6E"/>
    <w:rsid w:val="00210B6E"/>
    <w:rsid w:val="00210FFB"/>
    <w:rsid w:val="0021106E"/>
    <w:rsid w:val="0021182A"/>
    <w:rsid w:val="00211AFC"/>
    <w:rsid w:val="002120C1"/>
    <w:rsid w:val="002121B7"/>
    <w:rsid w:val="002123FD"/>
    <w:rsid w:val="002126DC"/>
    <w:rsid w:val="0021271D"/>
    <w:rsid w:val="00212C21"/>
    <w:rsid w:val="0021305C"/>
    <w:rsid w:val="00213066"/>
    <w:rsid w:val="002133F6"/>
    <w:rsid w:val="00213657"/>
    <w:rsid w:val="00213A31"/>
    <w:rsid w:val="00213A81"/>
    <w:rsid w:val="00213AF1"/>
    <w:rsid w:val="00213B54"/>
    <w:rsid w:val="00213D2D"/>
    <w:rsid w:val="00213DCB"/>
    <w:rsid w:val="002144A7"/>
    <w:rsid w:val="00214501"/>
    <w:rsid w:val="00214598"/>
    <w:rsid w:val="002148EB"/>
    <w:rsid w:val="002149E6"/>
    <w:rsid w:val="00214A0B"/>
    <w:rsid w:val="00215113"/>
    <w:rsid w:val="0021517A"/>
    <w:rsid w:val="00215208"/>
    <w:rsid w:val="002154E3"/>
    <w:rsid w:val="0021571F"/>
    <w:rsid w:val="002158E8"/>
    <w:rsid w:val="00215A74"/>
    <w:rsid w:val="00215F1C"/>
    <w:rsid w:val="0021629C"/>
    <w:rsid w:val="002169FF"/>
    <w:rsid w:val="00217094"/>
    <w:rsid w:val="0021720E"/>
    <w:rsid w:val="002176B4"/>
    <w:rsid w:val="00217D1C"/>
    <w:rsid w:val="00217E9C"/>
    <w:rsid w:val="00220A18"/>
    <w:rsid w:val="00220C3E"/>
    <w:rsid w:val="00220DB1"/>
    <w:rsid w:val="00220F48"/>
    <w:rsid w:val="00221052"/>
    <w:rsid w:val="002218B4"/>
    <w:rsid w:val="00221F6E"/>
    <w:rsid w:val="00221FC2"/>
    <w:rsid w:val="00222052"/>
    <w:rsid w:val="002221D8"/>
    <w:rsid w:val="0022226F"/>
    <w:rsid w:val="00222511"/>
    <w:rsid w:val="0022274F"/>
    <w:rsid w:val="00222C6E"/>
    <w:rsid w:val="00222D1B"/>
    <w:rsid w:val="0022310D"/>
    <w:rsid w:val="002232C1"/>
    <w:rsid w:val="002233B1"/>
    <w:rsid w:val="00223465"/>
    <w:rsid w:val="002238A6"/>
    <w:rsid w:val="00223E45"/>
    <w:rsid w:val="0022402B"/>
    <w:rsid w:val="002246F4"/>
    <w:rsid w:val="002247BB"/>
    <w:rsid w:val="00224816"/>
    <w:rsid w:val="00224B8B"/>
    <w:rsid w:val="00224D63"/>
    <w:rsid w:val="00224EAA"/>
    <w:rsid w:val="00224F3E"/>
    <w:rsid w:val="002250FD"/>
    <w:rsid w:val="00225393"/>
    <w:rsid w:val="0022554B"/>
    <w:rsid w:val="002255B1"/>
    <w:rsid w:val="00225E78"/>
    <w:rsid w:val="00226155"/>
    <w:rsid w:val="00226A70"/>
    <w:rsid w:val="00226E3A"/>
    <w:rsid w:val="0022710F"/>
    <w:rsid w:val="002271C6"/>
    <w:rsid w:val="0022734F"/>
    <w:rsid w:val="0022744F"/>
    <w:rsid w:val="0022765C"/>
    <w:rsid w:val="00227734"/>
    <w:rsid w:val="00227ACC"/>
    <w:rsid w:val="00230480"/>
    <w:rsid w:val="0023066C"/>
    <w:rsid w:val="002307A2"/>
    <w:rsid w:val="00231808"/>
    <w:rsid w:val="002319BC"/>
    <w:rsid w:val="00231AF1"/>
    <w:rsid w:val="00232424"/>
    <w:rsid w:val="00232499"/>
    <w:rsid w:val="00232A43"/>
    <w:rsid w:val="00232C77"/>
    <w:rsid w:val="00232D7E"/>
    <w:rsid w:val="0023318E"/>
    <w:rsid w:val="00233557"/>
    <w:rsid w:val="002335F1"/>
    <w:rsid w:val="00233879"/>
    <w:rsid w:val="002339DA"/>
    <w:rsid w:val="002341D9"/>
    <w:rsid w:val="002343F0"/>
    <w:rsid w:val="00234804"/>
    <w:rsid w:val="002348D1"/>
    <w:rsid w:val="00234A12"/>
    <w:rsid w:val="00235139"/>
    <w:rsid w:val="00235519"/>
    <w:rsid w:val="0023553B"/>
    <w:rsid w:val="002359FA"/>
    <w:rsid w:val="00235F97"/>
    <w:rsid w:val="00236639"/>
    <w:rsid w:val="00236AE2"/>
    <w:rsid w:val="00236B86"/>
    <w:rsid w:val="00236C26"/>
    <w:rsid w:val="00236CFB"/>
    <w:rsid w:val="002371D5"/>
    <w:rsid w:val="00237262"/>
    <w:rsid w:val="00237437"/>
    <w:rsid w:val="0023778D"/>
    <w:rsid w:val="00237810"/>
    <w:rsid w:val="00237850"/>
    <w:rsid w:val="00237F19"/>
    <w:rsid w:val="00237FE6"/>
    <w:rsid w:val="00240880"/>
    <w:rsid w:val="00240E5E"/>
    <w:rsid w:val="0024106B"/>
    <w:rsid w:val="002410A1"/>
    <w:rsid w:val="0024150E"/>
    <w:rsid w:val="00241560"/>
    <w:rsid w:val="00241D69"/>
    <w:rsid w:val="00242380"/>
    <w:rsid w:val="00242F8E"/>
    <w:rsid w:val="0024300E"/>
    <w:rsid w:val="0024310E"/>
    <w:rsid w:val="002431E0"/>
    <w:rsid w:val="002436E8"/>
    <w:rsid w:val="00243B91"/>
    <w:rsid w:val="00243E2A"/>
    <w:rsid w:val="0024439D"/>
    <w:rsid w:val="002445EA"/>
    <w:rsid w:val="00244821"/>
    <w:rsid w:val="002449D7"/>
    <w:rsid w:val="00244A5D"/>
    <w:rsid w:val="0024548B"/>
    <w:rsid w:val="00245989"/>
    <w:rsid w:val="00245C93"/>
    <w:rsid w:val="00245DCF"/>
    <w:rsid w:val="00246C12"/>
    <w:rsid w:val="00246CDE"/>
    <w:rsid w:val="00246DE8"/>
    <w:rsid w:val="00246E7C"/>
    <w:rsid w:val="002479CC"/>
    <w:rsid w:val="00247D1B"/>
    <w:rsid w:val="00247E20"/>
    <w:rsid w:val="00247E9A"/>
    <w:rsid w:val="00247F39"/>
    <w:rsid w:val="0025002D"/>
    <w:rsid w:val="002503E6"/>
    <w:rsid w:val="002506D4"/>
    <w:rsid w:val="0025071F"/>
    <w:rsid w:val="00250840"/>
    <w:rsid w:val="00250E09"/>
    <w:rsid w:val="00251046"/>
    <w:rsid w:val="002520A7"/>
    <w:rsid w:val="002522FB"/>
    <w:rsid w:val="0025233F"/>
    <w:rsid w:val="002523B8"/>
    <w:rsid w:val="002524CD"/>
    <w:rsid w:val="0025287F"/>
    <w:rsid w:val="0025306C"/>
    <w:rsid w:val="002530D7"/>
    <w:rsid w:val="002531F6"/>
    <w:rsid w:val="0025344C"/>
    <w:rsid w:val="00253CC1"/>
    <w:rsid w:val="002545FE"/>
    <w:rsid w:val="002548C6"/>
    <w:rsid w:val="00254B51"/>
    <w:rsid w:val="00255789"/>
    <w:rsid w:val="00255959"/>
    <w:rsid w:val="00255D45"/>
    <w:rsid w:val="00256B50"/>
    <w:rsid w:val="00256E17"/>
    <w:rsid w:val="00256F04"/>
    <w:rsid w:val="002577E7"/>
    <w:rsid w:val="00257A12"/>
    <w:rsid w:val="00257E26"/>
    <w:rsid w:val="00257EFA"/>
    <w:rsid w:val="0026048F"/>
    <w:rsid w:val="00260720"/>
    <w:rsid w:val="00260835"/>
    <w:rsid w:val="00260B2E"/>
    <w:rsid w:val="00260CA6"/>
    <w:rsid w:val="002616F2"/>
    <w:rsid w:val="00261C46"/>
    <w:rsid w:val="00261D2A"/>
    <w:rsid w:val="00261F20"/>
    <w:rsid w:val="00262885"/>
    <w:rsid w:val="00262A6C"/>
    <w:rsid w:val="0026315B"/>
    <w:rsid w:val="002632B5"/>
    <w:rsid w:val="0026336C"/>
    <w:rsid w:val="00263C04"/>
    <w:rsid w:val="00263C0C"/>
    <w:rsid w:val="002640A6"/>
    <w:rsid w:val="00264301"/>
    <w:rsid w:val="0026440E"/>
    <w:rsid w:val="00264844"/>
    <w:rsid w:val="00264A64"/>
    <w:rsid w:val="00264B97"/>
    <w:rsid w:val="00265A6B"/>
    <w:rsid w:val="00265AF7"/>
    <w:rsid w:val="00265D88"/>
    <w:rsid w:val="002661D6"/>
    <w:rsid w:val="002667E1"/>
    <w:rsid w:val="00266BCD"/>
    <w:rsid w:val="00266C82"/>
    <w:rsid w:val="00266D7F"/>
    <w:rsid w:val="00266E2F"/>
    <w:rsid w:val="002673DE"/>
    <w:rsid w:val="002673F2"/>
    <w:rsid w:val="002676C9"/>
    <w:rsid w:val="00267863"/>
    <w:rsid w:val="00267AA6"/>
    <w:rsid w:val="00267C0F"/>
    <w:rsid w:val="00267C34"/>
    <w:rsid w:val="00267D47"/>
    <w:rsid w:val="00270340"/>
    <w:rsid w:val="002706F7"/>
    <w:rsid w:val="00270B22"/>
    <w:rsid w:val="00270C80"/>
    <w:rsid w:val="002710E0"/>
    <w:rsid w:val="0027162E"/>
    <w:rsid w:val="00271A87"/>
    <w:rsid w:val="00271B3A"/>
    <w:rsid w:val="00271C4C"/>
    <w:rsid w:val="00271FEE"/>
    <w:rsid w:val="002721F9"/>
    <w:rsid w:val="00272C07"/>
    <w:rsid w:val="00273052"/>
    <w:rsid w:val="0027316A"/>
    <w:rsid w:val="00273202"/>
    <w:rsid w:val="00273A69"/>
    <w:rsid w:val="002743E3"/>
    <w:rsid w:val="0027445B"/>
    <w:rsid w:val="00274A61"/>
    <w:rsid w:val="00274CFB"/>
    <w:rsid w:val="00274E2A"/>
    <w:rsid w:val="002751A8"/>
    <w:rsid w:val="002752A8"/>
    <w:rsid w:val="00276A9C"/>
    <w:rsid w:val="00276FAF"/>
    <w:rsid w:val="00277069"/>
    <w:rsid w:val="002773B8"/>
    <w:rsid w:val="00277D6F"/>
    <w:rsid w:val="00277EBD"/>
    <w:rsid w:val="00277F66"/>
    <w:rsid w:val="002800AE"/>
    <w:rsid w:val="00280410"/>
    <w:rsid w:val="002809DE"/>
    <w:rsid w:val="00280D01"/>
    <w:rsid w:val="00280E8E"/>
    <w:rsid w:val="00281349"/>
    <w:rsid w:val="0028156A"/>
    <w:rsid w:val="00281C5B"/>
    <w:rsid w:val="00281C65"/>
    <w:rsid w:val="002821E3"/>
    <w:rsid w:val="00282897"/>
    <w:rsid w:val="002828EE"/>
    <w:rsid w:val="00282A7E"/>
    <w:rsid w:val="00283350"/>
    <w:rsid w:val="00283353"/>
    <w:rsid w:val="00283554"/>
    <w:rsid w:val="002835E6"/>
    <w:rsid w:val="00283876"/>
    <w:rsid w:val="00283F02"/>
    <w:rsid w:val="002844BC"/>
    <w:rsid w:val="00284834"/>
    <w:rsid w:val="002848FE"/>
    <w:rsid w:val="00284D15"/>
    <w:rsid w:val="00284FFD"/>
    <w:rsid w:val="00285626"/>
    <w:rsid w:val="002857F4"/>
    <w:rsid w:val="002859F3"/>
    <w:rsid w:val="00285DD8"/>
    <w:rsid w:val="00285E82"/>
    <w:rsid w:val="00286100"/>
    <w:rsid w:val="00286476"/>
    <w:rsid w:val="002869F7"/>
    <w:rsid w:val="00286A71"/>
    <w:rsid w:val="00287471"/>
    <w:rsid w:val="00287BC4"/>
    <w:rsid w:val="00287E8F"/>
    <w:rsid w:val="002901BC"/>
    <w:rsid w:val="00290770"/>
    <w:rsid w:val="002907C6"/>
    <w:rsid w:val="00290992"/>
    <w:rsid w:val="00290D2C"/>
    <w:rsid w:val="00290EB9"/>
    <w:rsid w:val="002910C7"/>
    <w:rsid w:val="0029136E"/>
    <w:rsid w:val="0029172C"/>
    <w:rsid w:val="00291AAD"/>
    <w:rsid w:val="00291E19"/>
    <w:rsid w:val="00291E2B"/>
    <w:rsid w:val="00292433"/>
    <w:rsid w:val="00292460"/>
    <w:rsid w:val="0029247F"/>
    <w:rsid w:val="00293308"/>
    <w:rsid w:val="00293668"/>
    <w:rsid w:val="00293672"/>
    <w:rsid w:val="00293AED"/>
    <w:rsid w:val="002940E0"/>
    <w:rsid w:val="00294405"/>
    <w:rsid w:val="002947B9"/>
    <w:rsid w:val="00294B6A"/>
    <w:rsid w:val="00295320"/>
    <w:rsid w:val="002953A8"/>
    <w:rsid w:val="00295569"/>
    <w:rsid w:val="0029573B"/>
    <w:rsid w:val="002959A8"/>
    <w:rsid w:val="00295A28"/>
    <w:rsid w:val="00295AEA"/>
    <w:rsid w:val="00295B5F"/>
    <w:rsid w:val="0029608A"/>
    <w:rsid w:val="002966C8"/>
    <w:rsid w:val="00296860"/>
    <w:rsid w:val="00296B5B"/>
    <w:rsid w:val="00296E1F"/>
    <w:rsid w:val="00297082"/>
    <w:rsid w:val="0029724F"/>
    <w:rsid w:val="00297743"/>
    <w:rsid w:val="00297771"/>
    <w:rsid w:val="002977D3"/>
    <w:rsid w:val="00297FDD"/>
    <w:rsid w:val="00297FFA"/>
    <w:rsid w:val="002A1705"/>
    <w:rsid w:val="002A195B"/>
    <w:rsid w:val="002A1EB4"/>
    <w:rsid w:val="002A23D0"/>
    <w:rsid w:val="002A2B20"/>
    <w:rsid w:val="002A2C45"/>
    <w:rsid w:val="002A2ECC"/>
    <w:rsid w:val="002A3125"/>
    <w:rsid w:val="002A38C2"/>
    <w:rsid w:val="002A3D69"/>
    <w:rsid w:val="002A41D6"/>
    <w:rsid w:val="002A43DC"/>
    <w:rsid w:val="002A4DFF"/>
    <w:rsid w:val="002A50BD"/>
    <w:rsid w:val="002A53D6"/>
    <w:rsid w:val="002A5815"/>
    <w:rsid w:val="002A5EBE"/>
    <w:rsid w:val="002A66AD"/>
    <w:rsid w:val="002A6D2B"/>
    <w:rsid w:val="002A745B"/>
    <w:rsid w:val="002A7789"/>
    <w:rsid w:val="002A795B"/>
    <w:rsid w:val="002A7B63"/>
    <w:rsid w:val="002B06DA"/>
    <w:rsid w:val="002B0703"/>
    <w:rsid w:val="002B095A"/>
    <w:rsid w:val="002B1595"/>
    <w:rsid w:val="002B18FC"/>
    <w:rsid w:val="002B2883"/>
    <w:rsid w:val="002B299A"/>
    <w:rsid w:val="002B29E7"/>
    <w:rsid w:val="002B2BC4"/>
    <w:rsid w:val="002B2FB3"/>
    <w:rsid w:val="002B31C8"/>
    <w:rsid w:val="002B3830"/>
    <w:rsid w:val="002B3833"/>
    <w:rsid w:val="002B38A8"/>
    <w:rsid w:val="002B3D1E"/>
    <w:rsid w:val="002B46A4"/>
    <w:rsid w:val="002B46CD"/>
    <w:rsid w:val="002B47D5"/>
    <w:rsid w:val="002B4ABB"/>
    <w:rsid w:val="002B4D81"/>
    <w:rsid w:val="002B4E34"/>
    <w:rsid w:val="002B5A42"/>
    <w:rsid w:val="002B6703"/>
    <w:rsid w:val="002B67D5"/>
    <w:rsid w:val="002B6944"/>
    <w:rsid w:val="002B6F35"/>
    <w:rsid w:val="002B6FAC"/>
    <w:rsid w:val="002B71DC"/>
    <w:rsid w:val="002B7262"/>
    <w:rsid w:val="002B76D2"/>
    <w:rsid w:val="002B76D5"/>
    <w:rsid w:val="002B7997"/>
    <w:rsid w:val="002B7B1A"/>
    <w:rsid w:val="002B7E12"/>
    <w:rsid w:val="002C031D"/>
    <w:rsid w:val="002C04A6"/>
    <w:rsid w:val="002C09F6"/>
    <w:rsid w:val="002C126B"/>
    <w:rsid w:val="002C12FC"/>
    <w:rsid w:val="002C1592"/>
    <w:rsid w:val="002C256E"/>
    <w:rsid w:val="002C2703"/>
    <w:rsid w:val="002C28B0"/>
    <w:rsid w:val="002C2B79"/>
    <w:rsid w:val="002C2C2E"/>
    <w:rsid w:val="002C2CD1"/>
    <w:rsid w:val="002C32B5"/>
    <w:rsid w:val="002C3660"/>
    <w:rsid w:val="002C3831"/>
    <w:rsid w:val="002C4578"/>
    <w:rsid w:val="002C4583"/>
    <w:rsid w:val="002C48B7"/>
    <w:rsid w:val="002C4A5F"/>
    <w:rsid w:val="002C4FCB"/>
    <w:rsid w:val="002C53A3"/>
    <w:rsid w:val="002C53C2"/>
    <w:rsid w:val="002C562B"/>
    <w:rsid w:val="002C5CE6"/>
    <w:rsid w:val="002C62F3"/>
    <w:rsid w:val="002C6565"/>
    <w:rsid w:val="002C6583"/>
    <w:rsid w:val="002C6585"/>
    <w:rsid w:val="002C6CF0"/>
    <w:rsid w:val="002C6D7E"/>
    <w:rsid w:val="002C724D"/>
    <w:rsid w:val="002C732A"/>
    <w:rsid w:val="002C733E"/>
    <w:rsid w:val="002C7820"/>
    <w:rsid w:val="002D017B"/>
    <w:rsid w:val="002D0247"/>
    <w:rsid w:val="002D070A"/>
    <w:rsid w:val="002D113F"/>
    <w:rsid w:val="002D14D0"/>
    <w:rsid w:val="002D1C38"/>
    <w:rsid w:val="002D1ED3"/>
    <w:rsid w:val="002D201E"/>
    <w:rsid w:val="002D249D"/>
    <w:rsid w:val="002D260E"/>
    <w:rsid w:val="002D28CD"/>
    <w:rsid w:val="002D2A3F"/>
    <w:rsid w:val="002D2C1D"/>
    <w:rsid w:val="002D2C35"/>
    <w:rsid w:val="002D2C94"/>
    <w:rsid w:val="002D2CC0"/>
    <w:rsid w:val="002D2CC5"/>
    <w:rsid w:val="002D2CE4"/>
    <w:rsid w:val="002D2FA5"/>
    <w:rsid w:val="002D2FD2"/>
    <w:rsid w:val="002D310B"/>
    <w:rsid w:val="002D312D"/>
    <w:rsid w:val="002D31A0"/>
    <w:rsid w:val="002D33CC"/>
    <w:rsid w:val="002D385D"/>
    <w:rsid w:val="002D3B4F"/>
    <w:rsid w:val="002D413E"/>
    <w:rsid w:val="002D47AF"/>
    <w:rsid w:val="002D48C4"/>
    <w:rsid w:val="002D4B68"/>
    <w:rsid w:val="002D4D85"/>
    <w:rsid w:val="002D4E08"/>
    <w:rsid w:val="002D4ECC"/>
    <w:rsid w:val="002D53C3"/>
    <w:rsid w:val="002D5726"/>
    <w:rsid w:val="002D5963"/>
    <w:rsid w:val="002D59F0"/>
    <w:rsid w:val="002D5BFF"/>
    <w:rsid w:val="002D6072"/>
    <w:rsid w:val="002D6863"/>
    <w:rsid w:val="002D7031"/>
    <w:rsid w:val="002D7548"/>
    <w:rsid w:val="002D7E55"/>
    <w:rsid w:val="002E0325"/>
    <w:rsid w:val="002E0AE2"/>
    <w:rsid w:val="002E0B6C"/>
    <w:rsid w:val="002E1624"/>
    <w:rsid w:val="002E1C20"/>
    <w:rsid w:val="002E1D22"/>
    <w:rsid w:val="002E1D4F"/>
    <w:rsid w:val="002E2180"/>
    <w:rsid w:val="002E2376"/>
    <w:rsid w:val="002E2439"/>
    <w:rsid w:val="002E29F8"/>
    <w:rsid w:val="002E2A67"/>
    <w:rsid w:val="002E2B0B"/>
    <w:rsid w:val="002E2F00"/>
    <w:rsid w:val="002E3109"/>
    <w:rsid w:val="002E333C"/>
    <w:rsid w:val="002E353C"/>
    <w:rsid w:val="002E35F3"/>
    <w:rsid w:val="002E42B4"/>
    <w:rsid w:val="002E437D"/>
    <w:rsid w:val="002E4934"/>
    <w:rsid w:val="002E4A38"/>
    <w:rsid w:val="002E4C4B"/>
    <w:rsid w:val="002E52C9"/>
    <w:rsid w:val="002E535F"/>
    <w:rsid w:val="002E556B"/>
    <w:rsid w:val="002E557E"/>
    <w:rsid w:val="002E5ED3"/>
    <w:rsid w:val="002E5F41"/>
    <w:rsid w:val="002E61C8"/>
    <w:rsid w:val="002E6929"/>
    <w:rsid w:val="002E69D6"/>
    <w:rsid w:val="002E6BD9"/>
    <w:rsid w:val="002E6CE3"/>
    <w:rsid w:val="002E6F9F"/>
    <w:rsid w:val="002E7129"/>
    <w:rsid w:val="002E738C"/>
    <w:rsid w:val="002E7690"/>
    <w:rsid w:val="002E7F3A"/>
    <w:rsid w:val="002E7FE1"/>
    <w:rsid w:val="002F06C6"/>
    <w:rsid w:val="002F08B8"/>
    <w:rsid w:val="002F0CF2"/>
    <w:rsid w:val="002F0DED"/>
    <w:rsid w:val="002F0E80"/>
    <w:rsid w:val="002F0F8A"/>
    <w:rsid w:val="002F146F"/>
    <w:rsid w:val="002F2044"/>
    <w:rsid w:val="002F2052"/>
    <w:rsid w:val="002F20EC"/>
    <w:rsid w:val="002F23D0"/>
    <w:rsid w:val="002F27FA"/>
    <w:rsid w:val="002F290A"/>
    <w:rsid w:val="002F382B"/>
    <w:rsid w:val="002F4003"/>
    <w:rsid w:val="002F4007"/>
    <w:rsid w:val="002F43FA"/>
    <w:rsid w:val="002F4699"/>
    <w:rsid w:val="002F4BCB"/>
    <w:rsid w:val="002F4FC0"/>
    <w:rsid w:val="002F57DF"/>
    <w:rsid w:val="002F58C4"/>
    <w:rsid w:val="002F5AB5"/>
    <w:rsid w:val="002F5B03"/>
    <w:rsid w:val="002F5C29"/>
    <w:rsid w:val="002F5FAD"/>
    <w:rsid w:val="002F61CE"/>
    <w:rsid w:val="002F63EB"/>
    <w:rsid w:val="002F64E8"/>
    <w:rsid w:val="002F6BEA"/>
    <w:rsid w:val="002F6E6A"/>
    <w:rsid w:val="002F74E5"/>
    <w:rsid w:val="002F74E7"/>
    <w:rsid w:val="002F764F"/>
    <w:rsid w:val="002F7666"/>
    <w:rsid w:val="002F7886"/>
    <w:rsid w:val="002F7937"/>
    <w:rsid w:val="002F7A54"/>
    <w:rsid w:val="002F7C75"/>
    <w:rsid w:val="002F7F9B"/>
    <w:rsid w:val="00300321"/>
    <w:rsid w:val="0030037A"/>
    <w:rsid w:val="0030041E"/>
    <w:rsid w:val="00301128"/>
    <w:rsid w:val="0030138A"/>
    <w:rsid w:val="00301B80"/>
    <w:rsid w:val="00301CDB"/>
    <w:rsid w:val="003022C5"/>
    <w:rsid w:val="00302621"/>
    <w:rsid w:val="00302693"/>
    <w:rsid w:val="00302A45"/>
    <w:rsid w:val="00302A47"/>
    <w:rsid w:val="00302CD5"/>
    <w:rsid w:val="00302D67"/>
    <w:rsid w:val="003030DC"/>
    <w:rsid w:val="00303777"/>
    <w:rsid w:val="003038B8"/>
    <w:rsid w:val="0030432E"/>
    <w:rsid w:val="00304643"/>
    <w:rsid w:val="00304827"/>
    <w:rsid w:val="00304DE2"/>
    <w:rsid w:val="00304E06"/>
    <w:rsid w:val="00304EFF"/>
    <w:rsid w:val="00305407"/>
    <w:rsid w:val="003054F0"/>
    <w:rsid w:val="0030559C"/>
    <w:rsid w:val="003074CB"/>
    <w:rsid w:val="0030790C"/>
    <w:rsid w:val="003079FD"/>
    <w:rsid w:val="00307E8F"/>
    <w:rsid w:val="003106BB"/>
    <w:rsid w:val="00310704"/>
    <w:rsid w:val="003108F6"/>
    <w:rsid w:val="00310B09"/>
    <w:rsid w:val="00310EF4"/>
    <w:rsid w:val="00311211"/>
    <w:rsid w:val="003112D5"/>
    <w:rsid w:val="00311471"/>
    <w:rsid w:val="00311670"/>
    <w:rsid w:val="00311789"/>
    <w:rsid w:val="00312015"/>
    <w:rsid w:val="00312362"/>
    <w:rsid w:val="00312599"/>
    <w:rsid w:val="003126AE"/>
    <w:rsid w:val="00313288"/>
    <w:rsid w:val="00313EBC"/>
    <w:rsid w:val="003140CB"/>
    <w:rsid w:val="00314392"/>
    <w:rsid w:val="0031482F"/>
    <w:rsid w:val="003148C7"/>
    <w:rsid w:val="00314CBA"/>
    <w:rsid w:val="00314FEA"/>
    <w:rsid w:val="00315E12"/>
    <w:rsid w:val="00315EB8"/>
    <w:rsid w:val="00315FA8"/>
    <w:rsid w:val="003168C0"/>
    <w:rsid w:val="00316BCC"/>
    <w:rsid w:val="0031724C"/>
    <w:rsid w:val="00317809"/>
    <w:rsid w:val="00317BE1"/>
    <w:rsid w:val="00317F47"/>
    <w:rsid w:val="00317FD8"/>
    <w:rsid w:val="003207D1"/>
    <w:rsid w:val="00321206"/>
    <w:rsid w:val="003216F2"/>
    <w:rsid w:val="00321763"/>
    <w:rsid w:val="00321835"/>
    <w:rsid w:val="00321A77"/>
    <w:rsid w:val="00321D0B"/>
    <w:rsid w:val="00321E70"/>
    <w:rsid w:val="00321F5C"/>
    <w:rsid w:val="00322132"/>
    <w:rsid w:val="003221F8"/>
    <w:rsid w:val="00322229"/>
    <w:rsid w:val="00322332"/>
    <w:rsid w:val="0032260D"/>
    <w:rsid w:val="00322742"/>
    <w:rsid w:val="003227DA"/>
    <w:rsid w:val="00322CD3"/>
    <w:rsid w:val="00322F1C"/>
    <w:rsid w:val="003238E2"/>
    <w:rsid w:val="00323EA0"/>
    <w:rsid w:val="00323F25"/>
    <w:rsid w:val="00324017"/>
    <w:rsid w:val="0032425D"/>
    <w:rsid w:val="0032426C"/>
    <w:rsid w:val="00324B9F"/>
    <w:rsid w:val="00324D97"/>
    <w:rsid w:val="00324E11"/>
    <w:rsid w:val="00324E50"/>
    <w:rsid w:val="00325704"/>
    <w:rsid w:val="00325CE0"/>
    <w:rsid w:val="00325F92"/>
    <w:rsid w:val="0032605D"/>
    <w:rsid w:val="003260C5"/>
    <w:rsid w:val="003262F8"/>
    <w:rsid w:val="0032677A"/>
    <w:rsid w:val="003268F8"/>
    <w:rsid w:val="00326D89"/>
    <w:rsid w:val="00327007"/>
    <w:rsid w:val="0032763F"/>
    <w:rsid w:val="003277E9"/>
    <w:rsid w:val="00327E7F"/>
    <w:rsid w:val="0033029F"/>
    <w:rsid w:val="003304E6"/>
    <w:rsid w:val="00330A51"/>
    <w:rsid w:val="00330A64"/>
    <w:rsid w:val="00330A90"/>
    <w:rsid w:val="003310CE"/>
    <w:rsid w:val="003313AE"/>
    <w:rsid w:val="00331459"/>
    <w:rsid w:val="00331F2C"/>
    <w:rsid w:val="00332A36"/>
    <w:rsid w:val="00332D8E"/>
    <w:rsid w:val="0033320F"/>
    <w:rsid w:val="0033353B"/>
    <w:rsid w:val="003342D9"/>
    <w:rsid w:val="00334C40"/>
    <w:rsid w:val="00334E7E"/>
    <w:rsid w:val="00334EE9"/>
    <w:rsid w:val="003351E5"/>
    <w:rsid w:val="00335580"/>
    <w:rsid w:val="003355A0"/>
    <w:rsid w:val="003357B5"/>
    <w:rsid w:val="00335836"/>
    <w:rsid w:val="00335AC5"/>
    <w:rsid w:val="00335B35"/>
    <w:rsid w:val="00335F43"/>
    <w:rsid w:val="00336207"/>
    <w:rsid w:val="00336C0D"/>
    <w:rsid w:val="00336C7E"/>
    <w:rsid w:val="00336CE5"/>
    <w:rsid w:val="00337228"/>
    <w:rsid w:val="003374FE"/>
    <w:rsid w:val="00337559"/>
    <w:rsid w:val="003376EA"/>
    <w:rsid w:val="0033787F"/>
    <w:rsid w:val="00337ACD"/>
    <w:rsid w:val="0034005F"/>
    <w:rsid w:val="00340B1C"/>
    <w:rsid w:val="00340C91"/>
    <w:rsid w:val="00341C75"/>
    <w:rsid w:val="003424A0"/>
    <w:rsid w:val="0034296F"/>
    <w:rsid w:val="003436A9"/>
    <w:rsid w:val="00343DB5"/>
    <w:rsid w:val="003449A7"/>
    <w:rsid w:val="00344F80"/>
    <w:rsid w:val="00345153"/>
    <w:rsid w:val="0034518A"/>
    <w:rsid w:val="00345399"/>
    <w:rsid w:val="003457D4"/>
    <w:rsid w:val="00345867"/>
    <w:rsid w:val="00345B4C"/>
    <w:rsid w:val="00345E5C"/>
    <w:rsid w:val="00346187"/>
    <w:rsid w:val="00346680"/>
    <w:rsid w:val="00346914"/>
    <w:rsid w:val="00346B2B"/>
    <w:rsid w:val="00346B7F"/>
    <w:rsid w:val="00346D24"/>
    <w:rsid w:val="00347B55"/>
    <w:rsid w:val="00347FDA"/>
    <w:rsid w:val="003501A9"/>
    <w:rsid w:val="00350415"/>
    <w:rsid w:val="0035059E"/>
    <w:rsid w:val="003505C1"/>
    <w:rsid w:val="00350D41"/>
    <w:rsid w:val="00351090"/>
    <w:rsid w:val="003513E6"/>
    <w:rsid w:val="00351C89"/>
    <w:rsid w:val="00351F33"/>
    <w:rsid w:val="00351FDF"/>
    <w:rsid w:val="003522F9"/>
    <w:rsid w:val="00352481"/>
    <w:rsid w:val="00352A2F"/>
    <w:rsid w:val="00352C4E"/>
    <w:rsid w:val="00352EFC"/>
    <w:rsid w:val="003537F9"/>
    <w:rsid w:val="0035433E"/>
    <w:rsid w:val="00354373"/>
    <w:rsid w:val="00354761"/>
    <w:rsid w:val="0035497F"/>
    <w:rsid w:val="00354B67"/>
    <w:rsid w:val="00354CC7"/>
    <w:rsid w:val="00354CF2"/>
    <w:rsid w:val="00355179"/>
    <w:rsid w:val="003556F5"/>
    <w:rsid w:val="00355856"/>
    <w:rsid w:val="003558AA"/>
    <w:rsid w:val="00355ADD"/>
    <w:rsid w:val="00355CE2"/>
    <w:rsid w:val="00355D7D"/>
    <w:rsid w:val="00355E55"/>
    <w:rsid w:val="003561F4"/>
    <w:rsid w:val="003562EC"/>
    <w:rsid w:val="003565DA"/>
    <w:rsid w:val="003567CF"/>
    <w:rsid w:val="00356B89"/>
    <w:rsid w:val="00356E2E"/>
    <w:rsid w:val="0035734E"/>
    <w:rsid w:val="00357574"/>
    <w:rsid w:val="003577D8"/>
    <w:rsid w:val="00357A14"/>
    <w:rsid w:val="00357D53"/>
    <w:rsid w:val="00357E2F"/>
    <w:rsid w:val="00360353"/>
    <w:rsid w:val="00360AAF"/>
    <w:rsid w:val="00360AFB"/>
    <w:rsid w:val="00360DCE"/>
    <w:rsid w:val="0036103D"/>
    <w:rsid w:val="0036132B"/>
    <w:rsid w:val="00361707"/>
    <w:rsid w:val="0036172C"/>
    <w:rsid w:val="00361949"/>
    <w:rsid w:val="00361BF9"/>
    <w:rsid w:val="003621B3"/>
    <w:rsid w:val="00362CCA"/>
    <w:rsid w:val="0036303C"/>
    <w:rsid w:val="003635CD"/>
    <w:rsid w:val="00363663"/>
    <w:rsid w:val="00363677"/>
    <w:rsid w:val="003637A0"/>
    <w:rsid w:val="00363B14"/>
    <w:rsid w:val="00363DC1"/>
    <w:rsid w:val="0036490A"/>
    <w:rsid w:val="00364C33"/>
    <w:rsid w:val="00364FFD"/>
    <w:rsid w:val="00365AE5"/>
    <w:rsid w:val="00366016"/>
    <w:rsid w:val="0036685E"/>
    <w:rsid w:val="0036689F"/>
    <w:rsid w:val="00366C68"/>
    <w:rsid w:val="00366D94"/>
    <w:rsid w:val="0036793C"/>
    <w:rsid w:val="00367BFA"/>
    <w:rsid w:val="00367C26"/>
    <w:rsid w:val="003702D5"/>
    <w:rsid w:val="0037078C"/>
    <w:rsid w:val="0037089D"/>
    <w:rsid w:val="00370A7C"/>
    <w:rsid w:val="0037111F"/>
    <w:rsid w:val="0037119F"/>
    <w:rsid w:val="00371208"/>
    <w:rsid w:val="00371CC3"/>
    <w:rsid w:val="00371CF2"/>
    <w:rsid w:val="00371D25"/>
    <w:rsid w:val="00371DB4"/>
    <w:rsid w:val="003727C0"/>
    <w:rsid w:val="00372DA7"/>
    <w:rsid w:val="00372DC5"/>
    <w:rsid w:val="00372ED3"/>
    <w:rsid w:val="00373097"/>
    <w:rsid w:val="00374311"/>
    <w:rsid w:val="00374365"/>
    <w:rsid w:val="003744E2"/>
    <w:rsid w:val="003746A0"/>
    <w:rsid w:val="0037482E"/>
    <w:rsid w:val="0037490C"/>
    <w:rsid w:val="00374BF6"/>
    <w:rsid w:val="00374DB4"/>
    <w:rsid w:val="00374FA0"/>
    <w:rsid w:val="0037504A"/>
    <w:rsid w:val="00375098"/>
    <w:rsid w:val="003750ED"/>
    <w:rsid w:val="00375289"/>
    <w:rsid w:val="0037574A"/>
    <w:rsid w:val="003758B9"/>
    <w:rsid w:val="003765BE"/>
    <w:rsid w:val="003765E8"/>
    <w:rsid w:val="00376A2F"/>
    <w:rsid w:val="00376D82"/>
    <w:rsid w:val="00377485"/>
    <w:rsid w:val="00377AD3"/>
    <w:rsid w:val="00377AE7"/>
    <w:rsid w:val="00377D25"/>
    <w:rsid w:val="00377D98"/>
    <w:rsid w:val="00380027"/>
    <w:rsid w:val="00380061"/>
    <w:rsid w:val="003806EB"/>
    <w:rsid w:val="00380B4B"/>
    <w:rsid w:val="00380EA4"/>
    <w:rsid w:val="00380F20"/>
    <w:rsid w:val="003814C4"/>
    <w:rsid w:val="00381753"/>
    <w:rsid w:val="0038184E"/>
    <w:rsid w:val="00381A49"/>
    <w:rsid w:val="00381CFA"/>
    <w:rsid w:val="00381F6D"/>
    <w:rsid w:val="00382108"/>
    <w:rsid w:val="00382522"/>
    <w:rsid w:val="003826F6"/>
    <w:rsid w:val="00382A8E"/>
    <w:rsid w:val="00382DE2"/>
    <w:rsid w:val="00382F33"/>
    <w:rsid w:val="00383765"/>
    <w:rsid w:val="00383C1A"/>
    <w:rsid w:val="00384769"/>
    <w:rsid w:val="00384B35"/>
    <w:rsid w:val="0038545D"/>
    <w:rsid w:val="0038546C"/>
    <w:rsid w:val="003854E2"/>
    <w:rsid w:val="0038566B"/>
    <w:rsid w:val="00385CEC"/>
    <w:rsid w:val="0038633E"/>
    <w:rsid w:val="003869B1"/>
    <w:rsid w:val="00386FA5"/>
    <w:rsid w:val="003870DB"/>
    <w:rsid w:val="00387285"/>
    <w:rsid w:val="0038735E"/>
    <w:rsid w:val="003874F1"/>
    <w:rsid w:val="0038753B"/>
    <w:rsid w:val="0038768C"/>
    <w:rsid w:val="00387C65"/>
    <w:rsid w:val="00390694"/>
    <w:rsid w:val="00390EB1"/>
    <w:rsid w:val="00390F6D"/>
    <w:rsid w:val="00390FC5"/>
    <w:rsid w:val="003910DF"/>
    <w:rsid w:val="00391560"/>
    <w:rsid w:val="003918C3"/>
    <w:rsid w:val="00391C99"/>
    <w:rsid w:val="00392118"/>
    <w:rsid w:val="00392312"/>
    <w:rsid w:val="00392487"/>
    <w:rsid w:val="003924B7"/>
    <w:rsid w:val="003925A1"/>
    <w:rsid w:val="003925E2"/>
    <w:rsid w:val="0039292F"/>
    <w:rsid w:val="00392955"/>
    <w:rsid w:val="00392A5E"/>
    <w:rsid w:val="00392C12"/>
    <w:rsid w:val="0039300D"/>
    <w:rsid w:val="003932F6"/>
    <w:rsid w:val="00393582"/>
    <w:rsid w:val="003935F3"/>
    <w:rsid w:val="003937BB"/>
    <w:rsid w:val="00394204"/>
    <w:rsid w:val="0039473B"/>
    <w:rsid w:val="003949ED"/>
    <w:rsid w:val="00394B4E"/>
    <w:rsid w:val="00394D1F"/>
    <w:rsid w:val="00394D33"/>
    <w:rsid w:val="0039506D"/>
    <w:rsid w:val="00395203"/>
    <w:rsid w:val="00395863"/>
    <w:rsid w:val="003958CB"/>
    <w:rsid w:val="00395925"/>
    <w:rsid w:val="00395975"/>
    <w:rsid w:val="003959A0"/>
    <w:rsid w:val="00395D7E"/>
    <w:rsid w:val="003962FB"/>
    <w:rsid w:val="003964B3"/>
    <w:rsid w:val="003966E0"/>
    <w:rsid w:val="003977A1"/>
    <w:rsid w:val="003978B8"/>
    <w:rsid w:val="0039799E"/>
    <w:rsid w:val="00397E36"/>
    <w:rsid w:val="003A0147"/>
    <w:rsid w:val="003A0B24"/>
    <w:rsid w:val="003A0D21"/>
    <w:rsid w:val="003A10DD"/>
    <w:rsid w:val="003A1348"/>
    <w:rsid w:val="003A1FC4"/>
    <w:rsid w:val="003A20C9"/>
    <w:rsid w:val="003A28AA"/>
    <w:rsid w:val="003A2F23"/>
    <w:rsid w:val="003A3101"/>
    <w:rsid w:val="003A38E1"/>
    <w:rsid w:val="003A3F62"/>
    <w:rsid w:val="003A4033"/>
    <w:rsid w:val="003A46B7"/>
    <w:rsid w:val="003A4EA4"/>
    <w:rsid w:val="003A54A0"/>
    <w:rsid w:val="003A54C2"/>
    <w:rsid w:val="003A5774"/>
    <w:rsid w:val="003A588C"/>
    <w:rsid w:val="003A5C19"/>
    <w:rsid w:val="003A5CEE"/>
    <w:rsid w:val="003A69A9"/>
    <w:rsid w:val="003A6B8D"/>
    <w:rsid w:val="003A6EF7"/>
    <w:rsid w:val="003A76B5"/>
    <w:rsid w:val="003A78A9"/>
    <w:rsid w:val="003A7BDC"/>
    <w:rsid w:val="003A7C00"/>
    <w:rsid w:val="003B02F2"/>
    <w:rsid w:val="003B0327"/>
    <w:rsid w:val="003B0D95"/>
    <w:rsid w:val="003B104A"/>
    <w:rsid w:val="003B113C"/>
    <w:rsid w:val="003B177B"/>
    <w:rsid w:val="003B2213"/>
    <w:rsid w:val="003B24EE"/>
    <w:rsid w:val="003B2BB9"/>
    <w:rsid w:val="003B3CA9"/>
    <w:rsid w:val="003B421C"/>
    <w:rsid w:val="003B4AC2"/>
    <w:rsid w:val="003B4D7B"/>
    <w:rsid w:val="003B4DB1"/>
    <w:rsid w:val="003B4DC0"/>
    <w:rsid w:val="003B4F31"/>
    <w:rsid w:val="003B4F4A"/>
    <w:rsid w:val="003B5084"/>
    <w:rsid w:val="003B50B5"/>
    <w:rsid w:val="003B5139"/>
    <w:rsid w:val="003B5148"/>
    <w:rsid w:val="003B58AC"/>
    <w:rsid w:val="003B5B74"/>
    <w:rsid w:val="003B5E07"/>
    <w:rsid w:val="003B5EC2"/>
    <w:rsid w:val="003B62D7"/>
    <w:rsid w:val="003B6956"/>
    <w:rsid w:val="003B7008"/>
    <w:rsid w:val="003B75CA"/>
    <w:rsid w:val="003B7892"/>
    <w:rsid w:val="003B7D8A"/>
    <w:rsid w:val="003C07D6"/>
    <w:rsid w:val="003C0A5E"/>
    <w:rsid w:val="003C0DEF"/>
    <w:rsid w:val="003C11FE"/>
    <w:rsid w:val="003C18F3"/>
    <w:rsid w:val="003C1FD2"/>
    <w:rsid w:val="003C2031"/>
    <w:rsid w:val="003C204A"/>
    <w:rsid w:val="003C2241"/>
    <w:rsid w:val="003C22BE"/>
    <w:rsid w:val="003C2603"/>
    <w:rsid w:val="003C26AA"/>
    <w:rsid w:val="003C28AB"/>
    <w:rsid w:val="003C2E19"/>
    <w:rsid w:val="003C3613"/>
    <w:rsid w:val="003C36EB"/>
    <w:rsid w:val="003C4500"/>
    <w:rsid w:val="003C4ACB"/>
    <w:rsid w:val="003C4F7D"/>
    <w:rsid w:val="003C5267"/>
    <w:rsid w:val="003C5B35"/>
    <w:rsid w:val="003C5BE3"/>
    <w:rsid w:val="003C5C8C"/>
    <w:rsid w:val="003C5D30"/>
    <w:rsid w:val="003C609C"/>
    <w:rsid w:val="003C6138"/>
    <w:rsid w:val="003C6464"/>
    <w:rsid w:val="003C6731"/>
    <w:rsid w:val="003C6AF1"/>
    <w:rsid w:val="003C6B90"/>
    <w:rsid w:val="003C6E41"/>
    <w:rsid w:val="003C7119"/>
    <w:rsid w:val="003C711C"/>
    <w:rsid w:val="003C7D8F"/>
    <w:rsid w:val="003C7F3C"/>
    <w:rsid w:val="003D01D0"/>
    <w:rsid w:val="003D0282"/>
    <w:rsid w:val="003D038A"/>
    <w:rsid w:val="003D07A5"/>
    <w:rsid w:val="003D08EB"/>
    <w:rsid w:val="003D1385"/>
    <w:rsid w:val="003D13D8"/>
    <w:rsid w:val="003D13FC"/>
    <w:rsid w:val="003D1400"/>
    <w:rsid w:val="003D15BC"/>
    <w:rsid w:val="003D1A10"/>
    <w:rsid w:val="003D1B2F"/>
    <w:rsid w:val="003D1B3D"/>
    <w:rsid w:val="003D1CF6"/>
    <w:rsid w:val="003D1DD9"/>
    <w:rsid w:val="003D1F5C"/>
    <w:rsid w:val="003D2493"/>
    <w:rsid w:val="003D2CC4"/>
    <w:rsid w:val="003D2D1C"/>
    <w:rsid w:val="003D2EDA"/>
    <w:rsid w:val="003D2F7C"/>
    <w:rsid w:val="003D330E"/>
    <w:rsid w:val="003D3998"/>
    <w:rsid w:val="003D3F5D"/>
    <w:rsid w:val="003D44EC"/>
    <w:rsid w:val="003D490C"/>
    <w:rsid w:val="003D4CBC"/>
    <w:rsid w:val="003D4E5E"/>
    <w:rsid w:val="003D4ED2"/>
    <w:rsid w:val="003D4FDE"/>
    <w:rsid w:val="003D50E6"/>
    <w:rsid w:val="003D535B"/>
    <w:rsid w:val="003D5759"/>
    <w:rsid w:val="003D5AD3"/>
    <w:rsid w:val="003D6901"/>
    <w:rsid w:val="003D6AC0"/>
    <w:rsid w:val="003D7323"/>
    <w:rsid w:val="003D76F9"/>
    <w:rsid w:val="003D79ED"/>
    <w:rsid w:val="003D7B2A"/>
    <w:rsid w:val="003D7DAC"/>
    <w:rsid w:val="003E02A3"/>
    <w:rsid w:val="003E0383"/>
    <w:rsid w:val="003E04C0"/>
    <w:rsid w:val="003E0525"/>
    <w:rsid w:val="003E096C"/>
    <w:rsid w:val="003E0B1A"/>
    <w:rsid w:val="003E0D42"/>
    <w:rsid w:val="003E0DBB"/>
    <w:rsid w:val="003E0E15"/>
    <w:rsid w:val="003E10FA"/>
    <w:rsid w:val="003E15A6"/>
    <w:rsid w:val="003E16DC"/>
    <w:rsid w:val="003E1789"/>
    <w:rsid w:val="003E1D9E"/>
    <w:rsid w:val="003E2046"/>
    <w:rsid w:val="003E20A2"/>
    <w:rsid w:val="003E21E2"/>
    <w:rsid w:val="003E2535"/>
    <w:rsid w:val="003E2F86"/>
    <w:rsid w:val="003E310A"/>
    <w:rsid w:val="003E3A79"/>
    <w:rsid w:val="003E3CC6"/>
    <w:rsid w:val="003E413B"/>
    <w:rsid w:val="003E415C"/>
    <w:rsid w:val="003E4233"/>
    <w:rsid w:val="003E48C8"/>
    <w:rsid w:val="003E4A58"/>
    <w:rsid w:val="003E4D74"/>
    <w:rsid w:val="003E504A"/>
    <w:rsid w:val="003E6171"/>
    <w:rsid w:val="003E689C"/>
    <w:rsid w:val="003E6B23"/>
    <w:rsid w:val="003E6F8B"/>
    <w:rsid w:val="003E70FB"/>
    <w:rsid w:val="003E724B"/>
    <w:rsid w:val="003E7350"/>
    <w:rsid w:val="003E74A9"/>
    <w:rsid w:val="003E76F9"/>
    <w:rsid w:val="003E786F"/>
    <w:rsid w:val="003E7AF9"/>
    <w:rsid w:val="003E7B8D"/>
    <w:rsid w:val="003E7EA5"/>
    <w:rsid w:val="003F00A1"/>
    <w:rsid w:val="003F0163"/>
    <w:rsid w:val="003F0414"/>
    <w:rsid w:val="003F0415"/>
    <w:rsid w:val="003F055F"/>
    <w:rsid w:val="003F06B1"/>
    <w:rsid w:val="003F078F"/>
    <w:rsid w:val="003F07DD"/>
    <w:rsid w:val="003F0967"/>
    <w:rsid w:val="003F1628"/>
    <w:rsid w:val="003F217B"/>
    <w:rsid w:val="003F2B67"/>
    <w:rsid w:val="003F2BE9"/>
    <w:rsid w:val="003F2E3F"/>
    <w:rsid w:val="003F30B4"/>
    <w:rsid w:val="003F3A63"/>
    <w:rsid w:val="003F3D2C"/>
    <w:rsid w:val="003F3D55"/>
    <w:rsid w:val="003F4233"/>
    <w:rsid w:val="003F45C1"/>
    <w:rsid w:val="003F46B2"/>
    <w:rsid w:val="003F4816"/>
    <w:rsid w:val="003F4BCC"/>
    <w:rsid w:val="003F50CC"/>
    <w:rsid w:val="003F534D"/>
    <w:rsid w:val="003F5479"/>
    <w:rsid w:val="003F569D"/>
    <w:rsid w:val="003F5854"/>
    <w:rsid w:val="003F598C"/>
    <w:rsid w:val="003F5F13"/>
    <w:rsid w:val="003F649F"/>
    <w:rsid w:val="003F65AF"/>
    <w:rsid w:val="003F6819"/>
    <w:rsid w:val="003F6A3A"/>
    <w:rsid w:val="003F6CDF"/>
    <w:rsid w:val="003F6E08"/>
    <w:rsid w:val="003F6EAE"/>
    <w:rsid w:val="003F7090"/>
    <w:rsid w:val="003F738D"/>
    <w:rsid w:val="003F7510"/>
    <w:rsid w:val="003F77AC"/>
    <w:rsid w:val="004004AF"/>
    <w:rsid w:val="0040066E"/>
    <w:rsid w:val="0040079F"/>
    <w:rsid w:val="00400C89"/>
    <w:rsid w:val="00401353"/>
    <w:rsid w:val="00401551"/>
    <w:rsid w:val="00401EC2"/>
    <w:rsid w:val="00402133"/>
    <w:rsid w:val="00402681"/>
    <w:rsid w:val="00402AFB"/>
    <w:rsid w:val="004032EC"/>
    <w:rsid w:val="004035FD"/>
    <w:rsid w:val="004036B7"/>
    <w:rsid w:val="00403E20"/>
    <w:rsid w:val="004045D4"/>
    <w:rsid w:val="0040468A"/>
    <w:rsid w:val="00404EC2"/>
    <w:rsid w:val="0040548F"/>
    <w:rsid w:val="00405B66"/>
    <w:rsid w:val="00405DAA"/>
    <w:rsid w:val="004064B6"/>
    <w:rsid w:val="004065A3"/>
    <w:rsid w:val="00406A6B"/>
    <w:rsid w:val="00406D3E"/>
    <w:rsid w:val="00406FC5"/>
    <w:rsid w:val="00406FDF"/>
    <w:rsid w:val="00407204"/>
    <w:rsid w:val="00407297"/>
    <w:rsid w:val="00407347"/>
    <w:rsid w:val="004075DE"/>
    <w:rsid w:val="004077C3"/>
    <w:rsid w:val="00407E0E"/>
    <w:rsid w:val="00407E3A"/>
    <w:rsid w:val="00407F57"/>
    <w:rsid w:val="0041078F"/>
    <w:rsid w:val="00411297"/>
    <w:rsid w:val="0041148B"/>
    <w:rsid w:val="004117FE"/>
    <w:rsid w:val="00411E5F"/>
    <w:rsid w:val="004121C7"/>
    <w:rsid w:val="00413053"/>
    <w:rsid w:val="0041316D"/>
    <w:rsid w:val="004131B2"/>
    <w:rsid w:val="00413779"/>
    <w:rsid w:val="00413930"/>
    <w:rsid w:val="0041395C"/>
    <w:rsid w:val="00413D5D"/>
    <w:rsid w:val="00413E7F"/>
    <w:rsid w:val="00413F3E"/>
    <w:rsid w:val="00414617"/>
    <w:rsid w:val="0041463F"/>
    <w:rsid w:val="00414D88"/>
    <w:rsid w:val="00415278"/>
    <w:rsid w:val="004154E1"/>
    <w:rsid w:val="004155FD"/>
    <w:rsid w:val="00415629"/>
    <w:rsid w:val="00415E4E"/>
    <w:rsid w:val="00415FD4"/>
    <w:rsid w:val="004160D7"/>
    <w:rsid w:val="00416559"/>
    <w:rsid w:val="00416603"/>
    <w:rsid w:val="00416654"/>
    <w:rsid w:val="00416BD4"/>
    <w:rsid w:val="00417023"/>
    <w:rsid w:val="0041724F"/>
    <w:rsid w:val="004174EE"/>
    <w:rsid w:val="004175AA"/>
    <w:rsid w:val="004178DE"/>
    <w:rsid w:val="00417DB8"/>
    <w:rsid w:val="00417FE0"/>
    <w:rsid w:val="00420176"/>
    <w:rsid w:val="004202BC"/>
    <w:rsid w:val="004204B2"/>
    <w:rsid w:val="00420702"/>
    <w:rsid w:val="00420A30"/>
    <w:rsid w:val="00420A8B"/>
    <w:rsid w:val="0042146D"/>
    <w:rsid w:val="00421882"/>
    <w:rsid w:val="00421A19"/>
    <w:rsid w:val="00421D3A"/>
    <w:rsid w:val="00421EFB"/>
    <w:rsid w:val="00421F06"/>
    <w:rsid w:val="00422000"/>
    <w:rsid w:val="0042202E"/>
    <w:rsid w:val="00422166"/>
    <w:rsid w:val="0042256B"/>
    <w:rsid w:val="004227DB"/>
    <w:rsid w:val="00422C49"/>
    <w:rsid w:val="00422D42"/>
    <w:rsid w:val="004232F1"/>
    <w:rsid w:val="004233FC"/>
    <w:rsid w:val="00423838"/>
    <w:rsid w:val="00423C29"/>
    <w:rsid w:val="00423F24"/>
    <w:rsid w:val="004240D2"/>
    <w:rsid w:val="00424437"/>
    <w:rsid w:val="00424779"/>
    <w:rsid w:val="00424A39"/>
    <w:rsid w:val="00424C9D"/>
    <w:rsid w:val="00424DF8"/>
    <w:rsid w:val="0042534B"/>
    <w:rsid w:val="004257A5"/>
    <w:rsid w:val="004257CA"/>
    <w:rsid w:val="004258E6"/>
    <w:rsid w:val="004258F2"/>
    <w:rsid w:val="00425A9B"/>
    <w:rsid w:val="0042659A"/>
    <w:rsid w:val="00426863"/>
    <w:rsid w:val="00426AC4"/>
    <w:rsid w:val="00426DE7"/>
    <w:rsid w:val="00426EFE"/>
    <w:rsid w:val="00426FC5"/>
    <w:rsid w:val="0042713D"/>
    <w:rsid w:val="004274FF"/>
    <w:rsid w:val="004276BE"/>
    <w:rsid w:val="0042790C"/>
    <w:rsid w:val="00427A80"/>
    <w:rsid w:val="0043023C"/>
    <w:rsid w:val="00430433"/>
    <w:rsid w:val="0043049B"/>
    <w:rsid w:val="0043052F"/>
    <w:rsid w:val="004306EF"/>
    <w:rsid w:val="004309D3"/>
    <w:rsid w:val="00430FD3"/>
    <w:rsid w:val="00431080"/>
    <w:rsid w:val="004311A9"/>
    <w:rsid w:val="00431A4E"/>
    <w:rsid w:val="00431BC1"/>
    <w:rsid w:val="00432330"/>
    <w:rsid w:val="00433361"/>
    <w:rsid w:val="0043357E"/>
    <w:rsid w:val="0043364F"/>
    <w:rsid w:val="00433B94"/>
    <w:rsid w:val="00433D2A"/>
    <w:rsid w:val="00433E85"/>
    <w:rsid w:val="004345F5"/>
    <w:rsid w:val="004348AB"/>
    <w:rsid w:val="00434A45"/>
    <w:rsid w:val="00434AA5"/>
    <w:rsid w:val="00434D81"/>
    <w:rsid w:val="00435008"/>
    <w:rsid w:val="004350EB"/>
    <w:rsid w:val="00435138"/>
    <w:rsid w:val="0043529E"/>
    <w:rsid w:val="004357FF"/>
    <w:rsid w:val="004369FA"/>
    <w:rsid w:val="00436B8B"/>
    <w:rsid w:val="00436CEB"/>
    <w:rsid w:val="00436D5E"/>
    <w:rsid w:val="0043743F"/>
    <w:rsid w:val="00437665"/>
    <w:rsid w:val="00437C38"/>
    <w:rsid w:val="00437E1A"/>
    <w:rsid w:val="00437F51"/>
    <w:rsid w:val="00440DC8"/>
    <w:rsid w:val="00441032"/>
    <w:rsid w:val="00441124"/>
    <w:rsid w:val="00441D2B"/>
    <w:rsid w:val="00441DE4"/>
    <w:rsid w:val="00442727"/>
    <w:rsid w:val="0044278B"/>
    <w:rsid w:val="00442E6C"/>
    <w:rsid w:val="00443062"/>
    <w:rsid w:val="00443931"/>
    <w:rsid w:val="0044393F"/>
    <w:rsid w:val="00443A42"/>
    <w:rsid w:val="00443DF7"/>
    <w:rsid w:val="0044422F"/>
    <w:rsid w:val="00444234"/>
    <w:rsid w:val="0044439F"/>
    <w:rsid w:val="00444435"/>
    <w:rsid w:val="00444A9C"/>
    <w:rsid w:val="00444F8C"/>
    <w:rsid w:val="00445045"/>
    <w:rsid w:val="0044632C"/>
    <w:rsid w:val="0044645A"/>
    <w:rsid w:val="00446A69"/>
    <w:rsid w:val="00446AE9"/>
    <w:rsid w:val="00446C05"/>
    <w:rsid w:val="00446CFD"/>
    <w:rsid w:val="00446D22"/>
    <w:rsid w:val="00447153"/>
    <w:rsid w:val="00447773"/>
    <w:rsid w:val="00447791"/>
    <w:rsid w:val="00447983"/>
    <w:rsid w:val="0045074F"/>
    <w:rsid w:val="00450908"/>
    <w:rsid w:val="004510ED"/>
    <w:rsid w:val="0045127C"/>
    <w:rsid w:val="0045141B"/>
    <w:rsid w:val="004514E7"/>
    <w:rsid w:val="00451624"/>
    <w:rsid w:val="00451740"/>
    <w:rsid w:val="0045193A"/>
    <w:rsid w:val="00451B94"/>
    <w:rsid w:val="00451F96"/>
    <w:rsid w:val="0045251E"/>
    <w:rsid w:val="004528B7"/>
    <w:rsid w:val="00452A02"/>
    <w:rsid w:val="00452BB2"/>
    <w:rsid w:val="00452D22"/>
    <w:rsid w:val="00453053"/>
    <w:rsid w:val="004530C9"/>
    <w:rsid w:val="004539F3"/>
    <w:rsid w:val="00453A80"/>
    <w:rsid w:val="00453CE3"/>
    <w:rsid w:val="00454374"/>
    <w:rsid w:val="00454A5C"/>
    <w:rsid w:val="00455088"/>
    <w:rsid w:val="0045509C"/>
    <w:rsid w:val="0045529B"/>
    <w:rsid w:val="004552A0"/>
    <w:rsid w:val="00455305"/>
    <w:rsid w:val="004555DF"/>
    <w:rsid w:val="0045577E"/>
    <w:rsid w:val="00455940"/>
    <w:rsid w:val="004559F4"/>
    <w:rsid w:val="00455B5A"/>
    <w:rsid w:val="00455BA6"/>
    <w:rsid w:val="00455D4A"/>
    <w:rsid w:val="004561D0"/>
    <w:rsid w:val="00456679"/>
    <w:rsid w:val="00456915"/>
    <w:rsid w:val="00456FA5"/>
    <w:rsid w:val="0045708C"/>
    <w:rsid w:val="00457B59"/>
    <w:rsid w:val="00457FCB"/>
    <w:rsid w:val="00460045"/>
    <w:rsid w:val="00460169"/>
    <w:rsid w:val="00460C92"/>
    <w:rsid w:val="0046100B"/>
    <w:rsid w:val="00461180"/>
    <w:rsid w:val="00461578"/>
    <w:rsid w:val="00461948"/>
    <w:rsid w:val="00461BAD"/>
    <w:rsid w:val="00461CD6"/>
    <w:rsid w:val="00461DBB"/>
    <w:rsid w:val="004620AB"/>
    <w:rsid w:val="00462E22"/>
    <w:rsid w:val="00463093"/>
    <w:rsid w:val="0046327D"/>
    <w:rsid w:val="004633DB"/>
    <w:rsid w:val="004636A5"/>
    <w:rsid w:val="00463B75"/>
    <w:rsid w:val="00463E57"/>
    <w:rsid w:val="00464036"/>
    <w:rsid w:val="004649D0"/>
    <w:rsid w:val="00465158"/>
    <w:rsid w:val="004656C4"/>
    <w:rsid w:val="004657D0"/>
    <w:rsid w:val="00465F5B"/>
    <w:rsid w:val="00466058"/>
    <w:rsid w:val="00466389"/>
    <w:rsid w:val="004663FF"/>
    <w:rsid w:val="0046664E"/>
    <w:rsid w:val="00466A23"/>
    <w:rsid w:val="00466E22"/>
    <w:rsid w:val="00467283"/>
    <w:rsid w:val="00467480"/>
    <w:rsid w:val="004674B3"/>
    <w:rsid w:val="004700FB"/>
    <w:rsid w:val="00470317"/>
    <w:rsid w:val="004704E2"/>
    <w:rsid w:val="00470905"/>
    <w:rsid w:val="00470D5A"/>
    <w:rsid w:val="00470FBF"/>
    <w:rsid w:val="0047140A"/>
    <w:rsid w:val="0047180E"/>
    <w:rsid w:val="00471FB7"/>
    <w:rsid w:val="00471FF7"/>
    <w:rsid w:val="00472286"/>
    <w:rsid w:val="00472564"/>
    <w:rsid w:val="00472934"/>
    <w:rsid w:val="0047295A"/>
    <w:rsid w:val="00472A0A"/>
    <w:rsid w:val="00472D15"/>
    <w:rsid w:val="00473536"/>
    <w:rsid w:val="0047399F"/>
    <w:rsid w:val="00473A6A"/>
    <w:rsid w:val="00473FE7"/>
    <w:rsid w:val="00474492"/>
    <w:rsid w:val="004745C4"/>
    <w:rsid w:val="00474620"/>
    <w:rsid w:val="0047467C"/>
    <w:rsid w:val="0047477E"/>
    <w:rsid w:val="00474C0F"/>
    <w:rsid w:val="00474E58"/>
    <w:rsid w:val="00475474"/>
    <w:rsid w:val="00475817"/>
    <w:rsid w:val="00475DC0"/>
    <w:rsid w:val="004765DB"/>
    <w:rsid w:val="004766F2"/>
    <w:rsid w:val="0047677B"/>
    <w:rsid w:val="004776EE"/>
    <w:rsid w:val="004778FC"/>
    <w:rsid w:val="0048002D"/>
    <w:rsid w:val="00480130"/>
    <w:rsid w:val="0048067B"/>
    <w:rsid w:val="004806CE"/>
    <w:rsid w:val="00480704"/>
    <w:rsid w:val="00480917"/>
    <w:rsid w:val="004809DA"/>
    <w:rsid w:val="00480BD3"/>
    <w:rsid w:val="0048158B"/>
    <w:rsid w:val="00481696"/>
    <w:rsid w:val="00481975"/>
    <w:rsid w:val="00481C3B"/>
    <w:rsid w:val="00481F94"/>
    <w:rsid w:val="00482002"/>
    <w:rsid w:val="00482158"/>
    <w:rsid w:val="00482370"/>
    <w:rsid w:val="004823C6"/>
    <w:rsid w:val="004827F8"/>
    <w:rsid w:val="00482855"/>
    <w:rsid w:val="00482AAB"/>
    <w:rsid w:val="004831AA"/>
    <w:rsid w:val="004836B5"/>
    <w:rsid w:val="00483AD0"/>
    <w:rsid w:val="00484061"/>
    <w:rsid w:val="00484072"/>
    <w:rsid w:val="004848D5"/>
    <w:rsid w:val="0048538B"/>
    <w:rsid w:val="00485800"/>
    <w:rsid w:val="004858A9"/>
    <w:rsid w:val="00485DD3"/>
    <w:rsid w:val="00486098"/>
    <w:rsid w:val="00486112"/>
    <w:rsid w:val="004862D7"/>
    <w:rsid w:val="0048668C"/>
    <w:rsid w:val="00486717"/>
    <w:rsid w:val="004868BF"/>
    <w:rsid w:val="0048697C"/>
    <w:rsid w:val="0048713D"/>
    <w:rsid w:val="004873C6"/>
    <w:rsid w:val="0048745C"/>
    <w:rsid w:val="0048771E"/>
    <w:rsid w:val="00487E5F"/>
    <w:rsid w:val="00490541"/>
    <w:rsid w:val="00490BC8"/>
    <w:rsid w:val="0049112A"/>
    <w:rsid w:val="004913DD"/>
    <w:rsid w:val="004914BE"/>
    <w:rsid w:val="0049155C"/>
    <w:rsid w:val="00491701"/>
    <w:rsid w:val="0049200D"/>
    <w:rsid w:val="00492241"/>
    <w:rsid w:val="00492283"/>
    <w:rsid w:val="00492705"/>
    <w:rsid w:val="0049292A"/>
    <w:rsid w:val="00492D35"/>
    <w:rsid w:val="00492D60"/>
    <w:rsid w:val="00493589"/>
    <w:rsid w:val="0049390A"/>
    <w:rsid w:val="00493BF3"/>
    <w:rsid w:val="00494000"/>
    <w:rsid w:val="0049443F"/>
    <w:rsid w:val="0049447D"/>
    <w:rsid w:val="00494881"/>
    <w:rsid w:val="00494B38"/>
    <w:rsid w:val="00495254"/>
    <w:rsid w:val="0049570F"/>
    <w:rsid w:val="004959D6"/>
    <w:rsid w:val="004964AB"/>
    <w:rsid w:val="00496522"/>
    <w:rsid w:val="00496530"/>
    <w:rsid w:val="0049655B"/>
    <w:rsid w:val="00496B24"/>
    <w:rsid w:val="00496FC2"/>
    <w:rsid w:val="00497037"/>
    <w:rsid w:val="004973E6"/>
    <w:rsid w:val="004974C2"/>
    <w:rsid w:val="00497687"/>
    <w:rsid w:val="00497726"/>
    <w:rsid w:val="00497D57"/>
    <w:rsid w:val="004A00F6"/>
    <w:rsid w:val="004A024B"/>
    <w:rsid w:val="004A03D9"/>
    <w:rsid w:val="004A0F2F"/>
    <w:rsid w:val="004A1284"/>
    <w:rsid w:val="004A13B9"/>
    <w:rsid w:val="004A175A"/>
    <w:rsid w:val="004A178A"/>
    <w:rsid w:val="004A1D8D"/>
    <w:rsid w:val="004A24FE"/>
    <w:rsid w:val="004A2670"/>
    <w:rsid w:val="004A285F"/>
    <w:rsid w:val="004A2FCD"/>
    <w:rsid w:val="004A3257"/>
    <w:rsid w:val="004A3A2E"/>
    <w:rsid w:val="004A42BA"/>
    <w:rsid w:val="004A45EF"/>
    <w:rsid w:val="004A4C50"/>
    <w:rsid w:val="004A5029"/>
    <w:rsid w:val="004A5988"/>
    <w:rsid w:val="004A5995"/>
    <w:rsid w:val="004A5CD5"/>
    <w:rsid w:val="004A6531"/>
    <w:rsid w:val="004A655A"/>
    <w:rsid w:val="004A6AFF"/>
    <w:rsid w:val="004A6D4B"/>
    <w:rsid w:val="004A6DFF"/>
    <w:rsid w:val="004A6E33"/>
    <w:rsid w:val="004A7235"/>
    <w:rsid w:val="004A7FA5"/>
    <w:rsid w:val="004B0875"/>
    <w:rsid w:val="004B12BF"/>
    <w:rsid w:val="004B1510"/>
    <w:rsid w:val="004B19C0"/>
    <w:rsid w:val="004B1BDC"/>
    <w:rsid w:val="004B2650"/>
    <w:rsid w:val="004B2734"/>
    <w:rsid w:val="004B2AD6"/>
    <w:rsid w:val="004B2D41"/>
    <w:rsid w:val="004B3715"/>
    <w:rsid w:val="004B37F3"/>
    <w:rsid w:val="004B3B7D"/>
    <w:rsid w:val="004B3CFE"/>
    <w:rsid w:val="004B3D2D"/>
    <w:rsid w:val="004B435C"/>
    <w:rsid w:val="004B465C"/>
    <w:rsid w:val="004B4ABE"/>
    <w:rsid w:val="004B4B85"/>
    <w:rsid w:val="004B5BAB"/>
    <w:rsid w:val="004B5ECD"/>
    <w:rsid w:val="004B6AD9"/>
    <w:rsid w:val="004B6C25"/>
    <w:rsid w:val="004B6CD6"/>
    <w:rsid w:val="004B6D02"/>
    <w:rsid w:val="004B6E35"/>
    <w:rsid w:val="004B6EC7"/>
    <w:rsid w:val="004B71E4"/>
    <w:rsid w:val="004B7236"/>
    <w:rsid w:val="004B751D"/>
    <w:rsid w:val="004B7E84"/>
    <w:rsid w:val="004C0547"/>
    <w:rsid w:val="004C0C09"/>
    <w:rsid w:val="004C0E44"/>
    <w:rsid w:val="004C0E77"/>
    <w:rsid w:val="004C0EDB"/>
    <w:rsid w:val="004C197F"/>
    <w:rsid w:val="004C1A6B"/>
    <w:rsid w:val="004C1B7F"/>
    <w:rsid w:val="004C1FF7"/>
    <w:rsid w:val="004C21A7"/>
    <w:rsid w:val="004C22A9"/>
    <w:rsid w:val="004C2497"/>
    <w:rsid w:val="004C2580"/>
    <w:rsid w:val="004C27E6"/>
    <w:rsid w:val="004C2AE7"/>
    <w:rsid w:val="004C3492"/>
    <w:rsid w:val="004C3643"/>
    <w:rsid w:val="004C3A4B"/>
    <w:rsid w:val="004C432C"/>
    <w:rsid w:val="004C4B49"/>
    <w:rsid w:val="004C4CBE"/>
    <w:rsid w:val="004C4D63"/>
    <w:rsid w:val="004C585A"/>
    <w:rsid w:val="004C5B72"/>
    <w:rsid w:val="004C5C72"/>
    <w:rsid w:val="004C6611"/>
    <w:rsid w:val="004C75A5"/>
    <w:rsid w:val="004C773B"/>
    <w:rsid w:val="004C7889"/>
    <w:rsid w:val="004C7A4F"/>
    <w:rsid w:val="004C7C1E"/>
    <w:rsid w:val="004C7C95"/>
    <w:rsid w:val="004C7C9A"/>
    <w:rsid w:val="004C7F88"/>
    <w:rsid w:val="004D0469"/>
    <w:rsid w:val="004D0C27"/>
    <w:rsid w:val="004D156E"/>
    <w:rsid w:val="004D1772"/>
    <w:rsid w:val="004D2B89"/>
    <w:rsid w:val="004D2F80"/>
    <w:rsid w:val="004D333A"/>
    <w:rsid w:val="004D333E"/>
    <w:rsid w:val="004D33D5"/>
    <w:rsid w:val="004D34C1"/>
    <w:rsid w:val="004D35B5"/>
    <w:rsid w:val="004D3AA1"/>
    <w:rsid w:val="004D3AF1"/>
    <w:rsid w:val="004D3B00"/>
    <w:rsid w:val="004D4188"/>
    <w:rsid w:val="004D4ADC"/>
    <w:rsid w:val="004D53C5"/>
    <w:rsid w:val="004D578B"/>
    <w:rsid w:val="004D7099"/>
    <w:rsid w:val="004D7377"/>
    <w:rsid w:val="004D762E"/>
    <w:rsid w:val="004D780C"/>
    <w:rsid w:val="004D7812"/>
    <w:rsid w:val="004D7DCE"/>
    <w:rsid w:val="004E00A5"/>
    <w:rsid w:val="004E01B5"/>
    <w:rsid w:val="004E041D"/>
    <w:rsid w:val="004E065E"/>
    <w:rsid w:val="004E1042"/>
    <w:rsid w:val="004E13E4"/>
    <w:rsid w:val="004E174A"/>
    <w:rsid w:val="004E17F4"/>
    <w:rsid w:val="004E1F56"/>
    <w:rsid w:val="004E1FD6"/>
    <w:rsid w:val="004E222F"/>
    <w:rsid w:val="004E2303"/>
    <w:rsid w:val="004E28BE"/>
    <w:rsid w:val="004E2988"/>
    <w:rsid w:val="004E2B9D"/>
    <w:rsid w:val="004E2BAE"/>
    <w:rsid w:val="004E3657"/>
    <w:rsid w:val="004E36FA"/>
    <w:rsid w:val="004E3C34"/>
    <w:rsid w:val="004E3C92"/>
    <w:rsid w:val="004E3E9A"/>
    <w:rsid w:val="004E41F4"/>
    <w:rsid w:val="004E4255"/>
    <w:rsid w:val="004E4262"/>
    <w:rsid w:val="004E47FA"/>
    <w:rsid w:val="004E4F70"/>
    <w:rsid w:val="004E4FF3"/>
    <w:rsid w:val="004E50E2"/>
    <w:rsid w:val="004E5405"/>
    <w:rsid w:val="004E5DE3"/>
    <w:rsid w:val="004E63F6"/>
    <w:rsid w:val="004E68F6"/>
    <w:rsid w:val="004E6974"/>
    <w:rsid w:val="004E6B1D"/>
    <w:rsid w:val="004E6E98"/>
    <w:rsid w:val="004E72D4"/>
    <w:rsid w:val="004E7867"/>
    <w:rsid w:val="004E7B2D"/>
    <w:rsid w:val="004F020F"/>
    <w:rsid w:val="004F0297"/>
    <w:rsid w:val="004F093B"/>
    <w:rsid w:val="004F0C93"/>
    <w:rsid w:val="004F100F"/>
    <w:rsid w:val="004F11D2"/>
    <w:rsid w:val="004F136D"/>
    <w:rsid w:val="004F1468"/>
    <w:rsid w:val="004F1593"/>
    <w:rsid w:val="004F185C"/>
    <w:rsid w:val="004F1F1D"/>
    <w:rsid w:val="004F2A42"/>
    <w:rsid w:val="004F2C3E"/>
    <w:rsid w:val="004F2EBC"/>
    <w:rsid w:val="004F35EA"/>
    <w:rsid w:val="004F3974"/>
    <w:rsid w:val="004F39B6"/>
    <w:rsid w:val="004F40C0"/>
    <w:rsid w:val="004F4A2B"/>
    <w:rsid w:val="004F4EE2"/>
    <w:rsid w:val="004F4F68"/>
    <w:rsid w:val="004F546A"/>
    <w:rsid w:val="004F5672"/>
    <w:rsid w:val="004F59BF"/>
    <w:rsid w:val="004F5A2F"/>
    <w:rsid w:val="004F5BD4"/>
    <w:rsid w:val="004F5C68"/>
    <w:rsid w:val="004F620D"/>
    <w:rsid w:val="004F6237"/>
    <w:rsid w:val="004F64B2"/>
    <w:rsid w:val="004F6570"/>
    <w:rsid w:val="004F65CB"/>
    <w:rsid w:val="004F68C0"/>
    <w:rsid w:val="004F697B"/>
    <w:rsid w:val="004F6AF6"/>
    <w:rsid w:val="004F7B4E"/>
    <w:rsid w:val="004F7B70"/>
    <w:rsid w:val="005002ED"/>
    <w:rsid w:val="005003FC"/>
    <w:rsid w:val="0050053B"/>
    <w:rsid w:val="005006BF"/>
    <w:rsid w:val="0050097B"/>
    <w:rsid w:val="00500CCC"/>
    <w:rsid w:val="005014C1"/>
    <w:rsid w:val="00501898"/>
    <w:rsid w:val="00501C13"/>
    <w:rsid w:val="00501F9B"/>
    <w:rsid w:val="00502666"/>
    <w:rsid w:val="0050280A"/>
    <w:rsid w:val="0050316A"/>
    <w:rsid w:val="005031D5"/>
    <w:rsid w:val="005031EE"/>
    <w:rsid w:val="0050340A"/>
    <w:rsid w:val="005034FE"/>
    <w:rsid w:val="00503670"/>
    <w:rsid w:val="00503742"/>
    <w:rsid w:val="00503B56"/>
    <w:rsid w:val="005040D4"/>
    <w:rsid w:val="005042A1"/>
    <w:rsid w:val="00504C5B"/>
    <w:rsid w:val="00504F5E"/>
    <w:rsid w:val="00504FD4"/>
    <w:rsid w:val="0050509E"/>
    <w:rsid w:val="005053D0"/>
    <w:rsid w:val="00505924"/>
    <w:rsid w:val="00505DEC"/>
    <w:rsid w:val="0050604A"/>
    <w:rsid w:val="005064AD"/>
    <w:rsid w:val="00506A4B"/>
    <w:rsid w:val="00506A7D"/>
    <w:rsid w:val="00506CA3"/>
    <w:rsid w:val="0050769D"/>
    <w:rsid w:val="005076B9"/>
    <w:rsid w:val="00507A68"/>
    <w:rsid w:val="00507AED"/>
    <w:rsid w:val="00507F43"/>
    <w:rsid w:val="0051003C"/>
    <w:rsid w:val="00510250"/>
    <w:rsid w:val="005104A9"/>
    <w:rsid w:val="00510639"/>
    <w:rsid w:val="005108B3"/>
    <w:rsid w:val="00510C3A"/>
    <w:rsid w:val="005118AB"/>
    <w:rsid w:val="00511B09"/>
    <w:rsid w:val="00512177"/>
    <w:rsid w:val="00512A84"/>
    <w:rsid w:val="0051320D"/>
    <w:rsid w:val="0051391D"/>
    <w:rsid w:val="00513F94"/>
    <w:rsid w:val="00514102"/>
    <w:rsid w:val="0051477F"/>
    <w:rsid w:val="00514E9F"/>
    <w:rsid w:val="00515269"/>
    <w:rsid w:val="00515449"/>
    <w:rsid w:val="0051617E"/>
    <w:rsid w:val="0051667A"/>
    <w:rsid w:val="00516D47"/>
    <w:rsid w:val="00516DC2"/>
    <w:rsid w:val="005175E0"/>
    <w:rsid w:val="0051782A"/>
    <w:rsid w:val="00517B5B"/>
    <w:rsid w:val="00517EB2"/>
    <w:rsid w:val="00520B0F"/>
    <w:rsid w:val="0052104A"/>
    <w:rsid w:val="0052122F"/>
    <w:rsid w:val="005215C7"/>
    <w:rsid w:val="005217DD"/>
    <w:rsid w:val="005217E6"/>
    <w:rsid w:val="00521830"/>
    <w:rsid w:val="00521D47"/>
    <w:rsid w:val="005227D9"/>
    <w:rsid w:val="00522AE9"/>
    <w:rsid w:val="0052321C"/>
    <w:rsid w:val="005232D6"/>
    <w:rsid w:val="0052340D"/>
    <w:rsid w:val="0052364C"/>
    <w:rsid w:val="005238A6"/>
    <w:rsid w:val="005238EB"/>
    <w:rsid w:val="00523ABA"/>
    <w:rsid w:val="00523E12"/>
    <w:rsid w:val="00523FF6"/>
    <w:rsid w:val="00524109"/>
    <w:rsid w:val="0052428D"/>
    <w:rsid w:val="00524602"/>
    <w:rsid w:val="005248D5"/>
    <w:rsid w:val="00524E1F"/>
    <w:rsid w:val="00524F2F"/>
    <w:rsid w:val="00524F9A"/>
    <w:rsid w:val="005251B0"/>
    <w:rsid w:val="00525228"/>
    <w:rsid w:val="00525363"/>
    <w:rsid w:val="005253DB"/>
    <w:rsid w:val="0052558F"/>
    <w:rsid w:val="005255B5"/>
    <w:rsid w:val="00525CE9"/>
    <w:rsid w:val="00525E8B"/>
    <w:rsid w:val="00526041"/>
    <w:rsid w:val="005260A0"/>
    <w:rsid w:val="005261C2"/>
    <w:rsid w:val="00526858"/>
    <w:rsid w:val="00526AE0"/>
    <w:rsid w:val="00526E83"/>
    <w:rsid w:val="005273B8"/>
    <w:rsid w:val="005278C7"/>
    <w:rsid w:val="0053018F"/>
    <w:rsid w:val="00530378"/>
    <w:rsid w:val="00530F7E"/>
    <w:rsid w:val="00531322"/>
    <w:rsid w:val="00531373"/>
    <w:rsid w:val="00531501"/>
    <w:rsid w:val="00531C21"/>
    <w:rsid w:val="00531D38"/>
    <w:rsid w:val="00531FEB"/>
    <w:rsid w:val="00532083"/>
    <w:rsid w:val="00532A54"/>
    <w:rsid w:val="00533565"/>
    <w:rsid w:val="00533ABA"/>
    <w:rsid w:val="00533EE9"/>
    <w:rsid w:val="00533F40"/>
    <w:rsid w:val="005342AF"/>
    <w:rsid w:val="00534A28"/>
    <w:rsid w:val="00534F63"/>
    <w:rsid w:val="00535690"/>
    <w:rsid w:val="005356A4"/>
    <w:rsid w:val="0053582B"/>
    <w:rsid w:val="005358C9"/>
    <w:rsid w:val="00535D76"/>
    <w:rsid w:val="00535EAB"/>
    <w:rsid w:val="00536129"/>
    <w:rsid w:val="00536C69"/>
    <w:rsid w:val="00536C70"/>
    <w:rsid w:val="00536E7F"/>
    <w:rsid w:val="00537039"/>
    <w:rsid w:val="00537820"/>
    <w:rsid w:val="0053784E"/>
    <w:rsid w:val="005379BD"/>
    <w:rsid w:val="00537AC3"/>
    <w:rsid w:val="00537BF2"/>
    <w:rsid w:val="0054046C"/>
    <w:rsid w:val="00540484"/>
    <w:rsid w:val="005404DE"/>
    <w:rsid w:val="00540574"/>
    <w:rsid w:val="005405E6"/>
    <w:rsid w:val="00540778"/>
    <w:rsid w:val="00540D8F"/>
    <w:rsid w:val="00540ECC"/>
    <w:rsid w:val="005416C0"/>
    <w:rsid w:val="005417BE"/>
    <w:rsid w:val="005417F3"/>
    <w:rsid w:val="005422E6"/>
    <w:rsid w:val="005425D1"/>
    <w:rsid w:val="00543628"/>
    <w:rsid w:val="005436FB"/>
    <w:rsid w:val="00543705"/>
    <w:rsid w:val="00543DE0"/>
    <w:rsid w:val="00543ED3"/>
    <w:rsid w:val="00543FF1"/>
    <w:rsid w:val="005445D3"/>
    <w:rsid w:val="0054527C"/>
    <w:rsid w:val="0054532F"/>
    <w:rsid w:val="005453BE"/>
    <w:rsid w:val="00545462"/>
    <w:rsid w:val="00545ADF"/>
    <w:rsid w:val="005461F9"/>
    <w:rsid w:val="00546311"/>
    <w:rsid w:val="00546F75"/>
    <w:rsid w:val="0054742C"/>
    <w:rsid w:val="00547B3E"/>
    <w:rsid w:val="00547C9C"/>
    <w:rsid w:val="0055055F"/>
    <w:rsid w:val="0055057D"/>
    <w:rsid w:val="00550BCE"/>
    <w:rsid w:val="00550C7F"/>
    <w:rsid w:val="00550D50"/>
    <w:rsid w:val="00551160"/>
    <w:rsid w:val="00551E16"/>
    <w:rsid w:val="00551E8C"/>
    <w:rsid w:val="0055251C"/>
    <w:rsid w:val="00552911"/>
    <w:rsid w:val="00552958"/>
    <w:rsid w:val="00552D8E"/>
    <w:rsid w:val="00552E40"/>
    <w:rsid w:val="005532DB"/>
    <w:rsid w:val="00553B56"/>
    <w:rsid w:val="00553D0A"/>
    <w:rsid w:val="00553D60"/>
    <w:rsid w:val="0055401B"/>
    <w:rsid w:val="005544E3"/>
    <w:rsid w:val="00554642"/>
    <w:rsid w:val="005548A7"/>
    <w:rsid w:val="00554A98"/>
    <w:rsid w:val="00554E80"/>
    <w:rsid w:val="00554FAE"/>
    <w:rsid w:val="00555726"/>
    <w:rsid w:val="00555CE2"/>
    <w:rsid w:val="00555D78"/>
    <w:rsid w:val="00555E7D"/>
    <w:rsid w:val="00555F82"/>
    <w:rsid w:val="00556107"/>
    <w:rsid w:val="00556488"/>
    <w:rsid w:val="00556A9A"/>
    <w:rsid w:val="00556B32"/>
    <w:rsid w:val="00557C84"/>
    <w:rsid w:val="005601ED"/>
    <w:rsid w:val="005601F6"/>
    <w:rsid w:val="00561128"/>
    <w:rsid w:val="0056150C"/>
    <w:rsid w:val="005618AC"/>
    <w:rsid w:val="005626BC"/>
    <w:rsid w:val="005627C7"/>
    <w:rsid w:val="005628C1"/>
    <w:rsid w:val="00562B96"/>
    <w:rsid w:val="0056318B"/>
    <w:rsid w:val="005631DE"/>
    <w:rsid w:val="005632C6"/>
    <w:rsid w:val="005634CE"/>
    <w:rsid w:val="005636D1"/>
    <w:rsid w:val="005640FD"/>
    <w:rsid w:val="00564108"/>
    <w:rsid w:val="005641D2"/>
    <w:rsid w:val="00564852"/>
    <w:rsid w:val="00564E91"/>
    <w:rsid w:val="00565224"/>
    <w:rsid w:val="00565292"/>
    <w:rsid w:val="00565387"/>
    <w:rsid w:val="00565AD7"/>
    <w:rsid w:val="00565B7B"/>
    <w:rsid w:val="00565E10"/>
    <w:rsid w:val="005666CE"/>
    <w:rsid w:val="005668E0"/>
    <w:rsid w:val="00566C4D"/>
    <w:rsid w:val="00566F27"/>
    <w:rsid w:val="0056715B"/>
    <w:rsid w:val="00567838"/>
    <w:rsid w:val="00567A88"/>
    <w:rsid w:val="00567B4F"/>
    <w:rsid w:val="00567D3B"/>
    <w:rsid w:val="0057084A"/>
    <w:rsid w:val="00570943"/>
    <w:rsid w:val="00570971"/>
    <w:rsid w:val="005709D1"/>
    <w:rsid w:val="00570CB2"/>
    <w:rsid w:val="00570CCB"/>
    <w:rsid w:val="0057110B"/>
    <w:rsid w:val="00571286"/>
    <w:rsid w:val="0057153C"/>
    <w:rsid w:val="00571F78"/>
    <w:rsid w:val="0057204D"/>
    <w:rsid w:val="005729BD"/>
    <w:rsid w:val="00572B86"/>
    <w:rsid w:val="00572FEF"/>
    <w:rsid w:val="00573743"/>
    <w:rsid w:val="00573FA4"/>
    <w:rsid w:val="00574067"/>
    <w:rsid w:val="00574259"/>
    <w:rsid w:val="0057431D"/>
    <w:rsid w:val="0057437E"/>
    <w:rsid w:val="005748D7"/>
    <w:rsid w:val="005750FA"/>
    <w:rsid w:val="005750FB"/>
    <w:rsid w:val="00575490"/>
    <w:rsid w:val="0057595C"/>
    <w:rsid w:val="00575D31"/>
    <w:rsid w:val="00575E3D"/>
    <w:rsid w:val="00576043"/>
    <w:rsid w:val="0057649E"/>
    <w:rsid w:val="005765DF"/>
    <w:rsid w:val="00576AD9"/>
    <w:rsid w:val="00576AF0"/>
    <w:rsid w:val="00576B3C"/>
    <w:rsid w:val="00576E86"/>
    <w:rsid w:val="00577350"/>
    <w:rsid w:val="00577994"/>
    <w:rsid w:val="005800BB"/>
    <w:rsid w:val="00580199"/>
    <w:rsid w:val="005803E1"/>
    <w:rsid w:val="005804AB"/>
    <w:rsid w:val="00580E00"/>
    <w:rsid w:val="0058120B"/>
    <w:rsid w:val="0058138D"/>
    <w:rsid w:val="005813D7"/>
    <w:rsid w:val="00581740"/>
    <w:rsid w:val="005817D7"/>
    <w:rsid w:val="005819EE"/>
    <w:rsid w:val="00581A54"/>
    <w:rsid w:val="00582100"/>
    <w:rsid w:val="00582879"/>
    <w:rsid w:val="00582B31"/>
    <w:rsid w:val="00582BE6"/>
    <w:rsid w:val="00582F03"/>
    <w:rsid w:val="005841ED"/>
    <w:rsid w:val="00584920"/>
    <w:rsid w:val="00584D4B"/>
    <w:rsid w:val="00585020"/>
    <w:rsid w:val="0058516E"/>
    <w:rsid w:val="00585639"/>
    <w:rsid w:val="00585C4A"/>
    <w:rsid w:val="00585F9C"/>
    <w:rsid w:val="00586F05"/>
    <w:rsid w:val="00587176"/>
    <w:rsid w:val="00587DF5"/>
    <w:rsid w:val="00587F33"/>
    <w:rsid w:val="005903A6"/>
    <w:rsid w:val="0059050C"/>
    <w:rsid w:val="00590568"/>
    <w:rsid w:val="00590916"/>
    <w:rsid w:val="00590D78"/>
    <w:rsid w:val="00591082"/>
    <w:rsid w:val="0059149D"/>
    <w:rsid w:val="00591537"/>
    <w:rsid w:val="00591EA8"/>
    <w:rsid w:val="00591F5E"/>
    <w:rsid w:val="0059232F"/>
    <w:rsid w:val="00592940"/>
    <w:rsid w:val="00592947"/>
    <w:rsid w:val="00592ED5"/>
    <w:rsid w:val="005934B6"/>
    <w:rsid w:val="00593532"/>
    <w:rsid w:val="005944FB"/>
    <w:rsid w:val="0059451D"/>
    <w:rsid w:val="005949CB"/>
    <w:rsid w:val="00594B76"/>
    <w:rsid w:val="00594CDE"/>
    <w:rsid w:val="00594E90"/>
    <w:rsid w:val="00594EC8"/>
    <w:rsid w:val="005950EC"/>
    <w:rsid w:val="005951C6"/>
    <w:rsid w:val="005951D0"/>
    <w:rsid w:val="00595425"/>
    <w:rsid w:val="00595437"/>
    <w:rsid w:val="00595696"/>
    <w:rsid w:val="0059585D"/>
    <w:rsid w:val="00595ED7"/>
    <w:rsid w:val="00596016"/>
    <w:rsid w:val="00596381"/>
    <w:rsid w:val="00596520"/>
    <w:rsid w:val="00596722"/>
    <w:rsid w:val="005971C3"/>
    <w:rsid w:val="00597636"/>
    <w:rsid w:val="00597992"/>
    <w:rsid w:val="005A0217"/>
    <w:rsid w:val="005A060D"/>
    <w:rsid w:val="005A0BA7"/>
    <w:rsid w:val="005A0EFF"/>
    <w:rsid w:val="005A12FC"/>
    <w:rsid w:val="005A1498"/>
    <w:rsid w:val="005A1A63"/>
    <w:rsid w:val="005A1A9E"/>
    <w:rsid w:val="005A1B53"/>
    <w:rsid w:val="005A1C18"/>
    <w:rsid w:val="005A24FB"/>
    <w:rsid w:val="005A258F"/>
    <w:rsid w:val="005A26C0"/>
    <w:rsid w:val="005A2D56"/>
    <w:rsid w:val="005A30EA"/>
    <w:rsid w:val="005A31A2"/>
    <w:rsid w:val="005A341C"/>
    <w:rsid w:val="005A3746"/>
    <w:rsid w:val="005A38E5"/>
    <w:rsid w:val="005A3994"/>
    <w:rsid w:val="005A400E"/>
    <w:rsid w:val="005A4049"/>
    <w:rsid w:val="005A426C"/>
    <w:rsid w:val="005A49CA"/>
    <w:rsid w:val="005A4E63"/>
    <w:rsid w:val="005A4FBB"/>
    <w:rsid w:val="005A5838"/>
    <w:rsid w:val="005A58F8"/>
    <w:rsid w:val="005A5B11"/>
    <w:rsid w:val="005A5B25"/>
    <w:rsid w:val="005A5D4D"/>
    <w:rsid w:val="005A5F12"/>
    <w:rsid w:val="005A5FCB"/>
    <w:rsid w:val="005A6721"/>
    <w:rsid w:val="005A6A7D"/>
    <w:rsid w:val="005A6E47"/>
    <w:rsid w:val="005A708E"/>
    <w:rsid w:val="005A7489"/>
    <w:rsid w:val="005A7712"/>
    <w:rsid w:val="005A78BC"/>
    <w:rsid w:val="005A79C2"/>
    <w:rsid w:val="005A7B7B"/>
    <w:rsid w:val="005A7E5B"/>
    <w:rsid w:val="005A7ED3"/>
    <w:rsid w:val="005B0530"/>
    <w:rsid w:val="005B06AB"/>
    <w:rsid w:val="005B0721"/>
    <w:rsid w:val="005B072A"/>
    <w:rsid w:val="005B0747"/>
    <w:rsid w:val="005B0EE7"/>
    <w:rsid w:val="005B10B5"/>
    <w:rsid w:val="005B1388"/>
    <w:rsid w:val="005B13BB"/>
    <w:rsid w:val="005B1BC8"/>
    <w:rsid w:val="005B1D0F"/>
    <w:rsid w:val="005B1D82"/>
    <w:rsid w:val="005B1E0A"/>
    <w:rsid w:val="005B239E"/>
    <w:rsid w:val="005B265E"/>
    <w:rsid w:val="005B289F"/>
    <w:rsid w:val="005B28FC"/>
    <w:rsid w:val="005B294B"/>
    <w:rsid w:val="005B2D9F"/>
    <w:rsid w:val="005B30F7"/>
    <w:rsid w:val="005B4416"/>
    <w:rsid w:val="005B4668"/>
    <w:rsid w:val="005B4676"/>
    <w:rsid w:val="005B4F96"/>
    <w:rsid w:val="005B54E5"/>
    <w:rsid w:val="005B55DE"/>
    <w:rsid w:val="005B593B"/>
    <w:rsid w:val="005B5B8F"/>
    <w:rsid w:val="005B5C4F"/>
    <w:rsid w:val="005B60E6"/>
    <w:rsid w:val="005B61CB"/>
    <w:rsid w:val="005B6A62"/>
    <w:rsid w:val="005B7A57"/>
    <w:rsid w:val="005B7B47"/>
    <w:rsid w:val="005B7ECB"/>
    <w:rsid w:val="005C01ED"/>
    <w:rsid w:val="005C0261"/>
    <w:rsid w:val="005C0480"/>
    <w:rsid w:val="005C07E0"/>
    <w:rsid w:val="005C0FA1"/>
    <w:rsid w:val="005C1582"/>
    <w:rsid w:val="005C17F4"/>
    <w:rsid w:val="005C1A8D"/>
    <w:rsid w:val="005C1E0F"/>
    <w:rsid w:val="005C1E8D"/>
    <w:rsid w:val="005C2B9F"/>
    <w:rsid w:val="005C2FD6"/>
    <w:rsid w:val="005C3570"/>
    <w:rsid w:val="005C3977"/>
    <w:rsid w:val="005C3A6C"/>
    <w:rsid w:val="005C3BF4"/>
    <w:rsid w:val="005C3DB2"/>
    <w:rsid w:val="005C3EAF"/>
    <w:rsid w:val="005C419A"/>
    <w:rsid w:val="005C443A"/>
    <w:rsid w:val="005C456A"/>
    <w:rsid w:val="005C45C7"/>
    <w:rsid w:val="005C4A11"/>
    <w:rsid w:val="005C4AA7"/>
    <w:rsid w:val="005C54F7"/>
    <w:rsid w:val="005C56D2"/>
    <w:rsid w:val="005C571D"/>
    <w:rsid w:val="005C5D8C"/>
    <w:rsid w:val="005C6002"/>
    <w:rsid w:val="005C6556"/>
    <w:rsid w:val="005C66E8"/>
    <w:rsid w:val="005C68AB"/>
    <w:rsid w:val="005C6B8B"/>
    <w:rsid w:val="005C6C82"/>
    <w:rsid w:val="005C6DE0"/>
    <w:rsid w:val="005C6F11"/>
    <w:rsid w:val="005C751A"/>
    <w:rsid w:val="005C7BFF"/>
    <w:rsid w:val="005D040D"/>
    <w:rsid w:val="005D0438"/>
    <w:rsid w:val="005D04F2"/>
    <w:rsid w:val="005D0524"/>
    <w:rsid w:val="005D0880"/>
    <w:rsid w:val="005D0F01"/>
    <w:rsid w:val="005D1246"/>
    <w:rsid w:val="005D161F"/>
    <w:rsid w:val="005D1772"/>
    <w:rsid w:val="005D189A"/>
    <w:rsid w:val="005D1A4F"/>
    <w:rsid w:val="005D1BCE"/>
    <w:rsid w:val="005D1D0A"/>
    <w:rsid w:val="005D205E"/>
    <w:rsid w:val="005D212C"/>
    <w:rsid w:val="005D2432"/>
    <w:rsid w:val="005D26E4"/>
    <w:rsid w:val="005D2F0F"/>
    <w:rsid w:val="005D3333"/>
    <w:rsid w:val="005D3819"/>
    <w:rsid w:val="005D3F33"/>
    <w:rsid w:val="005D4478"/>
    <w:rsid w:val="005D4517"/>
    <w:rsid w:val="005D4C00"/>
    <w:rsid w:val="005D55B8"/>
    <w:rsid w:val="005D55BD"/>
    <w:rsid w:val="005D5BF0"/>
    <w:rsid w:val="005D6098"/>
    <w:rsid w:val="005D6431"/>
    <w:rsid w:val="005D701C"/>
    <w:rsid w:val="005D709D"/>
    <w:rsid w:val="005D739A"/>
    <w:rsid w:val="005D7627"/>
    <w:rsid w:val="005E0132"/>
    <w:rsid w:val="005E02A5"/>
    <w:rsid w:val="005E034F"/>
    <w:rsid w:val="005E0AF7"/>
    <w:rsid w:val="005E0DBE"/>
    <w:rsid w:val="005E12BB"/>
    <w:rsid w:val="005E1D67"/>
    <w:rsid w:val="005E22E2"/>
    <w:rsid w:val="005E23DE"/>
    <w:rsid w:val="005E2556"/>
    <w:rsid w:val="005E2872"/>
    <w:rsid w:val="005E2F1D"/>
    <w:rsid w:val="005E313B"/>
    <w:rsid w:val="005E329E"/>
    <w:rsid w:val="005E331D"/>
    <w:rsid w:val="005E36E8"/>
    <w:rsid w:val="005E3939"/>
    <w:rsid w:val="005E437B"/>
    <w:rsid w:val="005E4446"/>
    <w:rsid w:val="005E4A21"/>
    <w:rsid w:val="005E514B"/>
    <w:rsid w:val="005E53DF"/>
    <w:rsid w:val="005E5534"/>
    <w:rsid w:val="005E5E0E"/>
    <w:rsid w:val="005E5FCF"/>
    <w:rsid w:val="005E62FD"/>
    <w:rsid w:val="005E64E7"/>
    <w:rsid w:val="005E6673"/>
    <w:rsid w:val="005E69ED"/>
    <w:rsid w:val="005E6EAB"/>
    <w:rsid w:val="005E6F93"/>
    <w:rsid w:val="005E70B3"/>
    <w:rsid w:val="005E7748"/>
    <w:rsid w:val="005E7CFB"/>
    <w:rsid w:val="005E7EEE"/>
    <w:rsid w:val="005F0402"/>
    <w:rsid w:val="005F0941"/>
    <w:rsid w:val="005F0EDF"/>
    <w:rsid w:val="005F10C2"/>
    <w:rsid w:val="005F1173"/>
    <w:rsid w:val="005F139B"/>
    <w:rsid w:val="005F145C"/>
    <w:rsid w:val="005F14EF"/>
    <w:rsid w:val="005F1528"/>
    <w:rsid w:val="005F1543"/>
    <w:rsid w:val="005F17FC"/>
    <w:rsid w:val="005F19B5"/>
    <w:rsid w:val="005F22ED"/>
    <w:rsid w:val="005F23C2"/>
    <w:rsid w:val="005F2C46"/>
    <w:rsid w:val="005F2E8B"/>
    <w:rsid w:val="005F2F7E"/>
    <w:rsid w:val="005F36BE"/>
    <w:rsid w:val="005F3CB6"/>
    <w:rsid w:val="005F3F9F"/>
    <w:rsid w:val="005F43F6"/>
    <w:rsid w:val="005F458F"/>
    <w:rsid w:val="005F46AC"/>
    <w:rsid w:val="005F479D"/>
    <w:rsid w:val="005F493E"/>
    <w:rsid w:val="005F4AE1"/>
    <w:rsid w:val="005F4FFD"/>
    <w:rsid w:val="005F5432"/>
    <w:rsid w:val="005F54C1"/>
    <w:rsid w:val="005F5ADD"/>
    <w:rsid w:val="005F5B17"/>
    <w:rsid w:val="005F5D37"/>
    <w:rsid w:val="005F5D6F"/>
    <w:rsid w:val="005F5FFE"/>
    <w:rsid w:val="005F64B0"/>
    <w:rsid w:val="005F6608"/>
    <w:rsid w:val="005F6664"/>
    <w:rsid w:val="005F6E57"/>
    <w:rsid w:val="005F7628"/>
    <w:rsid w:val="005F7905"/>
    <w:rsid w:val="005F7DDE"/>
    <w:rsid w:val="00600722"/>
    <w:rsid w:val="00600DC6"/>
    <w:rsid w:val="00600F31"/>
    <w:rsid w:val="00601088"/>
    <w:rsid w:val="006011C5"/>
    <w:rsid w:val="006018BA"/>
    <w:rsid w:val="00601DCF"/>
    <w:rsid w:val="00601DF7"/>
    <w:rsid w:val="00602662"/>
    <w:rsid w:val="006031B7"/>
    <w:rsid w:val="006035E5"/>
    <w:rsid w:val="0060368C"/>
    <w:rsid w:val="006037AD"/>
    <w:rsid w:val="0060397C"/>
    <w:rsid w:val="00603A5E"/>
    <w:rsid w:val="00603FFD"/>
    <w:rsid w:val="006040E5"/>
    <w:rsid w:val="00604106"/>
    <w:rsid w:val="00604664"/>
    <w:rsid w:val="0060474B"/>
    <w:rsid w:val="00604B6E"/>
    <w:rsid w:val="006055E2"/>
    <w:rsid w:val="006058F3"/>
    <w:rsid w:val="006063A1"/>
    <w:rsid w:val="0060670A"/>
    <w:rsid w:val="0060740C"/>
    <w:rsid w:val="006074D5"/>
    <w:rsid w:val="00607DF2"/>
    <w:rsid w:val="00607EBB"/>
    <w:rsid w:val="006103CD"/>
    <w:rsid w:val="00610690"/>
    <w:rsid w:val="00610891"/>
    <w:rsid w:val="00610975"/>
    <w:rsid w:val="00610CC0"/>
    <w:rsid w:val="00610D61"/>
    <w:rsid w:val="00611147"/>
    <w:rsid w:val="006111C6"/>
    <w:rsid w:val="00611611"/>
    <w:rsid w:val="006119EB"/>
    <w:rsid w:val="00611BF8"/>
    <w:rsid w:val="00611C00"/>
    <w:rsid w:val="00611D49"/>
    <w:rsid w:val="00611FF7"/>
    <w:rsid w:val="00612F3B"/>
    <w:rsid w:val="00613014"/>
    <w:rsid w:val="0061332C"/>
    <w:rsid w:val="00613F8B"/>
    <w:rsid w:val="00614130"/>
    <w:rsid w:val="006153F1"/>
    <w:rsid w:val="00615564"/>
    <w:rsid w:val="00615F79"/>
    <w:rsid w:val="00616110"/>
    <w:rsid w:val="0061696E"/>
    <w:rsid w:val="00616988"/>
    <w:rsid w:val="00616DA1"/>
    <w:rsid w:val="00616EA0"/>
    <w:rsid w:val="00616FF6"/>
    <w:rsid w:val="006170A7"/>
    <w:rsid w:val="006170F0"/>
    <w:rsid w:val="00617185"/>
    <w:rsid w:val="006171BD"/>
    <w:rsid w:val="006172D3"/>
    <w:rsid w:val="0061766E"/>
    <w:rsid w:val="00617BE9"/>
    <w:rsid w:val="006201B4"/>
    <w:rsid w:val="00620643"/>
    <w:rsid w:val="00620DE2"/>
    <w:rsid w:val="00621598"/>
    <w:rsid w:val="00621986"/>
    <w:rsid w:val="00621A6C"/>
    <w:rsid w:val="00621BE5"/>
    <w:rsid w:val="00621C4F"/>
    <w:rsid w:val="0062227E"/>
    <w:rsid w:val="006223BA"/>
    <w:rsid w:val="00622663"/>
    <w:rsid w:val="00623142"/>
    <w:rsid w:val="006235DD"/>
    <w:rsid w:val="00623715"/>
    <w:rsid w:val="00623A91"/>
    <w:rsid w:val="00623B2C"/>
    <w:rsid w:val="00624097"/>
    <w:rsid w:val="00624575"/>
    <w:rsid w:val="006247D3"/>
    <w:rsid w:val="0062484A"/>
    <w:rsid w:val="00624C65"/>
    <w:rsid w:val="00624E6B"/>
    <w:rsid w:val="00624E79"/>
    <w:rsid w:val="0062539E"/>
    <w:rsid w:val="00625431"/>
    <w:rsid w:val="0062577E"/>
    <w:rsid w:val="00625C48"/>
    <w:rsid w:val="00625E66"/>
    <w:rsid w:val="00626009"/>
    <w:rsid w:val="00626314"/>
    <w:rsid w:val="0062655C"/>
    <w:rsid w:val="00627363"/>
    <w:rsid w:val="00627A95"/>
    <w:rsid w:val="00627C01"/>
    <w:rsid w:val="0063014C"/>
    <w:rsid w:val="00631205"/>
    <w:rsid w:val="006314FE"/>
    <w:rsid w:val="006316C0"/>
    <w:rsid w:val="006317D7"/>
    <w:rsid w:val="00631873"/>
    <w:rsid w:val="00631AE0"/>
    <w:rsid w:val="00631E33"/>
    <w:rsid w:val="006322F2"/>
    <w:rsid w:val="00632320"/>
    <w:rsid w:val="006323F3"/>
    <w:rsid w:val="00632C5B"/>
    <w:rsid w:val="00633826"/>
    <w:rsid w:val="00633AA2"/>
    <w:rsid w:val="006343A6"/>
    <w:rsid w:val="006348BC"/>
    <w:rsid w:val="00634D6C"/>
    <w:rsid w:val="006352A0"/>
    <w:rsid w:val="0063555B"/>
    <w:rsid w:val="0063597B"/>
    <w:rsid w:val="00635B47"/>
    <w:rsid w:val="00635C59"/>
    <w:rsid w:val="0063649C"/>
    <w:rsid w:val="00636677"/>
    <w:rsid w:val="00636690"/>
    <w:rsid w:val="00636AED"/>
    <w:rsid w:val="00636C65"/>
    <w:rsid w:val="006370B7"/>
    <w:rsid w:val="00637155"/>
    <w:rsid w:val="00637535"/>
    <w:rsid w:val="00637555"/>
    <w:rsid w:val="00637607"/>
    <w:rsid w:val="0064009E"/>
    <w:rsid w:val="00640206"/>
    <w:rsid w:val="0064154A"/>
    <w:rsid w:val="00641F14"/>
    <w:rsid w:val="00642012"/>
    <w:rsid w:val="00642139"/>
    <w:rsid w:val="0064262E"/>
    <w:rsid w:val="006427E2"/>
    <w:rsid w:val="00642880"/>
    <w:rsid w:val="006428CB"/>
    <w:rsid w:val="00642BB2"/>
    <w:rsid w:val="00642F13"/>
    <w:rsid w:val="00643451"/>
    <w:rsid w:val="006448B0"/>
    <w:rsid w:val="00644A79"/>
    <w:rsid w:val="00644B49"/>
    <w:rsid w:val="00644B63"/>
    <w:rsid w:val="00645668"/>
    <w:rsid w:val="00645B3A"/>
    <w:rsid w:val="0064662C"/>
    <w:rsid w:val="006466CE"/>
    <w:rsid w:val="006469F7"/>
    <w:rsid w:val="006469FE"/>
    <w:rsid w:val="00646C4E"/>
    <w:rsid w:val="00646CF7"/>
    <w:rsid w:val="0064704F"/>
    <w:rsid w:val="00647895"/>
    <w:rsid w:val="00647A73"/>
    <w:rsid w:val="00647EE1"/>
    <w:rsid w:val="006501E6"/>
    <w:rsid w:val="0065064F"/>
    <w:rsid w:val="00650B89"/>
    <w:rsid w:val="00650D7D"/>
    <w:rsid w:val="00651BAA"/>
    <w:rsid w:val="00651BE2"/>
    <w:rsid w:val="006520E3"/>
    <w:rsid w:val="006521F4"/>
    <w:rsid w:val="0065230F"/>
    <w:rsid w:val="006523DC"/>
    <w:rsid w:val="00652A98"/>
    <w:rsid w:val="00652AB0"/>
    <w:rsid w:val="00652EAA"/>
    <w:rsid w:val="0065342B"/>
    <w:rsid w:val="00653836"/>
    <w:rsid w:val="00653C57"/>
    <w:rsid w:val="00653DD9"/>
    <w:rsid w:val="006542A0"/>
    <w:rsid w:val="006542B2"/>
    <w:rsid w:val="00654399"/>
    <w:rsid w:val="006547DF"/>
    <w:rsid w:val="00654C12"/>
    <w:rsid w:val="00654DA2"/>
    <w:rsid w:val="00654DC3"/>
    <w:rsid w:val="006558FE"/>
    <w:rsid w:val="00657F28"/>
    <w:rsid w:val="0066001D"/>
    <w:rsid w:val="0066052B"/>
    <w:rsid w:val="00660EA3"/>
    <w:rsid w:val="0066130A"/>
    <w:rsid w:val="0066166E"/>
    <w:rsid w:val="006617E7"/>
    <w:rsid w:val="006618F0"/>
    <w:rsid w:val="00661DDF"/>
    <w:rsid w:val="00661F6C"/>
    <w:rsid w:val="00662A98"/>
    <w:rsid w:val="00662DD1"/>
    <w:rsid w:val="00663063"/>
    <w:rsid w:val="006634B2"/>
    <w:rsid w:val="006636E3"/>
    <w:rsid w:val="006637AF"/>
    <w:rsid w:val="006638F1"/>
    <w:rsid w:val="00663A17"/>
    <w:rsid w:val="00663CA5"/>
    <w:rsid w:val="00663F15"/>
    <w:rsid w:val="006642C2"/>
    <w:rsid w:val="00664443"/>
    <w:rsid w:val="0066445E"/>
    <w:rsid w:val="00664906"/>
    <w:rsid w:val="00664997"/>
    <w:rsid w:val="006649D8"/>
    <w:rsid w:val="00664B73"/>
    <w:rsid w:val="00664B94"/>
    <w:rsid w:val="0066512E"/>
    <w:rsid w:val="00665689"/>
    <w:rsid w:val="00666052"/>
    <w:rsid w:val="0066614D"/>
    <w:rsid w:val="00666251"/>
    <w:rsid w:val="00666603"/>
    <w:rsid w:val="00667259"/>
    <w:rsid w:val="006674C2"/>
    <w:rsid w:val="00667721"/>
    <w:rsid w:val="00667E8D"/>
    <w:rsid w:val="00670243"/>
    <w:rsid w:val="006709F8"/>
    <w:rsid w:val="00670EE7"/>
    <w:rsid w:val="006710D4"/>
    <w:rsid w:val="006714B3"/>
    <w:rsid w:val="006715EB"/>
    <w:rsid w:val="00671724"/>
    <w:rsid w:val="006717C4"/>
    <w:rsid w:val="00671B92"/>
    <w:rsid w:val="00671FD1"/>
    <w:rsid w:val="0067211D"/>
    <w:rsid w:val="00672520"/>
    <w:rsid w:val="00673496"/>
    <w:rsid w:val="006734D6"/>
    <w:rsid w:val="00673720"/>
    <w:rsid w:val="00673B30"/>
    <w:rsid w:val="00673D73"/>
    <w:rsid w:val="00674943"/>
    <w:rsid w:val="006749BE"/>
    <w:rsid w:val="0067548A"/>
    <w:rsid w:val="00675734"/>
    <w:rsid w:val="00676190"/>
    <w:rsid w:val="006761F8"/>
    <w:rsid w:val="0067627F"/>
    <w:rsid w:val="00676A01"/>
    <w:rsid w:val="00676A04"/>
    <w:rsid w:val="00676AA6"/>
    <w:rsid w:val="00676BF9"/>
    <w:rsid w:val="00676FB8"/>
    <w:rsid w:val="006776DE"/>
    <w:rsid w:val="006779F6"/>
    <w:rsid w:val="00677EAD"/>
    <w:rsid w:val="0068004A"/>
    <w:rsid w:val="006800D7"/>
    <w:rsid w:val="0068061A"/>
    <w:rsid w:val="006808AA"/>
    <w:rsid w:val="00680BB6"/>
    <w:rsid w:val="00680CD2"/>
    <w:rsid w:val="00682145"/>
    <w:rsid w:val="006821CB"/>
    <w:rsid w:val="006829FD"/>
    <w:rsid w:val="006831E7"/>
    <w:rsid w:val="006833D1"/>
    <w:rsid w:val="006834C7"/>
    <w:rsid w:val="0068359A"/>
    <w:rsid w:val="006836EF"/>
    <w:rsid w:val="00683B7E"/>
    <w:rsid w:val="00683F83"/>
    <w:rsid w:val="00684494"/>
    <w:rsid w:val="006844C5"/>
    <w:rsid w:val="00684612"/>
    <w:rsid w:val="0068465C"/>
    <w:rsid w:val="00684A71"/>
    <w:rsid w:val="00684C84"/>
    <w:rsid w:val="00684CD7"/>
    <w:rsid w:val="00684ED9"/>
    <w:rsid w:val="006850BD"/>
    <w:rsid w:val="006855E0"/>
    <w:rsid w:val="00685974"/>
    <w:rsid w:val="0068661D"/>
    <w:rsid w:val="006867D4"/>
    <w:rsid w:val="00686A3E"/>
    <w:rsid w:val="00686C64"/>
    <w:rsid w:val="00686EA3"/>
    <w:rsid w:val="006870E0"/>
    <w:rsid w:val="006878BA"/>
    <w:rsid w:val="006879C7"/>
    <w:rsid w:val="00687E2E"/>
    <w:rsid w:val="006909DA"/>
    <w:rsid w:val="00691478"/>
    <w:rsid w:val="006915B8"/>
    <w:rsid w:val="00692538"/>
    <w:rsid w:val="0069253C"/>
    <w:rsid w:val="0069272D"/>
    <w:rsid w:val="006928F7"/>
    <w:rsid w:val="00692B7F"/>
    <w:rsid w:val="00692E92"/>
    <w:rsid w:val="00693018"/>
    <w:rsid w:val="006934DB"/>
    <w:rsid w:val="00693646"/>
    <w:rsid w:val="00693791"/>
    <w:rsid w:val="00693B09"/>
    <w:rsid w:val="00693D65"/>
    <w:rsid w:val="006945BD"/>
    <w:rsid w:val="00694884"/>
    <w:rsid w:val="00694B31"/>
    <w:rsid w:val="00694B3D"/>
    <w:rsid w:val="00695633"/>
    <w:rsid w:val="006956D9"/>
    <w:rsid w:val="00695839"/>
    <w:rsid w:val="00695A7D"/>
    <w:rsid w:val="00695E89"/>
    <w:rsid w:val="006961D4"/>
    <w:rsid w:val="006964FF"/>
    <w:rsid w:val="0069654D"/>
    <w:rsid w:val="006965CC"/>
    <w:rsid w:val="0069679E"/>
    <w:rsid w:val="00696D24"/>
    <w:rsid w:val="00696F43"/>
    <w:rsid w:val="0069723D"/>
    <w:rsid w:val="00697F34"/>
    <w:rsid w:val="006A053A"/>
    <w:rsid w:val="006A05E6"/>
    <w:rsid w:val="006A0E60"/>
    <w:rsid w:val="006A1A55"/>
    <w:rsid w:val="006A1B29"/>
    <w:rsid w:val="006A1EEC"/>
    <w:rsid w:val="006A1F11"/>
    <w:rsid w:val="006A1F6C"/>
    <w:rsid w:val="006A21AD"/>
    <w:rsid w:val="006A230D"/>
    <w:rsid w:val="006A28A8"/>
    <w:rsid w:val="006A2F02"/>
    <w:rsid w:val="006A2F66"/>
    <w:rsid w:val="006A2FD6"/>
    <w:rsid w:val="006A34E1"/>
    <w:rsid w:val="006A352F"/>
    <w:rsid w:val="006A373E"/>
    <w:rsid w:val="006A3D0A"/>
    <w:rsid w:val="006A3E70"/>
    <w:rsid w:val="006A45D9"/>
    <w:rsid w:val="006A4727"/>
    <w:rsid w:val="006A476F"/>
    <w:rsid w:val="006A516F"/>
    <w:rsid w:val="006A5307"/>
    <w:rsid w:val="006A5654"/>
    <w:rsid w:val="006A5EC4"/>
    <w:rsid w:val="006A5EC8"/>
    <w:rsid w:val="006A6555"/>
    <w:rsid w:val="006A6822"/>
    <w:rsid w:val="006A6A5B"/>
    <w:rsid w:val="006A6C68"/>
    <w:rsid w:val="006A760A"/>
    <w:rsid w:val="006A78FE"/>
    <w:rsid w:val="006A7B60"/>
    <w:rsid w:val="006A7BE9"/>
    <w:rsid w:val="006A7EB7"/>
    <w:rsid w:val="006B01BC"/>
    <w:rsid w:val="006B02B5"/>
    <w:rsid w:val="006B033C"/>
    <w:rsid w:val="006B095D"/>
    <w:rsid w:val="006B0981"/>
    <w:rsid w:val="006B0A61"/>
    <w:rsid w:val="006B0BBF"/>
    <w:rsid w:val="006B0BC9"/>
    <w:rsid w:val="006B0C5F"/>
    <w:rsid w:val="006B103F"/>
    <w:rsid w:val="006B13EB"/>
    <w:rsid w:val="006B1D92"/>
    <w:rsid w:val="006B250C"/>
    <w:rsid w:val="006B2822"/>
    <w:rsid w:val="006B2A32"/>
    <w:rsid w:val="006B31E5"/>
    <w:rsid w:val="006B33A1"/>
    <w:rsid w:val="006B355D"/>
    <w:rsid w:val="006B35AA"/>
    <w:rsid w:val="006B3E28"/>
    <w:rsid w:val="006B43F4"/>
    <w:rsid w:val="006B4510"/>
    <w:rsid w:val="006B4C11"/>
    <w:rsid w:val="006B4CDD"/>
    <w:rsid w:val="006B4E78"/>
    <w:rsid w:val="006B54BB"/>
    <w:rsid w:val="006B580E"/>
    <w:rsid w:val="006B58DA"/>
    <w:rsid w:val="006B5B74"/>
    <w:rsid w:val="006B5E3A"/>
    <w:rsid w:val="006B65FB"/>
    <w:rsid w:val="006B6C38"/>
    <w:rsid w:val="006B6F6A"/>
    <w:rsid w:val="006B6F73"/>
    <w:rsid w:val="006B7A99"/>
    <w:rsid w:val="006B7B6D"/>
    <w:rsid w:val="006B7D8A"/>
    <w:rsid w:val="006B7F2D"/>
    <w:rsid w:val="006C017C"/>
    <w:rsid w:val="006C03D6"/>
    <w:rsid w:val="006C089D"/>
    <w:rsid w:val="006C0B9C"/>
    <w:rsid w:val="006C0EE8"/>
    <w:rsid w:val="006C0F31"/>
    <w:rsid w:val="006C2093"/>
    <w:rsid w:val="006C2430"/>
    <w:rsid w:val="006C2D86"/>
    <w:rsid w:val="006C2FA3"/>
    <w:rsid w:val="006C396B"/>
    <w:rsid w:val="006C3A7E"/>
    <w:rsid w:val="006C3F8F"/>
    <w:rsid w:val="006C4597"/>
    <w:rsid w:val="006C4636"/>
    <w:rsid w:val="006C5075"/>
    <w:rsid w:val="006C5458"/>
    <w:rsid w:val="006C54CD"/>
    <w:rsid w:val="006C54DD"/>
    <w:rsid w:val="006C5CD9"/>
    <w:rsid w:val="006C5F1B"/>
    <w:rsid w:val="006C6083"/>
    <w:rsid w:val="006C622C"/>
    <w:rsid w:val="006C671C"/>
    <w:rsid w:val="006C6A4B"/>
    <w:rsid w:val="006C6E3F"/>
    <w:rsid w:val="006C71D0"/>
    <w:rsid w:val="006C7578"/>
    <w:rsid w:val="006C7D5C"/>
    <w:rsid w:val="006D02D5"/>
    <w:rsid w:val="006D036F"/>
    <w:rsid w:val="006D0384"/>
    <w:rsid w:val="006D0487"/>
    <w:rsid w:val="006D057E"/>
    <w:rsid w:val="006D06AE"/>
    <w:rsid w:val="006D0806"/>
    <w:rsid w:val="006D0810"/>
    <w:rsid w:val="006D0A1C"/>
    <w:rsid w:val="006D0DB8"/>
    <w:rsid w:val="006D1501"/>
    <w:rsid w:val="006D1C06"/>
    <w:rsid w:val="006D1F2A"/>
    <w:rsid w:val="006D2233"/>
    <w:rsid w:val="006D23FD"/>
    <w:rsid w:val="006D29DD"/>
    <w:rsid w:val="006D33C4"/>
    <w:rsid w:val="006D3475"/>
    <w:rsid w:val="006D3593"/>
    <w:rsid w:val="006D373E"/>
    <w:rsid w:val="006D3B56"/>
    <w:rsid w:val="006D41BF"/>
    <w:rsid w:val="006D43D0"/>
    <w:rsid w:val="006D46BE"/>
    <w:rsid w:val="006D4789"/>
    <w:rsid w:val="006D49B3"/>
    <w:rsid w:val="006D4C85"/>
    <w:rsid w:val="006D4CB1"/>
    <w:rsid w:val="006D5409"/>
    <w:rsid w:val="006D5948"/>
    <w:rsid w:val="006D6000"/>
    <w:rsid w:val="006D61B9"/>
    <w:rsid w:val="006D6BE7"/>
    <w:rsid w:val="006D6F12"/>
    <w:rsid w:val="006D7168"/>
    <w:rsid w:val="006D7459"/>
    <w:rsid w:val="006D7495"/>
    <w:rsid w:val="006D749D"/>
    <w:rsid w:val="006D7823"/>
    <w:rsid w:val="006D78D5"/>
    <w:rsid w:val="006D7960"/>
    <w:rsid w:val="006E0402"/>
    <w:rsid w:val="006E083D"/>
    <w:rsid w:val="006E09A1"/>
    <w:rsid w:val="006E0CD3"/>
    <w:rsid w:val="006E0DDD"/>
    <w:rsid w:val="006E0E92"/>
    <w:rsid w:val="006E0F65"/>
    <w:rsid w:val="006E1152"/>
    <w:rsid w:val="006E123C"/>
    <w:rsid w:val="006E1742"/>
    <w:rsid w:val="006E1ADD"/>
    <w:rsid w:val="006E1CC9"/>
    <w:rsid w:val="006E1F66"/>
    <w:rsid w:val="006E24D3"/>
    <w:rsid w:val="006E2753"/>
    <w:rsid w:val="006E2EEA"/>
    <w:rsid w:val="006E2FDD"/>
    <w:rsid w:val="006E30A9"/>
    <w:rsid w:val="006E30E8"/>
    <w:rsid w:val="006E3293"/>
    <w:rsid w:val="006E333C"/>
    <w:rsid w:val="006E347E"/>
    <w:rsid w:val="006E3513"/>
    <w:rsid w:val="006E3D29"/>
    <w:rsid w:val="006E3E61"/>
    <w:rsid w:val="006E402E"/>
    <w:rsid w:val="006E4126"/>
    <w:rsid w:val="006E4359"/>
    <w:rsid w:val="006E45C4"/>
    <w:rsid w:val="006E45DB"/>
    <w:rsid w:val="006E4879"/>
    <w:rsid w:val="006E495E"/>
    <w:rsid w:val="006E53A9"/>
    <w:rsid w:val="006E5522"/>
    <w:rsid w:val="006E5D7A"/>
    <w:rsid w:val="006E5EEA"/>
    <w:rsid w:val="006E6C8A"/>
    <w:rsid w:val="006E708B"/>
    <w:rsid w:val="006E74CA"/>
    <w:rsid w:val="006E7B2B"/>
    <w:rsid w:val="006F0466"/>
    <w:rsid w:val="006F04AF"/>
    <w:rsid w:val="006F06A7"/>
    <w:rsid w:val="006F077B"/>
    <w:rsid w:val="006F0B84"/>
    <w:rsid w:val="006F0BF9"/>
    <w:rsid w:val="006F0C16"/>
    <w:rsid w:val="006F0DF0"/>
    <w:rsid w:val="006F1292"/>
    <w:rsid w:val="006F13F4"/>
    <w:rsid w:val="006F15AE"/>
    <w:rsid w:val="006F21B3"/>
    <w:rsid w:val="006F226C"/>
    <w:rsid w:val="006F23FC"/>
    <w:rsid w:val="006F275C"/>
    <w:rsid w:val="006F29AA"/>
    <w:rsid w:val="006F29BD"/>
    <w:rsid w:val="006F2ADF"/>
    <w:rsid w:val="006F2BC8"/>
    <w:rsid w:val="006F2C67"/>
    <w:rsid w:val="006F2E5C"/>
    <w:rsid w:val="006F3A68"/>
    <w:rsid w:val="006F3F82"/>
    <w:rsid w:val="006F441C"/>
    <w:rsid w:val="006F4D83"/>
    <w:rsid w:val="006F53C3"/>
    <w:rsid w:val="006F54F3"/>
    <w:rsid w:val="006F5F0F"/>
    <w:rsid w:val="006F6171"/>
    <w:rsid w:val="006F6480"/>
    <w:rsid w:val="006F686D"/>
    <w:rsid w:val="006F6CDD"/>
    <w:rsid w:val="006F6D11"/>
    <w:rsid w:val="006F732A"/>
    <w:rsid w:val="006F7BAD"/>
    <w:rsid w:val="006F7DB2"/>
    <w:rsid w:val="006F7DC1"/>
    <w:rsid w:val="006F7FB8"/>
    <w:rsid w:val="006F7FFB"/>
    <w:rsid w:val="00700163"/>
    <w:rsid w:val="00700FA6"/>
    <w:rsid w:val="0070106D"/>
    <w:rsid w:val="007011CE"/>
    <w:rsid w:val="007017CA"/>
    <w:rsid w:val="00701BD6"/>
    <w:rsid w:val="00701F9B"/>
    <w:rsid w:val="007020FA"/>
    <w:rsid w:val="0070238E"/>
    <w:rsid w:val="007023D1"/>
    <w:rsid w:val="00702511"/>
    <w:rsid w:val="0070269A"/>
    <w:rsid w:val="007029BB"/>
    <w:rsid w:val="00702D65"/>
    <w:rsid w:val="007035E7"/>
    <w:rsid w:val="007041FA"/>
    <w:rsid w:val="007041FF"/>
    <w:rsid w:val="007043BE"/>
    <w:rsid w:val="00704555"/>
    <w:rsid w:val="0070505F"/>
    <w:rsid w:val="007056F7"/>
    <w:rsid w:val="00705EA9"/>
    <w:rsid w:val="007063D6"/>
    <w:rsid w:val="0070650B"/>
    <w:rsid w:val="007066A1"/>
    <w:rsid w:val="00706D71"/>
    <w:rsid w:val="007070B5"/>
    <w:rsid w:val="0070744A"/>
    <w:rsid w:val="00707868"/>
    <w:rsid w:val="00707DF2"/>
    <w:rsid w:val="00707E5D"/>
    <w:rsid w:val="00710224"/>
    <w:rsid w:val="007105F4"/>
    <w:rsid w:val="00710707"/>
    <w:rsid w:val="007108B4"/>
    <w:rsid w:val="00710A16"/>
    <w:rsid w:val="00710AA4"/>
    <w:rsid w:val="00710B70"/>
    <w:rsid w:val="00710B90"/>
    <w:rsid w:val="00710CB8"/>
    <w:rsid w:val="00710D16"/>
    <w:rsid w:val="00710EFF"/>
    <w:rsid w:val="00711574"/>
    <w:rsid w:val="00711768"/>
    <w:rsid w:val="00711851"/>
    <w:rsid w:val="007131E7"/>
    <w:rsid w:val="0071375A"/>
    <w:rsid w:val="0071378F"/>
    <w:rsid w:val="007139DD"/>
    <w:rsid w:val="00714789"/>
    <w:rsid w:val="007147E7"/>
    <w:rsid w:val="007157FF"/>
    <w:rsid w:val="007158EF"/>
    <w:rsid w:val="00715F8A"/>
    <w:rsid w:val="00715FA6"/>
    <w:rsid w:val="007161C4"/>
    <w:rsid w:val="0071645C"/>
    <w:rsid w:val="007167DA"/>
    <w:rsid w:val="00716813"/>
    <w:rsid w:val="00716FC2"/>
    <w:rsid w:val="0071759D"/>
    <w:rsid w:val="00717785"/>
    <w:rsid w:val="00717CA8"/>
    <w:rsid w:val="00720F0A"/>
    <w:rsid w:val="00720F0D"/>
    <w:rsid w:val="00721164"/>
    <w:rsid w:val="007212F1"/>
    <w:rsid w:val="00721B97"/>
    <w:rsid w:val="00721D83"/>
    <w:rsid w:val="00721F5A"/>
    <w:rsid w:val="00722046"/>
    <w:rsid w:val="0072239C"/>
    <w:rsid w:val="00722BB3"/>
    <w:rsid w:val="00722ED4"/>
    <w:rsid w:val="00722EEE"/>
    <w:rsid w:val="00723240"/>
    <w:rsid w:val="00723C34"/>
    <w:rsid w:val="00723D79"/>
    <w:rsid w:val="007241F8"/>
    <w:rsid w:val="0072429E"/>
    <w:rsid w:val="007243A8"/>
    <w:rsid w:val="007257C6"/>
    <w:rsid w:val="00725892"/>
    <w:rsid w:val="0072631F"/>
    <w:rsid w:val="007270D2"/>
    <w:rsid w:val="00727121"/>
    <w:rsid w:val="00727859"/>
    <w:rsid w:val="00727885"/>
    <w:rsid w:val="0073054F"/>
    <w:rsid w:val="00730956"/>
    <w:rsid w:val="00730B82"/>
    <w:rsid w:val="00730CD9"/>
    <w:rsid w:val="00730DCC"/>
    <w:rsid w:val="0073109D"/>
    <w:rsid w:val="00731181"/>
    <w:rsid w:val="007312E8"/>
    <w:rsid w:val="00731358"/>
    <w:rsid w:val="00731A97"/>
    <w:rsid w:val="0073214D"/>
    <w:rsid w:val="0073222D"/>
    <w:rsid w:val="00732309"/>
    <w:rsid w:val="00732539"/>
    <w:rsid w:val="00733331"/>
    <w:rsid w:val="00733889"/>
    <w:rsid w:val="00733D57"/>
    <w:rsid w:val="00734137"/>
    <w:rsid w:val="007341B5"/>
    <w:rsid w:val="00734491"/>
    <w:rsid w:val="007350CB"/>
    <w:rsid w:val="00735278"/>
    <w:rsid w:val="007355CC"/>
    <w:rsid w:val="00735747"/>
    <w:rsid w:val="00735872"/>
    <w:rsid w:val="007358D3"/>
    <w:rsid w:val="00735C9A"/>
    <w:rsid w:val="0073608F"/>
    <w:rsid w:val="00736278"/>
    <w:rsid w:val="007362E2"/>
    <w:rsid w:val="0073642D"/>
    <w:rsid w:val="00736B0A"/>
    <w:rsid w:val="00736B8E"/>
    <w:rsid w:val="00736D6E"/>
    <w:rsid w:val="00737390"/>
    <w:rsid w:val="007373DB"/>
    <w:rsid w:val="007375EC"/>
    <w:rsid w:val="00737AEF"/>
    <w:rsid w:val="00737BF8"/>
    <w:rsid w:val="00737CE6"/>
    <w:rsid w:val="00740224"/>
    <w:rsid w:val="007414D1"/>
    <w:rsid w:val="007415DA"/>
    <w:rsid w:val="00741C36"/>
    <w:rsid w:val="00741C5A"/>
    <w:rsid w:val="007424B1"/>
    <w:rsid w:val="007424B9"/>
    <w:rsid w:val="007436C9"/>
    <w:rsid w:val="0074389F"/>
    <w:rsid w:val="007438CE"/>
    <w:rsid w:val="00743C11"/>
    <w:rsid w:val="00743D9F"/>
    <w:rsid w:val="00744012"/>
    <w:rsid w:val="0074406C"/>
    <w:rsid w:val="00744AE3"/>
    <w:rsid w:val="00744DDF"/>
    <w:rsid w:val="00744EEC"/>
    <w:rsid w:val="007451F6"/>
    <w:rsid w:val="00745DC0"/>
    <w:rsid w:val="00745E6D"/>
    <w:rsid w:val="0074633A"/>
    <w:rsid w:val="007463B2"/>
    <w:rsid w:val="007463F4"/>
    <w:rsid w:val="0074684E"/>
    <w:rsid w:val="007468C1"/>
    <w:rsid w:val="00746B64"/>
    <w:rsid w:val="00746D82"/>
    <w:rsid w:val="00746E47"/>
    <w:rsid w:val="0074716F"/>
    <w:rsid w:val="00747425"/>
    <w:rsid w:val="007475F3"/>
    <w:rsid w:val="00750F66"/>
    <w:rsid w:val="0075121E"/>
    <w:rsid w:val="00751380"/>
    <w:rsid w:val="00751478"/>
    <w:rsid w:val="0075157F"/>
    <w:rsid w:val="00751812"/>
    <w:rsid w:val="00751A93"/>
    <w:rsid w:val="00751E3E"/>
    <w:rsid w:val="00751ECD"/>
    <w:rsid w:val="007521F4"/>
    <w:rsid w:val="00752580"/>
    <w:rsid w:val="007525A3"/>
    <w:rsid w:val="00752999"/>
    <w:rsid w:val="00752C4F"/>
    <w:rsid w:val="00752D5C"/>
    <w:rsid w:val="007531C5"/>
    <w:rsid w:val="007536D8"/>
    <w:rsid w:val="0075377D"/>
    <w:rsid w:val="007538C0"/>
    <w:rsid w:val="00753DC5"/>
    <w:rsid w:val="00754182"/>
    <w:rsid w:val="007541AF"/>
    <w:rsid w:val="00754594"/>
    <w:rsid w:val="007550BA"/>
    <w:rsid w:val="0075564F"/>
    <w:rsid w:val="00755AEF"/>
    <w:rsid w:val="0075620E"/>
    <w:rsid w:val="007563E6"/>
    <w:rsid w:val="007565AF"/>
    <w:rsid w:val="007566EE"/>
    <w:rsid w:val="00756C7E"/>
    <w:rsid w:val="00756E2F"/>
    <w:rsid w:val="007572D2"/>
    <w:rsid w:val="007576BE"/>
    <w:rsid w:val="00757ACF"/>
    <w:rsid w:val="00757C75"/>
    <w:rsid w:val="00757F55"/>
    <w:rsid w:val="00757F72"/>
    <w:rsid w:val="007603F5"/>
    <w:rsid w:val="0076049A"/>
    <w:rsid w:val="0076075D"/>
    <w:rsid w:val="00760984"/>
    <w:rsid w:val="00760A62"/>
    <w:rsid w:val="00760CD9"/>
    <w:rsid w:val="00760D9D"/>
    <w:rsid w:val="007614B5"/>
    <w:rsid w:val="00761DA9"/>
    <w:rsid w:val="00761E1A"/>
    <w:rsid w:val="00761EDA"/>
    <w:rsid w:val="007626B3"/>
    <w:rsid w:val="00762958"/>
    <w:rsid w:val="00762AE2"/>
    <w:rsid w:val="00763353"/>
    <w:rsid w:val="00763450"/>
    <w:rsid w:val="0076350D"/>
    <w:rsid w:val="00763535"/>
    <w:rsid w:val="00763576"/>
    <w:rsid w:val="00763675"/>
    <w:rsid w:val="007639F3"/>
    <w:rsid w:val="00763AFA"/>
    <w:rsid w:val="00763BA5"/>
    <w:rsid w:val="00763E89"/>
    <w:rsid w:val="00764269"/>
    <w:rsid w:val="00764685"/>
    <w:rsid w:val="007646FA"/>
    <w:rsid w:val="00764E91"/>
    <w:rsid w:val="00765226"/>
    <w:rsid w:val="00765528"/>
    <w:rsid w:val="007655B0"/>
    <w:rsid w:val="00765DB7"/>
    <w:rsid w:val="007663D1"/>
    <w:rsid w:val="007663FF"/>
    <w:rsid w:val="00766694"/>
    <w:rsid w:val="007668A2"/>
    <w:rsid w:val="00766C97"/>
    <w:rsid w:val="00767330"/>
    <w:rsid w:val="007676B2"/>
    <w:rsid w:val="00767712"/>
    <w:rsid w:val="007677A1"/>
    <w:rsid w:val="007677AE"/>
    <w:rsid w:val="007677ED"/>
    <w:rsid w:val="0076787E"/>
    <w:rsid w:val="00767D20"/>
    <w:rsid w:val="00767F82"/>
    <w:rsid w:val="00770B44"/>
    <w:rsid w:val="00771C4C"/>
    <w:rsid w:val="00771CC2"/>
    <w:rsid w:val="00772217"/>
    <w:rsid w:val="00772251"/>
    <w:rsid w:val="0077269C"/>
    <w:rsid w:val="007727EA"/>
    <w:rsid w:val="00772A5D"/>
    <w:rsid w:val="00773582"/>
    <w:rsid w:val="007737F1"/>
    <w:rsid w:val="00773E13"/>
    <w:rsid w:val="007744A0"/>
    <w:rsid w:val="00774782"/>
    <w:rsid w:val="00774AEC"/>
    <w:rsid w:val="00774C1C"/>
    <w:rsid w:val="00775406"/>
    <w:rsid w:val="00775F6A"/>
    <w:rsid w:val="007760F7"/>
    <w:rsid w:val="00776B9D"/>
    <w:rsid w:val="0077772C"/>
    <w:rsid w:val="00777D37"/>
    <w:rsid w:val="00777EC6"/>
    <w:rsid w:val="00777FF6"/>
    <w:rsid w:val="00780A5E"/>
    <w:rsid w:val="007816EC"/>
    <w:rsid w:val="00781E56"/>
    <w:rsid w:val="00781F3D"/>
    <w:rsid w:val="00781F77"/>
    <w:rsid w:val="007820DF"/>
    <w:rsid w:val="007821F6"/>
    <w:rsid w:val="00782280"/>
    <w:rsid w:val="00782762"/>
    <w:rsid w:val="00782ACC"/>
    <w:rsid w:val="00783526"/>
    <w:rsid w:val="0078497A"/>
    <w:rsid w:val="00784BE0"/>
    <w:rsid w:val="00784D08"/>
    <w:rsid w:val="00784DAA"/>
    <w:rsid w:val="0078533C"/>
    <w:rsid w:val="00785B70"/>
    <w:rsid w:val="00785EF6"/>
    <w:rsid w:val="0078677D"/>
    <w:rsid w:val="00786971"/>
    <w:rsid w:val="00786FD2"/>
    <w:rsid w:val="00787765"/>
    <w:rsid w:val="007877FE"/>
    <w:rsid w:val="00787974"/>
    <w:rsid w:val="00787B02"/>
    <w:rsid w:val="007902F9"/>
    <w:rsid w:val="007902FD"/>
    <w:rsid w:val="007905AE"/>
    <w:rsid w:val="00790695"/>
    <w:rsid w:val="0079083E"/>
    <w:rsid w:val="00790A43"/>
    <w:rsid w:val="00790DC8"/>
    <w:rsid w:val="00791152"/>
    <w:rsid w:val="00791203"/>
    <w:rsid w:val="00791292"/>
    <w:rsid w:val="00791356"/>
    <w:rsid w:val="00791B4F"/>
    <w:rsid w:val="00791DB5"/>
    <w:rsid w:val="0079285F"/>
    <w:rsid w:val="007939E0"/>
    <w:rsid w:val="0079457C"/>
    <w:rsid w:val="007952D0"/>
    <w:rsid w:val="007959F1"/>
    <w:rsid w:val="00795B48"/>
    <w:rsid w:val="00795C7F"/>
    <w:rsid w:val="00795DA3"/>
    <w:rsid w:val="007964FA"/>
    <w:rsid w:val="00797476"/>
    <w:rsid w:val="00797C37"/>
    <w:rsid w:val="00797C8E"/>
    <w:rsid w:val="007A06C2"/>
    <w:rsid w:val="007A0ADA"/>
    <w:rsid w:val="007A102F"/>
    <w:rsid w:val="007A16A9"/>
    <w:rsid w:val="007A1950"/>
    <w:rsid w:val="007A1D1D"/>
    <w:rsid w:val="007A21AF"/>
    <w:rsid w:val="007A22EC"/>
    <w:rsid w:val="007A22FD"/>
    <w:rsid w:val="007A251F"/>
    <w:rsid w:val="007A2C40"/>
    <w:rsid w:val="007A3500"/>
    <w:rsid w:val="007A368F"/>
    <w:rsid w:val="007A3902"/>
    <w:rsid w:val="007A3ACF"/>
    <w:rsid w:val="007A409A"/>
    <w:rsid w:val="007A479D"/>
    <w:rsid w:val="007A47E0"/>
    <w:rsid w:val="007A4878"/>
    <w:rsid w:val="007A48CF"/>
    <w:rsid w:val="007A4D4C"/>
    <w:rsid w:val="007A582F"/>
    <w:rsid w:val="007A5876"/>
    <w:rsid w:val="007A5B7F"/>
    <w:rsid w:val="007A5BA9"/>
    <w:rsid w:val="007A629D"/>
    <w:rsid w:val="007A634B"/>
    <w:rsid w:val="007A6553"/>
    <w:rsid w:val="007A663D"/>
    <w:rsid w:val="007A67FB"/>
    <w:rsid w:val="007A6CDB"/>
    <w:rsid w:val="007A7498"/>
    <w:rsid w:val="007A7668"/>
    <w:rsid w:val="007A76F2"/>
    <w:rsid w:val="007A7FDE"/>
    <w:rsid w:val="007B027A"/>
    <w:rsid w:val="007B05ED"/>
    <w:rsid w:val="007B0604"/>
    <w:rsid w:val="007B14E1"/>
    <w:rsid w:val="007B1B17"/>
    <w:rsid w:val="007B1DD5"/>
    <w:rsid w:val="007B21FE"/>
    <w:rsid w:val="007B2232"/>
    <w:rsid w:val="007B23B0"/>
    <w:rsid w:val="007B266E"/>
    <w:rsid w:val="007B2828"/>
    <w:rsid w:val="007B2A33"/>
    <w:rsid w:val="007B2B77"/>
    <w:rsid w:val="007B2B86"/>
    <w:rsid w:val="007B2C38"/>
    <w:rsid w:val="007B2CA0"/>
    <w:rsid w:val="007B2D81"/>
    <w:rsid w:val="007B324C"/>
    <w:rsid w:val="007B3471"/>
    <w:rsid w:val="007B352E"/>
    <w:rsid w:val="007B3D97"/>
    <w:rsid w:val="007B3DF0"/>
    <w:rsid w:val="007B3F1A"/>
    <w:rsid w:val="007B4FC0"/>
    <w:rsid w:val="007B57A0"/>
    <w:rsid w:val="007B599B"/>
    <w:rsid w:val="007B59F8"/>
    <w:rsid w:val="007B5B7B"/>
    <w:rsid w:val="007B5C36"/>
    <w:rsid w:val="007B623A"/>
    <w:rsid w:val="007B632B"/>
    <w:rsid w:val="007B6B67"/>
    <w:rsid w:val="007B7574"/>
    <w:rsid w:val="007C0095"/>
    <w:rsid w:val="007C0195"/>
    <w:rsid w:val="007C02FE"/>
    <w:rsid w:val="007C0A2E"/>
    <w:rsid w:val="007C0B9B"/>
    <w:rsid w:val="007C0F82"/>
    <w:rsid w:val="007C1486"/>
    <w:rsid w:val="007C1895"/>
    <w:rsid w:val="007C1A2A"/>
    <w:rsid w:val="007C1B67"/>
    <w:rsid w:val="007C1D73"/>
    <w:rsid w:val="007C20A6"/>
    <w:rsid w:val="007C21A7"/>
    <w:rsid w:val="007C30B6"/>
    <w:rsid w:val="007C3166"/>
    <w:rsid w:val="007C3286"/>
    <w:rsid w:val="007C3374"/>
    <w:rsid w:val="007C3801"/>
    <w:rsid w:val="007C3A68"/>
    <w:rsid w:val="007C3DAA"/>
    <w:rsid w:val="007C4B50"/>
    <w:rsid w:val="007C4F71"/>
    <w:rsid w:val="007C50E8"/>
    <w:rsid w:val="007C59F4"/>
    <w:rsid w:val="007C5B78"/>
    <w:rsid w:val="007C62A2"/>
    <w:rsid w:val="007C6448"/>
    <w:rsid w:val="007C653C"/>
    <w:rsid w:val="007C67EE"/>
    <w:rsid w:val="007C6EDA"/>
    <w:rsid w:val="007C7160"/>
    <w:rsid w:val="007C7772"/>
    <w:rsid w:val="007C7950"/>
    <w:rsid w:val="007C7CF3"/>
    <w:rsid w:val="007D029C"/>
    <w:rsid w:val="007D0ED4"/>
    <w:rsid w:val="007D18B3"/>
    <w:rsid w:val="007D1EE6"/>
    <w:rsid w:val="007D2208"/>
    <w:rsid w:val="007D29D7"/>
    <w:rsid w:val="007D2A70"/>
    <w:rsid w:val="007D3749"/>
    <w:rsid w:val="007D3C02"/>
    <w:rsid w:val="007D3D28"/>
    <w:rsid w:val="007D40BB"/>
    <w:rsid w:val="007D454F"/>
    <w:rsid w:val="007D46D4"/>
    <w:rsid w:val="007D50BD"/>
    <w:rsid w:val="007D5308"/>
    <w:rsid w:val="007D600B"/>
    <w:rsid w:val="007D607E"/>
    <w:rsid w:val="007D6091"/>
    <w:rsid w:val="007D61A6"/>
    <w:rsid w:val="007D6C87"/>
    <w:rsid w:val="007D6D93"/>
    <w:rsid w:val="007D6EEF"/>
    <w:rsid w:val="007D7660"/>
    <w:rsid w:val="007D7700"/>
    <w:rsid w:val="007D7904"/>
    <w:rsid w:val="007E01E1"/>
    <w:rsid w:val="007E01F9"/>
    <w:rsid w:val="007E031E"/>
    <w:rsid w:val="007E04B8"/>
    <w:rsid w:val="007E0575"/>
    <w:rsid w:val="007E0B3E"/>
    <w:rsid w:val="007E0BC6"/>
    <w:rsid w:val="007E101D"/>
    <w:rsid w:val="007E11C4"/>
    <w:rsid w:val="007E16BF"/>
    <w:rsid w:val="007E19B6"/>
    <w:rsid w:val="007E1F39"/>
    <w:rsid w:val="007E20BB"/>
    <w:rsid w:val="007E253A"/>
    <w:rsid w:val="007E276D"/>
    <w:rsid w:val="007E280B"/>
    <w:rsid w:val="007E28DB"/>
    <w:rsid w:val="007E2DEF"/>
    <w:rsid w:val="007E2EC9"/>
    <w:rsid w:val="007E33DD"/>
    <w:rsid w:val="007E35B1"/>
    <w:rsid w:val="007E3E33"/>
    <w:rsid w:val="007E45DD"/>
    <w:rsid w:val="007E4732"/>
    <w:rsid w:val="007E4B7B"/>
    <w:rsid w:val="007E534E"/>
    <w:rsid w:val="007E5474"/>
    <w:rsid w:val="007E557A"/>
    <w:rsid w:val="007E57D1"/>
    <w:rsid w:val="007E58D1"/>
    <w:rsid w:val="007E5D7A"/>
    <w:rsid w:val="007E5EB1"/>
    <w:rsid w:val="007E5ED7"/>
    <w:rsid w:val="007E6C7B"/>
    <w:rsid w:val="007E7055"/>
    <w:rsid w:val="007E70F5"/>
    <w:rsid w:val="007E72E7"/>
    <w:rsid w:val="007E7C5E"/>
    <w:rsid w:val="007E7E95"/>
    <w:rsid w:val="007F04D5"/>
    <w:rsid w:val="007F0595"/>
    <w:rsid w:val="007F0598"/>
    <w:rsid w:val="007F05C1"/>
    <w:rsid w:val="007F06B9"/>
    <w:rsid w:val="007F0BFB"/>
    <w:rsid w:val="007F0E17"/>
    <w:rsid w:val="007F1085"/>
    <w:rsid w:val="007F11DC"/>
    <w:rsid w:val="007F1339"/>
    <w:rsid w:val="007F1590"/>
    <w:rsid w:val="007F183E"/>
    <w:rsid w:val="007F1C18"/>
    <w:rsid w:val="007F1D09"/>
    <w:rsid w:val="007F2369"/>
    <w:rsid w:val="007F264A"/>
    <w:rsid w:val="007F28A3"/>
    <w:rsid w:val="007F294E"/>
    <w:rsid w:val="007F2B4A"/>
    <w:rsid w:val="007F309D"/>
    <w:rsid w:val="007F347E"/>
    <w:rsid w:val="007F34D6"/>
    <w:rsid w:val="007F353A"/>
    <w:rsid w:val="007F3DD5"/>
    <w:rsid w:val="007F3DF6"/>
    <w:rsid w:val="007F41E5"/>
    <w:rsid w:val="007F4B82"/>
    <w:rsid w:val="007F50F1"/>
    <w:rsid w:val="007F5291"/>
    <w:rsid w:val="007F546B"/>
    <w:rsid w:val="007F552B"/>
    <w:rsid w:val="007F5688"/>
    <w:rsid w:val="007F5829"/>
    <w:rsid w:val="007F5F2C"/>
    <w:rsid w:val="007F6288"/>
    <w:rsid w:val="007F66BF"/>
    <w:rsid w:val="007F6811"/>
    <w:rsid w:val="007F6880"/>
    <w:rsid w:val="007F6BB6"/>
    <w:rsid w:val="007F6DAB"/>
    <w:rsid w:val="007F6F21"/>
    <w:rsid w:val="007F739D"/>
    <w:rsid w:val="00800B6E"/>
    <w:rsid w:val="00800F88"/>
    <w:rsid w:val="00801082"/>
    <w:rsid w:val="00801292"/>
    <w:rsid w:val="00801990"/>
    <w:rsid w:val="00801AED"/>
    <w:rsid w:val="00801C3B"/>
    <w:rsid w:val="00801C51"/>
    <w:rsid w:val="00802486"/>
    <w:rsid w:val="00802729"/>
    <w:rsid w:val="008028A8"/>
    <w:rsid w:val="00802AE7"/>
    <w:rsid w:val="00802BC8"/>
    <w:rsid w:val="0080319E"/>
    <w:rsid w:val="00803E88"/>
    <w:rsid w:val="0080406E"/>
    <w:rsid w:val="008040A6"/>
    <w:rsid w:val="008047C9"/>
    <w:rsid w:val="00804861"/>
    <w:rsid w:val="008049ED"/>
    <w:rsid w:val="00804C48"/>
    <w:rsid w:val="00805505"/>
    <w:rsid w:val="0080573C"/>
    <w:rsid w:val="00805A28"/>
    <w:rsid w:val="00805D49"/>
    <w:rsid w:val="008060AD"/>
    <w:rsid w:val="008063E6"/>
    <w:rsid w:val="00806631"/>
    <w:rsid w:val="008066A8"/>
    <w:rsid w:val="008069E6"/>
    <w:rsid w:val="00806C46"/>
    <w:rsid w:val="00806ED4"/>
    <w:rsid w:val="0080740F"/>
    <w:rsid w:val="0080751B"/>
    <w:rsid w:val="00807680"/>
    <w:rsid w:val="00807743"/>
    <w:rsid w:val="00807C14"/>
    <w:rsid w:val="00807DF5"/>
    <w:rsid w:val="00807F5E"/>
    <w:rsid w:val="00810367"/>
    <w:rsid w:val="00810622"/>
    <w:rsid w:val="00810AFE"/>
    <w:rsid w:val="00810C04"/>
    <w:rsid w:val="00810D45"/>
    <w:rsid w:val="008113C6"/>
    <w:rsid w:val="008114DA"/>
    <w:rsid w:val="00811660"/>
    <w:rsid w:val="0081172D"/>
    <w:rsid w:val="0081188D"/>
    <w:rsid w:val="008121B3"/>
    <w:rsid w:val="00812534"/>
    <w:rsid w:val="008127EF"/>
    <w:rsid w:val="00812BD6"/>
    <w:rsid w:val="008135CA"/>
    <w:rsid w:val="008136FE"/>
    <w:rsid w:val="008137E2"/>
    <w:rsid w:val="00814012"/>
    <w:rsid w:val="0081466E"/>
    <w:rsid w:val="00815226"/>
    <w:rsid w:val="0081640C"/>
    <w:rsid w:val="0081643C"/>
    <w:rsid w:val="008164AF"/>
    <w:rsid w:val="0081656A"/>
    <w:rsid w:val="00816842"/>
    <w:rsid w:val="00816903"/>
    <w:rsid w:val="00816BC8"/>
    <w:rsid w:val="00816CD9"/>
    <w:rsid w:val="00816D96"/>
    <w:rsid w:val="00816FBA"/>
    <w:rsid w:val="0081706E"/>
    <w:rsid w:val="0081721C"/>
    <w:rsid w:val="00817A39"/>
    <w:rsid w:val="00817F7D"/>
    <w:rsid w:val="0082059C"/>
    <w:rsid w:val="00820F64"/>
    <w:rsid w:val="00821398"/>
    <w:rsid w:val="008218BE"/>
    <w:rsid w:val="00821C9A"/>
    <w:rsid w:val="00821E05"/>
    <w:rsid w:val="00821E5B"/>
    <w:rsid w:val="00821F58"/>
    <w:rsid w:val="0082216D"/>
    <w:rsid w:val="008221C2"/>
    <w:rsid w:val="008226CF"/>
    <w:rsid w:val="00822E9C"/>
    <w:rsid w:val="00823613"/>
    <w:rsid w:val="00823C8C"/>
    <w:rsid w:val="00823D23"/>
    <w:rsid w:val="00823FE1"/>
    <w:rsid w:val="0082400B"/>
    <w:rsid w:val="008240E9"/>
    <w:rsid w:val="00824386"/>
    <w:rsid w:val="0082467C"/>
    <w:rsid w:val="0082495E"/>
    <w:rsid w:val="008249A7"/>
    <w:rsid w:val="008252DE"/>
    <w:rsid w:val="008255F8"/>
    <w:rsid w:val="00825606"/>
    <w:rsid w:val="00825999"/>
    <w:rsid w:val="00825CD8"/>
    <w:rsid w:val="0082613F"/>
    <w:rsid w:val="008261B5"/>
    <w:rsid w:val="00826226"/>
    <w:rsid w:val="008268BC"/>
    <w:rsid w:val="00826DC4"/>
    <w:rsid w:val="00827479"/>
    <w:rsid w:val="0082783C"/>
    <w:rsid w:val="00827F89"/>
    <w:rsid w:val="00830018"/>
    <w:rsid w:val="008300DB"/>
    <w:rsid w:val="008302D9"/>
    <w:rsid w:val="008302EA"/>
    <w:rsid w:val="00830596"/>
    <w:rsid w:val="008305D6"/>
    <w:rsid w:val="00830E75"/>
    <w:rsid w:val="008318AC"/>
    <w:rsid w:val="00831A88"/>
    <w:rsid w:val="00831DD1"/>
    <w:rsid w:val="00831F0E"/>
    <w:rsid w:val="0083232F"/>
    <w:rsid w:val="00832624"/>
    <w:rsid w:val="008326E8"/>
    <w:rsid w:val="00832A98"/>
    <w:rsid w:val="00832BA4"/>
    <w:rsid w:val="00832C46"/>
    <w:rsid w:val="00833145"/>
    <w:rsid w:val="00833796"/>
    <w:rsid w:val="00833C2A"/>
    <w:rsid w:val="00833EC1"/>
    <w:rsid w:val="00833EF0"/>
    <w:rsid w:val="00833FB4"/>
    <w:rsid w:val="0083419B"/>
    <w:rsid w:val="00834414"/>
    <w:rsid w:val="00834474"/>
    <w:rsid w:val="00834C38"/>
    <w:rsid w:val="00834EB6"/>
    <w:rsid w:val="008353A3"/>
    <w:rsid w:val="00835467"/>
    <w:rsid w:val="0083591C"/>
    <w:rsid w:val="00835BF2"/>
    <w:rsid w:val="00836339"/>
    <w:rsid w:val="008369DE"/>
    <w:rsid w:val="00836F7C"/>
    <w:rsid w:val="00837075"/>
    <w:rsid w:val="00837CEC"/>
    <w:rsid w:val="00837F4D"/>
    <w:rsid w:val="00837FC2"/>
    <w:rsid w:val="008402AE"/>
    <w:rsid w:val="008403CA"/>
    <w:rsid w:val="00840560"/>
    <w:rsid w:val="00840871"/>
    <w:rsid w:val="0084093D"/>
    <w:rsid w:val="00840997"/>
    <w:rsid w:val="00840FB5"/>
    <w:rsid w:val="00841046"/>
    <w:rsid w:val="008412FE"/>
    <w:rsid w:val="00841327"/>
    <w:rsid w:val="00841499"/>
    <w:rsid w:val="00841536"/>
    <w:rsid w:val="008418FC"/>
    <w:rsid w:val="00842003"/>
    <w:rsid w:val="0084206C"/>
    <w:rsid w:val="00842203"/>
    <w:rsid w:val="0084249F"/>
    <w:rsid w:val="00842632"/>
    <w:rsid w:val="008427F7"/>
    <w:rsid w:val="00842C1A"/>
    <w:rsid w:val="00843413"/>
    <w:rsid w:val="008436D0"/>
    <w:rsid w:val="008439E6"/>
    <w:rsid w:val="00843A17"/>
    <w:rsid w:val="00843A43"/>
    <w:rsid w:val="00843F63"/>
    <w:rsid w:val="0084431D"/>
    <w:rsid w:val="00844592"/>
    <w:rsid w:val="00844A11"/>
    <w:rsid w:val="00844DD6"/>
    <w:rsid w:val="008450A0"/>
    <w:rsid w:val="008457ED"/>
    <w:rsid w:val="00845909"/>
    <w:rsid w:val="00845E78"/>
    <w:rsid w:val="008470A7"/>
    <w:rsid w:val="008472D5"/>
    <w:rsid w:val="00847C87"/>
    <w:rsid w:val="00847FE7"/>
    <w:rsid w:val="00850192"/>
    <w:rsid w:val="00850430"/>
    <w:rsid w:val="00850638"/>
    <w:rsid w:val="00850880"/>
    <w:rsid w:val="00850AE2"/>
    <w:rsid w:val="00852869"/>
    <w:rsid w:val="00852A09"/>
    <w:rsid w:val="00853058"/>
    <w:rsid w:val="008534B5"/>
    <w:rsid w:val="008537FE"/>
    <w:rsid w:val="0085419A"/>
    <w:rsid w:val="0085486E"/>
    <w:rsid w:val="00854BD2"/>
    <w:rsid w:val="00854D5D"/>
    <w:rsid w:val="00854E1E"/>
    <w:rsid w:val="00854F3C"/>
    <w:rsid w:val="008551DB"/>
    <w:rsid w:val="00855327"/>
    <w:rsid w:val="00855D0B"/>
    <w:rsid w:val="00855E6B"/>
    <w:rsid w:val="008569BE"/>
    <w:rsid w:val="00856B41"/>
    <w:rsid w:val="00856BB0"/>
    <w:rsid w:val="0085705C"/>
    <w:rsid w:val="0085716A"/>
    <w:rsid w:val="00857645"/>
    <w:rsid w:val="00857774"/>
    <w:rsid w:val="0085791C"/>
    <w:rsid w:val="00857DDA"/>
    <w:rsid w:val="008605B8"/>
    <w:rsid w:val="008605CC"/>
    <w:rsid w:val="00860AB6"/>
    <w:rsid w:val="00860B58"/>
    <w:rsid w:val="0086156E"/>
    <w:rsid w:val="00861770"/>
    <w:rsid w:val="0086196A"/>
    <w:rsid w:val="00861A09"/>
    <w:rsid w:val="00861ED5"/>
    <w:rsid w:val="00861F0F"/>
    <w:rsid w:val="00861FA7"/>
    <w:rsid w:val="008624BE"/>
    <w:rsid w:val="008624C5"/>
    <w:rsid w:val="008628C8"/>
    <w:rsid w:val="00862F67"/>
    <w:rsid w:val="008631C2"/>
    <w:rsid w:val="00863C80"/>
    <w:rsid w:val="008642B9"/>
    <w:rsid w:val="008645D8"/>
    <w:rsid w:val="008646E7"/>
    <w:rsid w:val="00864857"/>
    <w:rsid w:val="00864C8E"/>
    <w:rsid w:val="00864D78"/>
    <w:rsid w:val="008653F5"/>
    <w:rsid w:val="00865536"/>
    <w:rsid w:val="00865F1A"/>
    <w:rsid w:val="008660CF"/>
    <w:rsid w:val="00866171"/>
    <w:rsid w:val="0086685E"/>
    <w:rsid w:val="00866B54"/>
    <w:rsid w:val="00867024"/>
    <w:rsid w:val="008678B4"/>
    <w:rsid w:val="00867E44"/>
    <w:rsid w:val="00870538"/>
    <w:rsid w:val="00870683"/>
    <w:rsid w:val="00870766"/>
    <w:rsid w:val="0087096F"/>
    <w:rsid w:val="00870988"/>
    <w:rsid w:val="00870C70"/>
    <w:rsid w:val="00870F82"/>
    <w:rsid w:val="008710B8"/>
    <w:rsid w:val="0087114E"/>
    <w:rsid w:val="008716D5"/>
    <w:rsid w:val="00871723"/>
    <w:rsid w:val="00871B16"/>
    <w:rsid w:val="00872475"/>
    <w:rsid w:val="008728B5"/>
    <w:rsid w:val="00872B61"/>
    <w:rsid w:val="00873619"/>
    <w:rsid w:val="0087376C"/>
    <w:rsid w:val="00873B0E"/>
    <w:rsid w:val="00873D17"/>
    <w:rsid w:val="00873E4B"/>
    <w:rsid w:val="00874CE7"/>
    <w:rsid w:val="00874D49"/>
    <w:rsid w:val="00874D79"/>
    <w:rsid w:val="008751DF"/>
    <w:rsid w:val="008752A1"/>
    <w:rsid w:val="00875A16"/>
    <w:rsid w:val="00875A8C"/>
    <w:rsid w:val="00875F5C"/>
    <w:rsid w:val="0087601D"/>
    <w:rsid w:val="00876175"/>
    <w:rsid w:val="00876478"/>
    <w:rsid w:val="00876C2B"/>
    <w:rsid w:val="00877051"/>
    <w:rsid w:val="00877789"/>
    <w:rsid w:val="008777A0"/>
    <w:rsid w:val="0087786B"/>
    <w:rsid w:val="00877AFA"/>
    <w:rsid w:val="00877C59"/>
    <w:rsid w:val="00877C87"/>
    <w:rsid w:val="00877D1A"/>
    <w:rsid w:val="00880CFC"/>
    <w:rsid w:val="008812B5"/>
    <w:rsid w:val="00881C9F"/>
    <w:rsid w:val="00881D48"/>
    <w:rsid w:val="008822F7"/>
    <w:rsid w:val="0088234E"/>
    <w:rsid w:val="0088285B"/>
    <w:rsid w:val="00882863"/>
    <w:rsid w:val="00882D78"/>
    <w:rsid w:val="00883A7D"/>
    <w:rsid w:val="00884411"/>
    <w:rsid w:val="00884642"/>
    <w:rsid w:val="00884872"/>
    <w:rsid w:val="008848FC"/>
    <w:rsid w:val="00884937"/>
    <w:rsid w:val="008849D2"/>
    <w:rsid w:val="00884F63"/>
    <w:rsid w:val="0088648E"/>
    <w:rsid w:val="008864B9"/>
    <w:rsid w:val="0088686B"/>
    <w:rsid w:val="008868B1"/>
    <w:rsid w:val="00886C28"/>
    <w:rsid w:val="00886E68"/>
    <w:rsid w:val="00886F5F"/>
    <w:rsid w:val="008878B6"/>
    <w:rsid w:val="00887A2D"/>
    <w:rsid w:val="00887B5E"/>
    <w:rsid w:val="00887D86"/>
    <w:rsid w:val="00887EBC"/>
    <w:rsid w:val="00887F15"/>
    <w:rsid w:val="00890330"/>
    <w:rsid w:val="00890E77"/>
    <w:rsid w:val="00891109"/>
    <w:rsid w:val="008915CB"/>
    <w:rsid w:val="00891A2F"/>
    <w:rsid w:val="00891ECA"/>
    <w:rsid w:val="0089249E"/>
    <w:rsid w:val="0089258C"/>
    <w:rsid w:val="0089278A"/>
    <w:rsid w:val="0089286F"/>
    <w:rsid w:val="00892B00"/>
    <w:rsid w:val="00892D96"/>
    <w:rsid w:val="008933E2"/>
    <w:rsid w:val="0089351D"/>
    <w:rsid w:val="00894416"/>
    <w:rsid w:val="00894507"/>
    <w:rsid w:val="008945A8"/>
    <w:rsid w:val="00894D1D"/>
    <w:rsid w:val="00894E3D"/>
    <w:rsid w:val="008951B0"/>
    <w:rsid w:val="00895385"/>
    <w:rsid w:val="00895B48"/>
    <w:rsid w:val="00895CB3"/>
    <w:rsid w:val="00895E50"/>
    <w:rsid w:val="0089643E"/>
    <w:rsid w:val="00896D87"/>
    <w:rsid w:val="008970C2"/>
    <w:rsid w:val="00897126"/>
    <w:rsid w:val="008972E5"/>
    <w:rsid w:val="00897584"/>
    <w:rsid w:val="00897735"/>
    <w:rsid w:val="008977F0"/>
    <w:rsid w:val="008978F3"/>
    <w:rsid w:val="00897BF0"/>
    <w:rsid w:val="00897C9E"/>
    <w:rsid w:val="00897F8F"/>
    <w:rsid w:val="008A0116"/>
    <w:rsid w:val="008A030D"/>
    <w:rsid w:val="008A07C2"/>
    <w:rsid w:val="008A07E2"/>
    <w:rsid w:val="008A08EB"/>
    <w:rsid w:val="008A0BA1"/>
    <w:rsid w:val="008A15F6"/>
    <w:rsid w:val="008A1E84"/>
    <w:rsid w:val="008A1F88"/>
    <w:rsid w:val="008A236B"/>
    <w:rsid w:val="008A23CD"/>
    <w:rsid w:val="008A3544"/>
    <w:rsid w:val="008A3663"/>
    <w:rsid w:val="008A4170"/>
    <w:rsid w:val="008A46DF"/>
    <w:rsid w:val="008A4C4E"/>
    <w:rsid w:val="008A4ECC"/>
    <w:rsid w:val="008A5628"/>
    <w:rsid w:val="008A58DC"/>
    <w:rsid w:val="008A5A1C"/>
    <w:rsid w:val="008A5B00"/>
    <w:rsid w:val="008A5B1E"/>
    <w:rsid w:val="008A5E45"/>
    <w:rsid w:val="008A5E8D"/>
    <w:rsid w:val="008A6297"/>
    <w:rsid w:val="008A6675"/>
    <w:rsid w:val="008A66D0"/>
    <w:rsid w:val="008A68B9"/>
    <w:rsid w:val="008A6966"/>
    <w:rsid w:val="008A6E6A"/>
    <w:rsid w:val="008A7159"/>
    <w:rsid w:val="008A71A1"/>
    <w:rsid w:val="008A73F4"/>
    <w:rsid w:val="008A77A8"/>
    <w:rsid w:val="008A7883"/>
    <w:rsid w:val="008A7C30"/>
    <w:rsid w:val="008A7D79"/>
    <w:rsid w:val="008B080D"/>
    <w:rsid w:val="008B0AB3"/>
    <w:rsid w:val="008B0BD6"/>
    <w:rsid w:val="008B108B"/>
    <w:rsid w:val="008B1240"/>
    <w:rsid w:val="008B13FD"/>
    <w:rsid w:val="008B1A98"/>
    <w:rsid w:val="008B1F13"/>
    <w:rsid w:val="008B20A7"/>
    <w:rsid w:val="008B2462"/>
    <w:rsid w:val="008B24AF"/>
    <w:rsid w:val="008B251B"/>
    <w:rsid w:val="008B2526"/>
    <w:rsid w:val="008B2B82"/>
    <w:rsid w:val="008B2C76"/>
    <w:rsid w:val="008B2CBB"/>
    <w:rsid w:val="008B31FA"/>
    <w:rsid w:val="008B32F3"/>
    <w:rsid w:val="008B331D"/>
    <w:rsid w:val="008B3367"/>
    <w:rsid w:val="008B33F2"/>
    <w:rsid w:val="008B3D42"/>
    <w:rsid w:val="008B411D"/>
    <w:rsid w:val="008B45C1"/>
    <w:rsid w:val="008B45FE"/>
    <w:rsid w:val="008B579B"/>
    <w:rsid w:val="008B5961"/>
    <w:rsid w:val="008B5D32"/>
    <w:rsid w:val="008B5DCA"/>
    <w:rsid w:val="008B64D7"/>
    <w:rsid w:val="008B67BC"/>
    <w:rsid w:val="008B6B2F"/>
    <w:rsid w:val="008B74D0"/>
    <w:rsid w:val="008B7A73"/>
    <w:rsid w:val="008B7D4B"/>
    <w:rsid w:val="008C01C8"/>
    <w:rsid w:val="008C02FE"/>
    <w:rsid w:val="008C06AB"/>
    <w:rsid w:val="008C0E4E"/>
    <w:rsid w:val="008C152A"/>
    <w:rsid w:val="008C15F5"/>
    <w:rsid w:val="008C1A15"/>
    <w:rsid w:val="008C1E84"/>
    <w:rsid w:val="008C1F3F"/>
    <w:rsid w:val="008C1F9E"/>
    <w:rsid w:val="008C2014"/>
    <w:rsid w:val="008C24CE"/>
    <w:rsid w:val="008C2513"/>
    <w:rsid w:val="008C2B9E"/>
    <w:rsid w:val="008C2C93"/>
    <w:rsid w:val="008C30D3"/>
    <w:rsid w:val="008C3180"/>
    <w:rsid w:val="008C31B9"/>
    <w:rsid w:val="008C3E7E"/>
    <w:rsid w:val="008C4499"/>
    <w:rsid w:val="008C459F"/>
    <w:rsid w:val="008C48C0"/>
    <w:rsid w:val="008C495A"/>
    <w:rsid w:val="008C4D39"/>
    <w:rsid w:val="008C57D9"/>
    <w:rsid w:val="008C67E0"/>
    <w:rsid w:val="008C6AAC"/>
    <w:rsid w:val="008C6B80"/>
    <w:rsid w:val="008C6DC3"/>
    <w:rsid w:val="008C745A"/>
    <w:rsid w:val="008C7B5B"/>
    <w:rsid w:val="008C7B63"/>
    <w:rsid w:val="008D0185"/>
    <w:rsid w:val="008D03A1"/>
    <w:rsid w:val="008D0526"/>
    <w:rsid w:val="008D0CD5"/>
    <w:rsid w:val="008D13FD"/>
    <w:rsid w:val="008D1DDC"/>
    <w:rsid w:val="008D1F35"/>
    <w:rsid w:val="008D2041"/>
    <w:rsid w:val="008D24FF"/>
    <w:rsid w:val="008D34B9"/>
    <w:rsid w:val="008D3ACD"/>
    <w:rsid w:val="008D3B50"/>
    <w:rsid w:val="008D4298"/>
    <w:rsid w:val="008D42E1"/>
    <w:rsid w:val="008D42EC"/>
    <w:rsid w:val="008D42F3"/>
    <w:rsid w:val="008D4934"/>
    <w:rsid w:val="008D4950"/>
    <w:rsid w:val="008D4A9B"/>
    <w:rsid w:val="008D50BD"/>
    <w:rsid w:val="008D5657"/>
    <w:rsid w:val="008D5A46"/>
    <w:rsid w:val="008D5BF3"/>
    <w:rsid w:val="008D601F"/>
    <w:rsid w:val="008D60BE"/>
    <w:rsid w:val="008D6153"/>
    <w:rsid w:val="008D6D21"/>
    <w:rsid w:val="008D73D4"/>
    <w:rsid w:val="008D7595"/>
    <w:rsid w:val="008D7AC4"/>
    <w:rsid w:val="008D7F71"/>
    <w:rsid w:val="008E01A7"/>
    <w:rsid w:val="008E03F5"/>
    <w:rsid w:val="008E041F"/>
    <w:rsid w:val="008E06E8"/>
    <w:rsid w:val="008E0A83"/>
    <w:rsid w:val="008E0BB7"/>
    <w:rsid w:val="008E0BEC"/>
    <w:rsid w:val="008E122E"/>
    <w:rsid w:val="008E12A2"/>
    <w:rsid w:val="008E19ED"/>
    <w:rsid w:val="008E1E4D"/>
    <w:rsid w:val="008E20AB"/>
    <w:rsid w:val="008E2297"/>
    <w:rsid w:val="008E2379"/>
    <w:rsid w:val="008E237D"/>
    <w:rsid w:val="008E293F"/>
    <w:rsid w:val="008E31B7"/>
    <w:rsid w:val="008E327B"/>
    <w:rsid w:val="008E32BB"/>
    <w:rsid w:val="008E35C5"/>
    <w:rsid w:val="008E360B"/>
    <w:rsid w:val="008E38BC"/>
    <w:rsid w:val="008E42DF"/>
    <w:rsid w:val="008E4515"/>
    <w:rsid w:val="008E4D77"/>
    <w:rsid w:val="008E5076"/>
    <w:rsid w:val="008E5268"/>
    <w:rsid w:val="008E54BE"/>
    <w:rsid w:val="008E5858"/>
    <w:rsid w:val="008E5A9E"/>
    <w:rsid w:val="008E5FBD"/>
    <w:rsid w:val="008E611D"/>
    <w:rsid w:val="008E626D"/>
    <w:rsid w:val="008E6351"/>
    <w:rsid w:val="008E647C"/>
    <w:rsid w:val="008E6549"/>
    <w:rsid w:val="008E6674"/>
    <w:rsid w:val="008E6A18"/>
    <w:rsid w:val="008E6A8C"/>
    <w:rsid w:val="008E6D12"/>
    <w:rsid w:val="008E762A"/>
    <w:rsid w:val="008E7E4D"/>
    <w:rsid w:val="008F01BC"/>
    <w:rsid w:val="008F114B"/>
    <w:rsid w:val="008F15F9"/>
    <w:rsid w:val="008F16FC"/>
    <w:rsid w:val="008F2D21"/>
    <w:rsid w:val="008F2DD6"/>
    <w:rsid w:val="008F2E2B"/>
    <w:rsid w:val="008F326A"/>
    <w:rsid w:val="008F327D"/>
    <w:rsid w:val="008F35F3"/>
    <w:rsid w:val="008F3C21"/>
    <w:rsid w:val="008F41A0"/>
    <w:rsid w:val="008F42FE"/>
    <w:rsid w:val="008F454D"/>
    <w:rsid w:val="008F4960"/>
    <w:rsid w:val="008F4A80"/>
    <w:rsid w:val="008F4C48"/>
    <w:rsid w:val="008F4DA3"/>
    <w:rsid w:val="008F4F61"/>
    <w:rsid w:val="008F5665"/>
    <w:rsid w:val="008F5984"/>
    <w:rsid w:val="008F5CCB"/>
    <w:rsid w:val="008F6553"/>
    <w:rsid w:val="008F6AF4"/>
    <w:rsid w:val="008F6CF7"/>
    <w:rsid w:val="008F6E45"/>
    <w:rsid w:val="008F7971"/>
    <w:rsid w:val="008F7A0C"/>
    <w:rsid w:val="009002C0"/>
    <w:rsid w:val="0090066A"/>
    <w:rsid w:val="00900F49"/>
    <w:rsid w:val="00901062"/>
    <w:rsid w:val="00901252"/>
    <w:rsid w:val="00901749"/>
    <w:rsid w:val="00901B9D"/>
    <w:rsid w:val="00902174"/>
    <w:rsid w:val="00902B8D"/>
    <w:rsid w:val="00902D78"/>
    <w:rsid w:val="009030F4"/>
    <w:rsid w:val="009035AA"/>
    <w:rsid w:val="0090434C"/>
    <w:rsid w:val="009044BE"/>
    <w:rsid w:val="00904554"/>
    <w:rsid w:val="00904DEC"/>
    <w:rsid w:val="00904FC3"/>
    <w:rsid w:val="0090504C"/>
    <w:rsid w:val="00905182"/>
    <w:rsid w:val="00905A89"/>
    <w:rsid w:val="00905AAD"/>
    <w:rsid w:val="00905C92"/>
    <w:rsid w:val="00906197"/>
    <w:rsid w:val="0090627E"/>
    <w:rsid w:val="00906BD6"/>
    <w:rsid w:val="00906D38"/>
    <w:rsid w:val="00906DE1"/>
    <w:rsid w:val="00906DE8"/>
    <w:rsid w:val="00907C5E"/>
    <w:rsid w:val="00907DD9"/>
    <w:rsid w:val="00907F92"/>
    <w:rsid w:val="00910275"/>
    <w:rsid w:val="0091086A"/>
    <w:rsid w:val="00910E77"/>
    <w:rsid w:val="00910F25"/>
    <w:rsid w:val="00910F98"/>
    <w:rsid w:val="0091132E"/>
    <w:rsid w:val="0091194A"/>
    <w:rsid w:val="00911CE9"/>
    <w:rsid w:val="00911F94"/>
    <w:rsid w:val="00912378"/>
    <w:rsid w:val="009125DD"/>
    <w:rsid w:val="00912A0A"/>
    <w:rsid w:val="00912CC9"/>
    <w:rsid w:val="00912F1E"/>
    <w:rsid w:val="00912F8C"/>
    <w:rsid w:val="0091311B"/>
    <w:rsid w:val="0091348B"/>
    <w:rsid w:val="00914075"/>
    <w:rsid w:val="00914636"/>
    <w:rsid w:val="009148B0"/>
    <w:rsid w:val="009151F1"/>
    <w:rsid w:val="009152B2"/>
    <w:rsid w:val="009155C4"/>
    <w:rsid w:val="0091578A"/>
    <w:rsid w:val="009157FC"/>
    <w:rsid w:val="00915A6D"/>
    <w:rsid w:val="00915C33"/>
    <w:rsid w:val="00915F62"/>
    <w:rsid w:val="009167B8"/>
    <w:rsid w:val="00916D11"/>
    <w:rsid w:val="009174C3"/>
    <w:rsid w:val="00917549"/>
    <w:rsid w:val="00917798"/>
    <w:rsid w:val="00917C03"/>
    <w:rsid w:val="00917DC8"/>
    <w:rsid w:val="00920037"/>
    <w:rsid w:val="009201CC"/>
    <w:rsid w:val="009206C1"/>
    <w:rsid w:val="00920BEB"/>
    <w:rsid w:val="00921DD2"/>
    <w:rsid w:val="00921EB4"/>
    <w:rsid w:val="00921EDF"/>
    <w:rsid w:val="00921FD3"/>
    <w:rsid w:val="00922468"/>
    <w:rsid w:val="0092259A"/>
    <w:rsid w:val="0092274F"/>
    <w:rsid w:val="00922774"/>
    <w:rsid w:val="00922D56"/>
    <w:rsid w:val="00922DC8"/>
    <w:rsid w:val="00922F3E"/>
    <w:rsid w:val="00923568"/>
    <w:rsid w:val="009235C9"/>
    <w:rsid w:val="00923683"/>
    <w:rsid w:val="00923AA9"/>
    <w:rsid w:val="00923D47"/>
    <w:rsid w:val="00924160"/>
    <w:rsid w:val="0092418C"/>
    <w:rsid w:val="009241DE"/>
    <w:rsid w:val="009247A4"/>
    <w:rsid w:val="009247D1"/>
    <w:rsid w:val="00924A22"/>
    <w:rsid w:val="00924A99"/>
    <w:rsid w:val="0092529B"/>
    <w:rsid w:val="009258AF"/>
    <w:rsid w:val="00926980"/>
    <w:rsid w:val="00926EDC"/>
    <w:rsid w:val="00927056"/>
    <w:rsid w:val="00927451"/>
    <w:rsid w:val="0092765C"/>
    <w:rsid w:val="0092783E"/>
    <w:rsid w:val="00927F67"/>
    <w:rsid w:val="00930388"/>
    <w:rsid w:val="0093083B"/>
    <w:rsid w:val="00930F4F"/>
    <w:rsid w:val="00930F94"/>
    <w:rsid w:val="00931917"/>
    <w:rsid w:val="00931B15"/>
    <w:rsid w:val="00931C91"/>
    <w:rsid w:val="00931D81"/>
    <w:rsid w:val="0093225B"/>
    <w:rsid w:val="00932512"/>
    <w:rsid w:val="009329C0"/>
    <w:rsid w:val="0093338C"/>
    <w:rsid w:val="0093360A"/>
    <w:rsid w:val="00933C19"/>
    <w:rsid w:val="00933DB7"/>
    <w:rsid w:val="00934432"/>
    <w:rsid w:val="00934587"/>
    <w:rsid w:val="0093464A"/>
    <w:rsid w:val="009348A9"/>
    <w:rsid w:val="009350F3"/>
    <w:rsid w:val="009352DE"/>
    <w:rsid w:val="00935514"/>
    <w:rsid w:val="0093557E"/>
    <w:rsid w:val="00935868"/>
    <w:rsid w:val="00935C0B"/>
    <w:rsid w:val="00935C3D"/>
    <w:rsid w:val="009360BA"/>
    <w:rsid w:val="009366CF"/>
    <w:rsid w:val="00937CE0"/>
    <w:rsid w:val="00937E74"/>
    <w:rsid w:val="00937FAF"/>
    <w:rsid w:val="00937FDA"/>
    <w:rsid w:val="009401CB"/>
    <w:rsid w:val="0094046E"/>
    <w:rsid w:val="009407C6"/>
    <w:rsid w:val="0094097C"/>
    <w:rsid w:val="009412A0"/>
    <w:rsid w:val="00941321"/>
    <w:rsid w:val="009418E5"/>
    <w:rsid w:val="0094199D"/>
    <w:rsid w:val="00941C92"/>
    <w:rsid w:val="00941D36"/>
    <w:rsid w:val="00941F30"/>
    <w:rsid w:val="009423D9"/>
    <w:rsid w:val="009426B3"/>
    <w:rsid w:val="00942A10"/>
    <w:rsid w:val="00942A8F"/>
    <w:rsid w:val="00942C8D"/>
    <w:rsid w:val="00943098"/>
    <w:rsid w:val="00943302"/>
    <w:rsid w:val="009433FA"/>
    <w:rsid w:val="0094387C"/>
    <w:rsid w:val="00944545"/>
    <w:rsid w:val="00944584"/>
    <w:rsid w:val="0094487E"/>
    <w:rsid w:val="00944B1E"/>
    <w:rsid w:val="00944B62"/>
    <w:rsid w:val="00944E1E"/>
    <w:rsid w:val="00944FA3"/>
    <w:rsid w:val="009450C9"/>
    <w:rsid w:val="009453A8"/>
    <w:rsid w:val="0094578C"/>
    <w:rsid w:val="00945AB9"/>
    <w:rsid w:val="00945C2E"/>
    <w:rsid w:val="00945F70"/>
    <w:rsid w:val="009465C1"/>
    <w:rsid w:val="00946A53"/>
    <w:rsid w:val="00946C67"/>
    <w:rsid w:val="00946CDC"/>
    <w:rsid w:val="00946D52"/>
    <w:rsid w:val="00946D99"/>
    <w:rsid w:val="009471E4"/>
    <w:rsid w:val="00947886"/>
    <w:rsid w:val="00947AB0"/>
    <w:rsid w:val="00947CF1"/>
    <w:rsid w:val="00947DB5"/>
    <w:rsid w:val="00950EB9"/>
    <w:rsid w:val="009514CB"/>
    <w:rsid w:val="009515C0"/>
    <w:rsid w:val="009515F0"/>
    <w:rsid w:val="0095177F"/>
    <w:rsid w:val="00951D77"/>
    <w:rsid w:val="00952262"/>
    <w:rsid w:val="0095314A"/>
    <w:rsid w:val="0095336B"/>
    <w:rsid w:val="009533DD"/>
    <w:rsid w:val="009533DF"/>
    <w:rsid w:val="00953F0A"/>
    <w:rsid w:val="0095474A"/>
    <w:rsid w:val="00954912"/>
    <w:rsid w:val="009549D7"/>
    <w:rsid w:val="00954BCE"/>
    <w:rsid w:val="00954D31"/>
    <w:rsid w:val="00955652"/>
    <w:rsid w:val="00955748"/>
    <w:rsid w:val="009557F4"/>
    <w:rsid w:val="00955D72"/>
    <w:rsid w:val="009561E5"/>
    <w:rsid w:val="0095637C"/>
    <w:rsid w:val="009564EF"/>
    <w:rsid w:val="00956BB5"/>
    <w:rsid w:val="00957091"/>
    <w:rsid w:val="00957123"/>
    <w:rsid w:val="0095737E"/>
    <w:rsid w:val="00957522"/>
    <w:rsid w:val="009576B9"/>
    <w:rsid w:val="00957772"/>
    <w:rsid w:val="00957910"/>
    <w:rsid w:val="00957A2B"/>
    <w:rsid w:val="00957B8E"/>
    <w:rsid w:val="00957B9A"/>
    <w:rsid w:val="00957BFB"/>
    <w:rsid w:val="009600F1"/>
    <w:rsid w:val="0096049C"/>
    <w:rsid w:val="009605AA"/>
    <w:rsid w:val="00960973"/>
    <w:rsid w:val="00960A4C"/>
    <w:rsid w:val="009614E6"/>
    <w:rsid w:val="009618C0"/>
    <w:rsid w:val="009622C1"/>
    <w:rsid w:val="0096233B"/>
    <w:rsid w:val="00962674"/>
    <w:rsid w:val="00962FFC"/>
    <w:rsid w:val="00963880"/>
    <w:rsid w:val="00963936"/>
    <w:rsid w:val="00963C18"/>
    <w:rsid w:val="00963E59"/>
    <w:rsid w:val="009647A5"/>
    <w:rsid w:val="00964A4B"/>
    <w:rsid w:val="00964EB1"/>
    <w:rsid w:val="00965673"/>
    <w:rsid w:val="00965D6B"/>
    <w:rsid w:val="00965E5E"/>
    <w:rsid w:val="00966274"/>
    <w:rsid w:val="009669F1"/>
    <w:rsid w:val="00966AB3"/>
    <w:rsid w:val="00966C18"/>
    <w:rsid w:val="00966F50"/>
    <w:rsid w:val="00967142"/>
    <w:rsid w:val="00967A19"/>
    <w:rsid w:val="0097022B"/>
    <w:rsid w:val="009706B9"/>
    <w:rsid w:val="0097082D"/>
    <w:rsid w:val="00970BA6"/>
    <w:rsid w:val="00970D48"/>
    <w:rsid w:val="00970FCE"/>
    <w:rsid w:val="0097101B"/>
    <w:rsid w:val="0097122C"/>
    <w:rsid w:val="00971525"/>
    <w:rsid w:val="009715B5"/>
    <w:rsid w:val="00971AA2"/>
    <w:rsid w:val="00971B07"/>
    <w:rsid w:val="00971E63"/>
    <w:rsid w:val="00971F4D"/>
    <w:rsid w:val="009720AE"/>
    <w:rsid w:val="00972291"/>
    <w:rsid w:val="009725E1"/>
    <w:rsid w:val="00972DD0"/>
    <w:rsid w:val="00972F94"/>
    <w:rsid w:val="0097316D"/>
    <w:rsid w:val="00973BDF"/>
    <w:rsid w:val="0097403B"/>
    <w:rsid w:val="0097435C"/>
    <w:rsid w:val="00974420"/>
    <w:rsid w:val="00974475"/>
    <w:rsid w:val="00974DFD"/>
    <w:rsid w:val="00974E0D"/>
    <w:rsid w:val="009751D2"/>
    <w:rsid w:val="00975481"/>
    <w:rsid w:val="00975A76"/>
    <w:rsid w:val="00975C2C"/>
    <w:rsid w:val="009761A2"/>
    <w:rsid w:val="0097625B"/>
    <w:rsid w:val="00976513"/>
    <w:rsid w:val="00976554"/>
    <w:rsid w:val="009765A8"/>
    <w:rsid w:val="009765D8"/>
    <w:rsid w:val="00976807"/>
    <w:rsid w:val="00976E30"/>
    <w:rsid w:val="00976E7E"/>
    <w:rsid w:val="00976FEB"/>
    <w:rsid w:val="0097735C"/>
    <w:rsid w:val="0097740F"/>
    <w:rsid w:val="00977644"/>
    <w:rsid w:val="009776A4"/>
    <w:rsid w:val="00977CBC"/>
    <w:rsid w:val="00977ECF"/>
    <w:rsid w:val="009806C8"/>
    <w:rsid w:val="00980746"/>
    <w:rsid w:val="00980830"/>
    <w:rsid w:val="00980966"/>
    <w:rsid w:val="00980A85"/>
    <w:rsid w:val="00980BF6"/>
    <w:rsid w:val="00980E28"/>
    <w:rsid w:val="0098126D"/>
    <w:rsid w:val="009814C4"/>
    <w:rsid w:val="0098267E"/>
    <w:rsid w:val="0098268D"/>
    <w:rsid w:val="00982C08"/>
    <w:rsid w:val="00982D9C"/>
    <w:rsid w:val="00982E31"/>
    <w:rsid w:val="00983090"/>
    <w:rsid w:val="0098343D"/>
    <w:rsid w:val="00983566"/>
    <w:rsid w:val="0098359A"/>
    <w:rsid w:val="00984374"/>
    <w:rsid w:val="009846A5"/>
    <w:rsid w:val="00984F56"/>
    <w:rsid w:val="0098515E"/>
    <w:rsid w:val="009858BB"/>
    <w:rsid w:val="00985F75"/>
    <w:rsid w:val="00986311"/>
    <w:rsid w:val="009866C0"/>
    <w:rsid w:val="00986738"/>
    <w:rsid w:val="0098674B"/>
    <w:rsid w:val="00986778"/>
    <w:rsid w:val="00986DCC"/>
    <w:rsid w:val="009870F2"/>
    <w:rsid w:val="00987147"/>
    <w:rsid w:val="00987493"/>
    <w:rsid w:val="00987C9E"/>
    <w:rsid w:val="009900E2"/>
    <w:rsid w:val="0099038C"/>
    <w:rsid w:val="00990722"/>
    <w:rsid w:val="00990BBF"/>
    <w:rsid w:val="00990CD6"/>
    <w:rsid w:val="00990D6D"/>
    <w:rsid w:val="00990E21"/>
    <w:rsid w:val="00990E6B"/>
    <w:rsid w:val="009914C1"/>
    <w:rsid w:val="00991A66"/>
    <w:rsid w:val="00991DC0"/>
    <w:rsid w:val="00991F26"/>
    <w:rsid w:val="0099208E"/>
    <w:rsid w:val="009920DF"/>
    <w:rsid w:val="0099259D"/>
    <w:rsid w:val="009925F8"/>
    <w:rsid w:val="00992D47"/>
    <w:rsid w:val="00992F3B"/>
    <w:rsid w:val="00993730"/>
    <w:rsid w:val="00993CAE"/>
    <w:rsid w:val="00994177"/>
    <w:rsid w:val="00994480"/>
    <w:rsid w:val="00995205"/>
    <w:rsid w:val="0099521B"/>
    <w:rsid w:val="0099578C"/>
    <w:rsid w:val="00995862"/>
    <w:rsid w:val="00995E1F"/>
    <w:rsid w:val="0099624A"/>
    <w:rsid w:val="00996494"/>
    <w:rsid w:val="0099688E"/>
    <w:rsid w:val="00996CC9"/>
    <w:rsid w:val="009971BC"/>
    <w:rsid w:val="009976E8"/>
    <w:rsid w:val="00997FA6"/>
    <w:rsid w:val="009A0003"/>
    <w:rsid w:val="009A0407"/>
    <w:rsid w:val="009A048F"/>
    <w:rsid w:val="009A05A8"/>
    <w:rsid w:val="009A074B"/>
    <w:rsid w:val="009A096E"/>
    <w:rsid w:val="009A0A57"/>
    <w:rsid w:val="009A0BEB"/>
    <w:rsid w:val="009A0D58"/>
    <w:rsid w:val="009A0E52"/>
    <w:rsid w:val="009A1212"/>
    <w:rsid w:val="009A164D"/>
    <w:rsid w:val="009A19EC"/>
    <w:rsid w:val="009A1DF8"/>
    <w:rsid w:val="009A263F"/>
    <w:rsid w:val="009A2AB5"/>
    <w:rsid w:val="009A2F9D"/>
    <w:rsid w:val="009A30D6"/>
    <w:rsid w:val="009A384C"/>
    <w:rsid w:val="009A4001"/>
    <w:rsid w:val="009A434F"/>
    <w:rsid w:val="009A43F4"/>
    <w:rsid w:val="009A457F"/>
    <w:rsid w:val="009A465E"/>
    <w:rsid w:val="009A47BF"/>
    <w:rsid w:val="009A50C4"/>
    <w:rsid w:val="009A561F"/>
    <w:rsid w:val="009A5D24"/>
    <w:rsid w:val="009A6162"/>
    <w:rsid w:val="009A6C5D"/>
    <w:rsid w:val="009A6C68"/>
    <w:rsid w:val="009A6CEC"/>
    <w:rsid w:val="009A76DE"/>
    <w:rsid w:val="009A7BFB"/>
    <w:rsid w:val="009A7E81"/>
    <w:rsid w:val="009A7E9E"/>
    <w:rsid w:val="009A7F01"/>
    <w:rsid w:val="009B0A94"/>
    <w:rsid w:val="009B0AD1"/>
    <w:rsid w:val="009B0FC9"/>
    <w:rsid w:val="009B1122"/>
    <w:rsid w:val="009B118B"/>
    <w:rsid w:val="009B137F"/>
    <w:rsid w:val="009B1CCA"/>
    <w:rsid w:val="009B1D6D"/>
    <w:rsid w:val="009B205F"/>
    <w:rsid w:val="009B2400"/>
    <w:rsid w:val="009B29BF"/>
    <w:rsid w:val="009B2ABE"/>
    <w:rsid w:val="009B2F7C"/>
    <w:rsid w:val="009B327C"/>
    <w:rsid w:val="009B33C9"/>
    <w:rsid w:val="009B3720"/>
    <w:rsid w:val="009B3A55"/>
    <w:rsid w:val="009B3BB1"/>
    <w:rsid w:val="009B3D90"/>
    <w:rsid w:val="009B3F9B"/>
    <w:rsid w:val="009B45E3"/>
    <w:rsid w:val="009B4821"/>
    <w:rsid w:val="009B4E29"/>
    <w:rsid w:val="009B4F5C"/>
    <w:rsid w:val="009B50B7"/>
    <w:rsid w:val="009B553D"/>
    <w:rsid w:val="009B5AFF"/>
    <w:rsid w:val="009B633D"/>
    <w:rsid w:val="009B6468"/>
    <w:rsid w:val="009B6729"/>
    <w:rsid w:val="009B675D"/>
    <w:rsid w:val="009B67F0"/>
    <w:rsid w:val="009B6B21"/>
    <w:rsid w:val="009B6BD5"/>
    <w:rsid w:val="009B6E6F"/>
    <w:rsid w:val="009B7108"/>
    <w:rsid w:val="009B7236"/>
    <w:rsid w:val="009B749E"/>
    <w:rsid w:val="009B7753"/>
    <w:rsid w:val="009B78D9"/>
    <w:rsid w:val="009C01E7"/>
    <w:rsid w:val="009C02EC"/>
    <w:rsid w:val="009C02F5"/>
    <w:rsid w:val="009C0576"/>
    <w:rsid w:val="009C08CB"/>
    <w:rsid w:val="009C0BB0"/>
    <w:rsid w:val="009C15A1"/>
    <w:rsid w:val="009C1609"/>
    <w:rsid w:val="009C17A8"/>
    <w:rsid w:val="009C19F0"/>
    <w:rsid w:val="009C227E"/>
    <w:rsid w:val="009C26E1"/>
    <w:rsid w:val="009C2940"/>
    <w:rsid w:val="009C2BAB"/>
    <w:rsid w:val="009C2E70"/>
    <w:rsid w:val="009C30DF"/>
    <w:rsid w:val="009C3378"/>
    <w:rsid w:val="009C3CB4"/>
    <w:rsid w:val="009C3D63"/>
    <w:rsid w:val="009C4418"/>
    <w:rsid w:val="009C44C6"/>
    <w:rsid w:val="009C4726"/>
    <w:rsid w:val="009C4870"/>
    <w:rsid w:val="009C48A1"/>
    <w:rsid w:val="009C4A53"/>
    <w:rsid w:val="009C4E8E"/>
    <w:rsid w:val="009C5000"/>
    <w:rsid w:val="009C5038"/>
    <w:rsid w:val="009C52A6"/>
    <w:rsid w:val="009C544C"/>
    <w:rsid w:val="009C546D"/>
    <w:rsid w:val="009C54E1"/>
    <w:rsid w:val="009C588C"/>
    <w:rsid w:val="009C5C68"/>
    <w:rsid w:val="009C5D37"/>
    <w:rsid w:val="009C670E"/>
    <w:rsid w:val="009C6806"/>
    <w:rsid w:val="009C681F"/>
    <w:rsid w:val="009C6823"/>
    <w:rsid w:val="009C684C"/>
    <w:rsid w:val="009C6AFA"/>
    <w:rsid w:val="009C6C5C"/>
    <w:rsid w:val="009C7451"/>
    <w:rsid w:val="009C75F6"/>
    <w:rsid w:val="009C76A8"/>
    <w:rsid w:val="009C778C"/>
    <w:rsid w:val="009D03E3"/>
    <w:rsid w:val="009D0E06"/>
    <w:rsid w:val="009D0FF6"/>
    <w:rsid w:val="009D1123"/>
    <w:rsid w:val="009D122C"/>
    <w:rsid w:val="009D1259"/>
    <w:rsid w:val="009D1781"/>
    <w:rsid w:val="009D1B35"/>
    <w:rsid w:val="009D1D17"/>
    <w:rsid w:val="009D2093"/>
    <w:rsid w:val="009D2356"/>
    <w:rsid w:val="009D24D8"/>
    <w:rsid w:val="009D2521"/>
    <w:rsid w:val="009D2899"/>
    <w:rsid w:val="009D2DB4"/>
    <w:rsid w:val="009D2F01"/>
    <w:rsid w:val="009D39B1"/>
    <w:rsid w:val="009D3A2E"/>
    <w:rsid w:val="009D3DD3"/>
    <w:rsid w:val="009D4BF6"/>
    <w:rsid w:val="009D4C9D"/>
    <w:rsid w:val="009D50A0"/>
    <w:rsid w:val="009D54CD"/>
    <w:rsid w:val="009D55C4"/>
    <w:rsid w:val="009D55E7"/>
    <w:rsid w:val="009D582C"/>
    <w:rsid w:val="009D6552"/>
    <w:rsid w:val="009D6883"/>
    <w:rsid w:val="009D6936"/>
    <w:rsid w:val="009D6A6D"/>
    <w:rsid w:val="009E036F"/>
    <w:rsid w:val="009E0B52"/>
    <w:rsid w:val="009E0EB9"/>
    <w:rsid w:val="009E102A"/>
    <w:rsid w:val="009E103F"/>
    <w:rsid w:val="009E11C1"/>
    <w:rsid w:val="009E127D"/>
    <w:rsid w:val="009E132D"/>
    <w:rsid w:val="009E142C"/>
    <w:rsid w:val="009E1568"/>
    <w:rsid w:val="009E15DA"/>
    <w:rsid w:val="009E1DC0"/>
    <w:rsid w:val="009E259D"/>
    <w:rsid w:val="009E2805"/>
    <w:rsid w:val="009E2FC3"/>
    <w:rsid w:val="009E3025"/>
    <w:rsid w:val="009E3187"/>
    <w:rsid w:val="009E368B"/>
    <w:rsid w:val="009E36AE"/>
    <w:rsid w:val="009E3832"/>
    <w:rsid w:val="009E38E6"/>
    <w:rsid w:val="009E399E"/>
    <w:rsid w:val="009E3BED"/>
    <w:rsid w:val="009E3E6C"/>
    <w:rsid w:val="009E3EBB"/>
    <w:rsid w:val="009E3FF2"/>
    <w:rsid w:val="009E430F"/>
    <w:rsid w:val="009E485E"/>
    <w:rsid w:val="009E4C5C"/>
    <w:rsid w:val="009E4F55"/>
    <w:rsid w:val="009E5292"/>
    <w:rsid w:val="009E533D"/>
    <w:rsid w:val="009E565D"/>
    <w:rsid w:val="009E5C04"/>
    <w:rsid w:val="009E5C36"/>
    <w:rsid w:val="009E5E6C"/>
    <w:rsid w:val="009E6463"/>
    <w:rsid w:val="009E6642"/>
    <w:rsid w:val="009E6D62"/>
    <w:rsid w:val="009E7204"/>
    <w:rsid w:val="009E75B6"/>
    <w:rsid w:val="009E76E7"/>
    <w:rsid w:val="009E78AF"/>
    <w:rsid w:val="009E7A3C"/>
    <w:rsid w:val="009E7CFE"/>
    <w:rsid w:val="009E7F58"/>
    <w:rsid w:val="009F0905"/>
    <w:rsid w:val="009F0D08"/>
    <w:rsid w:val="009F11F2"/>
    <w:rsid w:val="009F1883"/>
    <w:rsid w:val="009F18A2"/>
    <w:rsid w:val="009F2256"/>
    <w:rsid w:val="009F2873"/>
    <w:rsid w:val="009F2ECB"/>
    <w:rsid w:val="009F2F63"/>
    <w:rsid w:val="009F3024"/>
    <w:rsid w:val="009F392B"/>
    <w:rsid w:val="009F3948"/>
    <w:rsid w:val="009F416A"/>
    <w:rsid w:val="009F41F0"/>
    <w:rsid w:val="009F46C4"/>
    <w:rsid w:val="009F4AC9"/>
    <w:rsid w:val="009F4B6E"/>
    <w:rsid w:val="009F4D17"/>
    <w:rsid w:val="009F4D7A"/>
    <w:rsid w:val="009F4E73"/>
    <w:rsid w:val="009F4F0A"/>
    <w:rsid w:val="009F52B3"/>
    <w:rsid w:val="009F5A51"/>
    <w:rsid w:val="009F5AC3"/>
    <w:rsid w:val="009F5B19"/>
    <w:rsid w:val="009F67B1"/>
    <w:rsid w:val="009F682F"/>
    <w:rsid w:val="009F696D"/>
    <w:rsid w:val="009F6D7F"/>
    <w:rsid w:val="009F73AA"/>
    <w:rsid w:val="009F749F"/>
    <w:rsid w:val="009F74D6"/>
    <w:rsid w:val="009F7748"/>
    <w:rsid w:val="009F7818"/>
    <w:rsid w:val="00A00025"/>
    <w:rsid w:val="00A00233"/>
    <w:rsid w:val="00A00282"/>
    <w:rsid w:val="00A00B59"/>
    <w:rsid w:val="00A00C02"/>
    <w:rsid w:val="00A013D9"/>
    <w:rsid w:val="00A014EA"/>
    <w:rsid w:val="00A01691"/>
    <w:rsid w:val="00A01757"/>
    <w:rsid w:val="00A019E0"/>
    <w:rsid w:val="00A01F0B"/>
    <w:rsid w:val="00A020D4"/>
    <w:rsid w:val="00A0211F"/>
    <w:rsid w:val="00A0239B"/>
    <w:rsid w:val="00A0241E"/>
    <w:rsid w:val="00A02A65"/>
    <w:rsid w:val="00A02A7D"/>
    <w:rsid w:val="00A02E96"/>
    <w:rsid w:val="00A02F10"/>
    <w:rsid w:val="00A0350C"/>
    <w:rsid w:val="00A0351F"/>
    <w:rsid w:val="00A035DB"/>
    <w:rsid w:val="00A0397E"/>
    <w:rsid w:val="00A03EAC"/>
    <w:rsid w:val="00A03FE0"/>
    <w:rsid w:val="00A0439C"/>
    <w:rsid w:val="00A0461E"/>
    <w:rsid w:val="00A04936"/>
    <w:rsid w:val="00A04BAE"/>
    <w:rsid w:val="00A05442"/>
    <w:rsid w:val="00A05881"/>
    <w:rsid w:val="00A05C63"/>
    <w:rsid w:val="00A05D20"/>
    <w:rsid w:val="00A0618F"/>
    <w:rsid w:val="00A06C91"/>
    <w:rsid w:val="00A06D5C"/>
    <w:rsid w:val="00A06EBD"/>
    <w:rsid w:val="00A0754C"/>
    <w:rsid w:val="00A075E7"/>
    <w:rsid w:val="00A07E2C"/>
    <w:rsid w:val="00A10E63"/>
    <w:rsid w:val="00A11434"/>
    <w:rsid w:val="00A119BC"/>
    <w:rsid w:val="00A11ADE"/>
    <w:rsid w:val="00A11D09"/>
    <w:rsid w:val="00A1231C"/>
    <w:rsid w:val="00A125A8"/>
    <w:rsid w:val="00A12E5D"/>
    <w:rsid w:val="00A1304A"/>
    <w:rsid w:val="00A13AF5"/>
    <w:rsid w:val="00A13D69"/>
    <w:rsid w:val="00A13DBD"/>
    <w:rsid w:val="00A13EAE"/>
    <w:rsid w:val="00A14081"/>
    <w:rsid w:val="00A14A5B"/>
    <w:rsid w:val="00A14C97"/>
    <w:rsid w:val="00A158F9"/>
    <w:rsid w:val="00A16495"/>
    <w:rsid w:val="00A164DE"/>
    <w:rsid w:val="00A16CBC"/>
    <w:rsid w:val="00A1715C"/>
    <w:rsid w:val="00A17204"/>
    <w:rsid w:val="00A172F0"/>
    <w:rsid w:val="00A17623"/>
    <w:rsid w:val="00A179B5"/>
    <w:rsid w:val="00A17BB5"/>
    <w:rsid w:val="00A200A3"/>
    <w:rsid w:val="00A20230"/>
    <w:rsid w:val="00A202C6"/>
    <w:rsid w:val="00A2064E"/>
    <w:rsid w:val="00A20745"/>
    <w:rsid w:val="00A209B3"/>
    <w:rsid w:val="00A20B46"/>
    <w:rsid w:val="00A20B96"/>
    <w:rsid w:val="00A20C3E"/>
    <w:rsid w:val="00A20EF9"/>
    <w:rsid w:val="00A20F33"/>
    <w:rsid w:val="00A216C6"/>
    <w:rsid w:val="00A220DB"/>
    <w:rsid w:val="00A22721"/>
    <w:rsid w:val="00A227D4"/>
    <w:rsid w:val="00A22832"/>
    <w:rsid w:val="00A22EA3"/>
    <w:rsid w:val="00A22FC9"/>
    <w:rsid w:val="00A2311D"/>
    <w:rsid w:val="00A23486"/>
    <w:rsid w:val="00A2358A"/>
    <w:rsid w:val="00A23813"/>
    <w:rsid w:val="00A23883"/>
    <w:rsid w:val="00A23CC9"/>
    <w:rsid w:val="00A24217"/>
    <w:rsid w:val="00A2442B"/>
    <w:rsid w:val="00A24483"/>
    <w:rsid w:val="00A2473F"/>
    <w:rsid w:val="00A2479D"/>
    <w:rsid w:val="00A24A14"/>
    <w:rsid w:val="00A24AF9"/>
    <w:rsid w:val="00A24B85"/>
    <w:rsid w:val="00A24B96"/>
    <w:rsid w:val="00A256F1"/>
    <w:rsid w:val="00A2582F"/>
    <w:rsid w:val="00A25C01"/>
    <w:rsid w:val="00A25C58"/>
    <w:rsid w:val="00A25C7F"/>
    <w:rsid w:val="00A25CC8"/>
    <w:rsid w:val="00A26523"/>
    <w:rsid w:val="00A2674C"/>
    <w:rsid w:val="00A26801"/>
    <w:rsid w:val="00A26863"/>
    <w:rsid w:val="00A26BA7"/>
    <w:rsid w:val="00A26BE1"/>
    <w:rsid w:val="00A26CB3"/>
    <w:rsid w:val="00A27045"/>
    <w:rsid w:val="00A27270"/>
    <w:rsid w:val="00A27275"/>
    <w:rsid w:val="00A276A3"/>
    <w:rsid w:val="00A278F2"/>
    <w:rsid w:val="00A30018"/>
    <w:rsid w:val="00A30410"/>
    <w:rsid w:val="00A306C2"/>
    <w:rsid w:val="00A313FD"/>
    <w:rsid w:val="00A315CD"/>
    <w:rsid w:val="00A316ED"/>
    <w:rsid w:val="00A3177C"/>
    <w:rsid w:val="00A31A13"/>
    <w:rsid w:val="00A31D18"/>
    <w:rsid w:val="00A31F25"/>
    <w:rsid w:val="00A31FCF"/>
    <w:rsid w:val="00A327C8"/>
    <w:rsid w:val="00A32BA1"/>
    <w:rsid w:val="00A32CA3"/>
    <w:rsid w:val="00A32E59"/>
    <w:rsid w:val="00A33040"/>
    <w:rsid w:val="00A334DF"/>
    <w:rsid w:val="00A336C6"/>
    <w:rsid w:val="00A336DE"/>
    <w:rsid w:val="00A34528"/>
    <w:rsid w:val="00A347AC"/>
    <w:rsid w:val="00A34F93"/>
    <w:rsid w:val="00A35108"/>
    <w:rsid w:val="00A35143"/>
    <w:rsid w:val="00A3527E"/>
    <w:rsid w:val="00A3539E"/>
    <w:rsid w:val="00A3565E"/>
    <w:rsid w:val="00A35725"/>
    <w:rsid w:val="00A35C21"/>
    <w:rsid w:val="00A35C84"/>
    <w:rsid w:val="00A35FC7"/>
    <w:rsid w:val="00A365EA"/>
    <w:rsid w:val="00A36999"/>
    <w:rsid w:val="00A36BB8"/>
    <w:rsid w:val="00A36E45"/>
    <w:rsid w:val="00A36FB7"/>
    <w:rsid w:val="00A36FEB"/>
    <w:rsid w:val="00A37619"/>
    <w:rsid w:val="00A37B47"/>
    <w:rsid w:val="00A37D9E"/>
    <w:rsid w:val="00A37EB7"/>
    <w:rsid w:val="00A37F07"/>
    <w:rsid w:val="00A37FF9"/>
    <w:rsid w:val="00A401D7"/>
    <w:rsid w:val="00A405A7"/>
    <w:rsid w:val="00A40745"/>
    <w:rsid w:val="00A40D4F"/>
    <w:rsid w:val="00A40E16"/>
    <w:rsid w:val="00A41434"/>
    <w:rsid w:val="00A41D9D"/>
    <w:rsid w:val="00A4207B"/>
    <w:rsid w:val="00A422EF"/>
    <w:rsid w:val="00A4289B"/>
    <w:rsid w:val="00A42971"/>
    <w:rsid w:val="00A42D13"/>
    <w:rsid w:val="00A42E57"/>
    <w:rsid w:val="00A43A68"/>
    <w:rsid w:val="00A441CB"/>
    <w:rsid w:val="00A442FE"/>
    <w:rsid w:val="00A446A4"/>
    <w:rsid w:val="00A44964"/>
    <w:rsid w:val="00A456BF"/>
    <w:rsid w:val="00A45786"/>
    <w:rsid w:val="00A45886"/>
    <w:rsid w:val="00A45A81"/>
    <w:rsid w:val="00A45FA7"/>
    <w:rsid w:val="00A460A5"/>
    <w:rsid w:val="00A46165"/>
    <w:rsid w:val="00A463AC"/>
    <w:rsid w:val="00A46523"/>
    <w:rsid w:val="00A466AC"/>
    <w:rsid w:val="00A46A93"/>
    <w:rsid w:val="00A46D4C"/>
    <w:rsid w:val="00A46FF4"/>
    <w:rsid w:val="00A4722B"/>
    <w:rsid w:val="00A4758D"/>
    <w:rsid w:val="00A5001A"/>
    <w:rsid w:val="00A500EA"/>
    <w:rsid w:val="00A50244"/>
    <w:rsid w:val="00A50796"/>
    <w:rsid w:val="00A507D2"/>
    <w:rsid w:val="00A507EB"/>
    <w:rsid w:val="00A50BBD"/>
    <w:rsid w:val="00A5151E"/>
    <w:rsid w:val="00A51540"/>
    <w:rsid w:val="00A521C0"/>
    <w:rsid w:val="00A52290"/>
    <w:rsid w:val="00A52481"/>
    <w:rsid w:val="00A52540"/>
    <w:rsid w:val="00A530A5"/>
    <w:rsid w:val="00A531EB"/>
    <w:rsid w:val="00A53299"/>
    <w:rsid w:val="00A53491"/>
    <w:rsid w:val="00A535C2"/>
    <w:rsid w:val="00A537D9"/>
    <w:rsid w:val="00A53B54"/>
    <w:rsid w:val="00A547C9"/>
    <w:rsid w:val="00A549AC"/>
    <w:rsid w:val="00A54B06"/>
    <w:rsid w:val="00A54E83"/>
    <w:rsid w:val="00A55032"/>
    <w:rsid w:val="00A55850"/>
    <w:rsid w:val="00A55902"/>
    <w:rsid w:val="00A566B2"/>
    <w:rsid w:val="00A5680A"/>
    <w:rsid w:val="00A56AC4"/>
    <w:rsid w:val="00A57043"/>
    <w:rsid w:val="00A5716F"/>
    <w:rsid w:val="00A575A9"/>
    <w:rsid w:val="00A57A3F"/>
    <w:rsid w:val="00A57A49"/>
    <w:rsid w:val="00A60028"/>
    <w:rsid w:val="00A60073"/>
    <w:rsid w:val="00A601F2"/>
    <w:rsid w:val="00A60563"/>
    <w:rsid w:val="00A605E8"/>
    <w:rsid w:val="00A607FB"/>
    <w:rsid w:val="00A60BBE"/>
    <w:rsid w:val="00A60EF8"/>
    <w:rsid w:val="00A6151B"/>
    <w:rsid w:val="00A616CD"/>
    <w:rsid w:val="00A61857"/>
    <w:rsid w:val="00A61A4B"/>
    <w:rsid w:val="00A61A8C"/>
    <w:rsid w:val="00A61DE0"/>
    <w:rsid w:val="00A62C57"/>
    <w:rsid w:val="00A62E4C"/>
    <w:rsid w:val="00A6355E"/>
    <w:rsid w:val="00A6356E"/>
    <w:rsid w:val="00A635A5"/>
    <w:rsid w:val="00A6362A"/>
    <w:rsid w:val="00A6376E"/>
    <w:rsid w:val="00A63CE0"/>
    <w:rsid w:val="00A64035"/>
    <w:rsid w:val="00A64591"/>
    <w:rsid w:val="00A645A6"/>
    <w:rsid w:val="00A648CC"/>
    <w:rsid w:val="00A64D8F"/>
    <w:rsid w:val="00A64E34"/>
    <w:rsid w:val="00A6527B"/>
    <w:rsid w:val="00A65AA7"/>
    <w:rsid w:val="00A6624E"/>
    <w:rsid w:val="00A662D5"/>
    <w:rsid w:val="00A6631A"/>
    <w:rsid w:val="00A66424"/>
    <w:rsid w:val="00A66600"/>
    <w:rsid w:val="00A66913"/>
    <w:rsid w:val="00A66958"/>
    <w:rsid w:val="00A66A3D"/>
    <w:rsid w:val="00A66BED"/>
    <w:rsid w:val="00A66CC5"/>
    <w:rsid w:val="00A66E8E"/>
    <w:rsid w:val="00A67018"/>
    <w:rsid w:val="00A670D7"/>
    <w:rsid w:val="00A6735A"/>
    <w:rsid w:val="00A67A09"/>
    <w:rsid w:val="00A67B5F"/>
    <w:rsid w:val="00A67E12"/>
    <w:rsid w:val="00A67E7B"/>
    <w:rsid w:val="00A67E9B"/>
    <w:rsid w:val="00A67FC7"/>
    <w:rsid w:val="00A70252"/>
    <w:rsid w:val="00A706F0"/>
    <w:rsid w:val="00A70C54"/>
    <w:rsid w:val="00A70F44"/>
    <w:rsid w:val="00A71044"/>
    <w:rsid w:val="00A710B0"/>
    <w:rsid w:val="00A7115A"/>
    <w:rsid w:val="00A712D8"/>
    <w:rsid w:val="00A712E7"/>
    <w:rsid w:val="00A71375"/>
    <w:rsid w:val="00A71836"/>
    <w:rsid w:val="00A71D01"/>
    <w:rsid w:val="00A72214"/>
    <w:rsid w:val="00A722D8"/>
    <w:rsid w:val="00A724A8"/>
    <w:rsid w:val="00A73072"/>
    <w:rsid w:val="00A730DA"/>
    <w:rsid w:val="00A73604"/>
    <w:rsid w:val="00A7372A"/>
    <w:rsid w:val="00A73BFD"/>
    <w:rsid w:val="00A73C14"/>
    <w:rsid w:val="00A74C35"/>
    <w:rsid w:val="00A74D8D"/>
    <w:rsid w:val="00A75211"/>
    <w:rsid w:val="00A753C0"/>
    <w:rsid w:val="00A753F2"/>
    <w:rsid w:val="00A7558D"/>
    <w:rsid w:val="00A75764"/>
    <w:rsid w:val="00A75960"/>
    <w:rsid w:val="00A75B1E"/>
    <w:rsid w:val="00A75B1F"/>
    <w:rsid w:val="00A75EFD"/>
    <w:rsid w:val="00A76092"/>
    <w:rsid w:val="00A768BD"/>
    <w:rsid w:val="00A76AD7"/>
    <w:rsid w:val="00A76AFA"/>
    <w:rsid w:val="00A76D11"/>
    <w:rsid w:val="00A77784"/>
    <w:rsid w:val="00A77794"/>
    <w:rsid w:val="00A777BB"/>
    <w:rsid w:val="00A77A5E"/>
    <w:rsid w:val="00A80443"/>
    <w:rsid w:val="00A80941"/>
    <w:rsid w:val="00A80A6D"/>
    <w:rsid w:val="00A8154D"/>
    <w:rsid w:val="00A81934"/>
    <w:rsid w:val="00A81FAB"/>
    <w:rsid w:val="00A81FD7"/>
    <w:rsid w:val="00A823D5"/>
    <w:rsid w:val="00A82507"/>
    <w:rsid w:val="00A82B1B"/>
    <w:rsid w:val="00A82FC8"/>
    <w:rsid w:val="00A83127"/>
    <w:rsid w:val="00A831AD"/>
    <w:rsid w:val="00A83FF2"/>
    <w:rsid w:val="00A84029"/>
    <w:rsid w:val="00A84641"/>
    <w:rsid w:val="00A846A3"/>
    <w:rsid w:val="00A84E7E"/>
    <w:rsid w:val="00A84F01"/>
    <w:rsid w:val="00A84F4D"/>
    <w:rsid w:val="00A84FEE"/>
    <w:rsid w:val="00A85177"/>
    <w:rsid w:val="00A85334"/>
    <w:rsid w:val="00A85665"/>
    <w:rsid w:val="00A85A64"/>
    <w:rsid w:val="00A869BE"/>
    <w:rsid w:val="00A86C48"/>
    <w:rsid w:val="00A86E8A"/>
    <w:rsid w:val="00A874F0"/>
    <w:rsid w:val="00A87559"/>
    <w:rsid w:val="00A877F9"/>
    <w:rsid w:val="00A90341"/>
    <w:rsid w:val="00A908E1"/>
    <w:rsid w:val="00A91198"/>
    <w:rsid w:val="00A91A12"/>
    <w:rsid w:val="00A91A4A"/>
    <w:rsid w:val="00A91A9E"/>
    <w:rsid w:val="00A91CF9"/>
    <w:rsid w:val="00A91FCF"/>
    <w:rsid w:val="00A923D8"/>
    <w:rsid w:val="00A9265A"/>
    <w:rsid w:val="00A92757"/>
    <w:rsid w:val="00A928D0"/>
    <w:rsid w:val="00A92CAC"/>
    <w:rsid w:val="00A9301B"/>
    <w:rsid w:val="00A93389"/>
    <w:rsid w:val="00A93B50"/>
    <w:rsid w:val="00A93D44"/>
    <w:rsid w:val="00A93DC9"/>
    <w:rsid w:val="00A94463"/>
    <w:rsid w:val="00A9456D"/>
    <w:rsid w:val="00A949F2"/>
    <w:rsid w:val="00A94D30"/>
    <w:rsid w:val="00A9509D"/>
    <w:rsid w:val="00A950C2"/>
    <w:rsid w:val="00A95640"/>
    <w:rsid w:val="00A9564E"/>
    <w:rsid w:val="00A95B24"/>
    <w:rsid w:val="00A96246"/>
    <w:rsid w:val="00A962C0"/>
    <w:rsid w:val="00A96452"/>
    <w:rsid w:val="00A96D6D"/>
    <w:rsid w:val="00A97B3A"/>
    <w:rsid w:val="00AA01AA"/>
    <w:rsid w:val="00AA12A6"/>
    <w:rsid w:val="00AA1591"/>
    <w:rsid w:val="00AA16E4"/>
    <w:rsid w:val="00AA1C18"/>
    <w:rsid w:val="00AA1E51"/>
    <w:rsid w:val="00AA2078"/>
    <w:rsid w:val="00AA2136"/>
    <w:rsid w:val="00AA215D"/>
    <w:rsid w:val="00AA22FE"/>
    <w:rsid w:val="00AA2970"/>
    <w:rsid w:val="00AA29F2"/>
    <w:rsid w:val="00AA2CC3"/>
    <w:rsid w:val="00AA2F3B"/>
    <w:rsid w:val="00AA30A2"/>
    <w:rsid w:val="00AA3191"/>
    <w:rsid w:val="00AA3AFD"/>
    <w:rsid w:val="00AA4C76"/>
    <w:rsid w:val="00AA52BB"/>
    <w:rsid w:val="00AA52DB"/>
    <w:rsid w:val="00AA549A"/>
    <w:rsid w:val="00AA57E4"/>
    <w:rsid w:val="00AA5FAC"/>
    <w:rsid w:val="00AA6329"/>
    <w:rsid w:val="00AA6762"/>
    <w:rsid w:val="00AA7106"/>
    <w:rsid w:val="00AA7179"/>
    <w:rsid w:val="00AA756C"/>
    <w:rsid w:val="00AA79D7"/>
    <w:rsid w:val="00AA7FA9"/>
    <w:rsid w:val="00AB04C6"/>
    <w:rsid w:val="00AB050D"/>
    <w:rsid w:val="00AB07A7"/>
    <w:rsid w:val="00AB1405"/>
    <w:rsid w:val="00AB1538"/>
    <w:rsid w:val="00AB1AC8"/>
    <w:rsid w:val="00AB2670"/>
    <w:rsid w:val="00AB2A40"/>
    <w:rsid w:val="00AB2B32"/>
    <w:rsid w:val="00AB329E"/>
    <w:rsid w:val="00AB33C4"/>
    <w:rsid w:val="00AB360B"/>
    <w:rsid w:val="00AB3AFC"/>
    <w:rsid w:val="00AB40B0"/>
    <w:rsid w:val="00AB422E"/>
    <w:rsid w:val="00AB43BC"/>
    <w:rsid w:val="00AB49C1"/>
    <w:rsid w:val="00AB54D6"/>
    <w:rsid w:val="00AB5FD4"/>
    <w:rsid w:val="00AB6444"/>
    <w:rsid w:val="00AB6DC8"/>
    <w:rsid w:val="00AB7845"/>
    <w:rsid w:val="00AB7D06"/>
    <w:rsid w:val="00AB7D51"/>
    <w:rsid w:val="00AB7D88"/>
    <w:rsid w:val="00AC069A"/>
    <w:rsid w:val="00AC0C20"/>
    <w:rsid w:val="00AC0C73"/>
    <w:rsid w:val="00AC1D6D"/>
    <w:rsid w:val="00AC1E03"/>
    <w:rsid w:val="00AC20DA"/>
    <w:rsid w:val="00AC23FA"/>
    <w:rsid w:val="00AC2430"/>
    <w:rsid w:val="00AC2998"/>
    <w:rsid w:val="00AC2EA8"/>
    <w:rsid w:val="00AC335F"/>
    <w:rsid w:val="00AC374E"/>
    <w:rsid w:val="00AC3880"/>
    <w:rsid w:val="00AC3965"/>
    <w:rsid w:val="00AC3C10"/>
    <w:rsid w:val="00AC3C53"/>
    <w:rsid w:val="00AC41D4"/>
    <w:rsid w:val="00AC46A4"/>
    <w:rsid w:val="00AC49F2"/>
    <w:rsid w:val="00AC4D89"/>
    <w:rsid w:val="00AC514C"/>
    <w:rsid w:val="00AC594D"/>
    <w:rsid w:val="00AC5E66"/>
    <w:rsid w:val="00AC6647"/>
    <w:rsid w:val="00AC6790"/>
    <w:rsid w:val="00AC7490"/>
    <w:rsid w:val="00AC76C3"/>
    <w:rsid w:val="00AC7AAC"/>
    <w:rsid w:val="00AC7D11"/>
    <w:rsid w:val="00AC7DF1"/>
    <w:rsid w:val="00AD01E9"/>
    <w:rsid w:val="00AD04B7"/>
    <w:rsid w:val="00AD0616"/>
    <w:rsid w:val="00AD090F"/>
    <w:rsid w:val="00AD0AB3"/>
    <w:rsid w:val="00AD1033"/>
    <w:rsid w:val="00AD138A"/>
    <w:rsid w:val="00AD13AE"/>
    <w:rsid w:val="00AD17C4"/>
    <w:rsid w:val="00AD1CB2"/>
    <w:rsid w:val="00AD2148"/>
    <w:rsid w:val="00AD27A0"/>
    <w:rsid w:val="00AD2ACE"/>
    <w:rsid w:val="00AD2DB4"/>
    <w:rsid w:val="00AD3063"/>
    <w:rsid w:val="00AD3634"/>
    <w:rsid w:val="00AD3685"/>
    <w:rsid w:val="00AD37B4"/>
    <w:rsid w:val="00AD4188"/>
    <w:rsid w:val="00AD4467"/>
    <w:rsid w:val="00AD468E"/>
    <w:rsid w:val="00AD49B4"/>
    <w:rsid w:val="00AD546D"/>
    <w:rsid w:val="00AD5764"/>
    <w:rsid w:val="00AD58E4"/>
    <w:rsid w:val="00AD5E8B"/>
    <w:rsid w:val="00AD6689"/>
    <w:rsid w:val="00AD6730"/>
    <w:rsid w:val="00AD685D"/>
    <w:rsid w:val="00AD6B6D"/>
    <w:rsid w:val="00AD6E1D"/>
    <w:rsid w:val="00AD715D"/>
    <w:rsid w:val="00AD7591"/>
    <w:rsid w:val="00AD7859"/>
    <w:rsid w:val="00AD7949"/>
    <w:rsid w:val="00AD79BE"/>
    <w:rsid w:val="00AD7F00"/>
    <w:rsid w:val="00AE01A4"/>
    <w:rsid w:val="00AE055F"/>
    <w:rsid w:val="00AE06D6"/>
    <w:rsid w:val="00AE06E9"/>
    <w:rsid w:val="00AE06EF"/>
    <w:rsid w:val="00AE07A3"/>
    <w:rsid w:val="00AE0839"/>
    <w:rsid w:val="00AE0BE2"/>
    <w:rsid w:val="00AE0FA5"/>
    <w:rsid w:val="00AE1653"/>
    <w:rsid w:val="00AE1809"/>
    <w:rsid w:val="00AE1B1E"/>
    <w:rsid w:val="00AE1C40"/>
    <w:rsid w:val="00AE1CE1"/>
    <w:rsid w:val="00AE2433"/>
    <w:rsid w:val="00AE2F7B"/>
    <w:rsid w:val="00AE30BA"/>
    <w:rsid w:val="00AE37EF"/>
    <w:rsid w:val="00AE3C16"/>
    <w:rsid w:val="00AE3E97"/>
    <w:rsid w:val="00AE40B4"/>
    <w:rsid w:val="00AE4176"/>
    <w:rsid w:val="00AE42AD"/>
    <w:rsid w:val="00AE47C2"/>
    <w:rsid w:val="00AE49AC"/>
    <w:rsid w:val="00AE4AE9"/>
    <w:rsid w:val="00AE4D29"/>
    <w:rsid w:val="00AE5325"/>
    <w:rsid w:val="00AE5436"/>
    <w:rsid w:val="00AE581A"/>
    <w:rsid w:val="00AE5825"/>
    <w:rsid w:val="00AE5E38"/>
    <w:rsid w:val="00AE6805"/>
    <w:rsid w:val="00AE686B"/>
    <w:rsid w:val="00AE6DFE"/>
    <w:rsid w:val="00AE731C"/>
    <w:rsid w:val="00AE75FD"/>
    <w:rsid w:val="00AE77B6"/>
    <w:rsid w:val="00AE7870"/>
    <w:rsid w:val="00AE7C34"/>
    <w:rsid w:val="00AF0B7B"/>
    <w:rsid w:val="00AF0CEE"/>
    <w:rsid w:val="00AF1398"/>
    <w:rsid w:val="00AF1895"/>
    <w:rsid w:val="00AF1F65"/>
    <w:rsid w:val="00AF1FC3"/>
    <w:rsid w:val="00AF23E6"/>
    <w:rsid w:val="00AF24B3"/>
    <w:rsid w:val="00AF2539"/>
    <w:rsid w:val="00AF2566"/>
    <w:rsid w:val="00AF34BE"/>
    <w:rsid w:val="00AF3595"/>
    <w:rsid w:val="00AF364B"/>
    <w:rsid w:val="00AF39FF"/>
    <w:rsid w:val="00AF4353"/>
    <w:rsid w:val="00AF4572"/>
    <w:rsid w:val="00AF458F"/>
    <w:rsid w:val="00AF48DD"/>
    <w:rsid w:val="00AF49EF"/>
    <w:rsid w:val="00AF4B22"/>
    <w:rsid w:val="00AF4ECA"/>
    <w:rsid w:val="00AF4F2A"/>
    <w:rsid w:val="00AF534F"/>
    <w:rsid w:val="00AF566F"/>
    <w:rsid w:val="00AF5837"/>
    <w:rsid w:val="00AF5CDD"/>
    <w:rsid w:val="00AF63FF"/>
    <w:rsid w:val="00AF6795"/>
    <w:rsid w:val="00AF6C87"/>
    <w:rsid w:val="00AF6CB7"/>
    <w:rsid w:val="00AF6DE8"/>
    <w:rsid w:val="00AF7221"/>
    <w:rsid w:val="00AF7A32"/>
    <w:rsid w:val="00AF7A7E"/>
    <w:rsid w:val="00B00082"/>
    <w:rsid w:val="00B00274"/>
    <w:rsid w:val="00B0062F"/>
    <w:rsid w:val="00B00715"/>
    <w:rsid w:val="00B007CC"/>
    <w:rsid w:val="00B00EC9"/>
    <w:rsid w:val="00B01048"/>
    <w:rsid w:val="00B011F1"/>
    <w:rsid w:val="00B0144A"/>
    <w:rsid w:val="00B014FD"/>
    <w:rsid w:val="00B01BB8"/>
    <w:rsid w:val="00B01CBC"/>
    <w:rsid w:val="00B02026"/>
    <w:rsid w:val="00B03360"/>
    <w:rsid w:val="00B03585"/>
    <w:rsid w:val="00B03A4A"/>
    <w:rsid w:val="00B03FA7"/>
    <w:rsid w:val="00B040F1"/>
    <w:rsid w:val="00B04302"/>
    <w:rsid w:val="00B051EE"/>
    <w:rsid w:val="00B0537D"/>
    <w:rsid w:val="00B05851"/>
    <w:rsid w:val="00B05DB4"/>
    <w:rsid w:val="00B05DF1"/>
    <w:rsid w:val="00B06369"/>
    <w:rsid w:val="00B065C4"/>
    <w:rsid w:val="00B06A7E"/>
    <w:rsid w:val="00B07571"/>
    <w:rsid w:val="00B076B4"/>
    <w:rsid w:val="00B0797B"/>
    <w:rsid w:val="00B07BBC"/>
    <w:rsid w:val="00B07C37"/>
    <w:rsid w:val="00B07DFF"/>
    <w:rsid w:val="00B103C6"/>
    <w:rsid w:val="00B1047D"/>
    <w:rsid w:val="00B10765"/>
    <w:rsid w:val="00B10C8A"/>
    <w:rsid w:val="00B11245"/>
    <w:rsid w:val="00B11573"/>
    <w:rsid w:val="00B115F1"/>
    <w:rsid w:val="00B11B81"/>
    <w:rsid w:val="00B121AC"/>
    <w:rsid w:val="00B1221E"/>
    <w:rsid w:val="00B122C2"/>
    <w:rsid w:val="00B12472"/>
    <w:rsid w:val="00B12CE6"/>
    <w:rsid w:val="00B12E16"/>
    <w:rsid w:val="00B13250"/>
    <w:rsid w:val="00B1355A"/>
    <w:rsid w:val="00B13588"/>
    <w:rsid w:val="00B13907"/>
    <w:rsid w:val="00B13AC4"/>
    <w:rsid w:val="00B13DB5"/>
    <w:rsid w:val="00B14735"/>
    <w:rsid w:val="00B1476D"/>
    <w:rsid w:val="00B1485A"/>
    <w:rsid w:val="00B14C35"/>
    <w:rsid w:val="00B14F70"/>
    <w:rsid w:val="00B15407"/>
    <w:rsid w:val="00B154D2"/>
    <w:rsid w:val="00B15EC2"/>
    <w:rsid w:val="00B15F08"/>
    <w:rsid w:val="00B161F3"/>
    <w:rsid w:val="00B162FF"/>
    <w:rsid w:val="00B163F7"/>
    <w:rsid w:val="00B16486"/>
    <w:rsid w:val="00B16813"/>
    <w:rsid w:val="00B16D93"/>
    <w:rsid w:val="00B17606"/>
    <w:rsid w:val="00B17A2B"/>
    <w:rsid w:val="00B17B07"/>
    <w:rsid w:val="00B17B1B"/>
    <w:rsid w:val="00B20011"/>
    <w:rsid w:val="00B20470"/>
    <w:rsid w:val="00B206DE"/>
    <w:rsid w:val="00B20AF4"/>
    <w:rsid w:val="00B2111D"/>
    <w:rsid w:val="00B211D2"/>
    <w:rsid w:val="00B2165E"/>
    <w:rsid w:val="00B21A48"/>
    <w:rsid w:val="00B21EAB"/>
    <w:rsid w:val="00B21EF5"/>
    <w:rsid w:val="00B21F01"/>
    <w:rsid w:val="00B22608"/>
    <w:rsid w:val="00B22CDA"/>
    <w:rsid w:val="00B22CE2"/>
    <w:rsid w:val="00B22FFF"/>
    <w:rsid w:val="00B23157"/>
    <w:rsid w:val="00B23A96"/>
    <w:rsid w:val="00B2434C"/>
    <w:rsid w:val="00B244B1"/>
    <w:rsid w:val="00B244DB"/>
    <w:rsid w:val="00B24581"/>
    <w:rsid w:val="00B24870"/>
    <w:rsid w:val="00B24BE9"/>
    <w:rsid w:val="00B24EA9"/>
    <w:rsid w:val="00B254E9"/>
    <w:rsid w:val="00B254EF"/>
    <w:rsid w:val="00B25731"/>
    <w:rsid w:val="00B25737"/>
    <w:rsid w:val="00B25AE4"/>
    <w:rsid w:val="00B25F0C"/>
    <w:rsid w:val="00B25F17"/>
    <w:rsid w:val="00B262A7"/>
    <w:rsid w:val="00B26881"/>
    <w:rsid w:val="00B268D1"/>
    <w:rsid w:val="00B27065"/>
    <w:rsid w:val="00B2712A"/>
    <w:rsid w:val="00B272C5"/>
    <w:rsid w:val="00B27709"/>
    <w:rsid w:val="00B2779F"/>
    <w:rsid w:val="00B2786A"/>
    <w:rsid w:val="00B27E17"/>
    <w:rsid w:val="00B3019B"/>
    <w:rsid w:val="00B30358"/>
    <w:rsid w:val="00B30400"/>
    <w:rsid w:val="00B3045C"/>
    <w:rsid w:val="00B30DE8"/>
    <w:rsid w:val="00B30F54"/>
    <w:rsid w:val="00B31357"/>
    <w:rsid w:val="00B3154D"/>
    <w:rsid w:val="00B3162C"/>
    <w:rsid w:val="00B31F7D"/>
    <w:rsid w:val="00B31FF0"/>
    <w:rsid w:val="00B32352"/>
    <w:rsid w:val="00B32616"/>
    <w:rsid w:val="00B3274D"/>
    <w:rsid w:val="00B32941"/>
    <w:rsid w:val="00B32D5A"/>
    <w:rsid w:val="00B33879"/>
    <w:rsid w:val="00B33A4C"/>
    <w:rsid w:val="00B34AAB"/>
    <w:rsid w:val="00B34B16"/>
    <w:rsid w:val="00B34C30"/>
    <w:rsid w:val="00B35B89"/>
    <w:rsid w:val="00B36058"/>
    <w:rsid w:val="00B36088"/>
    <w:rsid w:val="00B360E6"/>
    <w:rsid w:val="00B361D5"/>
    <w:rsid w:val="00B3650E"/>
    <w:rsid w:val="00B367DA"/>
    <w:rsid w:val="00B36900"/>
    <w:rsid w:val="00B37C72"/>
    <w:rsid w:val="00B37DFD"/>
    <w:rsid w:val="00B37F7B"/>
    <w:rsid w:val="00B401E0"/>
    <w:rsid w:val="00B403F6"/>
    <w:rsid w:val="00B409DE"/>
    <w:rsid w:val="00B40E33"/>
    <w:rsid w:val="00B411C1"/>
    <w:rsid w:val="00B413F3"/>
    <w:rsid w:val="00B41611"/>
    <w:rsid w:val="00B4162C"/>
    <w:rsid w:val="00B417FA"/>
    <w:rsid w:val="00B426D2"/>
    <w:rsid w:val="00B426F9"/>
    <w:rsid w:val="00B42893"/>
    <w:rsid w:val="00B42ADE"/>
    <w:rsid w:val="00B42D6A"/>
    <w:rsid w:val="00B4306D"/>
    <w:rsid w:val="00B43267"/>
    <w:rsid w:val="00B43361"/>
    <w:rsid w:val="00B43D71"/>
    <w:rsid w:val="00B4418A"/>
    <w:rsid w:val="00B4473C"/>
    <w:rsid w:val="00B45065"/>
    <w:rsid w:val="00B4514B"/>
    <w:rsid w:val="00B45335"/>
    <w:rsid w:val="00B45652"/>
    <w:rsid w:val="00B46033"/>
    <w:rsid w:val="00B46BE4"/>
    <w:rsid w:val="00B472FF"/>
    <w:rsid w:val="00B4795E"/>
    <w:rsid w:val="00B47BFC"/>
    <w:rsid w:val="00B47FB0"/>
    <w:rsid w:val="00B505D4"/>
    <w:rsid w:val="00B508DE"/>
    <w:rsid w:val="00B50994"/>
    <w:rsid w:val="00B512C6"/>
    <w:rsid w:val="00B515BC"/>
    <w:rsid w:val="00B518D2"/>
    <w:rsid w:val="00B51B3A"/>
    <w:rsid w:val="00B51BBA"/>
    <w:rsid w:val="00B51D72"/>
    <w:rsid w:val="00B5219A"/>
    <w:rsid w:val="00B5250F"/>
    <w:rsid w:val="00B5289D"/>
    <w:rsid w:val="00B52A35"/>
    <w:rsid w:val="00B52B53"/>
    <w:rsid w:val="00B52F1A"/>
    <w:rsid w:val="00B534E6"/>
    <w:rsid w:val="00B537B4"/>
    <w:rsid w:val="00B53E6F"/>
    <w:rsid w:val="00B5428D"/>
    <w:rsid w:val="00B542E5"/>
    <w:rsid w:val="00B54592"/>
    <w:rsid w:val="00B54A92"/>
    <w:rsid w:val="00B54C4A"/>
    <w:rsid w:val="00B54F86"/>
    <w:rsid w:val="00B54FEA"/>
    <w:rsid w:val="00B552E6"/>
    <w:rsid w:val="00B5577F"/>
    <w:rsid w:val="00B5581D"/>
    <w:rsid w:val="00B55CBB"/>
    <w:rsid w:val="00B55ED4"/>
    <w:rsid w:val="00B57066"/>
    <w:rsid w:val="00B573DF"/>
    <w:rsid w:val="00B57487"/>
    <w:rsid w:val="00B5792D"/>
    <w:rsid w:val="00B57A81"/>
    <w:rsid w:val="00B57F22"/>
    <w:rsid w:val="00B57FEF"/>
    <w:rsid w:val="00B601C6"/>
    <w:rsid w:val="00B603E8"/>
    <w:rsid w:val="00B60BE4"/>
    <w:rsid w:val="00B60C25"/>
    <w:rsid w:val="00B60DF4"/>
    <w:rsid w:val="00B6103D"/>
    <w:rsid w:val="00B611A4"/>
    <w:rsid w:val="00B61470"/>
    <w:rsid w:val="00B6148B"/>
    <w:rsid w:val="00B6153B"/>
    <w:rsid w:val="00B6161C"/>
    <w:rsid w:val="00B622B4"/>
    <w:rsid w:val="00B6256C"/>
    <w:rsid w:val="00B62F54"/>
    <w:rsid w:val="00B633E2"/>
    <w:rsid w:val="00B63755"/>
    <w:rsid w:val="00B63A70"/>
    <w:rsid w:val="00B64181"/>
    <w:rsid w:val="00B641E0"/>
    <w:rsid w:val="00B643A1"/>
    <w:rsid w:val="00B646F0"/>
    <w:rsid w:val="00B64A72"/>
    <w:rsid w:val="00B64C26"/>
    <w:rsid w:val="00B65489"/>
    <w:rsid w:val="00B657C4"/>
    <w:rsid w:val="00B65AF2"/>
    <w:rsid w:val="00B65C35"/>
    <w:rsid w:val="00B65C3F"/>
    <w:rsid w:val="00B66174"/>
    <w:rsid w:val="00B66518"/>
    <w:rsid w:val="00B665A3"/>
    <w:rsid w:val="00B665E3"/>
    <w:rsid w:val="00B66915"/>
    <w:rsid w:val="00B66AAD"/>
    <w:rsid w:val="00B66D5F"/>
    <w:rsid w:val="00B66E16"/>
    <w:rsid w:val="00B66F92"/>
    <w:rsid w:val="00B677D5"/>
    <w:rsid w:val="00B67ABA"/>
    <w:rsid w:val="00B67D7B"/>
    <w:rsid w:val="00B7067F"/>
    <w:rsid w:val="00B70B04"/>
    <w:rsid w:val="00B70B77"/>
    <w:rsid w:val="00B70BE8"/>
    <w:rsid w:val="00B70F18"/>
    <w:rsid w:val="00B71117"/>
    <w:rsid w:val="00B7120F"/>
    <w:rsid w:val="00B713BF"/>
    <w:rsid w:val="00B71AB2"/>
    <w:rsid w:val="00B71B4F"/>
    <w:rsid w:val="00B71BA9"/>
    <w:rsid w:val="00B71FA8"/>
    <w:rsid w:val="00B7255E"/>
    <w:rsid w:val="00B7276B"/>
    <w:rsid w:val="00B727AE"/>
    <w:rsid w:val="00B72C8C"/>
    <w:rsid w:val="00B72D50"/>
    <w:rsid w:val="00B72FC0"/>
    <w:rsid w:val="00B730A6"/>
    <w:rsid w:val="00B73284"/>
    <w:rsid w:val="00B732AD"/>
    <w:rsid w:val="00B73455"/>
    <w:rsid w:val="00B73686"/>
    <w:rsid w:val="00B73748"/>
    <w:rsid w:val="00B7495D"/>
    <w:rsid w:val="00B749FF"/>
    <w:rsid w:val="00B74AC5"/>
    <w:rsid w:val="00B74E9F"/>
    <w:rsid w:val="00B750DC"/>
    <w:rsid w:val="00B752F9"/>
    <w:rsid w:val="00B75416"/>
    <w:rsid w:val="00B75714"/>
    <w:rsid w:val="00B75D0E"/>
    <w:rsid w:val="00B761F2"/>
    <w:rsid w:val="00B761F9"/>
    <w:rsid w:val="00B763D6"/>
    <w:rsid w:val="00B774AE"/>
    <w:rsid w:val="00B77671"/>
    <w:rsid w:val="00B77814"/>
    <w:rsid w:val="00B77914"/>
    <w:rsid w:val="00B801A5"/>
    <w:rsid w:val="00B8027E"/>
    <w:rsid w:val="00B80292"/>
    <w:rsid w:val="00B80554"/>
    <w:rsid w:val="00B808D6"/>
    <w:rsid w:val="00B80A73"/>
    <w:rsid w:val="00B80CC0"/>
    <w:rsid w:val="00B80D68"/>
    <w:rsid w:val="00B80DF0"/>
    <w:rsid w:val="00B810F7"/>
    <w:rsid w:val="00B8120F"/>
    <w:rsid w:val="00B8128F"/>
    <w:rsid w:val="00B81441"/>
    <w:rsid w:val="00B81650"/>
    <w:rsid w:val="00B81808"/>
    <w:rsid w:val="00B81B45"/>
    <w:rsid w:val="00B82621"/>
    <w:rsid w:val="00B82CA2"/>
    <w:rsid w:val="00B82E13"/>
    <w:rsid w:val="00B8318E"/>
    <w:rsid w:val="00B8321B"/>
    <w:rsid w:val="00B83369"/>
    <w:rsid w:val="00B83636"/>
    <w:rsid w:val="00B83F4D"/>
    <w:rsid w:val="00B8562B"/>
    <w:rsid w:val="00B865AB"/>
    <w:rsid w:val="00B867B8"/>
    <w:rsid w:val="00B8698E"/>
    <w:rsid w:val="00B86A4F"/>
    <w:rsid w:val="00B86D75"/>
    <w:rsid w:val="00B87058"/>
    <w:rsid w:val="00B8746C"/>
    <w:rsid w:val="00B87555"/>
    <w:rsid w:val="00B8761C"/>
    <w:rsid w:val="00B879E5"/>
    <w:rsid w:val="00B87D8A"/>
    <w:rsid w:val="00B90703"/>
    <w:rsid w:val="00B9073C"/>
    <w:rsid w:val="00B90DD3"/>
    <w:rsid w:val="00B90DE4"/>
    <w:rsid w:val="00B91312"/>
    <w:rsid w:val="00B914AB"/>
    <w:rsid w:val="00B916B6"/>
    <w:rsid w:val="00B918B9"/>
    <w:rsid w:val="00B91B0A"/>
    <w:rsid w:val="00B91F82"/>
    <w:rsid w:val="00B92082"/>
    <w:rsid w:val="00B9287F"/>
    <w:rsid w:val="00B92CBB"/>
    <w:rsid w:val="00B932F6"/>
    <w:rsid w:val="00B93334"/>
    <w:rsid w:val="00B9366D"/>
    <w:rsid w:val="00B936BB"/>
    <w:rsid w:val="00B93B90"/>
    <w:rsid w:val="00B9410D"/>
    <w:rsid w:val="00B9412D"/>
    <w:rsid w:val="00B94269"/>
    <w:rsid w:val="00B943B4"/>
    <w:rsid w:val="00B9468E"/>
    <w:rsid w:val="00B95028"/>
    <w:rsid w:val="00B95045"/>
    <w:rsid w:val="00B95308"/>
    <w:rsid w:val="00B95660"/>
    <w:rsid w:val="00B95BAC"/>
    <w:rsid w:val="00B95C7D"/>
    <w:rsid w:val="00B95CB0"/>
    <w:rsid w:val="00B960F0"/>
    <w:rsid w:val="00B96203"/>
    <w:rsid w:val="00B964C0"/>
    <w:rsid w:val="00B966DB"/>
    <w:rsid w:val="00B96759"/>
    <w:rsid w:val="00B968ED"/>
    <w:rsid w:val="00B96B71"/>
    <w:rsid w:val="00B96C93"/>
    <w:rsid w:val="00B96CAD"/>
    <w:rsid w:val="00B96EAA"/>
    <w:rsid w:val="00B9743F"/>
    <w:rsid w:val="00B97BEB"/>
    <w:rsid w:val="00B97DB1"/>
    <w:rsid w:val="00BA0729"/>
    <w:rsid w:val="00BA0757"/>
    <w:rsid w:val="00BA0C69"/>
    <w:rsid w:val="00BA1079"/>
    <w:rsid w:val="00BA1552"/>
    <w:rsid w:val="00BA16AF"/>
    <w:rsid w:val="00BA178A"/>
    <w:rsid w:val="00BA1C47"/>
    <w:rsid w:val="00BA217A"/>
    <w:rsid w:val="00BA2495"/>
    <w:rsid w:val="00BA2813"/>
    <w:rsid w:val="00BA2DD3"/>
    <w:rsid w:val="00BA331E"/>
    <w:rsid w:val="00BA3453"/>
    <w:rsid w:val="00BA3713"/>
    <w:rsid w:val="00BA3C50"/>
    <w:rsid w:val="00BA4940"/>
    <w:rsid w:val="00BA4C07"/>
    <w:rsid w:val="00BA4EE9"/>
    <w:rsid w:val="00BA4F88"/>
    <w:rsid w:val="00BA5432"/>
    <w:rsid w:val="00BA55E8"/>
    <w:rsid w:val="00BA56D0"/>
    <w:rsid w:val="00BA5F71"/>
    <w:rsid w:val="00BA605C"/>
    <w:rsid w:val="00BA62D8"/>
    <w:rsid w:val="00BA6A51"/>
    <w:rsid w:val="00BA6B15"/>
    <w:rsid w:val="00BA6E5A"/>
    <w:rsid w:val="00BA730B"/>
    <w:rsid w:val="00BA7BA0"/>
    <w:rsid w:val="00BA7CBD"/>
    <w:rsid w:val="00BA7D29"/>
    <w:rsid w:val="00BB02AF"/>
    <w:rsid w:val="00BB04E4"/>
    <w:rsid w:val="00BB05C1"/>
    <w:rsid w:val="00BB073F"/>
    <w:rsid w:val="00BB0832"/>
    <w:rsid w:val="00BB0BAB"/>
    <w:rsid w:val="00BB0EF1"/>
    <w:rsid w:val="00BB0FED"/>
    <w:rsid w:val="00BB154F"/>
    <w:rsid w:val="00BB27E7"/>
    <w:rsid w:val="00BB2EB8"/>
    <w:rsid w:val="00BB2FAF"/>
    <w:rsid w:val="00BB302D"/>
    <w:rsid w:val="00BB31FF"/>
    <w:rsid w:val="00BB32A8"/>
    <w:rsid w:val="00BB32EE"/>
    <w:rsid w:val="00BB3696"/>
    <w:rsid w:val="00BB377E"/>
    <w:rsid w:val="00BB3830"/>
    <w:rsid w:val="00BB3A50"/>
    <w:rsid w:val="00BB4258"/>
    <w:rsid w:val="00BB4598"/>
    <w:rsid w:val="00BB4DB8"/>
    <w:rsid w:val="00BB5117"/>
    <w:rsid w:val="00BB5550"/>
    <w:rsid w:val="00BB5690"/>
    <w:rsid w:val="00BB5BAB"/>
    <w:rsid w:val="00BB5D4A"/>
    <w:rsid w:val="00BB5DCB"/>
    <w:rsid w:val="00BB5FD7"/>
    <w:rsid w:val="00BB6054"/>
    <w:rsid w:val="00BB64E0"/>
    <w:rsid w:val="00BB6A4A"/>
    <w:rsid w:val="00BB6A72"/>
    <w:rsid w:val="00BB711F"/>
    <w:rsid w:val="00BB71B9"/>
    <w:rsid w:val="00BB7A9D"/>
    <w:rsid w:val="00BB7C61"/>
    <w:rsid w:val="00BC008D"/>
    <w:rsid w:val="00BC0176"/>
    <w:rsid w:val="00BC019D"/>
    <w:rsid w:val="00BC01A6"/>
    <w:rsid w:val="00BC034A"/>
    <w:rsid w:val="00BC0C00"/>
    <w:rsid w:val="00BC0E9C"/>
    <w:rsid w:val="00BC141B"/>
    <w:rsid w:val="00BC18B9"/>
    <w:rsid w:val="00BC1BAE"/>
    <w:rsid w:val="00BC1C9A"/>
    <w:rsid w:val="00BC1FC2"/>
    <w:rsid w:val="00BC224A"/>
    <w:rsid w:val="00BC23E1"/>
    <w:rsid w:val="00BC26F6"/>
    <w:rsid w:val="00BC296A"/>
    <w:rsid w:val="00BC2D9A"/>
    <w:rsid w:val="00BC32E9"/>
    <w:rsid w:val="00BC332A"/>
    <w:rsid w:val="00BC34A2"/>
    <w:rsid w:val="00BC4391"/>
    <w:rsid w:val="00BC4477"/>
    <w:rsid w:val="00BC4939"/>
    <w:rsid w:val="00BC4D6D"/>
    <w:rsid w:val="00BC51BA"/>
    <w:rsid w:val="00BC5216"/>
    <w:rsid w:val="00BC5726"/>
    <w:rsid w:val="00BC5C70"/>
    <w:rsid w:val="00BC623F"/>
    <w:rsid w:val="00BC6722"/>
    <w:rsid w:val="00BC6C31"/>
    <w:rsid w:val="00BC6E9E"/>
    <w:rsid w:val="00BC713D"/>
    <w:rsid w:val="00BC71E7"/>
    <w:rsid w:val="00BC77B3"/>
    <w:rsid w:val="00BC7AC0"/>
    <w:rsid w:val="00BC7BCE"/>
    <w:rsid w:val="00BC7CB8"/>
    <w:rsid w:val="00BC7E81"/>
    <w:rsid w:val="00BC7F08"/>
    <w:rsid w:val="00BD018A"/>
    <w:rsid w:val="00BD08C1"/>
    <w:rsid w:val="00BD0D38"/>
    <w:rsid w:val="00BD0D82"/>
    <w:rsid w:val="00BD0E19"/>
    <w:rsid w:val="00BD10F3"/>
    <w:rsid w:val="00BD14FA"/>
    <w:rsid w:val="00BD16A9"/>
    <w:rsid w:val="00BD181C"/>
    <w:rsid w:val="00BD1CDD"/>
    <w:rsid w:val="00BD2B21"/>
    <w:rsid w:val="00BD2F75"/>
    <w:rsid w:val="00BD3355"/>
    <w:rsid w:val="00BD33E6"/>
    <w:rsid w:val="00BD35AB"/>
    <w:rsid w:val="00BD362D"/>
    <w:rsid w:val="00BD3906"/>
    <w:rsid w:val="00BD42D2"/>
    <w:rsid w:val="00BD43E6"/>
    <w:rsid w:val="00BD445B"/>
    <w:rsid w:val="00BD44A0"/>
    <w:rsid w:val="00BD44F0"/>
    <w:rsid w:val="00BD4598"/>
    <w:rsid w:val="00BD4783"/>
    <w:rsid w:val="00BD4832"/>
    <w:rsid w:val="00BD4A5A"/>
    <w:rsid w:val="00BD4D56"/>
    <w:rsid w:val="00BD5818"/>
    <w:rsid w:val="00BD589E"/>
    <w:rsid w:val="00BD5E2B"/>
    <w:rsid w:val="00BD64B8"/>
    <w:rsid w:val="00BD6827"/>
    <w:rsid w:val="00BD6AF0"/>
    <w:rsid w:val="00BD6CC5"/>
    <w:rsid w:val="00BD6F04"/>
    <w:rsid w:val="00BD7420"/>
    <w:rsid w:val="00BD74E0"/>
    <w:rsid w:val="00BD79FB"/>
    <w:rsid w:val="00BD7B0C"/>
    <w:rsid w:val="00BD7BE5"/>
    <w:rsid w:val="00BE0694"/>
    <w:rsid w:val="00BE0BE9"/>
    <w:rsid w:val="00BE1084"/>
    <w:rsid w:val="00BE16E4"/>
    <w:rsid w:val="00BE2027"/>
    <w:rsid w:val="00BE289F"/>
    <w:rsid w:val="00BE28C7"/>
    <w:rsid w:val="00BE2A11"/>
    <w:rsid w:val="00BE3159"/>
    <w:rsid w:val="00BE3913"/>
    <w:rsid w:val="00BE3D40"/>
    <w:rsid w:val="00BE42CE"/>
    <w:rsid w:val="00BE4337"/>
    <w:rsid w:val="00BE434C"/>
    <w:rsid w:val="00BE460C"/>
    <w:rsid w:val="00BE4AFE"/>
    <w:rsid w:val="00BE5157"/>
    <w:rsid w:val="00BE518C"/>
    <w:rsid w:val="00BE5532"/>
    <w:rsid w:val="00BE5A8A"/>
    <w:rsid w:val="00BE5B25"/>
    <w:rsid w:val="00BE5BC9"/>
    <w:rsid w:val="00BE618E"/>
    <w:rsid w:val="00BE633B"/>
    <w:rsid w:val="00BE6B3C"/>
    <w:rsid w:val="00BE6E01"/>
    <w:rsid w:val="00BE6EF3"/>
    <w:rsid w:val="00BE7075"/>
    <w:rsid w:val="00BE7079"/>
    <w:rsid w:val="00BE7135"/>
    <w:rsid w:val="00BE75BB"/>
    <w:rsid w:val="00BE760A"/>
    <w:rsid w:val="00BE7837"/>
    <w:rsid w:val="00BF0A15"/>
    <w:rsid w:val="00BF1083"/>
    <w:rsid w:val="00BF1515"/>
    <w:rsid w:val="00BF180E"/>
    <w:rsid w:val="00BF1CDC"/>
    <w:rsid w:val="00BF1D84"/>
    <w:rsid w:val="00BF284D"/>
    <w:rsid w:val="00BF2A78"/>
    <w:rsid w:val="00BF2C30"/>
    <w:rsid w:val="00BF2C9F"/>
    <w:rsid w:val="00BF2E7C"/>
    <w:rsid w:val="00BF33F0"/>
    <w:rsid w:val="00BF3552"/>
    <w:rsid w:val="00BF3893"/>
    <w:rsid w:val="00BF516D"/>
    <w:rsid w:val="00BF5447"/>
    <w:rsid w:val="00BF54F3"/>
    <w:rsid w:val="00BF5689"/>
    <w:rsid w:val="00BF5820"/>
    <w:rsid w:val="00BF5D17"/>
    <w:rsid w:val="00BF5E21"/>
    <w:rsid w:val="00BF6680"/>
    <w:rsid w:val="00BF693E"/>
    <w:rsid w:val="00BF6E93"/>
    <w:rsid w:val="00BF7543"/>
    <w:rsid w:val="00BF761E"/>
    <w:rsid w:val="00BF7DB4"/>
    <w:rsid w:val="00C008A4"/>
    <w:rsid w:val="00C014D7"/>
    <w:rsid w:val="00C01594"/>
    <w:rsid w:val="00C01647"/>
    <w:rsid w:val="00C017C0"/>
    <w:rsid w:val="00C01808"/>
    <w:rsid w:val="00C01927"/>
    <w:rsid w:val="00C01A16"/>
    <w:rsid w:val="00C01EC2"/>
    <w:rsid w:val="00C0214F"/>
    <w:rsid w:val="00C023DA"/>
    <w:rsid w:val="00C0324D"/>
    <w:rsid w:val="00C03638"/>
    <w:rsid w:val="00C03669"/>
    <w:rsid w:val="00C03BD1"/>
    <w:rsid w:val="00C03CB6"/>
    <w:rsid w:val="00C04315"/>
    <w:rsid w:val="00C0432C"/>
    <w:rsid w:val="00C044C2"/>
    <w:rsid w:val="00C044D1"/>
    <w:rsid w:val="00C0479D"/>
    <w:rsid w:val="00C04942"/>
    <w:rsid w:val="00C04A16"/>
    <w:rsid w:val="00C04A87"/>
    <w:rsid w:val="00C04F09"/>
    <w:rsid w:val="00C050CA"/>
    <w:rsid w:val="00C0510D"/>
    <w:rsid w:val="00C05412"/>
    <w:rsid w:val="00C054E4"/>
    <w:rsid w:val="00C059D7"/>
    <w:rsid w:val="00C05A00"/>
    <w:rsid w:val="00C05E2B"/>
    <w:rsid w:val="00C06052"/>
    <w:rsid w:val="00C06229"/>
    <w:rsid w:val="00C0666A"/>
    <w:rsid w:val="00C067ED"/>
    <w:rsid w:val="00C067F4"/>
    <w:rsid w:val="00C06B0A"/>
    <w:rsid w:val="00C06BBE"/>
    <w:rsid w:val="00C06FED"/>
    <w:rsid w:val="00C07169"/>
    <w:rsid w:val="00C07380"/>
    <w:rsid w:val="00C074FB"/>
    <w:rsid w:val="00C074FD"/>
    <w:rsid w:val="00C077F8"/>
    <w:rsid w:val="00C0782A"/>
    <w:rsid w:val="00C07C93"/>
    <w:rsid w:val="00C102A6"/>
    <w:rsid w:val="00C105A9"/>
    <w:rsid w:val="00C10B6B"/>
    <w:rsid w:val="00C10CE4"/>
    <w:rsid w:val="00C1124B"/>
    <w:rsid w:val="00C11BE2"/>
    <w:rsid w:val="00C11FA7"/>
    <w:rsid w:val="00C1242A"/>
    <w:rsid w:val="00C1271E"/>
    <w:rsid w:val="00C12CFB"/>
    <w:rsid w:val="00C1318F"/>
    <w:rsid w:val="00C135F5"/>
    <w:rsid w:val="00C13958"/>
    <w:rsid w:val="00C13ACE"/>
    <w:rsid w:val="00C13D28"/>
    <w:rsid w:val="00C13E50"/>
    <w:rsid w:val="00C13F7C"/>
    <w:rsid w:val="00C141B4"/>
    <w:rsid w:val="00C14306"/>
    <w:rsid w:val="00C14797"/>
    <w:rsid w:val="00C1494C"/>
    <w:rsid w:val="00C14DA8"/>
    <w:rsid w:val="00C14E8F"/>
    <w:rsid w:val="00C15096"/>
    <w:rsid w:val="00C1509D"/>
    <w:rsid w:val="00C15910"/>
    <w:rsid w:val="00C15EB4"/>
    <w:rsid w:val="00C15EFE"/>
    <w:rsid w:val="00C15F0D"/>
    <w:rsid w:val="00C16284"/>
    <w:rsid w:val="00C165A9"/>
    <w:rsid w:val="00C1662F"/>
    <w:rsid w:val="00C16802"/>
    <w:rsid w:val="00C1697F"/>
    <w:rsid w:val="00C16B04"/>
    <w:rsid w:val="00C17018"/>
    <w:rsid w:val="00C1715C"/>
    <w:rsid w:val="00C17373"/>
    <w:rsid w:val="00C17F06"/>
    <w:rsid w:val="00C20016"/>
    <w:rsid w:val="00C2039B"/>
    <w:rsid w:val="00C208E6"/>
    <w:rsid w:val="00C20DB8"/>
    <w:rsid w:val="00C2104B"/>
    <w:rsid w:val="00C21AB6"/>
    <w:rsid w:val="00C2213C"/>
    <w:rsid w:val="00C22562"/>
    <w:rsid w:val="00C22B7F"/>
    <w:rsid w:val="00C22F60"/>
    <w:rsid w:val="00C2314A"/>
    <w:rsid w:val="00C23765"/>
    <w:rsid w:val="00C23E74"/>
    <w:rsid w:val="00C23FC8"/>
    <w:rsid w:val="00C2490D"/>
    <w:rsid w:val="00C249D5"/>
    <w:rsid w:val="00C24A34"/>
    <w:rsid w:val="00C24B7C"/>
    <w:rsid w:val="00C24C8B"/>
    <w:rsid w:val="00C254B2"/>
    <w:rsid w:val="00C2582C"/>
    <w:rsid w:val="00C259DB"/>
    <w:rsid w:val="00C25C3E"/>
    <w:rsid w:val="00C25E78"/>
    <w:rsid w:val="00C26215"/>
    <w:rsid w:val="00C265F9"/>
    <w:rsid w:val="00C267D6"/>
    <w:rsid w:val="00C26D88"/>
    <w:rsid w:val="00C26E64"/>
    <w:rsid w:val="00C26FCC"/>
    <w:rsid w:val="00C26FF5"/>
    <w:rsid w:val="00C27127"/>
    <w:rsid w:val="00C27476"/>
    <w:rsid w:val="00C27A35"/>
    <w:rsid w:val="00C27B1C"/>
    <w:rsid w:val="00C27DD9"/>
    <w:rsid w:val="00C27F6E"/>
    <w:rsid w:val="00C3001C"/>
    <w:rsid w:val="00C30445"/>
    <w:rsid w:val="00C30686"/>
    <w:rsid w:val="00C30A65"/>
    <w:rsid w:val="00C30E23"/>
    <w:rsid w:val="00C3121E"/>
    <w:rsid w:val="00C312CA"/>
    <w:rsid w:val="00C3164E"/>
    <w:rsid w:val="00C31739"/>
    <w:rsid w:val="00C3206B"/>
    <w:rsid w:val="00C321E3"/>
    <w:rsid w:val="00C325FA"/>
    <w:rsid w:val="00C328E2"/>
    <w:rsid w:val="00C32D25"/>
    <w:rsid w:val="00C32EDF"/>
    <w:rsid w:val="00C32F6E"/>
    <w:rsid w:val="00C33140"/>
    <w:rsid w:val="00C3369C"/>
    <w:rsid w:val="00C3451A"/>
    <w:rsid w:val="00C3474D"/>
    <w:rsid w:val="00C3492E"/>
    <w:rsid w:val="00C34D96"/>
    <w:rsid w:val="00C34DB3"/>
    <w:rsid w:val="00C35518"/>
    <w:rsid w:val="00C3596B"/>
    <w:rsid w:val="00C35C83"/>
    <w:rsid w:val="00C35CFA"/>
    <w:rsid w:val="00C35DC8"/>
    <w:rsid w:val="00C36110"/>
    <w:rsid w:val="00C3673C"/>
    <w:rsid w:val="00C36A02"/>
    <w:rsid w:val="00C36BB2"/>
    <w:rsid w:val="00C37143"/>
    <w:rsid w:val="00C37539"/>
    <w:rsid w:val="00C40084"/>
    <w:rsid w:val="00C4067F"/>
    <w:rsid w:val="00C406A4"/>
    <w:rsid w:val="00C411EB"/>
    <w:rsid w:val="00C41963"/>
    <w:rsid w:val="00C41B62"/>
    <w:rsid w:val="00C4235C"/>
    <w:rsid w:val="00C42DF1"/>
    <w:rsid w:val="00C43337"/>
    <w:rsid w:val="00C433F3"/>
    <w:rsid w:val="00C4343E"/>
    <w:rsid w:val="00C434F3"/>
    <w:rsid w:val="00C43511"/>
    <w:rsid w:val="00C4373B"/>
    <w:rsid w:val="00C43841"/>
    <w:rsid w:val="00C43F04"/>
    <w:rsid w:val="00C444CD"/>
    <w:rsid w:val="00C448C9"/>
    <w:rsid w:val="00C44E43"/>
    <w:rsid w:val="00C45A37"/>
    <w:rsid w:val="00C45A7D"/>
    <w:rsid w:val="00C45CF4"/>
    <w:rsid w:val="00C45DAE"/>
    <w:rsid w:val="00C45E9B"/>
    <w:rsid w:val="00C45F27"/>
    <w:rsid w:val="00C460B1"/>
    <w:rsid w:val="00C46F4E"/>
    <w:rsid w:val="00C47D36"/>
    <w:rsid w:val="00C47E0D"/>
    <w:rsid w:val="00C47E9B"/>
    <w:rsid w:val="00C5011C"/>
    <w:rsid w:val="00C504BF"/>
    <w:rsid w:val="00C50789"/>
    <w:rsid w:val="00C507A8"/>
    <w:rsid w:val="00C50E93"/>
    <w:rsid w:val="00C50FBC"/>
    <w:rsid w:val="00C50FD1"/>
    <w:rsid w:val="00C516F4"/>
    <w:rsid w:val="00C51706"/>
    <w:rsid w:val="00C51730"/>
    <w:rsid w:val="00C5178F"/>
    <w:rsid w:val="00C51870"/>
    <w:rsid w:val="00C521C9"/>
    <w:rsid w:val="00C5250B"/>
    <w:rsid w:val="00C5283C"/>
    <w:rsid w:val="00C52F57"/>
    <w:rsid w:val="00C53174"/>
    <w:rsid w:val="00C5324D"/>
    <w:rsid w:val="00C53DB3"/>
    <w:rsid w:val="00C540B8"/>
    <w:rsid w:val="00C548CE"/>
    <w:rsid w:val="00C5509E"/>
    <w:rsid w:val="00C55854"/>
    <w:rsid w:val="00C5590D"/>
    <w:rsid w:val="00C55D12"/>
    <w:rsid w:val="00C56FBD"/>
    <w:rsid w:val="00C571A7"/>
    <w:rsid w:val="00C571F9"/>
    <w:rsid w:val="00C57470"/>
    <w:rsid w:val="00C57669"/>
    <w:rsid w:val="00C57702"/>
    <w:rsid w:val="00C57927"/>
    <w:rsid w:val="00C57B57"/>
    <w:rsid w:val="00C603B7"/>
    <w:rsid w:val="00C60792"/>
    <w:rsid w:val="00C608BE"/>
    <w:rsid w:val="00C60C27"/>
    <w:rsid w:val="00C60E2A"/>
    <w:rsid w:val="00C6100F"/>
    <w:rsid w:val="00C61604"/>
    <w:rsid w:val="00C6178C"/>
    <w:rsid w:val="00C61BB9"/>
    <w:rsid w:val="00C61F6E"/>
    <w:rsid w:val="00C62DCD"/>
    <w:rsid w:val="00C63A0F"/>
    <w:rsid w:val="00C63C43"/>
    <w:rsid w:val="00C64877"/>
    <w:rsid w:val="00C64BAA"/>
    <w:rsid w:val="00C64D4A"/>
    <w:rsid w:val="00C64FA0"/>
    <w:rsid w:val="00C6563F"/>
    <w:rsid w:val="00C65E79"/>
    <w:rsid w:val="00C661D7"/>
    <w:rsid w:val="00C66384"/>
    <w:rsid w:val="00C6645D"/>
    <w:rsid w:val="00C66AF4"/>
    <w:rsid w:val="00C66D70"/>
    <w:rsid w:val="00C66E9A"/>
    <w:rsid w:val="00C6734B"/>
    <w:rsid w:val="00C67671"/>
    <w:rsid w:val="00C676D7"/>
    <w:rsid w:val="00C679AC"/>
    <w:rsid w:val="00C67EA2"/>
    <w:rsid w:val="00C701AA"/>
    <w:rsid w:val="00C7038D"/>
    <w:rsid w:val="00C70953"/>
    <w:rsid w:val="00C709C7"/>
    <w:rsid w:val="00C70A26"/>
    <w:rsid w:val="00C70C3C"/>
    <w:rsid w:val="00C713F4"/>
    <w:rsid w:val="00C717B4"/>
    <w:rsid w:val="00C71C6D"/>
    <w:rsid w:val="00C7284C"/>
    <w:rsid w:val="00C72C97"/>
    <w:rsid w:val="00C72E8D"/>
    <w:rsid w:val="00C733FC"/>
    <w:rsid w:val="00C73A9D"/>
    <w:rsid w:val="00C73C39"/>
    <w:rsid w:val="00C746A2"/>
    <w:rsid w:val="00C74761"/>
    <w:rsid w:val="00C749D7"/>
    <w:rsid w:val="00C7586D"/>
    <w:rsid w:val="00C7596E"/>
    <w:rsid w:val="00C75B5C"/>
    <w:rsid w:val="00C75D94"/>
    <w:rsid w:val="00C76358"/>
    <w:rsid w:val="00C7635E"/>
    <w:rsid w:val="00C763ED"/>
    <w:rsid w:val="00C76851"/>
    <w:rsid w:val="00C76BFB"/>
    <w:rsid w:val="00C76EF7"/>
    <w:rsid w:val="00C76F33"/>
    <w:rsid w:val="00C77260"/>
    <w:rsid w:val="00C77C5E"/>
    <w:rsid w:val="00C77E22"/>
    <w:rsid w:val="00C803C0"/>
    <w:rsid w:val="00C8093F"/>
    <w:rsid w:val="00C80AAA"/>
    <w:rsid w:val="00C80DEF"/>
    <w:rsid w:val="00C810DA"/>
    <w:rsid w:val="00C81514"/>
    <w:rsid w:val="00C8151A"/>
    <w:rsid w:val="00C81940"/>
    <w:rsid w:val="00C82858"/>
    <w:rsid w:val="00C835D4"/>
    <w:rsid w:val="00C8360F"/>
    <w:rsid w:val="00C840D8"/>
    <w:rsid w:val="00C84686"/>
    <w:rsid w:val="00C84851"/>
    <w:rsid w:val="00C84B02"/>
    <w:rsid w:val="00C84F7F"/>
    <w:rsid w:val="00C85769"/>
    <w:rsid w:val="00C8613E"/>
    <w:rsid w:val="00C86C5A"/>
    <w:rsid w:val="00C8749E"/>
    <w:rsid w:val="00C87C97"/>
    <w:rsid w:val="00C87F91"/>
    <w:rsid w:val="00C90106"/>
    <w:rsid w:val="00C90E8B"/>
    <w:rsid w:val="00C91025"/>
    <w:rsid w:val="00C91076"/>
    <w:rsid w:val="00C912D5"/>
    <w:rsid w:val="00C912E8"/>
    <w:rsid w:val="00C9175E"/>
    <w:rsid w:val="00C91765"/>
    <w:rsid w:val="00C91B79"/>
    <w:rsid w:val="00C91D90"/>
    <w:rsid w:val="00C923F6"/>
    <w:rsid w:val="00C924A2"/>
    <w:rsid w:val="00C927BB"/>
    <w:rsid w:val="00C92916"/>
    <w:rsid w:val="00C929B5"/>
    <w:rsid w:val="00C92A0B"/>
    <w:rsid w:val="00C92C15"/>
    <w:rsid w:val="00C939F1"/>
    <w:rsid w:val="00C93A75"/>
    <w:rsid w:val="00C93AE5"/>
    <w:rsid w:val="00C93DA5"/>
    <w:rsid w:val="00C94194"/>
    <w:rsid w:val="00C9419A"/>
    <w:rsid w:val="00C947F1"/>
    <w:rsid w:val="00C9489A"/>
    <w:rsid w:val="00C94A80"/>
    <w:rsid w:val="00C94AC1"/>
    <w:rsid w:val="00C94E1B"/>
    <w:rsid w:val="00C953F0"/>
    <w:rsid w:val="00C958FC"/>
    <w:rsid w:val="00C959F6"/>
    <w:rsid w:val="00C95A78"/>
    <w:rsid w:val="00C95E61"/>
    <w:rsid w:val="00C95EBC"/>
    <w:rsid w:val="00C96001"/>
    <w:rsid w:val="00C9641A"/>
    <w:rsid w:val="00C96A34"/>
    <w:rsid w:val="00C96BA9"/>
    <w:rsid w:val="00C96BEF"/>
    <w:rsid w:val="00C96CC6"/>
    <w:rsid w:val="00C96D9A"/>
    <w:rsid w:val="00C9781F"/>
    <w:rsid w:val="00C979D4"/>
    <w:rsid w:val="00C97D09"/>
    <w:rsid w:val="00C97D2C"/>
    <w:rsid w:val="00CA0E16"/>
    <w:rsid w:val="00CA0FE8"/>
    <w:rsid w:val="00CA166D"/>
    <w:rsid w:val="00CA1700"/>
    <w:rsid w:val="00CA1B56"/>
    <w:rsid w:val="00CA1C2B"/>
    <w:rsid w:val="00CA1E97"/>
    <w:rsid w:val="00CA1F14"/>
    <w:rsid w:val="00CA2AF0"/>
    <w:rsid w:val="00CA2E0C"/>
    <w:rsid w:val="00CA3168"/>
    <w:rsid w:val="00CA34D7"/>
    <w:rsid w:val="00CA3579"/>
    <w:rsid w:val="00CA37AE"/>
    <w:rsid w:val="00CA3826"/>
    <w:rsid w:val="00CA3910"/>
    <w:rsid w:val="00CA3A68"/>
    <w:rsid w:val="00CA3D2A"/>
    <w:rsid w:val="00CA473D"/>
    <w:rsid w:val="00CA47D8"/>
    <w:rsid w:val="00CA4982"/>
    <w:rsid w:val="00CA4F65"/>
    <w:rsid w:val="00CA5116"/>
    <w:rsid w:val="00CA52EA"/>
    <w:rsid w:val="00CA5B13"/>
    <w:rsid w:val="00CA5D82"/>
    <w:rsid w:val="00CA6421"/>
    <w:rsid w:val="00CA66BF"/>
    <w:rsid w:val="00CA67A1"/>
    <w:rsid w:val="00CA692C"/>
    <w:rsid w:val="00CA6C6F"/>
    <w:rsid w:val="00CA6D88"/>
    <w:rsid w:val="00CA6E0C"/>
    <w:rsid w:val="00CA6E3B"/>
    <w:rsid w:val="00CA7020"/>
    <w:rsid w:val="00CA72E2"/>
    <w:rsid w:val="00CA7476"/>
    <w:rsid w:val="00CA75F6"/>
    <w:rsid w:val="00CA77BB"/>
    <w:rsid w:val="00CB0080"/>
    <w:rsid w:val="00CB035F"/>
    <w:rsid w:val="00CB0362"/>
    <w:rsid w:val="00CB043A"/>
    <w:rsid w:val="00CB0759"/>
    <w:rsid w:val="00CB0C0C"/>
    <w:rsid w:val="00CB0E54"/>
    <w:rsid w:val="00CB113C"/>
    <w:rsid w:val="00CB1712"/>
    <w:rsid w:val="00CB19A7"/>
    <w:rsid w:val="00CB1D40"/>
    <w:rsid w:val="00CB1E4E"/>
    <w:rsid w:val="00CB2990"/>
    <w:rsid w:val="00CB30ED"/>
    <w:rsid w:val="00CB3315"/>
    <w:rsid w:val="00CB34B2"/>
    <w:rsid w:val="00CB35F9"/>
    <w:rsid w:val="00CB3613"/>
    <w:rsid w:val="00CB3669"/>
    <w:rsid w:val="00CB3E70"/>
    <w:rsid w:val="00CB42A2"/>
    <w:rsid w:val="00CB450B"/>
    <w:rsid w:val="00CB4C33"/>
    <w:rsid w:val="00CB4D32"/>
    <w:rsid w:val="00CB631A"/>
    <w:rsid w:val="00CB702C"/>
    <w:rsid w:val="00CB72FF"/>
    <w:rsid w:val="00CC0999"/>
    <w:rsid w:val="00CC10EB"/>
    <w:rsid w:val="00CC117F"/>
    <w:rsid w:val="00CC1EFC"/>
    <w:rsid w:val="00CC207B"/>
    <w:rsid w:val="00CC233E"/>
    <w:rsid w:val="00CC2633"/>
    <w:rsid w:val="00CC27A1"/>
    <w:rsid w:val="00CC28FB"/>
    <w:rsid w:val="00CC291D"/>
    <w:rsid w:val="00CC3092"/>
    <w:rsid w:val="00CC3A46"/>
    <w:rsid w:val="00CC3B66"/>
    <w:rsid w:val="00CC3C12"/>
    <w:rsid w:val="00CC42A3"/>
    <w:rsid w:val="00CC43F7"/>
    <w:rsid w:val="00CC4690"/>
    <w:rsid w:val="00CC4C30"/>
    <w:rsid w:val="00CC4D7E"/>
    <w:rsid w:val="00CC4F30"/>
    <w:rsid w:val="00CC53AF"/>
    <w:rsid w:val="00CC5AC6"/>
    <w:rsid w:val="00CC5CEF"/>
    <w:rsid w:val="00CC6109"/>
    <w:rsid w:val="00CC627E"/>
    <w:rsid w:val="00CC629C"/>
    <w:rsid w:val="00CC6517"/>
    <w:rsid w:val="00CC665E"/>
    <w:rsid w:val="00CC68E0"/>
    <w:rsid w:val="00CC6A33"/>
    <w:rsid w:val="00CC6CB4"/>
    <w:rsid w:val="00CC701D"/>
    <w:rsid w:val="00CC7068"/>
    <w:rsid w:val="00CC7411"/>
    <w:rsid w:val="00CC7467"/>
    <w:rsid w:val="00CC7F1D"/>
    <w:rsid w:val="00CD0116"/>
    <w:rsid w:val="00CD034B"/>
    <w:rsid w:val="00CD03C3"/>
    <w:rsid w:val="00CD0701"/>
    <w:rsid w:val="00CD0A3E"/>
    <w:rsid w:val="00CD0D8A"/>
    <w:rsid w:val="00CD13F2"/>
    <w:rsid w:val="00CD140E"/>
    <w:rsid w:val="00CD18CB"/>
    <w:rsid w:val="00CD2417"/>
    <w:rsid w:val="00CD24DD"/>
    <w:rsid w:val="00CD25B8"/>
    <w:rsid w:val="00CD2613"/>
    <w:rsid w:val="00CD2B27"/>
    <w:rsid w:val="00CD2F1B"/>
    <w:rsid w:val="00CD2F58"/>
    <w:rsid w:val="00CD3A87"/>
    <w:rsid w:val="00CD3FF9"/>
    <w:rsid w:val="00CD4018"/>
    <w:rsid w:val="00CD41E3"/>
    <w:rsid w:val="00CD4505"/>
    <w:rsid w:val="00CD45AA"/>
    <w:rsid w:val="00CD477E"/>
    <w:rsid w:val="00CD4808"/>
    <w:rsid w:val="00CD4A75"/>
    <w:rsid w:val="00CD4AE8"/>
    <w:rsid w:val="00CD554E"/>
    <w:rsid w:val="00CD58CD"/>
    <w:rsid w:val="00CD5B7A"/>
    <w:rsid w:val="00CD63AE"/>
    <w:rsid w:val="00CD6514"/>
    <w:rsid w:val="00CD6A64"/>
    <w:rsid w:val="00CD7063"/>
    <w:rsid w:val="00CD7286"/>
    <w:rsid w:val="00CD75E1"/>
    <w:rsid w:val="00CD7CA2"/>
    <w:rsid w:val="00CD7D22"/>
    <w:rsid w:val="00CE0007"/>
    <w:rsid w:val="00CE006C"/>
    <w:rsid w:val="00CE0174"/>
    <w:rsid w:val="00CE0695"/>
    <w:rsid w:val="00CE0774"/>
    <w:rsid w:val="00CE0E62"/>
    <w:rsid w:val="00CE0E6C"/>
    <w:rsid w:val="00CE0FB8"/>
    <w:rsid w:val="00CE1A8F"/>
    <w:rsid w:val="00CE1EB7"/>
    <w:rsid w:val="00CE1F79"/>
    <w:rsid w:val="00CE29D4"/>
    <w:rsid w:val="00CE3196"/>
    <w:rsid w:val="00CE379B"/>
    <w:rsid w:val="00CE3C12"/>
    <w:rsid w:val="00CE3D33"/>
    <w:rsid w:val="00CE3E5B"/>
    <w:rsid w:val="00CE3EE5"/>
    <w:rsid w:val="00CE47DC"/>
    <w:rsid w:val="00CE480D"/>
    <w:rsid w:val="00CE4A9D"/>
    <w:rsid w:val="00CE4EF4"/>
    <w:rsid w:val="00CE66B8"/>
    <w:rsid w:val="00CE6834"/>
    <w:rsid w:val="00CE71C6"/>
    <w:rsid w:val="00CE743D"/>
    <w:rsid w:val="00CE7564"/>
    <w:rsid w:val="00CE796C"/>
    <w:rsid w:val="00CE798A"/>
    <w:rsid w:val="00CE7A34"/>
    <w:rsid w:val="00CE7ACE"/>
    <w:rsid w:val="00CF0076"/>
    <w:rsid w:val="00CF0587"/>
    <w:rsid w:val="00CF0738"/>
    <w:rsid w:val="00CF0C41"/>
    <w:rsid w:val="00CF120D"/>
    <w:rsid w:val="00CF1463"/>
    <w:rsid w:val="00CF1711"/>
    <w:rsid w:val="00CF173B"/>
    <w:rsid w:val="00CF1B62"/>
    <w:rsid w:val="00CF1C8C"/>
    <w:rsid w:val="00CF1E8A"/>
    <w:rsid w:val="00CF2387"/>
    <w:rsid w:val="00CF2420"/>
    <w:rsid w:val="00CF24BF"/>
    <w:rsid w:val="00CF2506"/>
    <w:rsid w:val="00CF2B05"/>
    <w:rsid w:val="00CF2D27"/>
    <w:rsid w:val="00CF3820"/>
    <w:rsid w:val="00CF3D0A"/>
    <w:rsid w:val="00CF3E94"/>
    <w:rsid w:val="00CF42AF"/>
    <w:rsid w:val="00CF45DD"/>
    <w:rsid w:val="00CF511A"/>
    <w:rsid w:val="00CF521E"/>
    <w:rsid w:val="00CF5550"/>
    <w:rsid w:val="00CF59EA"/>
    <w:rsid w:val="00CF5D8E"/>
    <w:rsid w:val="00CF655F"/>
    <w:rsid w:val="00CF6670"/>
    <w:rsid w:val="00CF695B"/>
    <w:rsid w:val="00CF69ED"/>
    <w:rsid w:val="00CF6FD0"/>
    <w:rsid w:val="00CF74C2"/>
    <w:rsid w:val="00CF777F"/>
    <w:rsid w:val="00CF77E3"/>
    <w:rsid w:val="00CF792A"/>
    <w:rsid w:val="00D00058"/>
    <w:rsid w:val="00D00169"/>
    <w:rsid w:val="00D0026B"/>
    <w:rsid w:val="00D009D9"/>
    <w:rsid w:val="00D00BC8"/>
    <w:rsid w:val="00D00C1A"/>
    <w:rsid w:val="00D0121B"/>
    <w:rsid w:val="00D0189C"/>
    <w:rsid w:val="00D01F8A"/>
    <w:rsid w:val="00D02671"/>
    <w:rsid w:val="00D02CAC"/>
    <w:rsid w:val="00D02EE4"/>
    <w:rsid w:val="00D02FF2"/>
    <w:rsid w:val="00D031ED"/>
    <w:rsid w:val="00D04182"/>
    <w:rsid w:val="00D04417"/>
    <w:rsid w:val="00D045F3"/>
    <w:rsid w:val="00D0483A"/>
    <w:rsid w:val="00D04FEB"/>
    <w:rsid w:val="00D05016"/>
    <w:rsid w:val="00D053B9"/>
    <w:rsid w:val="00D053E1"/>
    <w:rsid w:val="00D05740"/>
    <w:rsid w:val="00D05B91"/>
    <w:rsid w:val="00D05C18"/>
    <w:rsid w:val="00D05DC5"/>
    <w:rsid w:val="00D06127"/>
    <w:rsid w:val="00D0680D"/>
    <w:rsid w:val="00D06823"/>
    <w:rsid w:val="00D06F57"/>
    <w:rsid w:val="00D07185"/>
    <w:rsid w:val="00D07C1E"/>
    <w:rsid w:val="00D07E96"/>
    <w:rsid w:val="00D07F2F"/>
    <w:rsid w:val="00D1018F"/>
    <w:rsid w:val="00D10278"/>
    <w:rsid w:val="00D102F8"/>
    <w:rsid w:val="00D107BD"/>
    <w:rsid w:val="00D1080B"/>
    <w:rsid w:val="00D10C98"/>
    <w:rsid w:val="00D10D27"/>
    <w:rsid w:val="00D10D79"/>
    <w:rsid w:val="00D10F33"/>
    <w:rsid w:val="00D1115E"/>
    <w:rsid w:val="00D11548"/>
    <w:rsid w:val="00D120F5"/>
    <w:rsid w:val="00D125DF"/>
    <w:rsid w:val="00D12C47"/>
    <w:rsid w:val="00D12E76"/>
    <w:rsid w:val="00D134B5"/>
    <w:rsid w:val="00D13980"/>
    <w:rsid w:val="00D13D55"/>
    <w:rsid w:val="00D1405E"/>
    <w:rsid w:val="00D1498F"/>
    <w:rsid w:val="00D14999"/>
    <w:rsid w:val="00D14C5F"/>
    <w:rsid w:val="00D15558"/>
    <w:rsid w:val="00D15A8B"/>
    <w:rsid w:val="00D15ACB"/>
    <w:rsid w:val="00D15D82"/>
    <w:rsid w:val="00D15F45"/>
    <w:rsid w:val="00D163DE"/>
    <w:rsid w:val="00D16945"/>
    <w:rsid w:val="00D16BF1"/>
    <w:rsid w:val="00D16FA5"/>
    <w:rsid w:val="00D16FC9"/>
    <w:rsid w:val="00D174DE"/>
    <w:rsid w:val="00D175B0"/>
    <w:rsid w:val="00D17754"/>
    <w:rsid w:val="00D20305"/>
    <w:rsid w:val="00D206D1"/>
    <w:rsid w:val="00D20FA5"/>
    <w:rsid w:val="00D219A2"/>
    <w:rsid w:val="00D22230"/>
    <w:rsid w:val="00D223AB"/>
    <w:rsid w:val="00D22BE5"/>
    <w:rsid w:val="00D235E6"/>
    <w:rsid w:val="00D23887"/>
    <w:rsid w:val="00D23B16"/>
    <w:rsid w:val="00D23B42"/>
    <w:rsid w:val="00D23E19"/>
    <w:rsid w:val="00D241AB"/>
    <w:rsid w:val="00D24393"/>
    <w:rsid w:val="00D2475B"/>
    <w:rsid w:val="00D247B4"/>
    <w:rsid w:val="00D248BC"/>
    <w:rsid w:val="00D2499D"/>
    <w:rsid w:val="00D24EA7"/>
    <w:rsid w:val="00D252ED"/>
    <w:rsid w:val="00D256A4"/>
    <w:rsid w:val="00D25A5A"/>
    <w:rsid w:val="00D25C6E"/>
    <w:rsid w:val="00D25D6F"/>
    <w:rsid w:val="00D25F5B"/>
    <w:rsid w:val="00D26509"/>
    <w:rsid w:val="00D26BC3"/>
    <w:rsid w:val="00D27771"/>
    <w:rsid w:val="00D278EC"/>
    <w:rsid w:val="00D301F8"/>
    <w:rsid w:val="00D30886"/>
    <w:rsid w:val="00D30A0C"/>
    <w:rsid w:val="00D31F0A"/>
    <w:rsid w:val="00D3216E"/>
    <w:rsid w:val="00D3278C"/>
    <w:rsid w:val="00D328CF"/>
    <w:rsid w:val="00D32ACA"/>
    <w:rsid w:val="00D32F62"/>
    <w:rsid w:val="00D33681"/>
    <w:rsid w:val="00D336A6"/>
    <w:rsid w:val="00D33F9C"/>
    <w:rsid w:val="00D34251"/>
    <w:rsid w:val="00D349E9"/>
    <w:rsid w:val="00D34A4D"/>
    <w:rsid w:val="00D34BFD"/>
    <w:rsid w:val="00D35287"/>
    <w:rsid w:val="00D3532D"/>
    <w:rsid w:val="00D35900"/>
    <w:rsid w:val="00D35DA9"/>
    <w:rsid w:val="00D36196"/>
    <w:rsid w:val="00D362ED"/>
    <w:rsid w:val="00D36A26"/>
    <w:rsid w:val="00D36C82"/>
    <w:rsid w:val="00D37826"/>
    <w:rsid w:val="00D400F7"/>
    <w:rsid w:val="00D4014C"/>
    <w:rsid w:val="00D40190"/>
    <w:rsid w:val="00D402FC"/>
    <w:rsid w:val="00D40337"/>
    <w:rsid w:val="00D404DA"/>
    <w:rsid w:val="00D40D51"/>
    <w:rsid w:val="00D40EEC"/>
    <w:rsid w:val="00D41074"/>
    <w:rsid w:val="00D41382"/>
    <w:rsid w:val="00D41529"/>
    <w:rsid w:val="00D41B56"/>
    <w:rsid w:val="00D427DC"/>
    <w:rsid w:val="00D430AD"/>
    <w:rsid w:val="00D4336D"/>
    <w:rsid w:val="00D4379D"/>
    <w:rsid w:val="00D43CA5"/>
    <w:rsid w:val="00D43CE9"/>
    <w:rsid w:val="00D43DA8"/>
    <w:rsid w:val="00D43EB3"/>
    <w:rsid w:val="00D4442B"/>
    <w:rsid w:val="00D444E9"/>
    <w:rsid w:val="00D44545"/>
    <w:rsid w:val="00D4530A"/>
    <w:rsid w:val="00D4569D"/>
    <w:rsid w:val="00D456B1"/>
    <w:rsid w:val="00D45804"/>
    <w:rsid w:val="00D4599E"/>
    <w:rsid w:val="00D46831"/>
    <w:rsid w:val="00D47240"/>
    <w:rsid w:val="00D472B1"/>
    <w:rsid w:val="00D4784E"/>
    <w:rsid w:val="00D47AC8"/>
    <w:rsid w:val="00D47C81"/>
    <w:rsid w:val="00D47E2E"/>
    <w:rsid w:val="00D50143"/>
    <w:rsid w:val="00D50301"/>
    <w:rsid w:val="00D503BA"/>
    <w:rsid w:val="00D5064C"/>
    <w:rsid w:val="00D510F8"/>
    <w:rsid w:val="00D511C1"/>
    <w:rsid w:val="00D51472"/>
    <w:rsid w:val="00D51A4E"/>
    <w:rsid w:val="00D51A99"/>
    <w:rsid w:val="00D51C98"/>
    <w:rsid w:val="00D51DBF"/>
    <w:rsid w:val="00D524CA"/>
    <w:rsid w:val="00D527F4"/>
    <w:rsid w:val="00D52954"/>
    <w:rsid w:val="00D529DD"/>
    <w:rsid w:val="00D530A1"/>
    <w:rsid w:val="00D531B9"/>
    <w:rsid w:val="00D5363E"/>
    <w:rsid w:val="00D53D4F"/>
    <w:rsid w:val="00D53D73"/>
    <w:rsid w:val="00D54068"/>
    <w:rsid w:val="00D54236"/>
    <w:rsid w:val="00D542C5"/>
    <w:rsid w:val="00D54682"/>
    <w:rsid w:val="00D54C34"/>
    <w:rsid w:val="00D54C3D"/>
    <w:rsid w:val="00D54DBA"/>
    <w:rsid w:val="00D54DF6"/>
    <w:rsid w:val="00D55821"/>
    <w:rsid w:val="00D558C7"/>
    <w:rsid w:val="00D55C82"/>
    <w:rsid w:val="00D5602F"/>
    <w:rsid w:val="00D560B8"/>
    <w:rsid w:val="00D56153"/>
    <w:rsid w:val="00D56CBC"/>
    <w:rsid w:val="00D5712B"/>
    <w:rsid w:val="00D57735"/>
    <w:rsid w:val="00D6012C"/>
    <w:rsid w:val="00D6018A"/>
    <w:rsid w:val="00D601B4"/>
    <w:rsid w:val="00D606DA"/>
    <w:rsid w:val="00D60B95"/>
    <w:rsid w:val="00D611FF"/>
    <w:rsid w:val="00D61A3A"/>
    <w:rsid w:val="00D62377"/>
    <w:rsid w:val="00D62425"/>
    <w:rsid w:val="00D6248C"/>
    <w:rsid w:val="00D62C87"/>
    <w:rsid w:val="00D62D74"/>
    <w:rsid w:val="00D63810"/>
    <w:rsid w:val="00D639F3"/>
    <w:rsid w:val="00D63A2E"/>
    <w:rsid w:val="00D63C9C"/>
    <w:rsid w:val="00D641FD"/>
    <w:rsid w:val="00D644A6"/>
    <w:rsid w:val="00D64CFA"/>
    <w:rsid w:val="00D64D40"/>
    <w:rsid w:val="00D652C4"/>
    <w:rsid w:val="00D662F0"/>
    <w:rsid w:val="00D671DD"/>
    <w:rsid w:val="00D676A3"/>
    <w:rsid w:val="00D67AD9"/>
    <w:rsid w:val="00D67D27"/>
    <w:rsid w:val="00D70241"/>
    <w:rsid w:val="00D70369"/>
    <w:rsid w:val="00D707D0"/>
    <w:rsid w:val="00D70A9E"/>
    <w:rsid w:val="00D70C35"/>
    <w:rsid w:val="00D70DC3"/>
    <w:rsid w:val="00D7151A"/>
    <w:rsid w:val="00D715A0"/>
    <w:rsid w:val="00D71744"/>
    <w:rsid w:val="00D717F4"/>
    <w:rsid w:val="00D71ADE"/>
    <w:rsid w:val="00D71B5C"/>
    <w:rsid w:val="00D71E6F"/>
    <w:rsid w:val="00D71E99"/>
    <w:rsid w:val="00D725F2"/>
    <w:rsid w:val="00D72789"/>
    <w:rsid w:val="00D72822"/>
    <w:rsid w:val="00D72F9B"/>
    <w:rsid w:val="00D7336C"/>
    <w:rsid w:val="00D73D56"/>
    <w:rsid w:val="00D73E8B"/>
    <w:rsid w:val="00D7424F"/>
    <w:rsid w:val="00D7482B"/>
    <w:rsid w:val="00D7493A"/>
    <w:rsid w:val="00D749C1"/>
    <w:rsid w:val="00D750AA"/>
    <w:rsid w:val="00D755F4"/>
    <w:rsid w:val="00D75623"/>
    <w:rsid w:val="00D75AA1"/>
    <w:rsid w:val="00D75B20"/>
    <w:rsid w:val="00D75C68"/>
    <w:rsid w:val="00D761B9"/>
    <w:rsid w:val="00D7622C"/>
    <w:rsid w:val="00D7629B"/>
    <w:rsid w:val="00D7651B"/>
    <w:rsid w:val="00D76831"/>
    <w:rsid w:val="00D76B09"/>
    <w:rsid w:val="00D76B85"/>
    <w:rsid w:val="00D76B92"/>
    <w:rsid w:val="00D77467"/>
    <w:rsid w:val="00D77605"/>
    <w:rsid w:val="00D77936"/>
    <w:rsid w:val="00D77AB7"/>
    <w:rsid w:val="00D802D7"/>
    <w:rsid w:val="00D808EA"/>
    <w:rsid w:val="00D80BE9"/>
    <w:rsid w:val="00D81052"/>
    <w:rsid w:val="00D812CF"/>
    <w:rsid w:val="00D81574"/>
    <w:rsid w:val="00D81696"/>
    <w:rsid w:val="00D81715"/>
    <w:rsid w:val="00D818DA"/>
    <w:rsid w:val="00D81E36"/>
    <w:rsid w:val="00D81F54"/>
    <w:rsid w:val="00D81FA9"/>
    <w:rsid w:val="00D82655"/>
    <w:rsid w:val="00D82ABD"/>
    <w:rsid w:val="00D82E93"/>
    <w:rsid w:val="00D82ED6"/>
    <w:rsid w:val="00D82FA5"/>
    <w:rsid w:val="00D836DB"/>
    <w:rsid w:val="00D8459E"/>
    <w:rsid w:val="00D848F3"/>
    <w:rsid w:val="00D84C2D"/>
    <w:rsid w:val="00D84DE1"/>
    <w:rsid w:val="00D84EE7"/>
    <w:rsid w:val="00D85101"/>
    <w:rsid w:val="00D85395"/>
    <w:rsid w:val="00D853DB"/>
    <w:rsid w:val="00D8550D"/>
    <w:rsid w:val="00D85732"/>
    <w:rsid w:val="00D857B5"/>
    <w:rsid w:val="00D85B8B"/>
    <w:rsid w:val="00D85EC5"/>
    <w:rsid w:val="00D85FEF"/>
    <w:rsid w:val="00D8624E"/>
    <w:rsid w:val="00D865EA"/>
    <w:rsid w:val="00D8662E"/>
    <w:rsid w:val="00D868A2"/>
    <w:rsid w:val="00D86CD6"/>
    <w:rsid w:val="00D86D66"/>
    <w:rsid w:val="00D86EC0"/>
    <w:rsid w:val="00D86FCF"/>
    <w:rsid w:val="00D87103"/>
    <w:rsid w:val="00D8735B"/>
    <w:rsid w:val="00D8750E"/>
    <w:rsid w:val="00D877FB"/>
    <w:rsid w:val="00D90019"/>
    <w:rsid w:val="00D90172"/>
    <w:rsid w:val="00D90235"/>
    <w:rsid w:val="00D90689"/>
    <w:rsid w:val="00D90838"/>
    <w:rsid w:val="00D90ABD"/>
    <w:rsid w:val="00D90CFF"/>
    <w:rsid w:val="00D90EDD"/>
    <w:rsid w:val="00D911CD"/>
    <w:rsid w:val="00D9132E"/>
    <w:rsid w:val="00D916EE"/>
    <w:rsid w:val="00D91FCA"/>
    <w:rsid w:val="00D9204D"/>
    <w:rsid w:val="00D92127"/>
    <w:rsid w:val="00D925CE"/>
    <w:rsid w:val="00D9288B"/>
    <w:rsid w:val="00D9320E"/>
    <w:rsid w:val="00D932F9"/>
    <w:rsid w:val="00D933DA"/>
    <w:rsid w:val="00D93AEA"/>
    <w:rsid w:val="00D93C19"/>
    <w:rsid w:val="00D942EE"/>
    <w:rsid w:val="00D94A2E"/>
    <w:rsid w:val="00D94F83"/>
    <w:rsid w:val="00D95069"/>
    <w:rsid w:val="00D953D6"/>
    <w:rsid w:val="00D95615"/>
    <w:rsid w:val="00D956CF"/>
    <w:rsid w:val="00D9604E"/>
    <w:rsid w:val="00D960D6"/>
    <w:rsid w:val="00D9657E"/>
    <w:rsid w:val="00D9697B"/>
    <w:rsid w:val="00D96B7E"/>
    <w:rsid w:val="00D96D16"/>
    <w:rsid w:val="00D970B0"/>
    <w:rsid w:val="00D971F9"/>
    <w:rsid w:val="00D973BE"/>
    <w:rsid w:val="00D97826"/>
    <w:rsid w:val="00D978D9"/>
    <w:rsid w:val="00D97914"/>
    <w:rsid w:val="00D97B57"/>
    <w:rsid w:val="00D97CFA"/>
    <w:rsid w:val="00D97D15"/>
    <w:rsid w:val="00D97EAD"/>
    <w:rsid w:val="00DA04D7"/>
    <w:rsid w:val="00DA051B"/>
    <w:rsid w:val="00DA1015"/>
    <w:rsid w:val="00DA1701"/>
    <w:rsid w:val="00DA1FDE"/>
    <w:rsid w:val="00DA2A3A"/>
    <w:rsid w:val="00DA2B75"/>
    <w:rsid w:val="00DA2CF1"/>
    <w:rsid w:val="00DA314B"/>
    <w:rsid w:val="00DA36C7"/>
    <w:rsid w:val="00DA3825"/>
    <w:rsid w:val="00DA38EB"/>
    <w:rsid w:val="00DA3A14"/>
    <w:rsid w:val="00DA40A3"/>
    <w:rsid w:val="00DA44E8"/>
    <w:rsid w:val="00DA4706"/>
    <w:rsid w:val="00DA4957"/>
    <w:rsid w:val="00DA49D0"/>
    <w:rsid w:val="00DA4B18"/>
    <w:rsid w:val="00DA5399"/>
    <w:rsid w:val="00DA5BDB"/>
    <w:rsid w:val="00DA5C9B"/>
    <w:rsid w:val="00DA5DEA"/>
    <w:rsid w:val="00DA5E75"/>
    <w:rsid w:val="00DA6A04"/>
    <w:rsid w:val="00DA6C4A"/>
    <w:rsid w:val="00DA6C63"/>
    <w:rsid w:val="00DA6C7A"/>
    <w:rsid w:val="00DA6F7C"/>
    <w:rsid w:val="00DA7001"/>
    <w:rsid w:val="00DA7400"/>
    <w:rsid w:val="00DB041D"/>
    <w:rsid w:val="00DB0495"/>
    <w:rsid w:val="00DB083D"/>
    <w:rsid w:val="00DB0B5D"/>
    <w:rsid w:val="00DB12E3"/>
    <w:rsid w:val="00DB14B8"/>
    <w:rsid w:val="00DB1712"/>
    <w:rsid w:val="00DB17BC"/>
    <w:rsid w:val="00DB187A"/>
    <w:rsid w:val="00DB1DCA"/>
    <w:rsid w:val="00DB2330"/>
    <w:rsid w:val="00DB2589"/>
    <w:rsid w:val="00DB2A1E"/>
    <w:rsid w:val="00DB2AE8"/>
    <w:rsid w:val="00DB3185"/>
    <w:rsid w:val="00DB36A1"/>
    <w:rsid w:val="00DB372E"/>
    <w:rsid w:val="00DB3AF3"/>
    <w:rsid w:val="00DB3D70"/>
    <w:rsid w:val="00DB4098"/>
    <w:rsid w:val="00DB46C7"/>
    <w:rsid w:val="00DB4E90"/>
    <w:rsid w:val="00DB581E"/>
    <w:rsid w:val="00DB5D04"/>
    <w:rsid w:val="00DB5E86"/>
    <w:rsid w:val="00DB6465"/>
    <w:rsid w:val="00DB6535"/>
    <w:rsid w:val="00DB7023"/>
    <w:rsid w:val="00DB7126"/>
    <w:rsid w:val="00DB732F"/>
    <w:rsid w:val="00DB7636"/>
    <w:rsid w:val="00DC0192"/>
    <w:rsid w:val="00DC01AE"/>
    <w:rsid w:val="00DC052A"/>
    <w:rsid w:val="00DC09F8"/>
    <w:rsid w:val="00DC0ED8"/>
    <w:rsid w:val="00DC166B"/>
    <w:rsid w:val="00DC1CCF"/>
    <w:rsid w:val="00DC2202"/>
    <w:rsid w:val="00DC2C36"/>
    <w:rsid w:val="00DC2E4F"/>
    <w:rsid w:val="00DC347A"/>
    <w:rsid w:val="00DC378F"/>
    <w:rsid w:val="00DC4108"/>
    <w:rsid w:val="00DC41A3"/>
    <w:rsid w:val="00DC45E3"/>
    <w:rsid w:val="00DC4819"/>
    <w:rsid w:val="00DC4970"/>
    <w:rsid w:val="00DC4C76"/>
    <w:rsid w:val="00DC4E07"/>
    <w:rsid w:val="00DC4E89"/>
    <w:rsid w:val="00DC4E9C"/>
    <w:rsid w:val="00DC5245"/>
    <w:rsid w:val="00DC5555"/>
    <w:rsid w:val="00DC5B5F"/>
    <w:rsid w:val="00DC5B7A"/>
    <w:rsid w:val="00DC5D77"/>
    <w:rsid w:val="00DC5E5E"/>
    <w:rsid w:val="00DC616D"/>
    <w:rsid w:val="00DC6584"/>
    <w:rsid w:val="00DC6979"/>
    <w:rsid w:val="00DC6BB6"/>
    <w:rsid w:val="00DC6C3E"/>
    <w:rsid w:val="00DC6C7B"/>
    <w:rsid w:val="00DC72AB"/>
    <w:rsid w:val="00DC7C3C"/>
    <w:rsid w:val="00DD01D6"/>
    <w:rsid w:val="00DD0567"/>
    <w:rsid w:val="00DD056F"/>
    <w:rsid w:val="00DD0722"/>
    <w:rsid w:val="00DD11CD"/>
    <w:rsid w:val="00DD21B9"/>
    <w:rsid w:val="00DD27B9"/>
    <w:rsid w:val="00DD27D4"/>
    <w:rsid w:val="00DD2A84"/>
    <w:rsid w:val="00DD2B5D"/>
    <w:rsid w:val="00DD3692"/>
    <w:rsid w:val="00DD3A39"/>
    <w:rsid w:val="00DD3CA6"/>
    <w:rsid w:val="00DD4AA8"/>
    <w:rsid w:val="00DD4C47"/>
    <w:rsid w:val="00DD4EE6"/>
    <w:rsid w:val="00DD560D"/>
    <w:rsid w:val="00DD56BF"/>
    <w:rsid w:val="00DD56CB"/>
    <w:rsid w:val="00DD58EE"/>
    <w:rsid w:val="00DD59BA"/>
    <w:rsid w:val="00DD5A68"/>
    <w:rsid w:val="00DD5EDF"/>
    <w:rsid w:val="00DD60B1"/>
    <w:rsid w:val="00DD62AB"/>
    <w:rsid w:val="00DD6334"/>
    <w:rsid w:val="00DD63D0"/>
    <w:rsid w:val="00DD6492"/>
    <w:rsid w:val="00DD657B"/>
    <w:rsid w:val="00DD661D"/>
    <w:rsid w:val="00DD6AC5"/>
    <w:rsid w:val="00DD7079"/>
    <w:rsid w:val="00DD71AC"/>
    <w:rsid w:val="00DD751F"/>
    <w:rsid w:val="00DD75EC"/>
    <w:rsid w:val="00DD7831"/>
    <w:rsid w:val="00DD794E"/>
    <w:rsid w:val="00DD7DD2"/>
    <w:rsid w:val="00DE01F9"/>
    <w:rsid w:val="00DE020B"/>
    <w:rsid w:val="00DE02C4"/>
    <w:rsid w:val="00DE0B23"/>
    <w:rsid w:val="00DE0C64"/>
    <w:rsid w:val="00DE101E"/>
    <w:rsid w:val="00DE19DE"/>
    <w:rsid w:val="00DE1D0C"/>
    <w:rsid w:val="00DE1DB0"/>
    <w:rsid w:val="00DE2CDF"/>
    <w:rsid w:val="00DE2D97"/>
    <w:rsid w:val="00DE2E88"/>
    <w:rsid w:val="00DE341A"/>
    <w:rsid w:val="00DE3B83"/>
    <w:rsid w:val="00DE3DDB"/>
    <w:rsid w:val="00DE3F14"/>
    <w:rsid w:val="00DE42A4"/>
    <w:rsid w:val="00DE431B"/>
    <w:rsid w:val="00DE4442"/>
    <w:rsid w:val="00DE4B39"/>
    <w:rsid w:val="00DE4DC6"/>
    <w:rsid w:val="00DE5421"/>
    <w:rsid w:val="00DE5693"/>
    <w:rsid w:val="00DE6312"/>
    <w:rsid w:val="00DE64B5"/>
    <w:rsid w:val="00DE64FA"/>
    <w:rsid w:val="00DE6555"/>
    <w:rsid w:val="00DE6AF2"/>
    <w:rsid w:val="00DE6E60"/>
    <w:rsid w:val="00DE77BB"/>
    <w:rsid w:val="00DE77C4"/>
    <w:rsid w:val="00DE7A87"/>
    <w:rsid w:val="00DE7BBB"/>
    <w:rsid w:val="00DE7D59"/>
    <w:rsid w:val="00DF009D"/>
    <w:rsid w:val="00DF066F"/>
    <w:rsid w:val="00DF0707"/>
    <w:rsid w:val="00DF0A50"/>
    <w:rsid w:val="00DF0C88"/>
    <w:rsid w:val="00DF0E3A"/>
    <w:rsid w:val="00DF1011"/>
    <w:rsid w:val="00DF1063"/>
    <w:rsid w:val="00DF10F9"/>
    <w:rsid w:val="00DF119D"/>
    <w:rsid w:val="00DF119E"/>
    <w:rsid w:val="00DF1234"/>
    <w:rsid w:val="00DF1650"/>
    <w:rsid w:val="00DF188F"/>
    <w:rsid w:val="00DF2404"/>
    <w:rsid w:val="00DF2632"/>
    <w:rsid w:val="00DF28E4"/>
    <w:rsid w:val="00DF2F41"/>
    <w:rsid w:val="00DF35F9"/>
    <w:rsid w:val="00DF3B0B"/>
    <w:rsid w:val="00DF4281"/>
    <w:rsid w:val="00DF4573"/>
    <w:rsid w:val="00DF485A"/>
    <w:rsid w:val="00DF50D3"/>
    <w:rsid w:val="00DF51FC"/>
    <w:rsid w:val="00DF5966"/>
    <w:rsid w:val="00DF5C5F"/>
    <w:rsid w:val="00DF6188"/>
    <w:rsid w:val="00DF6217"/>
    <w:rsid w:val="00DF64E7"/>
    <w:rsid w:val="00DF6FD4"/>
    <w:rsid w:val="00DF71C8"/>
    <w:rsid w:val="00DF7258"/>
    <w:rsid w:val="00DF744C"/>
    <w:rsid w:val="00DF76E2"/>
    <w:rsid w:val="00DF7F75"/>
    <w:rsid w:val="00E00353"/>
    <w:rsid w:val="00E003DF"/>
    <w:rsid w:val="00E00761"/>
    <w:rsid w:val="00E0088E"/>
    <w:rsid w:val="00E008B7"/>
    <w:rsid w:val="00E008F4"/>
    <w:rsid w:val="00E00E20"/>
    <w:rsid w:val="00E016E3"/>
    <w:rsid w:val="00E019F7"/>
    <w:rsid w:val="00E01F6D"/>
    <w:rsid w:val="00E01FF3"/>
    <w:rsid w:val="00E023D6"/>
    <w:rsid w:val="00E028F3"/>
    <w:rsid w:val="00E02A6E"/>
    <w:rsid w:val="00E032C4"/>
    <w:rsid w:val="00E03AE1"/>
    <w:rsid w:val="00E040F9"/>
    <w:rsid w:val="00E04402"/>
    <w:rsid w:val="00E046AB"/>
    <w:rsid w:val="00E052A9"/>
    <w:rsid w:val="00E055CB"/>
    <w:rsid w:val="00E05ACD"/>
    <w:rsid w:val="00E05B1B"/>
    <w:rsid w:val="00E05B43"/>
    <w:rsid w:val="00E05C8F"/>
    <w:rsid w:val="00E0614A"/>
    <w:rsid w:val="00E06231"/>
    <w:rsid w:val="00E062B6"/>
    <w:rsid w:val="00E06509"/>
    <w:rsid w:val="00E0696D"/>
    <w:rsid w:val="00E069E8"/>
    <w:rsid w:val="00E06CF6"/>
    <w:rsid w:val="00E0741B"/>
    <w:rsid w:val="00E07521"/>
    <w:rsid w:val="00E079D4"/>
    <w:rsid w:val="00E07AF2"/>
    <w:rsid w:val="00E07B36"/>
    <w:rsid w:val="00E07E39"/>
    <w:rsid w:val="00E115A2"/>
    <w:rsid w:val="00E11879"/>
    <w:rsid w:val="00E11913"/>
    <w:rsid w:val="00E11B83"/>
    <w:rsid w:val="00E11FBA"/>
    <w:rsid w:val="00E12187"/>
    <w:rsid w:val="00E126FD"/>
    <w:rsid w:val="00E12BD7"/>
    <w:rsid w:val="00E132B7"/>
    <w:rsid w:val="00E13476"/>
    <w:rsid w:val="00E13696"/>
    <w:rsid w:val="00E13720"/>
    <w:rsid w:val="00E137AC"/>
    <w:rsid w:val="00E14EA6"/>
    <w:rsid w:val="00E156C6"/>
    <w:rsid w:val="00E157E2"/>
    <w:rsid w:val="00E159F8"/>
    <w:rsid w:val="00E15C22"/>
    <w:rsid w:val="00E15FDB"/>
    <w:rsid w:val="00E17076"/>
    <w:rsid w:val="00E1716B"/>
    <w:rsid w:val="00E17573"/>
    <w:rsid w:val="00E1791D"/>
    <w:rsid w:val="00E20463"/>
    <w:rsid w:val="00E205A9"/>
    <w:rsid w:val="00E205DD"/>
    <w:rsid w:val="00E20A21"/>
    <w:rsid w:val="00E21129"/>
    <w:rsid w:val="00E2119A"/>
    <w:rsid w:val="00E212C1"/>
    <w:rsid w:val="00E2149F"/>
    <w:rsid w:val="00E21B4B"/>
    <w:rsid w:val="00E21E59"/>
    <w:rsid w:val="00E22263"/>
    <w:rsid w:val="00E22436"/>
    <w:rsid w:val="00E224B7"/>
    <w:rsid w:val="00E22702"/>
    <w:rsid w:val="00E230DB"/>
    <w:rsid w:val="00E23897"/>
    <w:rsid w:val="00E23D7B"/>
    <w:rsid w:val="00E2425F"/>
    <w:rsid w:val="00E24588"/>
    <w:rsid w:val="00E24657"/>
    <w:rsid w:val="00E251D9"/>
    <w:rsid w:val="00E2544A"/>
    <w:rsid w:val="00E259EE"/>
    <w:rsid w:val="00E26353"/>
    <w:rsid w:val="00E26942"/>
    <w:rsid w:val="00E2694C"/>
    <w:rsid w:val="00E27091"/>
    <w:rsid w:val="00E27369"/>
    <w:rsid w:val="00E275A1"/>
    <w:rsid w:val="00E27682"/>
    <w:rsid w:val="00E27C1D"/>
    <w:rsid w:val="00E27C54"/>
    <w:rsid w:val="00E27FF3"/>
    <w:rsid w:val="00E30035"/>
    <w:rsid w:val="00E30044"/>
    <w:rsid w:val="00E301A5"/>
    <w:rsid w:val="00E30642"/>
    <w:rsid w:val="00E308C1"/>
    <w:rsid w:val="00E30A2A"/>
    <w:rsid w:val="00E30CE0"/>
    <w:rsid w:val="00E31022"/>
    <w:rsid w:val="00E310A2"/>
    <w:rsid w:val="00E310A4"/>
    <w:rsid w:val="00E31706"/>
    <w:rsid w:val="00E317B3"/>
    <w:rsid w:val="00E317F8"/>
    <w:rsid w:val="00E318D9"/>
    <w:rsid w:val="00E31B39"/>
    <w:rsid w:val="00E31C53"/>
    <w:rsid w:val="00E31DBE"/>
    <w:rsid w:val="00E31E6A"/>
    <w:rsid w:val="00E32026"/>
    <w:rsid w:val="00E32B3F"/>
    <w:rsid w:val="00E32BCE"/>
    <w:rsid w:val="00E33189"/>
    <w:rsid w:val="00E33680"/>
    <w:rsid w:val="00E33A04"/>
    <w:rsid w:val="00E33A23"/>
    <w:rsid w:val="00E33BD0"/>
    <w:rsid w:val="00E33DC4"/>
    <w:rsid w:val="00E33EC5"/>
    <w:rsid w:val="00E34CD2"/>
    <w:rsid w:val="00E34E06"/>
    <w:rsid w:val="00E35455"/>
    <w:rsid w:val="00E35596"/>
    <w:rsid w:val="00E356CC"/>
    <w:rsid w:val="00E35ABC"/>
    <w:rsid w:val="00E35BD1"/>
    <w:rsid w:val="00E365A3"/>
    <w:rsid w:val="00E366D4"/>
    <w:rsid w:val="00E366F8"/>
    <w:rsid w:val="00E37045"/>
    <w:rsid w:val="00E37200"/>
    <w:rsid w:val="00E37422"/>
    <w:rsid w:val="00E3754B"/>
    <w:rsid w:val="00E375FF"/>
    <w:rsid w:val="00E40349"/>
    <w:rsid w:val="00E40507"/>
    <w:rsid w:val="00E4087E"/>
    <w:rsid w:val="00E40BD3"/>
    <w:rsid w:val="00E40BE2"/>
    <w:rsid w:val="00E40DBD"/>
    <w:rsid w:val="00E40E36"/>
    <w:rsid w:val="00E40FD9"/>
    <w:rsid w:val="00E41086"/>
    <w:rsid w:val="00E411B8"/>
    <w:rsid w:val="00E411FE"/>
    <w:rsid w:val="00E414BB"/>
    <w:rsid w:val="00E418DB"/>
    <w:rsid w:val="00E41B6F"/>
    <w:rsid w:val="00E41E3C"/>
    <w:rsid w:val="00E425E3"/>
    <w:rsid w:val="00E428C3"/>
    <w:rsid w:val="00E42AAD"/>
    <w:rsid w:val="00E42E44"/>
    <w:rsid w:val="00E43919"/>
    <w:rsid w:val="00E4397F"/>
    <w:rsid w:val="00E439FC"/>
    <w:rsid w:val="00E43CEF"/>
    <w:rsid w:val="00E43F79"/>
    <w:rsid w:val="00E43FE2"/>
    <w:rsid w:val="00E44041"/>
    <w:rsid w:val="00E4413C"/>
    <w:rsid w:val="00E442A0"/>
    <w:rsid w:val="00E4445D"/>
    <w:rsid w:val="00E4477F"/>
    <w:rsid w:val="00E44840"/>
    <w:rsid w:val="00E44910"/>
    <w:rsid w:val="00E44E85"/>
    <w:rsid w:val="00E4504C"/>
    <w:rsid w:val="00E45736"/>
    <w:rsid w:val="00E45867"/>
    <w:rsid w:val="00E4599B"/>
    <w:rsid w:val="00E45DF7"/>
    <w:rsid w:val="00E4603E"/>
    <w:rsid w:val="00E46280"/>
    <w:rsid w:val="00E46C24"/>
    <w:rsid w:val="00E46D15"/>
    <w:rsid w:val="00E4783B"/>
    <w:rsid w:val="00E47A8B"/>
    <w:rsid w:val="00E47B52"/>
    <w:rsid w:val="00E507AF"/>
    <w:rsid w:val="00E50DF2"/>
    <w:rsid w:val="00E5102C"/>
    <w:rsid w:val="00E5136C"/>
    <w:rsid w:val="00E51863"/>
    <w:rsid w:val="00E518E7"/>
    <w:rsid w:val="00E51C47"/>
    <w:rsid w:val="00E52053"/>
    <w:rsid w:val="00E52333"/>
    <w:rsid w:val="00E53319"/>
    <w:rsid w:val="00E5331B"/>
    <w:rsid w:val="00E5373A"/>
    <w:rsid w:val="00E53B2A"/>
    <w:rsid w:val="00E5411E"/>
    <w:rsid w:val="00E54610"/>
    <w:rsid w:val="00E546C1"/>
    <w:rsid w:val="00E555D5"/>
    <w:rsid w:val="00E555E8"/>
    <w:rsid w:val="00E557E5"/>
    <w:rsid w:val="00E559CD"/>
    <w:rsid w:val="00E55B90"/>
    <w:rsid w:val="00E55FCC"/>
    <w:rsid w:val="00E5625B"/>
    <w:rsid w:val="00E56456"/>
    <w:rsid w:val="00E56752"/>
    <w:rsid w:val="00E56C92"/>
    <w:rsid w:val="00E5713A"/>
    <w:rsid w:val="00E579B0"/>
    <w:rsid w:val="00E579C4"/>
    <w:rsid w:val="00E579DE"/>
    <w:rsid w:val="00E57C8A"/>
    <w:rsid w:val="00E600ED"/>
    <w:rsid w:val="00E601A4"/>
    <w:rsid w:val="00E60396"/>
    <w:rsid w:val="00E606F9"/>
    <w:rsid w:val="00E608D9"/>
    <w:rsid w:val="00E60F92"/>
    <w:rsid w:val="00E611FB"/>
    <w:rsid w:val="00E614BB"/>
    <w:rsid w:val="00E6188B"/>
    <w:rsid w:val="00E618B2"/>
    <w:rsid w:val="00E619D1"/>
    <w:rsid w:val="00E61B70"/>
    <w:rsid w:val="00E61CF2"/>
    <w:rsid w:val="00E62231"/>
    <w:rsid w:val="00E62819"/>
    <w:rsid w:val="00E628E6"/>
    <w:rsid w:val="00E63345"/>
    <w:rsid w:val="00E63A2D"/>
    <w:rsid w:val="00E63C27"/>
    <w:rsid w:val="00E63D99"/>
    <w:rsid w:val="00E64E2C"/>
    <w:rsid w:val="00E66039"/>
    <w:rsid w:val="00E664CC"/>
    <w:rsid w:val="00E66F47"/>
    <w:rsid w:val="00E672B9"/>
    <w:rsid w:val="00E67A64"/>
    <w:rsid w:val="00E702B6"/>
    <w:rsid w:val="00E7041C"/>
    <w:rsid w:val="00E70664"/>
    <w:rsid w:val="00E7072C"/>
    <w:rsid w:val="00E707DD"/>
    <w:rsid w:val="00E70885"/>
    <w:rsid w:val="00E708FF"/>
    <w:rsid w:val="00E70D66"/>
    <w:rsid w:val="00E70E72"/>
    <w:rsid w:val="00E70E94"/>
    <w:rsid w:val="00E7108F"/>
    <w:rsid w:val="00E71521"/>
    <w:rsid w:val="00E71994"/>
    <w:rsid w:val="00E71C85"/>
    <w:rsid w:val="00E72381"/>
    <w:rsid w:val="00E72476"/>
    <w:rsid w:val="00E72B51"/>
    <w:rsid w:val="00E72D71"/>
    <w:rsid w:val="00E72FF8"/>
    <w:rsid w:val="00E730A8"/>
    <w:rsid w:val="00E73433"/>
    <w:rsid w:val="00E73524"/>
    <w:rsid w:val="00E735EE"/>
    <w:rsid w:val="00E73C8D"/>
    <w:rsid w:val="00E73D70"/>
    <w:rsid w:val="00E7442F"/>
    <w:rsid w:val="00E746B6"/>
    <w:rsid w:val="00E7481E"/>
    <w:rsid w:val="00E753F5"/>
    <w:rsid w:val="00E754AF"/>
    <w:rsid w:val="00E75964"/>
    <w:rsid w:val="00E759EC"/>
    <w:rsid w:val="00E75C74"/>
    <w:rsid w:val="00E75F80"/>
    <w:rsid w:val="00E7626F"/>
    <w:rsid w:val="00E76361"/>
    <w:rsid w:val="00E76658"/>
    <w:rsid w:val="00E76C1D"/>
    <w:rsid w:val="00E76FB9"/>
    <w:rsid w:val="00E77B52"/>
    <w:rsid w:val="00E77D66"/>
    <w:rsid w:val="00E801B0"/>
    <w:rsid w:val="00E8030E"/>
    <w:rsid w:val="00E80417"/>
    <w:rsid w:val="00E805BE"/>
    <w:rsid w:val="00E808FE"/>
    <w:rsid w:val="00E80B4E"/>
    <w:rsid w:val="00E80DA6"/>
    <w:rsid w:val="00E80DCD"/>
    <w:rsid w:val="00E81219"/>
    <w:rsid w:val="00E821A3"/>
    <w:rsid w:val="00E82200"/>
    <w:rsid w:val="00E8267C"/>
    <w:rsid w:val="00E82AAE"/>
    <w:rsid w:val="00E82BBE"/>
    <w:rsid w:val="00E83144"/>
    <w:rsid w:val="00E83767"/>
    <w:rsid w:val="00E83B02"/>
    <w:rsid w:val="00E83B54"/>
    <w:rsid w:val="00E84117"/>
    <w:rsid w:val="00E8418F"/>
    <w:rsid w:val="00E846A8"/>
    <w:rsid w:val="00E8477C"/>
    <w:rsid w:val="00E84F03"/>
    <w:rsid w:val="00E853F7"/>
    <w:rsid w:val="00E8559C"/>
    <w:rsid w:val="00E856FB"/>
    <w:rsid w:val="00E85EA9"/>
    <w:rsid w:val="00E86196"/>
    <w:rsid w:val="00E861B6"/>
    <w:rsid w:val="00E8627E"/>
    <w:rsid w:val="00E8631C"/>
    <w:rsid w:val="00E86574"/>
    <w:rsid w:val="00E865A8"/>
    <w:rsid w:val="00E866C8"/>
    <w:rsid w:val="00E8678A"/>
    <w:rsid w:val="00E86C5D"/>
    <w:rsid w:val="00E87367"/>
    <w:rsid w:val="00E876D8"/>
    <w:rsid w:val="00E876DA"/>
    <w:rsid w:val="00E87752"/>
    <w:rsid w:val="00E879A4"/>
    <w:rsid w:val="00E87FE4"/>
    <w:rsid w:val="00E901EC"/>
    <w:rsid w:val="00E90202"/>
    <w:rsid w:val="00E9043C"/>
    <w:rsid w:val="00E906A8"/>
    <w:rsid w:val="00E908EE"/>
    <w:rsid w:val="00E90FC1"/>
    <w:rsid w:val="00E910D8"/>
    <w:rsid w:val="00E9142C"/>
    <w:rsid w:val="00E917CC"/>
    <w:rsid w:val="00E9218A"/>
    <w:rsid w:val="00E928BC"/>
    <w:rsid w:val="00E92B5A"/>
    <w:rsid w:val="00E93E20"/>
    <w:rsid w:val="00E94340"/>
    <w:rsid w:val="00E947DB"/>
    <w:rsid w:val="00E94863"/>
    <w:rsid w:val="00E94BEA"/>
    <w:rsid w:val="00E94D8B"/>
    <w:rsid w:val="00E952BF"/>
    <w:rsid w:val="00E95869"/>
    <w:rsid w:val="00E958D5"/>
    <w:rsid w:val="00E95D71"/>
    <w:rsid w:val="00E96496"/>
    <w:rsid w:val="00E9685B"/>
    <w:rsid w:val="00E96B66"/>
    <w:rsid w:val="00E96E59"/>
    <w:rsid w:val="00E97F33"/>
    <w:rsid w:val="00EA064B"/>
    <w:rsid w:val="00EA0731"/>
    <w:rsid w:val="00EA073C"/>
    <w:rsid w:val="00EA08E0"/>
    <w:rsid w:val="00EA27AF"/>
    <w:rsid w:val="00EA2863"/>
    <w:rsid w:val="00EA2D25"/>
    <w:rsid w:val="00EA2D3F"/>
    <w:rsid w:val="00EA2E5D"/>
    <w:rsid w:val="00EA338E"/>
    <w:rsid w:val="00EA3AA6"/>
    <w:rsid w:val="00EA3C60"/>
    <w:rsid w:val="00EA3D47"/>
    <w:rsid w:val="00EA45DC"/>
    <w:rsid w:val="00EA4B34"/>
    <w:rsid w:val="00EA4C30"/>
    <w:rsid w:val="00EA4DE0"/>
    <w:rsid w:val="00EA4ED1"/>
    <w:rsid w:val="00EA5D4A"/>
    <w:rsid w:val="00EA5F27"/>
    <w:rsid w:val="00EA680F"/>
    <w:rsid w:val="00EA7034"/>
    <w:rsid w:val="00EA7164"/>
    <w:rsid w:val="00EA76EB"/>
    <w:rsid w:val="00EB009E"/>
    <w:rsid w:val="00EB0282"/>
    <w:rsid w:val="00EB0838"/>
    <w:rsid w:val="00EB0B1D"/>
    <w:rsid w:val="00EB0DA4"/>
    <w:rsid w:val="00EB0E00"/>
    <w:rsid w:val="00EB0F06"/>
    <w:rsid w:val="00EB1162"/>
    <w:rsid w:val="00EB2599"/>
    <w:rsid w:val="00EB265E"/>
    <w:rsid w:val="00EB2706"/>
    <w:rsid w:val="00EB3566"/>
    <w:rsid w:val="00EB3879"/>
    <w:rsid w:val="00EB3A78"/>
    <w:rsid w:val="00EB3A87"/>
    <w:rsid w:val="00EB3DB6"/>
    <w:rsid w:val="00EB441E"/>
    <w:rsid w:val="00EB462E"/>
    <w:rsid w:val="00EB49A6"/>
    <w:rsid w:val="00EB4ACA"/>
    <w:rsid w:val="00EB4BF8"/>
    <w:rsid w:val="00EB5814"/>
    <w:rsid w:val="00EB5D24"/>
    <w:rsid w:val="00EB5F7A"/>
    <w:rsid w:val="00EB6345"/>
    <w:rsid w:val="00EB6974"/>
    <w:rsid w:val="00EB6CE6"/>
    <w:rsid w:val="00EB6DB2"/>
    <w:rsid w:val="00EB707B"/>
    <w:rsid w:val="00EB7803"/>
    <w:rsid w:val="00EB7980"/>
    <w:rsid w:val="00EB7B66"/>
    <w:rsid w:val="00EB7C86"/>
    <w:rsid w:val="00EC028A"/>
    <w:rsid w:val="00EC0408"/>
    <w:rsid w:val="00EC1A07"/>
    <w:rsid w:val="00EC2768"/>
    <w:rsid w:val="00EC27A0"/>
    <w:rsid w:val="00EC27CE"/>
    <w:rsid w:val="00EC2B9F"/>
    <w:rsid w:val="00EC315F"/>
    <w:rsid w:val="00EC3875"/>
    <w:rsid w:val="00EC3AE0"/>
    <w:rsid w:val="00EC4648"/>
    <w:rsid w:val="00EC4773"/>
    <w:rsid w:val="00EC4B8D"/>
    <w:rsid w:val="00EC4E97"/>
    <w:rsid w:val="00EC4F59"/>
    <w:rsid w:val="00EC5139"/>
    <w:rsid w:val="00EC57D9"/>
    <w:rsid w:val="00EC5BDF"/>
    <w:rsid w:val="00EC6391"/>
    <w:rsid w:val="00EC6487"/>
    <w:rsid w:val="00EC68A0"/>
    <w:rsid w:val="00EC6ECC"/>
    <w:rsid w:val="00EC6F10"/>
    <w:rsid w:val="00EC7169"/>
    <w:rsid w:val="00EC72AF"/>
    <w:rsid w:val="00EC73D7"/>
    <w:rsid w:val="00EC740E"/>
    <w:rsid w:val="00EC7572"/>
    <w:rsid w:val="00EC7611"/>
    <w:rsid w:val="00EC7A77"/>
    <w:rsid w:val="00EC7B7A"/>
    <w:rsid w:val="00EC7BF3"/>
    <w:rsid w:val="00EC7C3B"/>
    <w:rsid w:val="00ED0265"/>
    <w:rsid w:val="00ED0DA4"/>
    <w:rsid w:val="00ED0DC3"/>
    <w:rsid w:val="00ED155B"/>
    <w:rsid w:val="00ED1F09"/>
    <w:rsid w:val="00ED2027"/>
    <w:rsid w:val="00ED206A"/>
    <w:rsid w:val="00ED225A"/>
    <w:rsid w:val="00ED2289"/>
    <w:rsid w:val="00ED22F6"/>
    <w:rsid w:val="00ED25E5"/>
    <w:rsid w:val="00ED29B9"/>
    <w:rsid w:val="00ED3551"/>
    <w:rsid w:val="00ED3569"/>
    <w:rsid w:val="00ED36CE"/>
    <w:rsid w:val="00ED3EEB"/>
    <w:rsid w:val="00ED403B"/>
    <w:rsid w:val="00ED4218"/>
    <w:rsid w:val="00ED458C"/>
    <w:rsid w:val="00ED476E"/>
    <w:rsid w:val="00ED47F0"/>
    <w:rsid w:val="00ED532C"/>
    <w:rsid w:val="00ED5620"/>
    <w:rsid w:val="00ED5646"/>
    <w:rsid w:val="00ED56A2"/>
    <w:rsid w:val="00ED5FD2"/>
    <w:rsid w:val="00ED6323"/>
    <w:rsid w:val="00ED6358"/>
    <w:rsid w:val="00ED63F2"/>
    <w:rsid w:val="00ED6406"/>
    <w:rsid w:val="00ED6461"/>
    <w:rsid w:val="00ED66B5"/>
    <w:rsid w:val="00ED69F8"/>
    <w:rsid w:val="00ED6E0D"/>
    <w:rsid w:val="00ED6EBE"/>
    <w:rsid w:val="00ED6EF9"/>
    <w:rsid w:val="00ED72A3"/>
    <w:rsid w:val="00ED7681"/>
    <w:rsid w:val="00EE041A"/>
    <w:rsid w:val="00EE143E"/>
    <w:rsid w:val="00EE172C"/>
    <w:rsid w:val="00EE17A6"/>
    <w:rsid w:val="00EE2707"/>
    <w:rsid w:val="00EE2978"/>
    <w:rsid w:val="00EE2A4D"/>
    <w:rsid w:val="00EE2C0B"/>
    <w:rsid w:val="00EE2F85"/>
    <w:rsid w:val="00EE3993"/>
    <w:rsid w:val="00EE39E1"/>
    <w:rsid w:val="00EE3A6B"/>
    <w:rsid w:val="00EE436E"/>
    <w:rsid w:val="00EE44D8"/>
    <w:rsid w:val="00EE4611"/>
    <w:rsid w:val="00EE46E8"/>
    <w:rsid w:val="00EE4BBA"/>
    <w:rsid w:val="00EE4DA0"/>
    <w:rsid w:val="00EE4FC4"/>
    <w:rsid w:val="00EE55E5"/>
    <w:rsid w:val="00EE567C"/>
    <w:rsid w:val="00EE568D"/>
    <w:rsid w:val="00EE595C"/>
    <w:rsid w:val="00EE5BD2"/>
    <w:rsid w:val="00EE5C69"/>
    <w:rsid w:val="00EE5EA7"/>
    <w:rsid w:val="00EE5F5C"/>
    <w:rsid w:val="00EE60E2"/>
    <w:rsid w:val="00EE6471"/>
    <w:rsid w:val="00EE663C"/>
    <w:rsid w:val="00EE6C7F"/>
    <w:rsid w:val="00EE739C"/>
    <w:rsid w:val="00EE75C6"/>
    <w:rsid w:val="00EE781F"/>
    <w:rsid w:val="00EE7D96"/>
    <w:rsid w:val="00EE7E1F"/>
    <w:rsid w:val="00EF01E0"/>
    <w:rsid w:val="00EF038D"/>
    <w:rsid w:val="00EF061B"/>
    <w:rsid w:val="00EF07EF"/>
    <w:rsid w:val="00EF0845"/>
    <w:rsid w:val="00EF0A62"/>
    <w:rsid w:val="00EF121B"/>
    <w:rsid w:val="00EF148E"/>
    <w:rsid w:val="00EF16B8"/>
    <w:rsid w:val="00EF1707"/>
    <w:rsid w:val="00EF1DE6"/>
    <w:rsid w:val="00EF1F0B"/>
    <w:rsid w:val="00EF2173"/>
    <w:rsid w:val="00EF3913"/>
    <w:rsid w:val="00EF3EF2"/>
    <w:rsid w:val="00EF3F8A"/>
    <w:rsid w:val="00EF4982"/>
    <w:rsid w:val="00EF4FC5"/>
    <w:rsid w:val="00EF5055"/>
    <w:rsid w:val="00EF56B6"/>
    <w:rsid w:val="00EF573D"/>
    <w:rsid w:val="00EF5A85"/>
    <w:rsid w:val="00EF5DBE"/>
    <w:rsid w:val="00EF5DF2"/>
    <w:rsid w:val="00EF5F75"/>
    <w:rsid w:val="00EF6AAC"/>
    <w:rsid w:val="00EF7649"/>
    <w:rsid w:val="00EF7EEF"/>
    <w:rsid w:val="00EF7FF1"/>
    <w:rsid w:val="00F00145"/>
    <w:rsid w:val="00F00351"/>
    <w:rsid w:val="00F0091F"/>
    <w:rsid w:val="00F00A64"/>
    <w:rsid w:val="00F011B1"/>
    <w:rsid w:val="00F01D8A"/>
    <w:rsid w:val="00F020C2"/>
    <w:rsid w:val="00F0228A"/>
    <w:rsid w:val="00F02660"/>
    <w:rsid w:val="00F028DE"/>
    <w:rsid w:val="00F02C73"/>
    <w:rsid w:val="00F02D14"/>
    <w:rsid w:val="00F02EAE"/>
    <w:rsid w:val="00F03B56"/>
    <w:rsid w:val="00F03F4F"/>
    <w:rsid w:val="00F04279"/>
    <w:rsid w:val="00F048DE"/>
    <w:rsid w:val="00F04979"/>
    <w:rsid w:val="00F04983"/>
    <w:rsid w:val="00F04B3F"/>
    <w:rsid w:val="00F0536C"/>
    <w:rsid w:val="00F053A3"/>
    <w:rsid w:val="00F05552"/>
    <w:rsid w:val="00F05958"/>
    <w:rsid w:val="00F059F5"/>
    <w:rsid w:val="00F05EBF"/>
    <w:rsid w:val="00F05F2D"/>
    <w:rsid w:val="00F06008"/>
    <w:rsid w:val="00F060B2"/>
    <w:rsid w:val="00F06BA7"/>
    <w:rsid w:val="00F06E66"/>
    <w:rsid w:val="00F072F2"/>
    <w:rsid w:val="00F075D9"/>
    <w:rsid w:val="00F07B29"/>
    <w:rsid w:val="00F07E0C"/>
    <w:rsid w:val="00F101D7"/>
    <w:rsid w:val="00F1081E"/>
    <w:rsid w:val="00F10840"/>
    <w:rsid w:val="00F10ED7"/>
    <w:rsid w:val="00F10EF1"/>
    <w:rsid w:val="00F11035"/>
    <w:rsid w:val="00F1161C"/>
    <w:rsid w:val="00F11739"/>
    <w:rsid w:val="00F11B67"/>
    <w:rsid w:val="00F12254"/>
    <w:rsid w:val="00F1225C"/>
    <w:rsid w:val="00F12557"/>
    <w:rsid w:val="00F12636"/>
    <w:rsid w:val="00F1277F"/>
    <w:rsid w:val="00F12AEA"/>
    <w:rsid w:val="00F12CB6"/>
    <w:rsid w:val="00F12F0D"/>
    <w:rsid w:val="00F13687"/>
    <w:rsid w:val="00F13812"/>
    <w:rsid w:val="00F13C4D"/>
    <w:rsid w:val="00F13D98"/>
    <w:rsid w:val="00F13EC7"/>
    <w:rsid w:val="00F14275"/>
    <w:rsid w:val="00F1441B"/>
    <w:rsid w:val="00F14988"/>
    <w:rsid w:val="00F14B9A"/>
    <w:rsid w:val="00F14F12"/>
    <w:rsid w:val="00F1518A"/>
    <w:rsid w:val="00F158B7"/>
    <w:rsid w:val="00F163BE"/>
    <w:rsid w:val="00F1682B"/>
    <w:rsid w:val="00F16B2B"/>
    <w:rsid w:val="00F16D9E"/>
    <w:rsid w:val="00F16EDF"/>
    <w:rsid w:val="00F1717C"/>
    <w:rsid w:val="00F1719B"/>
    <w:rsid w:val="00F172E9"/>
    <w:rsid w:val="00F17489"/>
    <w:rsid w:val="00F17E8B"/>
    <w:rsid w:val="00F20391"/>
    <w:rsid w:val="00F2079F"/>
    <w:rsid w:val="00F2090F"/>
    <w:rsid w:val="00F20E09"/>
    <w:rsid w:val="00F21732"/>
    <w:rsid w:val="00F21A2B"/>
    <w:rsid w:val="00F21EFE"/>
    <w:rsid w:val="00F22336"/>
    <w:rsid w:val="00F226D0"/>
    <w:rsid w:val="00F22F1B"/>
    <w:rsid w:val="00F239B1"/>
    <w:rsid w:val="00F23FFA"/>
    <w:rsid w:val="00F24191"/>
    <w:rsid w:val="00F242F9"/>
    <w:rsid w:val="00F244EE"/>
    <w:rsid w:val="00F2489D"/>
    <w:rsid w:val="00F24BB6"/>
    <w:rsid w:val="00F24D15"/>
    <w:rsid w:val="00F24EF7"/>
    <w:rsid w:val="00F2542B"/>
    <w:rsid w:val="00F2556E"/>
    <w:rsid w:val="00F26162"/>
    <w:rsid w:val="00F26417"/>
    <w:rsid w:val="00F26AA1"/>
    <w:rsid w:val="00F26ABB"/>
    <w:rsid w:val="00F26CE4"/>
    <w:rsid w:val="00F26DBB"/>
    <w:rsid w:val="00F27283"/>
    <w:rsid w:val="00F27393"/>
    <w:rsid w:val="00F27514"/>
    <w:rsid w:val="00F27828"/>
    <w:rsid w:val="00F27CA0"/>
    <w:rsid w:val="00F27CA2"/>
    <w:rsid w:val="00F30283"/>
    <w:rsid w:val="00F308F5"/>
    <w:rsid w:val="00F30A60"/>
    <w:rsid w:val="00F3128E"/>
    <w:rsid w:val="00F315A5"/>
    <w:rsid w:val="00F31846"/>
    <w:rsid w:val="00F31EC8"/>
    <w:rsid w:val="00F321C1"/>
    <w:rsid w:val="00F322D7"/>
    <w:rsid w:val="00F32409"/>
    <w:rsid w:val="00F32A73"/>
    <w:rsid w:val="00F3351B"/>
    <w:rsid w:val="00F33699"/>
    <w:rsid w:val="00F33718"/>
    <w:rsid w:val="00F34438"/>
    <w:rsid w:val="00F3457D"/>
    <w:rsid w:val="00F345C5"/>
    <w:rsid w:val="00F34666"/>
    <w:rsid w:val="00F348E2"/>
    <w:rsid w:val="00F34A84"/>
    <w:rsid w:val="00F34B3E"/>
    <w:rsid w:val="00F34FDD"/>
    <w:rsid w:val="00F35BBD"/>
    <w:rsid w:val="00F35D55"/>
    <w:rsid w:val="00F35DD8"/>
    <w:rsid w:val="00F35FDD"/>
    <w:rsid w:val="00F360C5"/>
    <w:rsid w:val="00F3635E"/>
    <w:rsid w:val="00F36677"/>
    <w:rsid w:val="00F37046"/>
    <w:rsid w:val="00F3711F"/>
    <w:rsid w:val="00F37174"/>
    <w:rsid w:val="00F37603"/>
    <w:rsid w:val="00F40459"/>
    <w:rsid w:val="00F4066A"/>
    <w:rsid w:val="00F40CC6"/>
    <w:rsid w:val="00F40EEA"/>
    <w:rsid w:val="00F4124D"/>
    <w:rsid w:val="00F415C3"/>
    <w:rsid w:val="00F4161B"/>
    <w:rsid w:val="00F41A40"/>
    <w:rsid w:val="00F41D90"/>
    <w:rsid w:val="00F41EC8"/>
    <w:rsid w:val="00F42134"/>
    <w:rsid w:val="00F421E3"/>
    <w:rsid w:val="00F421EB"/>
    <w:rsid w:val="00F42290"/>
    <w:rsid w:val="00F4236E"/>
    <w:rsid w:val="00F42FDF"/>
    <w:rsid w:val="00F43107"/>
    <w:rsid w:val="00F43949"/>
    <w:rsid w:val="00F4396B"/>
    <w:rsid w:val="00F43BE2"/>
    <w:rsid w:val="00F43D1C"/>
    <w:rsid w:val="00F4412A"/>
    <w:rsid w:val="00F443D0"/>
    <w:rsid w:val="00F44791"/>
    <w:rsid w:val="00F4499E"/>
    <w:rsid w:val="00F44C8A"/>
    <w:rsid w:val="00F45110"/>
    <w:rsid w:val="00F45288"/>
    <w:rsid w:val="00F455B9"/>
    <w:rsid w:val="00F45B6F"/>
    <w:rsid w:val="00F45F4E"/>
    <w:rsid w:val="00F46024"/>
    <w:rsid w:val="00F4615E"/>
    <w:rsid w:val="00F4621E"/>
    <w:rsid w:val="00F46460"/>
    <w:rsid w:val="00F4680F"/>
    <w:rsid w:val="00F46B50"/>
    <w:rsid w:val="00F46FC5"/>
    <w:rsid w:val="00F4720E"/>
    <w:rsid w:val="00F4784F"/>
    <w:rsid w:val="00F47D0C"/>
    <w:rsid w:val="00F47E1F"/>
    <w:rsid w:val="00F47E5A"/>
    <w:rsid w:val="00F47FD5"/>
    <w:rsid w:val="00F504A4"/>
    <w:rsid w:val="00F50502"/>
    <w:rsid w:val="00F50AA9"/>
    <w:rsid w:val="00F50CF6"/>
    <w:rsid w:val="00F50D06"/>
    <w:rsid w:val="00F515E9"/>
    <w:rsid w:val="00F51F63"/>
    <w:rsid w:val="00F527DC"/>
    <w:rsid w:val="00F52878"/>
    <w:rsid w:val="00F528D5"/>
    <w:rsid w:val="00F52964"/>
    <w:rsid w:val="00F52B2E"/>
    <w:rsid w:val="00F52E19"/>
    <w:rsid w:val="00F52F8A"/>
    <w:rsid w:val="00F53449"/>
    <w:rsid w:val="00F535F8"/>
    <w:rsid w:val="00F539DD"/>
    <w:rsid w:val="00F53B2A"/>
    <w:rsid w:val="00F53B34"/>
    <w:rsid w:val="00F53B41"/>
    <w:rsid w:val="00F53B62"/>
    <w:rsid w:val="00F53BA1"/>
    <w:rsid w:val="00F53BB5"/>
    <w:rsid w:val="00F53E56"/>
    <w:rsid w:val="00F53F5B"/>
    <w:rsid w:val="00F542BF"/>
    <w:rsid w:val="00F5431F"/>
    <w:rsid w:val="00F5441F"/>
    <w:rsid w:val="00F544D7"/>
    <w:rsid w:val="00F545D4"/>
    <w:rsid w:val="00F54669"/>
    <w:rsid w:val="00F54747"/>
    <w:rsid w:val="00F55127"/>
    <w:rsid w:val="00F55831"/>
    <w:rsid w:val="00F55DED"/>
    <w:rsid w:val="00F5608A"/>
    <w:rsid w:val="00F5650D"/>
    <w:rsid w:val="00F56BCE"/>
    <w:rsid w:val="00F56BF7"/>
    <w:rsid w:val="00F56BF8"/>
    <w:rsid w:val="00F5746A"/>
    <w:rsid w:val="00F576EF"/>
    <w:rsid w:val="00F60216"/>
    <w:rsid w:val="00F60336"/>
    <w:rsid w:val="00F607CD"/>
    <w:rsid w:val="00F608E2"/>
    <w:rsid w:val="00F60E6E"/>
    <w:rsid w:val="00F612CE"/>
    <w:rsid w:val="00F61433"/>
    <w:rsid w:val="00F61A5B"/>
    <w:rsid w:val="00F61E0E"/>
    <w:rsid w:val="00F61EC2"/>
    <w:rsid w:val="00F62056"/>
    <w:rsid w:val="00F620E5"/>
    <w:rsid w:val="00F6268A"/>
    <w:rsid w:val="00F62791"/>
    <w:rsid w:val="00F62B53"/>
    <w:rsid w:val="00F63397"/>
    <w:rsid w:val="00F63425"/>
    <w:rsid w:val="00F63519"/>
    <w:rsid w:val="00F63590"/>
    <w:rsid w:val="00F636C4"/>
    <w:rsid w:val="00F63CF4"/>
    <w:rsid w:val="00F641F4"/>
    <w:rsid w:val="00F643AB"/>
    <w:rsid w:val="00F64618"/>
    <w:rsid w:val="00F646B0"/>
    <w:rsid w:val="00F64AD5"/>
    <w:rsid w:val="00F64B14"/>
    <w:rsid w:val="00F64B36"/>
    <w:rsid w:val="00F64D64"/>
    <w:rsid w:val="00F6510F"/>
    <w:rsid w:val="00F65536"/>
    <w:rsid w:val="00F65796"/>
    <w:rsid w:val="00F65A70"/>
    <w:rsid w:val="00F66029"/>
    <w:rsid w:val="00F66487"/>
    <w:rsid w:val="00F66632"/>
    <w:rsid w:val="00F6673E"/>
    <w:rsid w:val="00F66BCA"/>
    <w:rsid w:val="00F66ED7"/>
    <w:rsid w:val="00F67470"/>
    <w:rsid w:val="00F6765A"/>
    <w:rsid w:val="00F67C12"/>
    <w:rsid w:val="00F67C21"/>
    <w:rsid w:val="00F701AB"/>
    <w:rsid w:val="00F70377"/>
    <w:rsid w:val="00F70757"/>
    <w:rsid w:val="00F711CC"/>
    <w:rsid w:val="00F7122F"/>
    <w:rsid w:val="00F71424"/>
    <w:rsid w:val="00F7152C"/>
    <w:rsid w:val="00F71B24"/>
    <w:rsid w:val="00F71C2C"/>
    <w:rsid w:val="00F71C94"/>
    <w:rsid w:val="00F71EBB"/>
    <w:rsid w:val="00F71F54"/>
    <w:rsid w:val="00F72093"/>
    <w:rsid w:val="00F72295"/>
    <w:rsid w:val="00F7238C"/>
    <w:rsid w:val="00F7257A"/>
    <w:rsid w:val="00F727F5"/>
    <w:rsid w:val="00F72E03"/>
    <w:rsid w:val="00F7316B"/>
    <w:rsid w:val="00F73213"/>
    <w:rsid w:val="00F73532"/>
    <w:rsid w:val="00F738B2"/>
    <w:rsid w:val="00F73C5B"/>
    <w:rsid w:val="00F74506"/>
    <w:rsid w:val="00F74B06"/>
    <w:rsid w:val="00F74B1A"/>
    <w:rsid w:val="00F74BD8"/>
    <w:rsid w:val="00F756A6"/>
    <w:rsid w:val="00F756CF"/>
    <w:rsid w:val="00F75921"/>
    <w:rsid w:val="00F75ACC"/>
    <w:rsid w:val="00F75D98"/>
    <w:rsid w:val="00F75E48"/>
    <w:rsid w:val="00F7616B"/>
    <w:rsid w:val="00F76615"/>
    <w:rsid w:val="00F76874"/>
    <w:rsid w:val="00F7693C"/>
    <w:rsid w:val="00F76D44"/>
    <w:rsid w:val="00F76F1E"/>
    <w:rsid w:val="00F773B1"/>
    <w:rsid w:val="00F77519"/>
    <w:rsid w:val="00F77B00"/>
    <w:rsid w:val="00F77BA5"/>
    <w:rsid w:val="00F77EC5"/>
    <w:rsid w:val="00F77FD6"/>
    <w:rsid w:val="00F77FF3"/>
    <w:rsid w:val="00F800DA"/>
    <w:rsid w:val="00F802A9"/>
    <w:rsid w:val="00F81359"/>
    <w:rsid w:val="00F8180A"/>
    <w:rsid w:val="00F81F25"/>
    <w:rsid w:val="00F8279C"/>
    <w:rsid w:val="00F82A12"/>
    <w:rsid w:val="00F82D71"/>
    <w:rsid w:val="00F82DCE"/>
    <w:rsid w:val="00F82DF6"/>
    <w:rsid w:val="00F83073"/>
    <w:rsid w:val="00F8315B"/>
    <w:rsid w:val="00F8335F"/>
    <w:rsid w:val="00F833E5"/>
    <w:rsid w:val="00F83B93"/>
    <w:rsid w:val="00F83C55"/>
    <w:rsid w:val="00F84387"/>
    <w:rsid w:val="00F84735"/>
    <w:rsid w:val="00F848CB"/>
    <w:rsid w:val="00F84B42"/>
    <w:rsid w:val="00F84E3A"/>
    <w:rsid w:val="00F852EF"/>
    <w:rsid w:val="00F8543A"/>
    <w:rsid w:val="00F85744"/>
    <w:rsid w:val="00F859B1"/>
    <w:rsid w:val="00F85BB8"/>
    <w:rsid w:val="00F85CB4"/>
    <w:rsid w:val="00F8653B"/>
    <w:rsid w:val="00F8673D"/>
    <w:rsid w:val="00F867E9"/>
    <w:rsid w:val="00F86E6F"/>
    <w:rsid w:val="00F8769B"/>
    <w:rsid w:val="00F87701"/>
    <w:rsid w:val="00F877C6"/>
    <w:rsid w:val="00F87D48"/>
    <w:rsid w:val="00F90702"/>
    <w:rsid w:val="00F90E7C"/>
    <w:rsid w:val="00F9106F"/>
    <w:rsid w:val="00F91474"/>
    <w:rsid w:val="00F916E7"/>
    <w:rsid w:val="00F919AE"/>
    <w:rsid w:val="00F925B2"/>
    <w:rsid w:val="00F928D7"/>
    <w:rsid w:val="00F929FF"/>
    <w:rsid w:val="00F92DBC"/>
    <w:rsid w:val="00F932B4"/>
    <w:rsid w:val="00F937DF"/>
    <w:rsid w:val="00F93A8E"/>
    <w:rsid w:val="00F94553"/>
    <w:rsid w:val="00F946B8"/>
    <w:rsid w:val="00F94B36"/>
    <w:rsid w:val="00F95103"/>
    <w:rsid w:val="00F95159"/>
    <w:rsid w:val="00F9568D"/>
    <w:rsid w:val="00F95897"/>
    <w:rsid w:val="00F958A1"/>
    <w:rsid w:val="00F95A47"/>
    <w:rsid w:val="00F95A98"/>
    <w:rsid w:val="00F95B85"/>
    <w:rsid w:val="00F95E4F"/>
    <w:rsid w:val="00F96029"/>
    <w:rsid w:val="00F96598"/>
    <w:rsid w:val="00F9668F"/>
    <w:rsid w:val="00F96992"/>
    <w:rsid w:val="00F96EA4"/>
    <w:rsid w:val="00F97C07"/>
    <w:rsid w:val="00F97FAA"/>
    <w:rsid w:val="00FA0349"/>
    <w:rsid w:val="00FA0453"/>
    <w:rsid w:val="00FA04D7"/>
    <w:rsid w:val="00FA07AA"/>
    <w:rsid w:val="00FA0B10"/>
    <w:rsid w:val="00FA1275"/>
    <w:rsid w:val="00FA15D8"/>
    <w:rsid w:val="00FA1E22"/>
    <w:rsid w:val="00FA20DF"/>
    <w:rsid w:val="00FA235D"/>
    <w:rsid w:val="00FA2A7D"/>
    <w:rsid w:val="00FA2AFD"/>
    <w:rsid w:val="00FA2EC7"/>
    <w:rsid w:val="00FA2FD9"/>
    <w:rsid w:val="00FA3FD5"/>
    <w:rsid w:val="00FA42B6"/>
    <w:rsid w:val="00FA4394"/>
    <w:rsid w:val="00FA4452"/>
    <w:rsid w:val="00FA53A9"/>
    <w:rsid w:val="00FA5426"/>
    <w:rsid w:val="00FA5AB1"/>
    <w:rsid w:val="00FA5CE3"/>
    <w:rsid w:val="00FA5E59"/>
    <w:rsid w:val="00FA62B1"/>
    <w:rsid w:val="00FA64A7"/>
    <w:rsid w:val="00FA6888"/>
    <w:rsid w:val="00FA6F25"/>
    <w:rsid w:val="00FA6F98"/>
    <w:rsid w:val="00FA7338"/>
    <w:rsid w:val="00FA77A3"/>
    <w:rsid w:val="00FA7AE2"/>
    <w:rsid w:val="00FB016C"/>
    <w:rsid w:val="00FB02A1"/>
    <w:rsid w:val="00FB071D"/>
    <w:rsid w:val="00FB0AD4"/>
    <w:rsid w:val="00FB1167"/>
    <w:rsid w:val="00FB1783"/>
    <w:rsid w:val="00FB18A1"/>
    <w:rsid w:val="00FB1A20"/>
    <w:rsid w:val="00FB1E55"/>
    <w:rsid w:val="00FB2281"/>
    <w:rsid w:val="00FB24C4"/>
    <w:rsid w:val="00FB2FD8"/>
    <w:rsid w:val="00FB35D3"/>
    <w:rsid w:val="00FB3AC5"/>
    <w:rsid w:val="00FB3B31"/>
    <w:rsid w:val="00FB3BDE"/>
    <w:rsid w:val="00FB4389"/>
    <w:rsid w:val="00FB468A"/>
    <w:rsid w:val="00FB4A71"/>
    <w:rsid w:val="00FB4DA8"/>
    <w:rsid w:val="00FB4E4A"/>
    <w:rsid w:val="00FB54B8"/>
    <w:rsid w:val="00FB54F0"/>
    <w:rsid w:val="00FB5A8A"/>
    <w:rsid w:val="00FB5B05"/>
    <w:rsid w:val="00FB5B19"/>
    <w:rsid w:val="00FB5E90"/>
    <w:rsid w:val="00FB5F24"/>
    <w:rsid w:val="00FB5FFE"/>
    <w:rsid w:val="00FB60BC"/>
    <w:rsid w:val="00FB6173"/>
    <w:rsid w:val="00FB66AA"/>
    <w:rsid w:val="00FB7432"/>
    <w:rsid w:val="00FB792E"/>
    <w:rsid w:val="00FB7D4B"/>
    <w:rsid w:val="00FB7DD0"/>
    <w:rsid w:val="00FC0146"/>
    <w:rsid w:val="00FC03A2"/>
    <w:rsid w:val="00FC0471"/>
    <w:rsid w:val="00FC0AAB"/>
    <w:rsid w:val="00FC0CF3"/>
    <w:rsid w:val="00FC1035"/>
    <w:rsid w:val="00FC1783"/>
    <w:rsid w:val="00FC1945"/>
    <w:rsid w:val="00FC1A87"/>
    <w:rsid w:val="00FC1B3F"/>
    <w:rsid w:val="00FC1B60"/>
    <w:rsid w:val="00FC1CAB"/>
    <w:rsid w:val="00FC1D55"/>
    <w:rsid w:val="00FC23B7"/>
    <w:rsid w:val="00FC25C9"/>
    <w:rsid w:val="00FC25DF"/>
    <w:rsid w:val="00FC2935"/>
    <w:rsid w:val="00FC2D9A"/>
    <w:rsid w:val="00FC2EC6"/>
    <w:rsid w:val="00FC3055"/>
    <w:rsid w:val="00FC3089"/>
    <w:rsid w:val="00FC31FF"/>
    <w:rsid w:val="00FC32F2"/>
    <w:rsid w:val="00FC3493"/>
    <w:rsid w:val="00FC3860"/>
    <w:rsid w:val="00FC38AD"/>
    <w:rsid w:val="00FC41EC"/>
    <w:rsid w:val="00FC42EC"/>
    <w:rsid w:val="00FC4854"/>
    <w:rsid w:val="00FC4FCF"/>
    <w:rsid w:val="00FC504D"/>
    <w:rsid w:val="00FC5883"/>
    <w:rsid w:val="00FC5ADA"/>
    <w:rsid w:val="00FC5DC1"/>
    <w:rsid w:val="00FC606B"/>
    <w:rsid w:val="00FC60E3"/>
    <w:rsid w:val="00FC6374"/>
    <w:rsid w:val="00FC63E6"/>
    <w:rsid w:val="00FC671A"/>
    <w:rsid w:val="00FC690D"/>
    <w:rsid w:val="00FC6AED"/>
    <w:rsid w:val="00FC6B75"/>
    <w:rsid w:val="00FC6B84"/>
    <w:rsid w:val="00FC7230"/>
    <w:rsid w:val="00FD02B4"/>
    <w:rsid w:val="00FD082C"/>
    <w:rsid w:val="00FD08F5"/>
    <w:rsid w:val="00FD0996"/>
    <w:rsid w:val="00FD0B9A"/>
    <w:rsid w:val="00FD0BBC"/>
    <w:rsid w:val="00FD0D74"/>
    <w:rsid w:val="00FD0F83"/>
    <w:rsid w:val="00FD28A7"/>
    <w:rsid w:val="00FD2A8E"/>
    <w:rsid w:val="00FD2E7C"/>
    <w:rsid w:val="00FD355E"/>
    <w:rsid w:val="00FD36C2"/>
    <w:rsid w:val="00FD375C"/>
    <w:rsid w:val="00FD3807"/>
    <w:rsid w:val="00FD3AEF"/>
    <w:rsid w:val="00FD42D6"/>
    <w:rsid w:val="00FD4F70"/>
    <w:rsid w:val="00FD5051"/>
    <w:rsid w:val="00FD5651"/>
    <w:rsid w:val="00FD5B7D"/>
    <w:rsid w:val="00FD5CDE"/>
    <w:rsid w:val="00FD5FAE"/>
    <w:rsid w:val="00FD6125"/>
    <w:rsid w:val="00FD6293"/>
    <w:rsid w:val="00FD62D2"/>
    <w:rsid w:val="00FD6EA3"/>
    <w:rsid w:val="00FD6F9A"/>
    <w:rsid w:val="00FD723E"/>
    <w:rsid w:val="00FD784C"/>
    <w:rsid w:val="00FD79BD"/>
    <w:rsid w:val="00FD7A02"/>
    <w:rsid w:val="00FE01F0"/>
    <w:rsid w:val="00FE06E1"/>
    <w:rsid w:val="00FE07EC"/>
    <w:rsid w:val="00FE0A90"/>
    <w:rsid w:val="00FE0D0E"/>
    <w:rsid w:val="00FE1240"/>
    <w:rsid w:val="00FE190E"/>
    <w:rsid w:val="00FE1FEF"/>
    <w:rsid w:val="00FE2144"/>
    <w:rsid w:val="00FE3154"/>
    <w:rsid w:val="00FE3208"/>
    <w:rsid w:val="00FE4277"/>
    <w:rsid w:val="00FE46E4"/>
    <w:rsid w:val="00FE47F3"/>
    <w:rsid w:val="00FE4C06"/>
    <w:rsid w:val="00FE4CC7"/>
    <w:rsid w:val="00FE4F77"/>
    <w:rsid w:val="00FE50F8"/>
    <w:rsid w:val="00FE5852"/>
    <w:rsid w:val="00FE5A4A"/>
    <w:rsid w:val="00FE5BA7"/>
    <w:rsid w:val="00FE5CB3"/>
    <w:rsid w:val="00FE6B4C"/>
    <w:rsid w:val="00FE6DDC"/>
    <w:rsid w:val="00FE6E8D"/>
    <w:rsid w:val="00FE78C2"/>
    <w:rsid w:val="00FE7E8F"/>
    <w:rsid w:val="00FE7F90"/>
    <w:rsid w:val="00FF0D11"/>
    <w:rsid w:val="00FF1245"/>
    <w:rsid w:val="00FF1960"/>
    <w:rsid w:val="00FF1AAC"/>
    <w:rsid w:val="00FF1B1F"/>
    <w:rsid w:val="00FF1CAC"/>
    <w:rsid w:val="00FF1F6B"/>
    <w:rsid w:val="00FF22AD"/>
    <w:rsid w:val="00FF23D8"/>
    <w:rsid w:val="00FF24F9"/>
    <w:rsid w:val="00FF2DF9"/>
    <w:rsid w:val="00FF312E"/>
    <w:rsid w:val="00FF35EC"/>
    <w:rsid w:val="00FF3CDF"/>
    <w:rsid w:val="00FF3DB6"/>
    <w:rsid w:val="00FF464F"/>
    <w:rsid w:val="00FF470C"/>
    <w:rsid w:val="00FF6119"/>
    <w:rsid w:val="00FF6192"/>
    <w:rsid w:val="00FF6487"/>
    <w:rsid w:val="00FF6572"/>
    <w:rsid w:val="00FF6C7D"/>
    <w:rsid w:val="00FF6DF5"/>
    <w:rsid w:val="00FF6E36"/>
    <w:rsid w:val="00FF7041"/>
    <w:rsid w:val="00FF7893"/>
    <w:rsid w:val="00FF79E0"/>
    <w:rsid w:val="00FF7A6E"/>
    <w:rsid w:val="00FF7A9E"/>
    <w:rsid w:val="00FF7B10"/>
    <w:rsid w:val="00FF7BFE"/>
    <w:rsid w:val="00FF7DF9"/>
    <w:rsid w:val="0F3126BD"/>
    <w:rsid w:val="136B58E4"/>
    <w:rsid w:val="13E611B6"/>
    <w:rsid w:val="25292836"/>
    <w:rsid w:val="2EBA1C6E"/>
    <w:rsid w:val="34AC3D8F"/>
    <w:rsid w:val="36065095"/>
    <w:rsid w:val="36F785F8"/>
    <w:rsid w:val="41446E23"/>
    <w:rsid w:val="461410A8"/>
    <w:rsid w:val="46664659"/>
    <w:rsid w:val="48967407"/>
    <w:rsid w:val="559B1181"/>
    <w:rsid w:val="63FF33E4"/>
    <w:rsid w:val="64F2127E"/>
    <w:rsid w:val="67CD7C04"/>
    <w:rsid w:val="697816A2"/>
    <w:rsid w:val="7C805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1"/>
    </o:shapelayout>
  </w:shapeDefaults>
  <w:decimalSymbol w:val="."/>
  <w:listSeparator w:val=","/>
  <w14:docId w14:val="68C1879F"/>
  <w15:docId w15:val="{C9AC06E3-8BDC-4A32-972A-31A7A0AC9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qFormat="1"/>
    <w:lsdException w:name="header" w:qFormat="1"/>
    <w:lsdException w:name="footer" w:uiPriority="99" w:qFormat="1"/>
    <w:lsdException w:name="caption" w:qFormat="1"/>
    <w:lsdException w:name="table of figures" w:semiHidden="1" w:qFormat="1"/>
    <w:lsdException w:name="footnote reference" w:semiHidden="1" w:qFormat="1"/>
    <w:lsdException w:name="annotation reference" w:semiHidden="1" w:qFormat="1"/>
    <w:lsdException w:name="page number" w:qFormat="1"/>
    <w:lsdException w:name="List" w:qFormat="1"/>
    <w:lsdException w:name="List Number" w:qFormat="1"/>
    <w:lsdException w:name="Title" w:qFormat="1"/>
    <w:lsdException w:name="Default Paragraph Font" w:uiPriority="1" w:unhideWhenUsed="1" w:qFormat="1"/>
    <w:lsdException w:name="Body Text" w:qFormat="1"/>
    <w:lsdException w:name="Body Text Indent" w:qFormat="1"/>
    <w:lsdException w:name="Subtitle"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uiPriority="22"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HTML Preformatted" w:uiPriority="99" w:unhideWhenUsed="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6DC"/>
    <w:pPr>
      <w:widowControl w:val="0"/>
      <w:spacing w:before="120" w:line="360" w:lineRule="auto"/>
      <w:ind w:left="544"/>
    </w:pPr>
    <w:rPr>
      <w:snapToGrid w:val="0"/>
      <w:sz w:val="24"/>
    </w:rPr>
  </w:style>
  <w:style w:type="paragraph" w:styleId="Heading1">
    <w:name w:val="heading 1"/>
    <w:basedOn w:val="Normal"/>
    <w:next w:val="Heading2"/>
    <w:link w:val="Heading1Char"/>
    <w:qFormat/>
    <w:pPr>
      <w:keepNext/>
      <w:numPr>
        <w:numId w:val="1"/>
      </w:numPr>
      <w:spacing w:before="360" w:after="240"/>
      <w:ind w:left="0"/>
      <w:outlineLvl w:val="0"/>
    </w:pPr>
    <w:rPr>
      <w:b/>
      <w:kern w:val="28"/>
      <w:sz w:val="30"/>
    </w:rPr>
  </w:style>
  <w:style w:type="paragraph" w:styleId="Heading2">
    <w:name w:val="heading 2"/>
    <w:basedOn w:val="Normal"/>
    <w:next w:val="NormalIndent"/>
    <w:link w:val="Heading2Char"/>
    <w:qFormat/>
    <w:pPr>
      <w:keepNext/>
      <w:numPr>
        <w:ilvl w:val="1"/>
        <w:numId w:val="1"/>
      </w:numPr>
      <w:spacing w:before="240" w:after="120"/>
      <w:ind w:left="0"/>
      <w:outlineLvl w:val="1"/>
    </w:pPr>
    <w:rPr>
      <w:rFonts w:ascii="Arial" w:hAnsi="Arial"/>
      <w:b/>
    </w:rPr>
  </w:style>
  <w:style w:type="paragraph" w:styleId="Heading3">
    <w:name w:val="heading 3"/>
    <w:basedOn w:val="Normal"/>
    <w:next w:val="Normal"/>
    <w:link w:val="Heading3Char"/>
    <w:qFormat/>
    <w:pPr>
      <w:keepNext/>
      <w:numPr>
        <w:ilvl w:val="2"/>
        <w:numId w:val="1"/>
      </w:numPr>
      <w:tabs>
        <w:tab w:val="left" w:pos="792"/>
      </w:tabs>
      <w:spacing w:before="240"/>
      <w:ind w:left="0"/>
      <w:jc w:val="both"/>
      <w:outlineLvl w:val="2"/>
    </w:pPr>
    <w:rPr>
      <w:b/>
      <w:i/>
    </w:rPr>
  </w:style>
  <w:style w:type="paragraph" w:styleId="Heading4">
    <w:name w:val="heading 4"/>
    <w:basedOn w:val="Normal"/>
    <w:next w:val="Normal"/>
    <w:link w:val="Heading4Char"/>
    <w:qFormat/>
    <w:pPr>
      <w:keepNext/>
      <w:numPr>
        <w:ilvl w:val="3"/>
        <w:numId w:val="1"/>
      </w:numPr>
      <w:spacing w:before="240" w:after="60"/>
      <w:ind w:left="0"/>
      <w:outlineLvl w:val="3"/>
    </w:pPr>
    <w:rPr>
      <w:rFonts w:ascii="Arial" w:hAnsi="Arial"/>
      <w:i/>
    </w:rPr>
  </w:style>
  <w:style w:type="paragraph" w:styleId="Heading5">
    <w:name w:val="heading 5"/>
    <w:basedOn w:val="Normal"/>
    <w:next w:val="Normal"/>
    <w:link w:val="Heading5Char"/>
    <w:qFormat/>
    <w:pPr>
      <w:keepNext/>
      <w:numPr>
        <w:ilvl w:val="4"/>
        <w:numId w:val="1"/>
      </w:numPr>
      <w:ind w:left="0"/>
      <w:jc w:val="both"/>
      <w:outlineLvl w:val="4"/>
    </w:pPr>
    <w:rPr>
      <w:b/>
    </w:rPr>
  </w:style>
  <w:style w:type="paragraph" w:styleId="Heading6">
    <w:name w:val="heading 6"/>
    <w:basedOn w:val="Normal"/>
    <w:next w:val="Normal"/>
    <w:qFormat/>
    <w:pPr>
      <w:keepNext/>
      <w:numPr>
        <w:ilvl w:val="5"/>
        <w:numId w:val="1"/>
      </w:numPr>
      <w:ind w:left="0"/>
      <w:outlineLvl w:val="5"/>
    </w:pPr>
    <w:rPr>
      <w:rFonts w:ascii=".VnTime" w:hAnsi=".VnTime"/>
      <w:b/>
      <w:i/>
      <w:sz w:val="22"/>
    </w:rPr>
  </w:style>
  <w:style w:type="paragraph" w:styleId="Heading7">
    <w:name w:val="heading 7"/>
    <w:basedOn w:val="Normal"/>
    <w:next w:val="Normal"/>
    <w:qFormat/>
    <w:pPr>
      <w:keepNext/>
      <w:numPr>
        <w:ilvl w:val="6"/>
        <w:numId w:val="1"/>
      </w:numPr>
      <w:spacing w:before="60" w:after="60"/>
      <w:ind w:left="0"/>
      <w:outlineLvl w:val="6"/>
    </w:pPr>
    <w:rPr>
      <w:rFonts w:ascii=".VnTimeH" w:hAnsi=".VnTimeH"/>
      <w:b/>
      <w:color w:val="000000"/>
      <w:sz w:val="18"/>
    </w:rPr>
  </w:style>
  <w:style w:type="paragraph" w:styleId="Heading8">
    <w:name w:val="heading 8"/>
    <w:basedOn w:val="Normal"/>
    <w:next w:val="Normal"/>
    <w:qFormat/>
    <w:pPr>
      <w:keepNext/>
      <w:numPr>
        <w:ilvl w:val="7"/>
        <w:numId w:val="1"/>
      </w:numPr>
      <w:ind w:left="0"/>
      <w:jc w:val="both"/>
      <w:outlineLvl w:val="7"/>
    </w:pPr>
    <w:rPr>
      <w:rFonts w:ascii=".VnArialH" w:hAnsi=".VnArialH"/>
      <w:b/>
    </w:rPr>
  </w:style>
  <w:style w:type="paragraph" w:styleId="Heading9">
    <w:name w:val="heading 9"/>
    <w:basedOn w:val="Normal"/>
    <w:next w:val="Normal"/>
    <w:qFormat/>
    <w:pPr>
      <w:keepNext/>
      <w:numPr>
        <w:ilvl w:val="8"/>
        <w:numId w:val="1"/>
      </w:numPr>
      <w:ind w:left="0"/>
      <w:outlineLvl w:val="8"/>
    </w:pPr>
    <w:rPr>
      <w:rFonts w:ascii=".VnArial" w:hAnsi=".Vn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shd w:val="clear" w:color="auto" w:fill="FFFFFF"/>
      <w:ind w:left="0" w:right="11"/>
    </w:pPr>
    <w:rPr>
      <w:bCs/>
      <w:color w:val="000000"/>
      <w:szCs w:val="24"/>
    </w:rPr>
  </w:style>
  <w:style w:type="paragraph" w:styleId="BalloonText">
    <w:name w:val="Balloon Text"/>
    <w:basedOn w:val="Normal"/>
    <w:semiHidden/>
    <w:qFormat/>
    <w:rPr>
      <w:rFonts w:ascii="Tahoma" w:hAnsi="Tahoma" w:cs="Tahoma"/>
      <w:sz w:val="16"/>
      <w:szCs w:val="16"/>
    </w:rPr>
  </w:style>
  <w:style w:type="paragraph" w:styleId="BlockText">
    <w:name w:val="Block Text"/>
    <w:basedOn w:val="Normal"/>
    <w:qFormat/>
    <w:pPr>
      <w:tabs>
        <w:tab w:val="left" w:pos="8820"/>
      </w:tabs>
      <w:spacing w:before="0"/>
      <w:ind w:left="720" w:right="22"/>
      <w:jc w:val="both"/>
    </w:pPr>
    <w:rPr>
      <w:rFonts w:ascii=".VnTime" w:hAnsi=".VnTime"/>
    </w:rPr>
  </w:style>
  <w:style w:type="paragraph" w:styleId="BodyText">
    <w:name w:val="Body Text"/>
    <w:basedOn w:val="Normal"/>
    <w:qFormat/>
    <w:pPr>
      <w:keepLines/>
      <w:spacing w:before="0" w:after="120" w:line="240" w:lineRule="atLeast"/>
      <w:ind w:left="720"/>
      <w:jc w:val="both"/>
    </w:pPr>
    <w:rPr>
      <w:snapToGrid/>
      <w:szCs w:val="24"/>
    </w:rPr>
  </w:style>
  <w:style w:type="paragraph" w:styleId="BodyText2">
    <w:name w:val="Body Text 2"/>
    <w:basedOn w:val="Normal"/>
    <w:link w:val="BodyText2Char"/>
    <w:qFormat/>
    <w:pPr>
      <w:ind w:left="0"/>
    </w:pPr>
  </w:style>
  <w:style w:type="paragraph" w:styleId="BodyText3">
    <w:name w:val="Body Text 3"/>
    <w:basedOn w:val="Normal"/>
    <w:link w:val="BodyText3Char"/>
    <w:qFormat/>
    <w:pPr>
      <w:widowControl/>
      <w:spacing w:before="0"/>
    </w:pPr>
    <w:rPr>
      <w:rFonts w:ascii=".VnTime" w:hAnsi=".VnTime"/>
      <w:i/>
      <w:snapToGrid/>
    </w:rPr>
  </w:style>
  <w:style w:type="paragraph" w:styleId="BodyTextIndent">
    <w:name w:val="Body Text Indent"/>
    <w:basedOn w:val="Normal"/>
    <w:qFormat/>
    <w:rPr>
      <w:rFonts w:ascii="Arial" w:hAnsi="Arial"/>
    </w:rPr>
  </w:style>
  <w:style w:type="paragraph" w:styleId="BodyTextIndent2">
    <w:name w:val="Body Text Indent 2"/>
    <w:basedOn w:val="Normal"/>
    <w:qFormat/>
    <w:pPr>
      <w:widowControl/>
      <w:spacing w:before="0"/>
      <w:ind w:left="720"/>
    </w:pPr>
    <w:rPr>
      <w:rFonts w:ascii=".VnTime" w:hAnsi=".VnTime"/>
      <w:snapToGrid/>
    </w:rPr>
  </w:style>
  <w:style w:type="paragraph" w:styleId="BodyTextIndent3">
    <w:name w:val="Body Text Indent 3"/>
    <w:basedOn w:val="Normal"/>
    <w:qFormat/>
    <w:pPr>
      <w:jc w:val="both"/>
    </w:pPr>
  </w:style>
  <w:style w:type="paragraph" w:styleId="Caption">
    <w:name w:val="caption"/>
    <w:basedOn w:val="Normal"/>
    <w:next w:val="Normal"/>
    <w:qFormat/>
    <w:pPr>
      <w:spacing w:after="120"/>
      <w:ind w:left="1440"/>
      <w:jc w:val="both"/>
    </w:pPr>
    <w:rPr>
      <w:rFonts w:ascii=".VnTime" w:hAnsi=".VnTime"/>
      <w:b/>
    </w:rPr>
  </w:style>
  <w:style w:type="character" w:styleId="CommentReference">
    <w:name w:val="annotation reference"/>
    <w:semiHidden/>
    <w:qFormat/>
    <w:rPr>
      <w:sz w:val="16"/>
    </w:rPr>
  </w:style>
  <w:style w:type="paragraph" w:styleId="CommentText">
    <w:name w:val="annotation text"/>
    <w:basedOn w:val="Normal"/>
    <w:link w:val="CommentTextChar"/>
    <w:qFormat/>
    <w:pPr>
      <w:widowControl/>
      <w:spacing w:before="0"/>
      <w:jc w:val="both"/>
    </w:pPr>
    <w:rPr>
      <w:rFonts w:ascii=".VnTime" w:hAnsi=".VnTime"/>
      <w:snapToGrid/>
    </w:rPr>
  </w:style>
  <w:style w:type="paragraph" w:styleId="CommentSubject">
    <w:name w:val="annotation subject"/>
    <w:basedOn w:val="CommentText"/>
    <w:next w:val="CommentText"/>
    <w:semiHidden/>
    <w:qFormat/>
    <w:pPr>
      <w:widowControl w:val="0"/>
      <w:spacing w:before="120"/>
      <w:jc w:val="left"/>
    </w:pPr>
    <w:rPr>
      <w:rFonts w:ascii="Arial" w:hAnsi="Arial"/>
      <w:b/>
      <w:bCs/>
      <w:snapToGrid w:val="0"/>
    </w:rPr>
  </w:style>
  <w:style w:type="paragraph" w:styleId="DocumentMap">
    <w:name w:val="Document Map"/>
    <w:basedOn w:val="Normal"/>
    <w:semiHidden/>
    <w:qFormat/>
    <w:pPr>
      <w:shd w:val="clear" w:color="auto" w:fill="000080"/>
    </w:pPr>
    <w:rPr>
      <w:rFonts w:ascii="Tahoma" w:hAnsi="Tahoma" w:cs="Tahoma"/>
    </w:rPr>
  </w:style>
  <w:style w:type="character" w:styleId="Emphasis">
    <w:name w:val="Emphasis"/>
    <w:qFormat/>
    <w:rPr>
      <w:i/>
      <w:iCs/>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ind w:left="0"/>
    </w:pPr>
  </w:style>
  <w:style w:type="character" w:styleId="FootnoteReference">
    <w:name w:val="footnote reference"/>
    <w:semiHidden/>
    <w:qFormat/>
    <w:rPr>
      <w:vertAlign w:val="superscript"/>
    </w:rPr>
  </w:style>
  <w:style w:type="paragraph" w:styleId="FootnoteText">
    <w:name w:val="footnote text"/>
    <w:basedOn w:val="Normal"/>
    <w:semiHidden/>
    <w:qFormat/>
    <w:pPr>
      <w:spacing w:before="0"/>
      <w:ind w:left="360" w:hanging="360"/>
    </w:pPr>
    <w:rPr>
      <w:sz w:val="18"/>
    </w:rPr>
  </w:style>
  <w:style w:type="paragraph" w:styleId="Header">
    <w:name w:val="header"/>
    <w:basedOn w:val="Normal"/>
    <w:link w:val="HeaderChar"/>
    <w:qFormat/>
    <w:pPr>
      <w:tabs>
        <w:tab w:val="center" w:pos="4320"/>
        <w:tab w:val="right" w:pos="8640"/>
      </w:tabs>
      <w:ind w:left="0"/>
    </w:pPr>
  </w:style>
  <w:style w:type="paragraph" w:styleId="HTMLPreformatted">
    <w:name w:val="HTML Preformatted"/>
    <w:basedOn w:val="Normal"/>
    <w:link w:val="HTMLPreformattedChar"/>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pPr>
    <w:rPr>
      <w:rFonts w:ascii="Courier New" w:hAnsi="Courier New" w:cs="Courier New"/>
      <w:snapToGrid/>
      <w:sz w:val="20"/>
    </w:rPr>
  </w:style>
  <w:style w:type="character" w:styleId="Hyperlink">
    <w:name w:val="Hyperlink"/>
    <w:uiPriority w:val="99"/>
    <w:qFormat/>
    <w:rPr>
      <w:color w:val="0000FF"/>
      <w:sz w:val="20"/>
      <w:u w:val="single"/>
    </w:rPr>
  </w:style>
  <w:style w:type="paragraph" w:styleId="List">
    <w:name w:val="List"/>
    <w:basedOn w:val="Normal"/>
    <w:qFormat/>
    <w:pPr>
      <w:widowControl/>
      <w:tabs>
        <w:tab w:val="left" w:pos="720"/>
      </w:tabs>
      <w:ind w:left="714" w:hanging="357"/>
    </w:pPr>
    <w:rPr>
      <w:snapToGrid/>
      <w:szCs w:val="24"/>
    </w:rPr>
  </w:style>
  <w:style w:type="paragraph" w:styleId="ListNumber">
    <w:name w:val="List Number"/>
    <w:qFormat/>
    <w:pPr>
      <w:tabs>
        <w:tab w:val="left" w:pos="360"/>
      </w:tabs>
      <w:spacing w:before="40"/>
      <w:ind w:left="360" w:hanging="360"/>
    </w:pPr>
  </w:style>
  <w:style w:type="character" w:styleId="PageNumber">
    <w:name w:val="page number"/>
    <w:qFormat/>
  </w:style>
  <w:style w:type="character" w:styleId="Strong">
    <w:name w:val="Strong"/>
    <w:uiPriority w:val="22"/>
    <w:qFormat/>
    <w:rPr>
      <w:b/>
    </w:rPr>
  </w:style>
  <w:style w:type="table" w:styleId="TableGrid">
    <w:name w:val="Table Grid"/>
    <w:basedOn w:val="TableNormal"/>
    <w:qFormat/>
    <w:pPr>
      <w:widowControl w:val="0"/>
      <w:spacing w:before="120" w:line="360" w:lineRule="auto"/>
      <w:ind w:left="54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semiHidden/>
    <w:qFormat/>
    <w:pPr>
      <w:tabs>
        <w:tab w:val="right" w:leader="dot" w:pos="8642"/>
      </w:tabs>
      <w:spacing w:before="0"/>
      <w:ind w:left="480" w:hanging="480"/>
    </w:pPr>
    <w:rPr>
      <w:smallCaps/>
      <w:snapToGrid/>
    </w:rPr>
  </w:style>
  <w:style w:type="paragraph" w:styleId="Title">
    <w:name w:val="Title"/>
    <w:basedOn w:val="Normal"/>
    <w:qFormat/>
    <w:pPr>
      <w:spacing w:before="240" w:after="60"/>
      <w:jc w:val="center"/>
      <w:outlineLvl w:val="0"/>
    </w:pPr>
    <w:rPr>
      <w:b/>
      <w:kern w:val="28"/>
      <w:sz w:val="32"/>
    </w:rPr>
  </w:style>
  <w:style w:type="paragraph" w:styleId="TOC1">
    <w:name w:val="toc 1"/>
    <w:basedOn w:val="Normal"/>
    <w:next w:val="Normal"/>
    <w:uiPriority w:val="39"/>
    <w:qFormat/>
    <w:pPr>
      <w:tabs>
        <w:tab w:val="left" w:pos="400"/>
        <w:tab w:val="right" w:leader="dot" w:pos="9270"/>
      </w:tabs>
      <w:spacing w:after="120"/>
      <w:ind w:left="0"/>
    </w:pPr>
    <w:rPr>
      <w:b/>
    </w:rPr>
  </w:style>
  <w:style w:type="paragraph" w:styleId="TOC2">
    <w:name w:val="toc 2"/>
    <w:basedOn w:val="Normal"/>
    <w:next w:val="Normal"/>
    <w:uiPriority w:val="39"/>
    <w:qFormat/>
    <w:pPr>
      <w:tabs>
        <w:tab w:val="left" w:pos="800"/>
        <w:tab w:val="right" w:leader="dot" w:pos="9270"/>
      </w:tabs>
      <w:spacing w:before="20" w:after="20"/>
      <w:ind w:left="202"/>
    </w:pPr>
  </w:style>
  <w:style w:type="paragraph" w:styleId="TOC3">
    <w:name w:val="toc 3"/>
    <w:basedOn w:val="Normal"/>
    <w:next w:val="Normal"/>
    <w:uiPriority w:val="39"/>
    <w:qFormat/>
    <w:pPr>
      <w:tabs>
        <w:tab w:val="left" w:pos="1200"/>
        <w:tab w:val="right" w:leader="dot" w:pos="8305"/>
      </w:tabs>
      <w:spacing w:before="20" w:after="20"/>
      <w:ind w:left="403"/>
    </w:pPr>
    <w:rPr>
      <w:i/>
    </w:rPr>
  </w:style>
  <w:style w:type="paragraph" w:styleId="TOC4">
    <w:name w:val="toc 4"/>
    <w:basedOn w:val="Normal"/>
    <w:next w:val="Normal"/>
    <w:uiPriority w:val="39"/>
    <w:qFormat/>
    <w:pPr>
      <w:tabs>
        <w:tab w:val="left" w:pos="1600"/>
        <w:tab w:val="right" w:leader="dot" w:pos="8280"/>
      </w:tabs>
      <w:spacing w:before="20" w:after="20"/>
      <w:ind w:left="576"/>
    </w:pPr>
    <w:rPr>
      <w:i/>
    </w:rPr>
  </w:style>
  <w:style w:type="paragraph" w:styleId="TOC5">
    <w:name w:val="toc 5"/>
    <w:basedOn w:val="Normal"/>
    <w:next w:val="Normal"/>
    <w:uiPriority w:val="39"/>
    <w:qFormat/>
    <w:pPr>
      <w:spacing w:before="0"/>
      <w:ind w:left="800"/>
    </w:pPr>
    <w:rPr>
      <w:sz w:val="18"/>
    </w:rPr>
  </w:style>
  <w:style w:type="paragraph" w:styleId="TOC6">
    <w:name w:val="toc 6"/>
    <w:basedOn w:val="Normal"/>
    <w:next w:val="Normal"/>
    <w:uiPriority w:val="39"/>
    <w:qFormat/>
    <w:pPr>
      <w:spacing w:before="0"/>
      <w:ind w:left="1000"/>
    </w:pPr>
    <w:rPr>
      <w:sz w:val="18"/>
    </w:rPr>
  </w:style>
  <w:style w:type="paragraph" w:styleId="TOC7">
    <w:name w:val="toc 7"/>
    <w:basedOn w:val="Normal"/>
    <w:next w:val="Normal"/>
    <w:uiPriority w:val="39"/>
    <w:qFormat/>
    <w:pPr>
      <w:spacing w:before="0"/>
      <w:ind w:left="1200"/>
    </w:pPr>
    <w:rPr>
      <w:sz w:val="18"/>
    </w:rPr>
  </w:style>
  <w:style w:type="paragraph" w:styleId="TOC8">
    <w:name w:val="toc 8"/>
    <w:basedOn w:val="Normal"/>
    <w:next w:val="Normal"/>
    <w:uiPriority w:val="39"/>
    <w:qFormat/>
    <w:pPr>
      <w:spacing w:before="0"/>
      <w:ind w:left="1400"/>
    </w:pPr>
    <w:rPr>
      <w:sz w:val="18"/>
    </w:rPr>
  </w:style>
  <w:style w:type="paragraph" w:styleId="TOC9">
    <w:name w:val="toc 9"/>
    <w:basedOn w:val="Normal"/>
    <w:next w:val="Normal"/>
    <w:uiPriority w:val="39"/>
    <w:qFormat/>
    <w:pPr>
      <w:spacing w:before="0"/>
      <w:ind w:left="1600"/>
    </w:pPr>
    <w:rPr>
      <w:sz w:val="18"/>
    </w:rPr>
  </w:style>
  <w:style w:type="character" w:customStyle="1" w:styleId="Heading1Char">
    <w:name w:val="Heading 1 Char"/>
    <w:link w:val="Heading1"/>
    <w:qFormat/>
    <w:rPr>
      <w:b/>
      <w:snapToGrid/>
      <w:kern w:val="28"/>
      <w:sz w:val="30"/>
    </w:rPr>
  </w:style>
  <w:style w:type="character" w:customStyle="1" w:styleId="Heading2Char">
    <w:name w:val="Heading 2 Char"/>
    <w:link w:val="Heading2"/>
    <w:qFormat/>
    <w:rPr>
      <w:rFonts w:ascii="Arial" w:hAnsi="Arial"/>
      <w:b/>
      <w:snapToGrid/>
      <w:sz w:val="24"/>
    </w:rPr>
  </w:style>
  <w:style w:type="character" w:customStyle="1" w:styleId="Heading3Char">
    <w:name w:val="Heading 3 Char"/>
    <w:link w:val="Heading3"/>
    <w:qFormat/>
    <w:rPr>
      <w:b/>
      <w:i/>
      <w:snapToGrid/>
      <w:sz w:val="24"/>
    </w:rPr>
  </w:style>
  <w:style w:type="character" w:customStyle="1" w:styleId="Heading4Char">
    <w:name w:val="Heading 4 Char"/>
    <w:link w:val="Heading4"/>
    <w:qFormat/>
    <w:rPr>
      <w:rFonts w:ascii="Arial" w:hAnsi="Arial"/>
      <w:i/>
      <w:snapToGrid/>
      <w:sz w:val="24"/>
    </w:rPr>
  </w:style>
  <w:style w:type="character" w:customStyle="1" w:styleId="Heading5Char">
    <w:name w:val="Heading 5 Char"/>
    <w:link w:val="Heading5"/>
    <w:qFormat/>
    <w:rPr>
      <w:b/>
      <w:snapToGrid/>
      <w:sz w:val="24"/>
    </w:rPr>
  </w:style>
  <w:style w:type="character" w:customStyle="1" w:styleId="BodyText2Char">
    <w:name w:val="Body Text 2 Char"/>
    <w:link w:val="BodyText2"/>
    <w:qFormat/>
    <w:rPr>
      <w:snapToGrid/>
      <w:sz w:val="24"/>
    </w:rPr>
  </w:style>
  <w:style w:type="character" w:customStyle="1" w:styleId="BodyText3Char">
    <w:name w:val="Body Text 3 Char"/>
    <w:link w:val="BodyText3"/>
    <w:qFormat/>
    <w:rPr>
      <w:rFonts w:ascii=".VnTime" w:hAnsi=".VnTime"/>
      <w:i/>
      <w:sz w:val="24"/>
    </w:rPr>
  </w:style>
  <w:style w:type="character" w:customStyle="1" w:styleId="CommentTextChar">
    <w:name w:val="Comment Text Char"/>
    <w:link w:val="CommentText"/>
    <w:qFormat/>
    <w:rPr>
      <w:rFonts w:ascii=".VnTime" w:hAnsi=".VnTime"/>
      <w:sz w:val="24"/>
    </w:rPr>
  </w:style>
  <w:style w:type="character" w:customStyle="1" w:styleId="FooterChar">
    <w:name w:val="Footer Char"/>
    <w:link w:val="Footer"/>
    <w:uiPriority w:val="99"/>
    <w:qFormat/>
    <w:rPr>
      <w:snapToGrid/>
      <w:sz w:val="24"/>
    </w:rPr>
  </w:style>
  <w:style w:type="character" w:customStyle="1" w:styleId="HeaderChar">
    <w:name w:val="Header Char"/>
    <w:link w:val="Header"/>
    <w:qFormat/>
    <w:rPr>
      <w:snapToGrid/>
      <w:sz w:val="24"/>
    </w:rPr>
  </w:style>
  <w:style w:type="character" w:customStyle="1" w:styleId="HTMLPreformattedChar">
    <w:name w:val="HTML Preformatted Char"/>
    <w:link w:val="HTMLPreformatted"/>
    <w:uiPriority w:val="99"/>
    <w:qFormat/>
    <w:rPr>
      <w:rFonts w:ascii="Courier New" w:hAnsi="Courier New" w:cs="Courier New"/>
    </w:rPr>
  </w:style>
  <w:style w:type="paragraph" w:customStyle="1" w:styleId="NormalCaption">
    <w:name w:val="NormalCaption"/>
    <w:basedOn w:val="Normal"/>
    <w:qFormat/>
    <w:pPr>
      <w:spacing w:after="120"/>
    </w:pPr>
    <w:rPr>
      <w:b/>
    </w:rPr>
  </w:style>
  <w:style w:type="paragraph" w:customStyle="1" w:styleId="NormalIndent0">
    <w:name w:val="NormalIndent"/>
    <w:basedOn w:val="Normal"/>
    <w:qFormat/>
    <w:pPr>
      <w:widowControl/>
      <w:ind w:left="720"/>
    </w:pPr>
    <w:rPr>
      <w:rFonts w:ascii=".VnArial" w:hAnsi=".VnArial"/>
      <w:snapToGrid/>
    </w:rPr>
  </w:style>
  <w:style w:type="paragraph" w:customStyle="1" w:styleId="NormalIndex">
    <w:name w:val="NormalIndex"/>
    <w:basedOn w:val="NormalIndent0"/>
    <w:qFormat/>
    <w:pPr>
      <w:tabs>
        <w:tab w:val="left" w:pos="360"/>
        <w:tab w:val="left" w:pos="450"/>
      </w:tabs>
      <w:spacing w:before="60" w:after="60"/>
      <w:ind w:hanging="360"/>
    </w:pPr>
  </w:style>
  <w:style w:type="paragraph" w:customStyle="1" w:styleId="NH-1">
    <w:name w:val="NH-1"/>
    <w:basedOn w:val="Normal"/>
    <w:next w:val="NH-2"/>
    <w:qFormat/>
    <w:pPr>
      <w:keepNext/>
      <w:tabs>
        <w:tab w:val="left" w:pos="360"/>
      </w:tabs>
      <w:ind w:left="360" w:hanging="360"/>
    </w:pPr>
    <w:rPr>
      <w:rFonts w:ascii=".VnArial" w:hAnsi=".VnArial"/>
      <w:b/>
    </w:rPr>
  </w:style>
  <w:style w:type="paragraph" w:customStyle="1" w:styleId="NH-2">
    <w:name w:val="NH-2"/>
    <w:basedOn w:val="Normal"/>
    <w:next w:val="NormalIndent"/>
    <w:qFormat/>
    <w:pPr>
      <w:keepNext/>
      <w:tabs>
        <w:tab w:val="left" w:pos="720"/>
      </w:tabs>
      <w:ind w:left="360" w:hanging="360"/>
    </w:pPr>
    <w:rPr>
      <w:rFonts w:ascii=".VnArial" w:hAnsi=".VnArial"/>
      <w:b/>
    </w:rPr>
  </w:style>
  <w:style w:type="paragraph" w:customStyle="1" w:styleId="NormalText">
    <w:name w:val="NormalText"/>
    <w:basedOn w:val="Normal"/>
    <w:qFormat/>
    <w:pPr>
      <w:ind w:left="720"/>
      <w:jc w:val="both"/>
    </w:pPr>
  </w:style>
  <w:style w:type="paragraph" w:customStyle="1" w:styleId="H5">
    <w:name w:val="H5"/>
    <w:basedOn w:val="NormalIndent"/>
    <w:next w:val="Normal"/>
    <w:qFormat/>
    <w:pPr>
      <w:keepNext/>
    </w:pPr>
    <w:rPr>
      <w:rFonts w:ascii=".VnTime" w:hAnsi=".VnTime"/>
      <w:b/>
      <w:i/>
      <w:color w:val="800080"/>
    </w:rPr>
  </w:style>
  <w:style w:type="paragraph" w:customStyle="1" w:styleId="NormalFD">
    <w:name w:val="NormalFD"/>
    <w:basedOn w:val="Normal"/>
    <w:qFormat/>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Normal2">
    <w:name w:val="Normal 2"/>
    <w:basedOn w:val="Normal"/>
    <w:qFormat/>
    <w:pPr>
      <w:tabs>
        <w:tab w:val="left" w:pos="360"/>
      </w:tabs>
      <w:ind w:left="360" w:hanging="360"/>
    </w:pPr>
  </w:style>
  <w:style w:type="paragraph" w:customStyle="1" w:styleId="NormalTB">
    <w:name w:val="NormalTB"/>
    <w:qFormat/>
    <w:pPr>
      <w:widowControl w:val="0"/>
      <w:spacing w:before="120"/>
      <w:jc w:val="center"/>
    </w:pPr>
    <w:rPr>
      <w:rFonts w:ascii=".VnTime" w:hAnsi=".VnTime"/>
      <w:b/>
      <w:snapToGrid w:val="0"/>
      <w:sz w:val="22"/>
    </w:rPr>
  </w:style>
  <w:style w:type="paragraph" w:customStyle="1" w:styleId="Vidu">
    <w:name w:val="Vidu"/>
    <w:basedOn w:val="Normal"/>
    <w:qFormat/>
    <w:pPr>
      <w:widowControl/>
      <w:numPr>
        <w:numId w:val="2"/>
      </w:numPr>
      <w:spacing w:before="0"/>
      <w:jc w:val="both"/>
    </w:pPr>
    <w:rPr>
      <w:snapToGrid/>
    </w:rPr>
  </w:style>
  <w:style w:type="paragraph" w:customStyle="1" w:styleId="Mucvidu">
    <w:name w:val="Mucvidu"/>
    <w:basedOn w:val="Vidu"/>
    <w:qFormat/>
    <w:pPr>
      <w:numPr>
        <w:numId w:val="3"/>
      </w:numPr>
      <w:tabs>
        <w:tab w:val="clear" w:pos="360"/>
      </w:tabs>
      <w:ind w:left="1080"/>
    </w:pPr>
  </w:style>
  <w:style w:type="paragraph" w:customStyle="1" w:styleId="Tailieu">
    <w:name w:val="Tailieu"/>
    <w:basedOn w:val="Refer"/>
    <w:qFormat/>
    <w:pPr>
      <w:numPr>
        <w:numId w:val="4"/>
      </w:numPr>
    </w:pPr>
    <w:rPr>
      <w:sz w:val="28"/>
    </w:rPr>
  </w:style>
  <w:style w:type="paragraph" w:customStyle="1" w:styleId="Refer">
    <w:name w:val="Refer"/>
    <w:basedOn w:val="Normal"/>
    <w:qFormat/>
    <w:pPr>
      <w:widowControl/>
      <w:spacing w:before="0" w:after="120"/>
      <w:ind w:firstLine="720"/>
      <w:jc w:val="both"/>
    </w:pPr>
    <w:rPr>
      <w:snapToGrid/>
    </w:rPr>
  </w:style>
  <w:style w:type="paragraph" w:customStyle="1" w:styleId="Point">
    <w:name w:val="Point"/>
    <w:basedOn w:val="Header"/>
    <w:qFormat/>
    <w:pPr>
      <w:widowControl/>
      <w:numPr>
        <w:numId w:val="5"/>
      </w:numPr>
      <w:tabs>
        <w:tab w:val="clear" w:pos="4320"/>
        <w:tab w:val="clear" w:pos="8640"/>
      </w:tabs>
      <w:spacing w:before="0"/>
      <w:jc w:val="both"/>
    </w:pPr>
    <w:rPr>
      <w:snapToGrid/>
    </w:rPr>
  </w:style>
  <w:style w:type="paragraph" w:customStyle="1" w:styleId="Bang">
    <w:name w:val="Bang"/>
    <w:basedOn w:val="Normal"/>
    <w:qFormat/>
    <w:pPr>
      <w:spacing w:before="60" w:after="60"/>
      <w:ind w:left="0"/>
      <w:jc w:val="both"/>
    </w:pPr>
    <w:rPr>
      <w:snapToGrid/>
      <w:sz w:val="18"/>
    </w:rPr>
  </w:style>
  <w:style w:type="paragraph" w:customStyle="1" w:styleId="Content">
    <w:name w:val="Content"/>
    <w:basedOn w:val="Normal"/>
    <w:qFormat/>
    <w:pPr>
      <w:widowControl/>
      <w:ind w:firstLine="720"/>
      <w:jc w:val="both"/>
    </w:pPr>
    <w:rPr>
      <w:rFonts w:ascii=".VnTime" w:hAnsi=".VnTime"/>
      <w:snapToGrid/>
    </w:rPr>
  </w:style>
  <w:style w:type="paragraph" w:customStyle="1" w:styleId="NormalH">
    <w:name w:val="NormalH"/>
    <w:basedOn w:val="Normal"/>
    <w:qFormat/>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TableCaption">
    <w:name w:val="TableCaption"/>
    <w:basedOn w:val="NormalIndent"/>
    <w:qFormat/>
    <w:rPr>
      <w:b/>
    </w:rPr>
  </w:style>
  <w:style w:type="paragraph" w:customStyle="1" w:styleId="TableTitle">
    <w:name w:val="Table Title"/>
    <w:basedOn w:val="NormalIndent"/>
    <w:qFormat/>
    <w:pPr>
      <w:keepNext/>
      <w:numPr>
        <w:numId w:val="6"/>
      </w:numPr>
      <w:ind w:right="29"/>
      <w:jc w:val="right"/>
    </w:pPr>
  </w:style>
  <w:style w:type="paragraph" w:customStyle="1" w:styleId="Arial">
    <w:name w:val="Arial"/>
    <w:basedOn w:val="NormalIndent"/>
    <w:qFormat/>
  </w:style>
  <w:style w:type="paragraph" w:customStyle="1" w:styleId="NormalNV">
    <w:name w:val="NormalNV"/>
    <w:basedOn w:val="Normal"/>
    <w:qFormat/>
    <w:pPr>
      <w:widowControl/>
      <w:tabs>
        <w:tab w:val="left" w:pos="720"/>
        <w:tab w:val="left" w:pos="2160"/>
        <w:tab w:val="right" w:leader="dot" w:pos="8640"/>
      </w:tabs>
      <w:ind w:left="0"/>
    </w:pPr>
    <w:rPr>
      <w:rFonts w:ascii=".VnTime" w:hAnsi=".VnTime"/>
      <w:lang w:val="en-GB"/>
    </w:rPr>
  </w:style>
  <w:style w:type="paragraph" w:customStyle="1" w:styleId="TableText">
    <w:name w:val="Table Text"/>
    <w:basedOn w:val="Normal"/>
    <w:qFormat/>
    <w:pPr>
      <w:widowControl/>
      <w:spacing w:before="60" w:after="60" w:line="480" w:lineRule="auto"/>
      <w:ind w:left="0"/>
    </w:pPr>
    <w:rPr>
      <w:snapToGrid/>
    </w:rPr>
  </w:style>
  <w:style w:type="paragraph" w:customStyle="1" w:styleId="Table">
    <w:name w:val="Table"/>
    <w:qFormat/>
    <w:pPr>
      <w:numPr>
        <w:numId w:val="7"/>
      </w:numPr>
      <w:spacing w:before="60" w:after="60"/>
      <w:jc w:val="center"/>
    </w:pPr>
    <w:rPr>
      <w:sz w:val="24"/>
    </w:rPr>
  </w:style>
  <w:style w:type="paragraph" w:customStyle="1" w:styleId="Name">
    <w:name w:val="Name"/>
    <w:basedOn w:val="Normal"/>
    <w:qFormat/>
    <w:pPr>
      <w:widowControl/>
      <w:ind w:left="0" w:firstLine="720"/>
      <w:jc w:val="both"/>
    </w:pPr>
    <w:rPr>
      <w:rFonts w:ascii=".VnTimeH" w:hAnsi=".VnTimeH"/>
      <w:snapToGrid/>
    </w:rPr>
  </w:style>
  <w:style w:type="paragraph" w:customStyle="1" w:styleId="Bullet1">
    <w:name w:val="Bullet1"/>
    <w:qFormat/>
    <w:pPr>
      <w:numPr>
        <w:numId w:val="8"/>
      </w:numPr>
      <w:spacing w:after="60"/>
      <w:jc w:val="both"/>
    </w:pPr>
    <w:rPr>
      <w:sz w:val="24"/>
    </w:rPr>
  </w:style>
  <w:style w:type="paragraph" w:customStyle="1" w:styleId="BodyText1">
    <w:name w:val="Body Text1"/>
    <w:basedOn w:val="NormalIndent"/>
    <w:qFormat/>
    <w:pPr>
      <w:tabs>
        <w:tab w:val="left" w:pos="1224"/>
      </w:tabs>
      <w:spacing w:before="40" w:line="300" w:lineRule="atLeast"/>
      <w:ind w:left="432"/>
    </w:pPr>
  </w:style>
  <w:style w:type="paragraph" w:customStyle="1" w:styleId="Bullet2">
    <w:name w:val="Bullet2"/>
    <w:qFormat/>
    <w:pPr>
      <w:numPr>
        <w:numId w:val="9"/>
      </w:numPr>
      <w:spacing w:after="60"/>
      <w:jc w:val="both"/>
    </w:pPr>
    <w:rPr>
      <w:sz w:val="24"/>
    </w:rPr>
  </w:style>
  <w:style w:type="paragraph" w:customStyle="1" w:styleId="Tabletext0">
    <w:name w:val="Tabletext"/>
    <w:basedOn w:val="Normal"/>
    <w:qFormat/>
    <w:pPr>
      <w:keepLines/>
      <w:spacing w:before="0" w:after="120" w:line="240" w:lineRule="atLeast"/>
      <w:ind w:left="0"/>
    </w:pPr>
    <w:rPr>
      <w:snapToGrid/>
    </w:rPr>
  </w:style>
  <w:style w:type="paragraph" w:customStyle="1" w:styleId="requirement">
    <w:name w:val="requirement"/>
    <w:basedOn w:val="Normal"/>
    <w:qFormat/>
    <w:pPr>
      <w:widowControl/>
      <w:tabs>
        <w:tab w:val="left" w:pos="720"/>
        <w:tab w:val="left" w:pos="1440"/>
      </w:tabs>
      <w:spacing w:before="240"/>
      <w:ind w:left="2160" w:hanging="1440"/>
      <w:jc w:val="both"/>
    </w:pPr>
    <w:rPr>
      <w:snapToGrid/>
      <w:szCs w:val="24"/>
    </w:rPr>
  </w:style>
  <w:style w:type="character" w:customStyle="1" w:styleId="docemphroman">
    <w:name w:val="docemphroman"/>
    <w:qFormat/>
  </w:style>
  <w:style w:type="paragraph" w:styleId="ListParagraph">
    <w:name w:val="List Paragraph"/>
    <w:aliases w:val="Norm,abc,Paragraph,List Paragraph1,Đoạn của Danh sách,Đoạn c𞹺Danh sách,List Paragraph11,List Paragraph111,Nga 3,List Paragraph2,Colorful List - Accent 11,List Paragraph21,Ðoạn c𞹺Danh sách,Ðoạn cDanh sách,List Paragraph3,Đoạn cDanh sách"/>
    <w:basedOn w:val="Normal"/>
    <w:link w:val="ListParagraphChar"/>
    <w:uiPriority w:val="34"/>
    <w:qFormat/>
    <w:pPr>
      <w:widowControl/>
      <w:spacing w:before="0" w:line="240" w:lineRule="auto"/>
      <w:ind w:left="720"/>
    </w:pPr>
    <w:rPr>
      <w:rFonts w:ascii="Calibri" w:eastAsia="Calibri" w:hAnsi="Calibri"/>
      <w:snapToGrid/>
      <w:sz w:val="22"/>
      <w:szCs w:val="22"/>
    </w:rPr>
  </w:style>
  <w:style w:type="character" w:customStyle="1" w:styleId="ListParagraphChar">
    <w:name w:val="List Paragraph Char"/>
    <w:aliases w:val="Norm Char,abc Char,Paragraph Char,List Paragraph1 Char,Đoạn của Danh sách Char,Đoạn c𞹺Danh sách Char,List Paragraph11 Char,List Paragraph111 Char,Nga 3 Char,List Paragraph2 Char,Colorful List - Accent 11 Char,List Paragraph21 Char"/>
    <w:link w:val="ListParagraph"/>
    <w:uiPriority w:val="34"/>
    <w:qFormat/>
    <w:rPr>
      <w:rFonts w:ascii="Calibri" w:eastAsia="Calibri" w:hAnsi="Calibri"/>
      <w:sz w:val="22"/>
      <w:szCs w:val="22"/>
    </w:rPr>
  </w:style>
  <w:style w:type="paragraph" w:customStyle="1" w:styleId="msolistparagraph0">
    <w:name w:val="msolistparagraph"/>
    <w:basedOn w:val="Normal"/>
    <w:qFormat/>
    <w:pPr>
      <w:widowControl/>
      <w:spacing w:before="0" w:line="240" w:lineRule="auto"/>
      <w:ind w:left="720"/>
    </w:pPr>
    <w:rPr>
      <w:rFonts w:ascii="Calibri" w:hAnsi="Calibri"/>
      <w:snapToGrid/>
      <w:sz w:val="22"/>
      <w:szCs w:val="22"/>
    </w:rPr>
  </w:style>
  <w:style w:type="paragraph" w:customStyle="1" w:styleId="StyleHeading3h3h31h31CharBefore5ptAfter5ptLine">
    <w:name w:val="Style Heading 3h3h31h31 Char + Before:  5 pt After:  5 pt Line..."/>
    <w:basedOn w:val="Heading3"/>
    <w:qFormat/>
    <w:pPr>
      <w:spacing w:before="100" w:after="100" w:line="240" w:lineRule="auto"/>
    </w:pPr>
    <w:rPr>
      <w:bCs/>
      <w:iCs/>
    </w:rPr>
  </w:style>
  <w:style w:type="paragraph" w:customStyle="1" w:styleId="StyleHeading1Heading1ReportOnlyChapterHeading1ReportOnl">
    <w:name w:val="Style Heading 1Heading 1(Report Only)ChapterHeading 1(Report Onl..."/>
    <w:basedOn w:val="Heading1"/>
    <w:qFormat/>
    <w:pPr>
      <w:spacing w:before="240" w:after="100" w:line="240" w:lineRule="auto"/>
      <w:ind w:left="432"/>
      <w:jc w:val="both"/>
    </w:pPr>
    <w:rPr>
      <w:bCs/>
    </w:rPr>
  </w:style>
  <w:style w:type="paragraph" w:customStyle="1" w:styleId="DefaultParagraphFontParaCharCharCharCharChar">
    <w:name w:val="Default Paragraph Font Para Char Char Char Char Char"/>
    <w:qFormat/>
    <w:pPr>
      <w:spacing w:after="160" w:line="240" w:lineRule="exact"/>
    </w:pPr>
    <w:rPr>
      <w:rFonts w:ascii="Verdana" w:hAnsi="Verdana"/>
    </w:rPr>
  </w:style>
  <w:style w:type="paragraph" w:customStyle="1" w:styleId="NormalTableHeader">
    <w:name w:val="Normal Table Header"/>
    <w:basedOn w:val="NormalIndent"/>
    <w:qFormat/>
    <w:pPr>
      <w:keepNext/>
      <w:keepLines/>
      <w:widowControl/>
      <w:tabs>
        <w:tab w:val="left" w:pos="702"/>
        <w:tab w:val="left" w:pos="1080"/>
      </w:tabs>
      <w:spacing w:after="120"/>
      <w:ind w:right="0"/>
      <w:jc w:val="center"/>
    </w:pPr>
    <w:rPr>
      <w:rFonts w:ascii="Tahoma" w:eastAsia="MS Mincho" w:hAnsi="Tahoma" w:cs="Arial"/>
      <w:b/>
      <w:sz w:val="20"/>
      <w:szCs w:val="20"/>
      <w:lang w:eastAsia="ja-JP"/>
    </w:rPr>
  </w:style>
  <w:style w:type="paragraph" w:customStyle="1" w:styleId="Style99">
    <w:name w:val="_Style 99"/>
    <w:basedOn w:val="Heading1"/>
    <w:next w:val="Normal"/>
    <w:uiPriority w:val="39"/>
    <w:qFormat/>
    <w:pPr>
      <w:keepLines/>
      <w:widowControl/>
      <w:numPr>
        <w:numId w:val="0"/>
      </w:numPr>
      <w:tabs>
        <w:tab w:val="clear" w:pos="432"/>
      </w:tabs>
      <w:spacing w:before="480" w:after="0" w:line="276" w:lineRule="auto"/>
      <w:outlineLvl w:val="9"/>
    </w:pPr>
    <w:rPr>
      <w:rFonts w:ascii="Cambria" w:hAnsi="Cambria"/>
      <w:bCs/>
      <w:snapToGrid/>
      <w:color w:val="365F91"/>
      <w:kern w:val="0"/>
      <w:sz w:val="28"/>
      <w:szCs w:val="28"/>
    </w:rPr>
  </w:style>
  <w:style w:type="character" w:customStyle="1" w:styleId="FontStyle25">
    <w:name w:val="Font Style25"/>
    <w:uiPriority w:val="99"/>
    <w:qFormat/>
    <w:rPr>
      <w:rFonts w:ascii="Times New Roman" w:hAnsi="Times New Roman" w:cs="Times New Roman"/>
      <w:b/>
      <w:bCs/>
      <w:color w:val="000000"/>
      <w:sz w:val="24"/>
      <w:szCs w:val="24"/>
    </w:rPr>
  </w:style>
  <w:style w:type="paragraph" w:customStyle="1" w:styleId="Style14">
    <w:name w:val="Style14"/>
    <w:basedOn w:val="Normal"/>
    <w:uiPriority w:val="99"/>
    <w:qFormat/>
    <w:pPr>
      <w:autoSpaceDE w:val="0"/>
      <w:autoSpaceDN w:val="0"/>
      <w:adjustRightInd w:val="0"/>
      <w:spacing w:line="240" w:lineRule="auto"/>
      <w:ind w:left="0"/>
    </w:pPr>
    <w:rPr>
      <w:snapToGrid/>
      <w:szCs w:val="24"/>
    </w:rPr>
  </w:style>
  <w:style w:type="character" w:customStyle="1" w:styleId="sc101">
    <w:name w:val="sc101"/>
    <w:qFormat/>
    <w:rPr>
      <w:rFonts w:ascii="Courier New" w:hAnsi="Courier New" w:cs="Courier New" w:hint="default"/>
      <w:b/>
      <w:bCs/>
      <w:color w:val="8000FF"/>
      <w:sz w:val="20"/>
      <w:szCs w:val="20"/>
    </w:rPr>
  </w:style>
  <w:style w:type="character" w:customStyle="1" w:styleId="sc0">
    <w:name w:val="sc0"/>
    <w:qFormat/>
    <w:rPr>
      <w:rFonts w:ascii="Courier New" w:hAnsi="Courier New" w:cs="Courier New" w:hint="default"/>
      <w:color w:val="000000"/>
      <w:sz w:val="20"/>
      <w:szCs w:val="20"/>
    </w:rPr>
  </w:style>
  <w:style w:type="character" w:customStyle="1" w:styleId="sc61">
    <w:name w:val="sc61"/>
    <w:qFormat/>
    <w:rPr>
      <w:rFonts w:ascii="Courier New" w:hAnsi="Courier New" w:cs="Courier New" w:hint="default"/>
      <w:color w:val="800000"/>
      <w:sz w:val="20"/>
      <w:szCs w:val="20"/>
    </w:rPr>
  </w:style>
  <w:style w:type="character" w:customStyle="1" w:styleId="sc5">
    <w:name w:val="sc5"/>
    <w:qFormat/>
    <w:rPr>
      <w:rFonts w:ascii="Courier New" w:hAnsi="Courier New" w:cs="Courier New" w:hint="default"/>
      <w:color w:val="000000"/>
      <w:sz w:val="20"/>
      <w:szCs w:val="20"/>
    </w:rPr>
  </w:style>
  <w:style w:type="character" w:customStyle="1" w:styleId="sc41">
    <w:name w:val="sc41"/>
    <w:qFormat/>
    <w:rPr>
      <w:rFonts w:ascii="Courier New" w:hAnsi="Courier New" w:cs="Courier New" w:hint="default"/>
      <w:color w:val="FF8000"/>
      <w:sz w:val="20"/>
      <w:szCs w:val="20"/>
    </w:rPr>
  </w:style>
  <w:style w:type="character" w:customStyle="1" w:styleId="sc11">
    <w:name w:val="sc11"/>
    <w:qFormat/>
    <w:rPr>
      <w:rFonts w:ascii="Courier New" w:hAnsi="Courier New" w:cs="Courier New" w:hint="default"/>
      <w:color w:val="000000"/>
      <w:sz w:val="20"/>
      <w:szCs w:val="20"/>
    </w:rPr>
  </w:style>
  <w:style w:type="paragraph" w:customStyle="1" w:styleId="TableNumber">
    <w:name w:val="Table Number"/>
    <w:basedOn w:val="Normal"/>
    <w:qFormat/>
    <w:pPr>
      <w:widowControl/>
      <w:numPr>
        <w:numId w:val="10"/>
      </w:numPr>
      <w:spacing w:before="60" w:after="60" w:line="240" w:lineRule="exact"/>
      <w:jc w:val="both"/>
    </w:pPr>
    <w:rPr>
      <w:rFonts w:eastAsia="MS Mincho"/>
      <w:snapToGrid/>
      <w:sz w:val="26"/>
      <w:szCs w:val="24"/>
      <w:lang w:eastAsia="ja-JP"/>
    </w:rPr>
  </w:style>
  <w:style w:type="paragraph" w:customStyle="1" w:styleId="N">
    <w:name w:val="N"/>
    <w:basedOn w:val="Normal"/>
    <w:next w:val="Normal"/>
    <w:qFormat/>
    <w:pPr>
      <w:widowControl/>
      <w:spacing w:after="120" w:line="312" w:lineRule="auto"/>
      <w:ind w:left="533"/>
      <w:jc w:val="both"/>
    </w:pPr>
    <w:rPr>
      <w:rFonts w:eastAsia="Calibri"/>
      <w:snapToGrid/>
      <w:szCs w:val="24"/>
    </w:rPr>
  </w:style>
  <w:style w:type="character" w:customStyle="1" w:styleId="json-open-bracket">
    <w:name w:val="json-open-bracket"/>
    <w:qFormat/>
  </w:style>
  <w:style w:type="character" w:customStyle="1" w:styleId="json-collapse-1">
    <w:name w:val="json-collapse-1"/>
    <w:qFormat/>
  </w:style>
  <w:style w:type="character" w:customStyle="1" w:styleId="json-indent">
    <w:name w:val="json-indent"/>
    <w:qFormat/>
  </w:style>
  <w:style w:type="character" w:customStyle="1" w:styleId="json-property">
    <w:name w:val="json-property"/>
    <w:qFormat/>
  </w:style>
  <w:style w:type="character" w:customStyle="1" w:styleId="json-semi-colon">
    <w:name w:val="json-semi-colon"/>
    <w:qFormat/>
  </w:style>
  <w:style w:type="character" w:customStyle="1" w:styleId="json-value">
    <w:name w:val="json-value"/>
    <w:qFormat/>
  </w:style>
  <w:style w:type="character" w:customStyle="1" w:styleId="json-comma">
    <w:name w:val="json-comma"/>
    <w:qFormat/>
  </w:style>
  <w:style w:type="character" w:customStyle="1" w:styleId="json-collapse-2">
    <w:name w:val="json-collapse-2"/>
    <w:qFormat/>
  </w:style>
  <w:style w:type="character" w:customStyle="1" w:styleId="json-collapse-3">
    <w:name w:val="json-collapse-3"/>
    <w:qFormat/>
  </w:style>
  <w:style w:type="character" w:customStyle="1" w:styleId="json-close-bracket">
    <w:name w:val="json-close-bracket"/>
    <w:qFormat/>
  </w:style>
  <w:style w:type="character" w:customStyle="1" w:styleId="Style120">
    <w:name w:val="_Style 120"/>
    <w:uiPriority w:val="99"/>
    <w:unhideWhenUsed/>
    <w:qFormat/>
    <w:rPr>
      <w:color w:val="605E5C"/>
      <w:shd w:val="clear" w:color="auto" w:fill="E1DFDD"/>
    </w:rPr>
  </w:style>
  <w:style w:type="character" w:customStyle="1" w:styleId="hovercardtrigger">
    <w:name w:val="hovercardtrigger"/>
    <w:qFormat/>
  </w:style>
  <w:style w:type="character" w:customStyle="1" w:styleId="token-string">
    <w:name w:val="token-string"/>
    <w:qFormat/>
  </w:style>
  <w:style w:type="paragraph" w:customStyle="1" w:styleId="StyleHeading2l2H2h21TimesNewRoman14pt">
    <w:name w:val="Style Heading 2l2H2h21 + Times New Roman 14 pt"/>
    <w:basedOn w:val="Heading2"/>
    <w:qFormat/>
    <w:pPr>
      <w:tabs>
        <w:tab w:val="clear" w:pos="2278"/>
      </w:tabs>
      <w:ind w:left="170" w:hanging="170"/>
    </w:pPr>
    <w:rPr>
      <w:rFonts w:ascii="Times New Roman" w:hAnsi="Times New Roman"/>
      <w:bCs/>
      <w:sz w:val="28"/>
    </w:rPr>
  </w:style>
  <w:style w:type="paragraph" w:customStyle="1" w:styleId="StyleHeading2l2H2h21TimesNewRoman14ptJustified">
    <w:name w:val="Style Heading 2l2H2h21 + Times New Roman 14 pt Justified"/>
    <w:basedOn w:val="Heading2"/>
    <w:qFormat/>
    <w:pPr>
      <w:tabs>
        <w:tab w:val="clear" w:pos="2278"/>
      </w:tabs>
      <w:ind w:left="576"/>
      <w:jc w:val="both"/>
    </w:pPr>
    <w:rPr>
      <w:rFonts w:ascii="Times New Roman" w:hAnsi="Times New Roman"/>
      <w:bCs/>
      <w:sz w:val="28"/>
    </w:rPr>
  </w:style>
  <w:style w:type="paragraph" w:customStyle="1" w:styleId="wordsection1">
    <w:name w:val="wordsection1"/>
    <w:basedOn w:val="Normal"/>
    <w:uiPriority w:val="99"/>
    <w:qFormat/>
    <w:pPr>
      <w:widowControl/>
      <w:spacing w:before="100" w:beforeAutospacing="1" w:after="100" w:afterAutospacing="1" w:line="240" w:lineRule="auto"/>
      <w:ind w:left="0"/>
    </w:pPr>
    <w:rPr>
      <w:rFonts w:eastAsia="Calibri"/>
      <w:snapToGrid/>
      <w:szCs w:val="24"/>
    </w:rPr>
  </w:style>
  <w:style w:type="paragraph" w:styleId="NormalWeb">
    <w:name w:val="Normal (Web)"/>
    <w:basedOn w:val="Normal"/>
    <w:uiPriority w:val="99"/>
    <w:unhideWhenUsed/>
    <w:rsid w:val="00A35725"/>
    <w:pPr>
      <w:widowControl/>
      <w:spacing w:before="100" w:beforeAutospacing="1" w:after="100" w:afterAutospacing="1" w:line="240" w:lineRule="auto"/>
      <w:ind w:left="0"/>
    </w:pPr>
    <w:rPr>
      <w:rFonts w:eastAsiaTheme="minorEastAsia"/>
      <w:snapToGrid/>
      <w:szCs w:val="24"/>
    </w:rPr>
  </w:style>
  <w:style w:type="character" w:customStyle="1" w:styleId="8">
    <w:name w:val="ͼ8"/>
    <w:basedOn w:val="DefaultParagraphFont"/>
    <w:rsid w:val="00085C4A"/>
  </w:style>
  <w:style w:type="character" w:customStyle="1" w:styleId="e">
    <w:name w:val="ͼe"/>
    <w:basedOn w:val="DefaultParagraphFont"/>
    <w:rsid w:val="00085C4A"/>
  </w:style>
  <w:style w:type="character" w:customStyle="1" w:styleId="c">
    <w:name w:val="ͼc"/>
    <w:basedOn w:val="DefaultParagraphFont"/>
    <w:rsid w:val="00085C4A"/>
  </w:style>
  <w:style w:type="character" w:customStyle="1" w:styleId="6">
    <w:name w:val="ͼ6"/>
    <w:basedOn w:val="DefaultParagraphFont"/>
    <w:rsid w:val="00085C4A"/>
  </w:style>
  <w:style w:type="character" w:customStyle="1" w:styleId="b">
    <w:name w:val="ͼb"/>
    <w:basedOn w:val="DefaultParagraphFont"/>
    <w:rsid w:val="00085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https://api-vinvoice.viettel.vn/services/einvoiceapplication/api/" TargetMode="External"/><Relationship Id="rId21" Type="http://schemas.openxmlformats.org/officeDocument/2006/relationships/hyperlink" Target="https://vinvoice.viettel.vn/account/connect-account?partner_intergration_key=%7bM&#227;" TargetMode="External"/><Relationship Id="rId42" Type="http://schemas.openxmlformats.org/officeDocument/2006/relationships/oleObject" Target="embeddings/oleObject8.bin"/><Relationship Id="rId47" Type="http://schemas.openxmlformats.org/officeDocument/2006/relationships/image" Target="media/image19.emf"/><Relationship Id="rId63" Type="http://schemas.openxmlformats.org/officeDocument/2006/relationships/image" Target="media/image27.png"/><Relationship Id="rId68" Type="http://schemas.openxmlformats.org/officeDocument/2006/relationships/hyperlink" Target="https://10.60.108.210:8273/InvoiceAPI/InvoiceWS/getCustomFields?taxCode=0100109106&amp;templateCode=01GTKT0%2f085" TargetMode="External"/><Relationship Id="rId84" Type="http://schemas.openxmlformats.org/officeDocument/2006/relationships/image" Target="media/image40.png"/><Relationship Id="rId89" Type="http://schemas.openxmlformats.org/officeDocument/2006/relationships/footer" Target="footer1.xml"/><Relationship Id="rId16" Type="http://schemas.openxmlformats.org/officeDocument/2006/relationships/image" Target="media/image5.png"/><Relationship Id="rId107" Type="http://schemas.openxmlformats.org/officeDocument/2006/relationships/fontTable" Target="fontTable.xml"/><Relationship Id="rId11" Type="http://schemas.openxmlformats.org/officeDocument/2006/relationships/package" Target="embeddings/Microsoft_Visio_Drawing.vsdx"/><Relationship Id="rId32" Type="http://schemas.openxmlformats.org/officeDocument/2006/relationships/oleObject" Target="embeddings/oleObject3.bin"/><Relationship Id="rId37" Type="http://schemas.openxmlformats.org/officeDocument/2006/relationships/image" Target="media/image14.emf"/><Relationship Id="rId53" Type="http://schemas.openxmlformats.org/officeDocument/2006/relationships/oleObject" Target="embeddings/oleObject14.bin"/><Relationship Id="rId58" Type="http://schemas.openxmlformats.org/officeDocument/2006/relationships/image" Target="media/image24.png"/><Relationship Id="rId74" Type="http://schemas.openxmlformats.org/officeDocument/2006/relationships/oleObject" Target="embeddings/oleObject17.bin"/><Relationship Id="rId79" Type="http://schemas.openxmlformats.org/officeDocument/2006/relationships/hyperlink" Target="https://10.60.108.210:8273/InvoiceAPI/InvoiceWS/createBatchInvoice/0100109106" TargetMode="External"/><Relationship Id="rId102" Type="http://schemas.openxmlformats.org/officeDocument/2006/relationships/oleObject" Target="embeddings/oleObject18.bin"/><Relationship Id="rId5" Type="http://schemas.openxmlformats.org/officeDocument/2006/relationships/webSettings" Target="webSettings.xml"/><Relationship Id="rId90" Type="http://schemas.openxmlformats.org/officeDocument/2006/relationships/footer" Target="footer2.xml"/><Relationship Id="rId95" Type="http://schemas.openxmlformats.org/officeDocument/2006/relationships/footer" Target="footer4.xml"/><Relationship Id="rId22" Type="http://schemas.openxmlformats.org/officeDocument/2006/relationships/hyperlink" Target="https://currentmillis.com/" TargetMode="External"/><Relationship Id="rId27" Type="http://schemas.openxmlformats.org/officeDocument/2006/relationships/hyperlink" Target="https://www.codota.com/code/java/methods/org.apache.http.client.methods.HttpPost/setHeader" TargetMode="External"/><Relationship Id="rId43" Type="http://schemas.openxmlformats.org/officeDocument/2006/relationships/image" Target="media/image17.emf"/><Relationship Id="rId48" Type="http://schemas.openxmlformats.org/officeDocument/2006/relationships/oleObject" Target="embeddings/oleObject11.bin"/><Relationship Id="rId64" Type="http://schemas.openxmlformats.org/officeDocument/2006/relationships/hyperlink" Target="https://www.urlencoder.org/" TargetMode="External"/><Relationship Id="rId69" Type="http://schemas.openxmlformats.org/officeDocument/2006/relationships/image" Target="media/image30.png"/><Relationship Id="rId80" Type="http://schemas.openxmlformats.org/officeDocument/2006/relationships/hyperlink" Target="https://sinvoice.viettel.vn/download/soft/signhash.rar" TargetMode="External"/><Relationship Id="rId85" Type="http://schemas.openxmlformats.org/officeDocument/2006/relationships/image" Target="media/image41.png"/><Relationship Id="rId12" Type="http://schemas.openxmlformats.org/officeDocument/2006/relationships/hyperlink" Target="https://sinvoice.viettel.vn/ho-tro/huong-dan-su-dung/mo-ta-tong-the-cac-buoc-dang-ky-va-su-dung-dich-vu-hoa-don-dien-tu" TargetMode="External"/><Relationship Id="rId17" Type="http://schemas.openxmlformats.org/officeDocument/2006/relationships/image" Target="media/image6.png"/><Relationship Id="rId33" Type="http://schemas.openxmlformats.org/officeDocument/2006/relationships/image" Target="media/image12.emf"/><Relationship Id="rId38" Type="http://schemas.openxmlformats.org/officeDocument/2006/relationships/oleObject" Target="embeddings/oleObject6.bin"/><Relationship Id="rId59" Type="http://schemas.openxmlformats.org/officeDocument/2006/relationships/image" Target="media/image25.png"/><Relationship Id="rId103" Type="http://schemas.openxmlformats.org/officeDocument/2006/relationships/image" Target="media/image44.png"/><Relationship Id="rId108" Type="http://schemas.microsoft.com/office/2011/relationships/people" Target="people.xml"/><Relationship Id="rId54" Type="http://schemas.openxmlformats.org/officeDocument/2006/relationships/image" Target="media/image22.emf"/><Relationship Id="rId70" Type="http://schemas.openxmlformats.org/officeDocument/2006/relationships/image" Target="media/image31.png"/><Relationship Id="rId75" Type="http://schemas.openxmlformats.org/officeDocument/2006/relationships/image" Target="media/image34.png"/><Relationship Id="rId91" Type="http://schemas.openxmlformats.org/officeDocument/2006/relationships/header" Target="header2.xml"/><Relationship Id="rId9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en.wikipedia.org/wiki/Universally_unique_identifier" TargetMode="External"/><Relationship Id="rId28" Type="http://schemas.openxmlformats.org/officeDocument/2006/relationships/hyperlink" Target="https://vi.wikipedia.org/wiki/Thu%E1%BA%BF_Vi%E1%BB%87t_Nam" TargetMode="External"/><Relationship Id="rId36" Type="http://schemas.openxmlformats.org/officeDocument/2006/relationships/oleObject" Target="embeddings/oleObject5.bin"/><Relationship Id="rId49" Type="http://schemas.openxmlformats.org/officeDocument/2006/relationships/image" Target="media/image20.emf"/><Relationship Id="rId57" Type="http://schemas.openxmlformats.org/officeDocument/2006/relationships/oleObject" Target="embeddings/oleObject16.bin"/><Relationship Id="rId106" Type="http://schemas.openxmlformats.org/officeDocument/2006/relationships/hyperlink" Target="https://sinvoice.viettel.vn/ho-tro/huong-dan-su-dung/35-huong-dan-su-dung-postman-goi-api-webservice-hoa-don-dien-tu" TargetMode="External"/><Relationship Id="rId10" Type="http://schemas.openxmlformats.org/officeDocument/2006/relationships/image" Target="media/image2.emf"/><Relationship Id="rId31" Type="http://schemas.openxmlformats.org/officeDocument/2006/relationships/image" Target="media/image11.emf"/><Relationship Id="rId44" Type="http://schemas.openxmlformats.org/officeDocument/2006/relationships/oleObject" Target="embeddings/oleObject9.bin"/><Relationship Id="rId52" Type="http://schemas.openxmlformats.org/officeDocument/2006/relationships/image" Target="media/image21.emf"/><Relationship Id="rId60" Type="http://schemas.openxmlformats.org/officeDocument/2006/relationships/hyperlink" Target="https://10.60.108.210:8273/InvoiceAPI/InvoiceWS/createBatchInvoice/0100109106" TargetMode="External"/><Relationship Id="rId65" Type="http://schemas.openxmlformats.org/officeDocument/2006/relationships/image" Target="media/image28.png"/><Relationship Id="rId73" Type="http://schemas.openxmlformats.org/officeDocument/2006/relationships/image" Target="media/image33.emf"/><Relationship Id="rId78" Type="http://schemas.openxmlformats.org/officeDocument/2006/relationships/hyperlink" Target="https://10.60.108.210:8273/InvoiceAPI/InvoiceWS/createBatchInvoice/0100109106" TargetMode="External"/><Relationship Id="rId81" Type="http://schemas.openxmlformats.org/officeDocument/2006/relationships/image" Target="media/image37.png"/><Relationship Id="rId86" Type="http://schemas.openxmlformats.org/officeDocument/2006/relationships/image" Target="media/image42.png"/><Relationship Id="rId94" Type="http://schemas.openxmlformats.org/officeDocument/2006/relationships/footer" Target="footer3.xml"/><Relationship Id="rId99" Type="http://schemas.openxmlformats.org/officeDocument/2006/relationships/footer" Target="footer6.xml"/><Relationship Id="rId101" Type="http://schemas.openxmlformats.org/officeDocument/2006/relationships/image" Target="media/image43.emf"/><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15.emf"/><Relationship Id="rId109" Type="http://schemas.openxmlformats.org/officeDocument/2006/relationships/theme" Target="theme/theme1.xml"/><Relationship Id="rId34" Type="http://schemas.openxmlformats.org/officeDocument/2006/relationships/oleObject" Target="embeddings/oleObject4.bin"/><Relationship Id="rId50" Type="http://schemas.openxmlformats.org/officeDocument/2006/relationships/oleObject" Target="embeddings/oleObject12.bin"/><Relationship Id="rId55" Type="http://schemas.openxmlformats.org/officeDocument/2006/relationships/oleObject" Target="embeddings/oleObject15.bin"/><Relationship Id="rId76" Type="http://schemas.openxmlformats.org/officeDocument/2006/relationships/image" Target="media/image35.png"/><Relationship Id="rId97" Type="http://schemas.openxmlformats.org/officeDocument/2006/relationships/header" Target="header5.xml"/><Relationship Id="rId104"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32.png"/><Relationship Id="rId92" Type="http://schemas.openxmlformats.org/officeDocument/2006/relationships/hyperlink" Target="https://10.60.108.210:8273/InvoiceAPI/InvoiceWS/createBatchInvoice/0100109106" TargetMode="External"/><Relationship Id="rId2" Type="http://schemas.openxmlformats.org/officeDocument/2006/relationships/numbering" Target="numbering.xml"/><Relationship Id="rId29" Type="http://schemas.openxmlformats.org/officeDocument/2006/relationships/image" Target="media/image10.emf"/><Relationship Id="rId24" Type="http://schemas.openxmlformats.org/officeDocument/2006/relationships/hyperlink" Target="https://sinvoice.viettel.vn/ho-tro/huong-dan-su-dung/5-huong-dan-cau-hinh-doanh-nghiep--cau-hinh-chung" TargetMode="External"/><Relationship Id="rId40" Type="http://schemas.openxmlformats.org/officeDocument/2006/relationships/oleObject" Target="embeddings/oleObject7.bin"/><Relationship Id="rId45" Type="http://schemas.openxmlformats.org/officeDocument/2006/relationships/image" Target="media/image18.emf"/><Relationship Id="rId66" Type="http://schemas.openxmlformats.org/officeDocument/2006/relationships/image" Target="media/image29.png"/><Relationship Id="rId87" Type="http://schemas.openxmlformats.org/officeDocument/2006/relationships/hyperlink" Target="https://sinvoice.viettel.vn/download/soft/signhash.rar" TargetMode="External"/><Relationship Id="rId61" Type="http://schemas.openxmlformats.org/officeDocument/2006/relationships/hyperlink" Target="https://vi.wikipedia.org/wiki/Thu%E1%BA%BF_Vi%E1%BB%87t_Nam" TargetMode="External"/><Relationship Id="rId82" Type="http://schemas.openxmlformats.org/officeDocument/2006/relationships/image" Target="media/image38.png"/><Relationship Id="rId19" Type="http://schemas.openxmlformats.org/officeDocument/2006/relationships/image" Target="media/image8.png"/><Relationship Id="rId14" Type="http://schemas.openxmlformats.org/officeDocument/2006/relationships/hyperlink" Target="https://currentmillis.com/" TargetMode="External"/><Relationship Id="rId30" Type="http://schemas.openxmlformats.org/officeDocument/2006/relationships/oleObject" Target="embeddings/oleObject2.bin"/><Relationship Id="rId35" Type="http://schemas.openxmlformats.org/officeDocument/2006/relationships/image" Target="media/image13.emf"/><Relationship Id="rId56" Type="http://schemas.openxmlformats.org/officeDocument/2006/relationships/image" Target="media/image23.emf"/><Relationship Id="rId77" Type="http://schemas.openxmlformats.org/officeDocument/2006/relationships/image" Target="media/image36.png"/><Relationship Id="rId100" Type="http://schemas.openxmlformats.org/officeDocument/2006/relationships/header" Target="header6.xml"/><Relationship Id="rId105"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oleObject" Target="embeddings/oleObject13.bin"/><Relationship Id="rId72" Type="http://schemas.openxmlformats.org/officeDocument/2006/relationships/hyperlink" Target="https://10.60.108.210:8273/InvoiceAPI/InvoiceWS/createBatchInvoice/0100109106" TargetMode="External"/><Relationship Id="rId93" Type="http://schemas.openxmlformats.org/officeDocument/2006/relationships/header" Target="header3.xml"/><Relationship Id="rId98" Type="http://schemas.openxmlformats.org/officeDocument/2006/relationships/footer" Target="footer5.xml"/><Relationship Id="rId3" Type="http://schemas.openxmlformats.org/officeDocument/2006/relationships/styles" Target="styles.xml"/><Relationship Id="rId25" Type="http://schemas.openxmlformats.org/officeDocument/2006/relationships/hyperlink" Target="https://vinvoice.viettel.vn" TargetMode="External"/><Relationship Id="rId46" Type="http://schemas.openxmlformats.org/officeDocument/2006/relationships/oleObject" Target="embeddings/oleObject10.bin"/><Relationship Id="rId67" Type="http://schemas.openxmlformats.org/officeDocument/2006/relationships/hyperlink" Target="https://10.60.108.210:8273/InvoiceAPI/InvoiceWS/getCustomFields?taxCode=&amp;templateCode" TargetMode="External"/><Relationship Id="rId20" Type="http://schemas.openxmlformats.org/officeDocument/2006/relationships/image" Target="media/image9.png"/><Relationship Id="rId41" Type="http://schemas.openxmlformats.org/officeDocument/2006/relationships/image" Target="media/image16.emf"/><Relationship Id="rId62" Type="http://schemas.openxmlformats.org/officeDocument/2006/relationships/image" Target="media/image26.png"/><Relationship Id="rId83" Type="http://schemas.openxmlformats.org/officeDocument/2006/relationships/image" Target="media/image39.png"/><Relationship Id="rId8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BTC-QLNS%20-%20Tai%20lieu%20phan%20tich%20yeu%20cau%20he%20thong%20V1.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Info spid="_x0000_s1025"/>
    <customShpInfo spid="_x0000_s1028"/>
    <customShpInfo spid="_x0000_s1033"/>
    <customShpInfo spid="_x0000_s1032"/>
    <customShpInfo spid="_x0000_s1034"/>
    <customShpInfo spid="_x0000_s1030"/>
    <customShpInfo spid="_x0000_s1029"/>
    <customShpInfo spid="_x0000_s103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BTC-QLNS - Tai lieu phan tich yeu cau he thong V1.0.dot</Template>
  <TotalTime>10</TotalTime>
  <Pages>168</Pages>
  <Words>32272</Words>
  <Characters>183951</Characters>
  <Application>Microsoft Office Word</Application>
  <DocSecurity>0</DocSecurity>
  <Lines>1532</Lines>
  <Paragraphs>431</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215792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maint</dc:creator>
  <cp:lastModifiedBy>linhntk9</cp:lastModifiedBy>
  <cp:revision>5</cp:revision>
  <cp:lastPrinted>2017-09-11T11:46:00Z</cp:lastPrinted>
  <dcterms:created xsi:type="dcterms:W3CDTF">2026-06-02T09:36:00Z</dcterms:created>
  <dcterms:modified xsi:type="dcterms:W3CDTF">2026-06-02T09:49:00Z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FC8F44F18CB84A6DBA2AF9A084443848_13</vt:lpwstr>
  </property>
</Properties>
</file>